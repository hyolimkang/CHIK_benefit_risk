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E02A" w14:textId="77777777" w:rsidR="00DF70C6" w:rsidRPr="009C22B1" w:rsidRDefault="00DF70C6" w:rsidP="67A93E4B">
      <w:pPr>
        <w:pStyle w:val="Heading3"/>
        <w:spacing w:line="360" w:lineRule="auto"/>
        <w:rPr>
          <w:rFonts w:ascii="Calibri" w:eastAsiaTheme="minorEastAsia" w:hAnsi="Calibri" w:cs="Calibri"/>
          <w:b/>
          <w:bCs/>
          <w:color w:val="336699"/>
          <w:u w:val="single"/>
        </w:rPr>
      </w:pPr>
      <w:r w:rsidRPr="00581DA5">
        <w:rPr>
          <w:rFonts w:ascii="Calibri" w:hAnsi="Calibri" w:cs="Calibri"/>
          <w:color w:val="336699"/>
        </w:rPr>
        <w:t xml:space="preserve">Benefit-risk of the live-attenuated chikungunya vaccine Ixchiq for travel vaccination and age-specific outbreak </w:t>
      </w:r>
      <w:r w:rsidRPr="009C22B1">
        <w:rPr>
          <w:rFonts w:ascii="Calibri" w:hAnsi="Calibri" w:cs="Calibri"/>
          <w:color w:val="336699"/>
        </w:rPr>
        <w:t xml:space="preserve">response </w:t>
      </w:r>
      <w:r w:rsidRPr="00581DA5">
        <w:rPr>
          <w:rFonts w:ascii="Calibri" w:hAnsi="Calibri" w:cs="Calibri"/>
          <w:color w:val="336699"/>
        </w:rPr>
        <w:t>immunisation strategies</w:t>
      </w:r>
      <w:r w:rsidRPr="00581DA5">
        <w:rPr>
          <w:rFonts w:ascii="Calibri" w:hAnsi="Calibri" w:cs="Calibri"/>
          <w:color w:val="336699"/>
          <w:sz w:val="24"/>
          <w:szCs w:val="24"/>
        </w:rPr>
        <w:t xml:space="preserve">: </w:t>
      </w:r>
      <w:r w:rsidRPr="00581DA5">
        <w:rPr>
          <w:rFonts w:ascii="Calibri" w:eastAsia="Malgun Gothic" w:hAnsi="Calibri" w:cs="Calibri"/>
          <w:color w:val="336699"/>
        </w:rPr>
        <w:t>a</w:t>
      </w:r>
      <w:r w:rsidRPr="00581DA5">
        <w:rPr>
          <w:rFonts w:ascii="Calibri" w:hAnsi="Calibri" w:cs="Calibri"/>
          <w:color w:val="336699"/>
        </w:rPr>
        <w:t xml:space="preserve"> modelling study</w:t>
      </w:r>
    </w:p>
    <w:p w14:paraId="45776BB2" w14:textId="77777777" w:rsidR="00DF70C6" w:rsidRPr="009C22B1" w:rsidRDefault="00DF70C6" w:rsidP="633D0B75">
      <w:pPr>
        <w:spacing w:line="360" w:lineRule="auto"/>
        <w:rPr>
          <w:rFonts w:ascii="Calibri" w:eastAsia="Malgun Gothic" w:hAnsi="Calibri" w:cs="Calibri"/>
          <w:sz w:val="22"/>
          <w:szCs w:val="22"/>
          <w:vertAlign w:val="superscript"/>
        </w:rPr>
      </w:pPr>
      <w:r w:rsidRPr="009C22B1">
        <w:rPr>
          <w:rFonts w:ascii="Calibri" w:eastAsia="Malgun Gothic" w:hAnsi="Calibri" w:cs="Calibri"/>
          <w:sz w:val="22"/>
          <w:szCs w:val="22"/>
        </w:rPr>
        <w:t>Hyolim Kang</w:t>
      </w:r>
      <w:r w:rsidRPr="009C22B1">
        <w:rPr>
          <w:rFonts w:ascii="Calibri" w:eastAsia="Malgun Gothic" w:hAnsi="Calibri" w:cs="Calibri"/>
          <w:sz w:val="22"/>
          <w:szCs w:val="22"/>
          <w:vertAlign w:val="superscript"/>
        </w:rPr>
        <w:t>1</w:t>
      </w:r>
      <w:r w:rsidRPr="009C22B1">
        <w:rPr>
          <w:rFonts w:ascii="Calibri" w:eastAsia="Malgun Gothic" w:hAnsi="Calibri" w:cs="Calibri"/>
          <w:sz w:val="22"/>
          <w:szCs w:val="22"/>
        </w:rPr>
        <w:t>, Andrew Clark</w:t>
      </w:r>
      <w:r w:rsidRPr="009C22B1">
        <w:rPr>
          <w:rFonts w:ascii="Calibri" w:eastAsia="Malgun Gothic" w:hAnsi="Calibri" w:cs="Calibri"/>
          <w:sz w:val="22"/>
          <w:szCs w:val="22"/>
          <w:vertAlign w:val="superscript"/>
        </w:rPr>
        <w:t>2</w:t>
      </w:r>
      <w:r w:rsidRPr="009C22B1">
        <w:rPr>
          <w:rFonts w:ascii="Calibri" w:eastAsia="Malgun Gothic" w:hAnsi="Calibri" w:cs="Calibri"/>
          <w:sz w:val="22"/>
          <w:szCs w:val="22"/>
        </w:rPr>
        <w:t>,</w:t>
      </w:r>
      <w:r w:rsidRPr="009C22B1">
        <w:rPr>
          <w:rFonts w:ascii="Calibri" w:eastAsia="Malgun Gothic" w:hAnsi="Calibri" w:cs="Calibri" w:hint="eastAsia"/>
          <w:sz w:val="22"/>
          <w:szCs w:val="22"/>
        </w:rPr>
        <w:t xml:space="preserve"> </w:t>
      </w:r>
      <w:r w:rsidRPr="009C22B1">
        <w:rPr>
          <w:rFonts w:ascii="Calibri" w:eastAsia="Malgun Gothic" w:hAnsi="Calibri" w:cs="Calibri"/>
          <w:sz w:val="22"/>
          <w:szCs w:val="22"/>
        </w:rPr>
        <w:t>Ahyoung Lim</w:t>
      </w:r>
      <w:r w:rsidRPr="009C22B1">
        <w:rPr>
          <w:rFonts w:ascii="Calibri" w:eastAsia="Malgun Gothic" w:hAnsi="Calibri" w:cs="Calibri"/>
          <w:sz w:val="22"/>
          <w:szCs w:val="22"/>
          <w:vertAlign w:val="superscript"/>
        </w:rPr>
        <w:t>3</w:t>
      </w:r>
      <w:r w:rsidRPr="009C22B1">
        <w:rPr>
          <w:rFonts w:ascii="Calibri" w:eastAsia="Malgun Gothic" w:hAnsi="Calibri" w:cs="Calibri"/>
          <w:sz w:val="22"/>
          <w:szCs w:val="22"/>
        </w:rPr>
        <w:t>, Felipe J. Colón González</w:t>
      </w:r>
      <w:r w:rsidRPr="009C22B1">
        <w:rPr>
          <w:rFonts w:ascii="Calibri" w:eastAsia="Malgun Gothic" w:hAnsi="Calibri" w:cs="Calibri"/>
          <w:sz w:val="22"/>
          <w:szCs w:val="22"/>
          <w:vertAlign w:val="superscript"/>
        </w:rPr>
        <w:t>4</w:t>
      </w:r>
      <w:r w:rsidRPr="009C22B1">
        <w:rPr>
          <w:rFonts w:ascii="Calibri" w:eastAsia="Malgun Gothic" w:hAnsi="Calibri" w:cs="Calibri"/>
          <w:sz w:val="22"/>
          <w:szCs w:val="22"/>
        </w:rPr>
        <w:t>, Thiago Cerqueira Silva</w:t>
      </w:r>
      <w:r w:rsidRPr="009C22B1">
        <w:rPr>
          <w:rFonts w:ascii="Calibri" w:eastAsia="Malgun Gothic" w:hAnsi="Calibri" w:cs="Calibri"/>
          <w:sz w:val="22"/>
          <w:szCs w:val="22"/>
          <w:vertAlign w:val="superscript"/>
        </w:rPr>
        <w:t>5,6</w:t>
      </w:r>
      <w:r w:rsidRPr="009C22B1">
        <w:rPr>
          <w:rFonts w:ascii="Calibri" w:eastAsia="Malgun Gothic" w:hAnsi="Calibri" w:cs="Calibri"/>
          <w:sz w:val="22"/>
          <w:szCs w:val="22"/>
        </w:rPr>
        <w:t>, Jong-Hoon Kim</w:t>
      </w:r>
      <w:r w:rsidRPr="009C22B1">
        <w:rPr>
          <w:rFonts w:ascii="Calibri" w:eastAsia="Malgun Gothic" w:hAnsi="Calibri" w:cs="Calibri"/>
          <w:sz w:val="22"/>
          <w:szCs w:val="22"/>
          <w:vertAlign w:val="superscript"/>
        </w:rPr>
        <w:t>7</w:t>
      </w:r>
      <w:r w:rsidRPr="009C22B1">
        <w:rPr>
          <w:rFonts w:ascii="Calibri" w:eastAsia="Malgun Gothic" w:hAnsi="Calibri" w:cs="Calibri"/>
          <w:sz w:val="22"/>
          <w:szCs w:val="22"/>
        </w:rPr>
        <w:t>, Megan Auzenbergs</w:t>
      </w:r>
      <w:r w:rsidRPr="009C22B1">
        <w:rPr>
          <w:rFonts w:ascii="Calibri" w:eastAsia="Malgun Gothic" w:hAnsi="Calibri" w:cs="Calibri"/>
          <w:sz w:val="22"/>
          <w:szCs w:val="22"/>
          <w:vertAlign w:val="superscript"/>
        </w:rPr>
        <w:t>8</w:t>
      </w:r>
      <w:r w:rsidRPr="009C22B1">
        <w:rPr>
          <w:rFonts w:ascii="Calibri" w:eastAsia="Malgun Gothic" w:hAnsi="Calibri" w:cs="Calibri"/>
          <w:sz w:val="22"/>
          <w:szCs w:val="22"/>
        </w:rPr>
        <w:t>, Navneet Bichha</w:t>
      </w:r>
      <w:r w:rsidRPr="009C22B1">
        <w:rPr>
          <w:rFonts w:ascii="Calibri" w:eastAsia="Malgun Gothic" w:hAnsi="Calibri" w:cs="Calibri"/>
          <w:sz w:val="22"/>
          <w:szCs w:val="22"/>
          <w:vertAlign w:val="superscript"/>
        </w:rPr>
        <w:t>9</w:t>
      </w:r>
      <w:r w:rsidRPr="009C22B1">
        <w:rPr>
          <w:rFonts w:ascii="Calibri" w:eastAsia="Malgun Gothic" w:hAnsi="Calibri" w:cs="Calibri"/>
          <w:sz w:val="22"/>
          <w:szCs w:val="22"/>
        </w:rPr>
        <w:t>, Narendra K Arora</w:t>
      </w:r>
      <w:r w:rsidRPr="009C22B1">
        <w:rPr>
          <w:rFonts w:ascii="Calibri" w:eastAsia="Malgun Gothic" w:hAnsi="Calibri" w:cs="Calibri"/>
          <w:sz w:val="22"/>
          <w:szCs w:val="22"/>
          <w:vertAlign w:val="superscript"/>
        </w:rPr>
        <w:t>9</w:t>
      </w:r>
      <w:r w:rsidRPr="009C22B1">
        <w:rPr>
          <w:rFonts w:ascii="Calibri" w:eastAsia="Malgun Gothic" w:hAnsi="Calibri" w:cs="Calibri"/>
          <w:sz w:val="22"/>
          <w:szCs w:val="22"/>
        </w:rPr>
        <w:t>, So Yoon Sim</w:t>
      </w:r>
      <w:r w:rsidRPr="009C22B1">
        <w:rPr>
          <w:rFonts w:ascii="Calibri" w:eastAsia="Malgun Gothic" w:hAnsi="Calibri" w:cs="Calibri"/>
          <w:sz w:val="22"/>
          <w:szCs w:val="22"/>
          <w:vertAlign w:val="superscript"/>
        </w:rPr>
        <w:t>10</w:t>
      </w:r>
      <w:r w:rsidRPr="009C22B1">
        <w:rPr>
          <w:rFonts w:ascii="Calibri" w:eastAsia="Malgun Gothic" w:hAnsi="Calibri" w:cs="Calibri"/>
          <w:sz w:val="22"/>
          <w:szCs w:val="22"/>
        </w:rPr>
        <w:t>, Sandra López-Vergès</w:t>
      </w:r>
      <w:r w:rsidRPr="009C22B1">
        <w:rPr>
          <w:rFonts w:ascii="Calibri" w:eastAsia="Malgun Gothic" w:hAnsi="Calibri" w:cs="Calibri"/>
          <w:sz w:val="22"/>
          <w:szCs w:val="22"/>
          <w:vertAlign w:val="superscript"/>
        </w:rPr>
        <w:t>11,12,13</w:t>
      </w:r>
      <w:r w:rsidRPr="009C22B1">
        <w:rPr>
          <w:rFonts w:ascii="Calibri" w:eastAsia="Malgun Gothic" w:hAnsi="Calibri" w:cs="Calibri"/>
          <w:sz w:val="22"/>
          <w:szCs w:val="22"/>
        </w:rPr>
        <w:t>, Sushant Sahastrabuddhe</w:t>
      </w:r>
      <w:r w:rsidRPr="009C22B1">
        <w:rPr>
          <w:rFonts w:ascii="Calibri" w:eastAsia="Malgun Gothic" w:hAnsi="Calibri" w:cs="Calibri"/>
          <w:sz w:val="22"/>
          <w:szCs w:val="22"/>
          <w:vertAlign w:val="superscript"/>
        </w:rPr>
        <w:t>1,7,14,15</w:t>
      </w:r>
      <w:r w:rsidRPr="009C22B1">
        <w:rPr>
          <w:rFonts w:ascii="Calibri" w:eastAsia="Malgun Gothic" w:hAnsi="Calibri" w:cs="Calibri"/>
          <w:sz w:val="22"/>
          <w:szCs w:val="22"/>
        </w:rPr>
        <w:t>, Oliver J. Brady</w:t>
      </w:r>
      <w:r w:rsidRPr="009C22B1">
        <w:rPr>
          <w:rFonts w:ascii="Calibri" w:eastAsia="Malgun Gothic" w:hAnsi="Calibri" w:cs="Calibri"/>
          <w:sz w:val="22"/>
          <w:szCs w:val="22"/>
          <w:vertAlign w:val="superscript"/>
        </w:rPr>
        <w:t>3</w:t>
      </w:r>
      <w:r w:rsidRPr="009C22B1">
        <w:rPr>
          <w:rFonts w:ascii="Calibri" w:eastAsia="Malgun Gothic" w:hAnsi="Calibri" w:cs="Calibri"/>
          <w:sz w:val="22"/>
          <w:szCs w:val="22"/>
        </w:rPr>
        <w:t xml:space="preserve">, </w:t>
      </w:r>
      <w:r w:rsidRPr="4D17D6FA">
        <w:rPr>
          <w:rFonts w:ascii="Calibri" w:eastAsia="Malgun Gothic" w:hAnsi="Calibri" w:cs="Calibri"/>
          <w:sz w:val="22"/>
          <w:szCs w:val="22"/>
        </w:rPr>
        <w:t>Cristiana Toscano</w:t>
      </w:r>
      <w:r w:rsidRPr="4D17D6FA">
        <w:rPr>
          <w:rFonts w:ascii="Calibri" w:eastAsia="Malgun Gothic" w:hAnsi="Calibri" w:cs="Calibri"/>
          <w:sz w:val="22"/>
          <w:szCs w:val="22"/>
          <w:vertAlign w:val="superscript"/>
        </w:rPr>
        <w:t>16</w:t>
      </w:r>
      <w:r w:rsidRPr="009C22B1">
        <w:rPr>
          <w:rFonts w:ascii="Calibri" w:eastAsia="Malgun Gothic" w:hAnsi="Calibri" w:cs="Calibri"/>
          <w:sz w:val="22"/>
          <w:szCs w:val="22"/>
        </w:rPr>
        <w:t>, Kaja Abbas</w:t>
      </w:r>
      <w:r w:rsidRPr="009C22B1">
        <w:rPr>
          <w:rFonts w:ascii="Calibri" w:eastAsia="Malgun Gothic" w:hAnsi="Calibri" w:cs="Calibri"/>
          <w:sz w:val="22"/>
          <w:szCs w:val="22"/>
          <w:vertAlign w:val="superscript"/>
        </w:rPr>
        <w:t>1,3</w:t>
      </w:r>
      <w:r w:rsidRPr="009C22B1" w:rsidDel="009A37F8">
        <w:rPr>
          <w:rFonts w:ascii="Calibri" w:eastAsia="Malgun Gothic" w:hAnsi="Calibri" w:cs="Calibri"/>
          <w:sz w:val="22"/>
          <w:szCs w:val="22"/>
          <w:vertAlign w:val="superscript"/>
        </w:rPr>
        <w:t xml:space="preserve"> </w:t>
      </w:r>
      <w:r w:rsidRPr="009C22B1">
        <w:rPr>
          <w:rFonts w:ascii="Calibri" w:eastAsia="Malgun Gothic" w:hAnsi="Calibri" w:cs="Calibri"/>
          <w:sz w:val="22"/>
          <w:szCs w:val="22"/>
          <w:vertAlign w:val="superscript"/>
        </w:rPr>
        <w:t>,17,18</w:t>
      </w:r>
      <w:r w:rsidRPr="009C22B1">
        <w:rPr>
          <w:rFonts w:ascii="Calibri" w:eastAsia="Malgun Gothic" w:hAnsi="Calibri" w:cs="Calibri" w:hint="eastAsia"/>
          <w:sz w:val="22"/>
          <w:szCs w:val="22"/>
          <w:vertAlign w:val="superscript"/>
        </w:rPr>
        <w:t>,19</w:t>
      </w:r>
    </w:p>
    <w:p w14:paraId="116B6D99" w14:textId="77777777" w:rsidR="00DF70C6" w:rsidRPr="00581DA5" w:rsidRDefault="00DF70C6" w:rsidP="00442163">
      <w:pPr>
        <w:spacing w:line="360" w:lineRule="auto"/>
        <w:rPr>
          <w:rFonts w:ascii="Calibri" w:eastAsiaTheme="minorEastAsia" w:hAnsi="Calibri" w:cs="Calibri"/>
          <w:sz w:val="22"/>
          <w:szCs w:val="22"/>
        </w:rPr>
      </w:pPr>
    </w:p>
    <w:p w14:paraId="61584991" w14:textId="77777777" w:rsidR="00DF70C6" w:rsidRPr="00581DA5" w:rsidRDefault="00DF70C6" w:rsidP="4829D2C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 xml:space="preserve">1 </w:t>
      </w:r>
      <w:r w:rsidRPr="4ADE7155">
        <w:rPr>
          <w:rFonts w:ascii="Calibri" w:eastAsiaTheme="minorEastAsia" w:hAnsi="Calibri" w:cs="Calibri"/>
          <w:sz w:val="22"/>
          <w:szCs w:val="22"/>
        </w:rPr>
        <w:t>Department of Infectious Disease Epidemiology and Dynamics,</w:t>
      </w:r>
      <w:r w:rsidRPr="4ADE7155">
        <w:rPr>
          <w:rFonts w:ascii="Calibri" w:eastAsia="Calibri" w:hAnsi="Calibri" w:cs="Calibri"/>
          <w:sz w:val="22"/>
          <w:szCs w:val="22"/>
        </w:rPr>
        <w:t xml:space="preserve"> Institute of Tropical Medicine, Nagasaki University, Nagasaki, Japan</w:t>
      </w:r>
    </w:p>
    <w:p w14:paraId="130B285B" w14:textId="77777777" w:rsidR="00DF70C6" w:rsidRPr="00581DA5" w:rsidRDefault="00DF70C6" w:rsidP="005E59EF">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2</w:t>
      </w:r>
      <w:r w:rsidRPr="4ADE7155">
        <w:rPr>
          <w:rFonts w:ascii="Calibri" w:eastAsiaTheme="minorEastAsia" w:hAnsi="Calibri" w:cs="Calibri"/>
          <w:sz w:val="22"/>
          <w:szCs w:val="22"/>
        </w:rPr>
        <w:t xml:space="preserve"> Department of Health Services Research and Policy, Faculty of Public Health and Policy, London School of Hygiene &amp; Tropical Medicine, London, UK</w:t>
      </w:r>
    </w:p>
    <w:p w14:paraId="2E17D505" w14:textId="77777777" w:rsidR="00DF70C6" w:rsidRPr="00581DA5" w:rsidRDefault="00DF70C6" w:rsidP="00594DE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3</w:t>
      </w:r>
      <w:r w:rsidRPr="4ADE7155">
        <w:rPr>
          <w:rFonts w:ascii="Calibri" w:eastAsiaTheme="minorEastAsia" w:hAnsi="Calibri" w:cs="Calibri"/>
          <w:sz w:val="22"/>
          <w:szCs w:val="22"/>
        </w:rPr>
        <w:t xml:space="preserve"> Department of Infectious Disease Epidemiology and Dynamics, Faculty of Epidemiology and Population Health, London School of Hygiene &amp; Tropical Medicine, London, UK</w:t>
      </w:r>
    </w:p>
    <w:p w14:paraId="6353EFDD" w14:textId="77777777" w:rsidR="00DF70C6" w:rsidRPr="00581DA5" w:rsidRDefault="00DF70C6"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 xml:space="preserve">4 </w:t>
      </w:r>
      <w:r w:rsidRPr="4ADE7155">
        <w:rPr>
          <w:rFonts w:ascii="Calibri" w:eastAsiaTheme="minorEastAsia" w:hAnsi="Calibri" w:cs="Calibri"/>
          <w:sz w:val="22"/>
          <w:szCs w:val="22"/>
        </w:rPr>
        <w:t>Data for Science and Health, Wellcome Trust, London, UK</w:t>
      </w:r>
    </w:p>
    <w:p w14:paraId="2625E354" w14:textId="77777777" w:rsidR="00DF70C6" w:rsidRPr="00581DA5" w:rsidRDefault="00DF70C6"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5</w:t>
      </w:r>
      <w:r w:rsidRPr="4ADE7155">
        <w:rPr>
          <w:rFonts w:ascii="Calibri" w:eastAsiaTheme="minorEastAsia" w:hAnsi="Calibri" w:cs="Calibri"/>
          <w:sz w:val="22"/>
          <w:szCs w:val="22"/>
        </w:rPr>
        <w:t xml:space="preserve"> Department of Medical Statistics, London School of Hygiene &amp; Tropical Medicine, London, UK</w:t>
      </w:r>
    </w:p>
    <w:p w14:paraId="168ED287" w14:textId="77777777" w:rsidR="00DF70C6" w:rsidRPr="0053507E" w:rsidRDefault="00DF70C6" w:rsidP="00442163">
      <w:pPr>
        <w:spacing w:line="360" w:lineRule="auto"/>
        <w:rPr>
          <w:rFonts w:ascii="Calibri" w:eastAsiaTheme="minorEastAsia" w:hAnsi="Calibri" w:cs="Calibri"/>
          <w:sz w:val="22"/>
          <w:szCs w:val="22"/>
          <w:lang w:val="pt-BR"/>
        </w:rPr>
      </w:pPr>
      <w:r w:rsidRPr="0053507E">
        <w:rPr>
          <w:rFonts w:ascii="Calibri" w:eastAsiaTheme="minorEastAsia" w:hAnsi="Calibri" w:cs="Calibri"/>
          <w:sz w:val="22"/>
          <w:szCs w:val="22"/>
          <w:vertAlign w:val="superscript"/>
          <w:lang w:val="pt-BR"/>
        </w:rPr>
        <w:t>6</w:t>
      </w:r>
      <w:r w:rsidRPr="0053507E">
        <w:rPr>
          <w:rFonts w:ascii="Calibri" w:eastAsiaTheme="minorEastAsia" w:hAnsi="Calibri" w:cs="Calibri"/>
          <w:sz w:val="22"/>
          <w:szCs w:val="22"/>
          <w:lang w:val="pt-BR"/>
        </w:rPr>
        <w:t xml:space="preserve"> Laboratório de Medicina e Saúde Pública de Precisão - Fundação Oswaldo Cruz, Salvador, Brazil</w:t>
      </w:r>
    </w:p>
    <w:p w14:paraId="002F43B0" w14:textId="77777777" w:rsidR="00DF70C6" w:rsidRPr="00581DA5" w:rsidRDefault="00DF70C6" w:rsidP="00EE67BC">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7</w:t>
      </w:r>
      <w:r w:rsidRPr="4ADE7155">
        <w:rPr>
          <w:rFonts w:ascii="Calibri" w:eastAsiaTheme="minorEastAsia" w:hAnsi="Calibri" w:cs="Calibri"/>
          <w:sz w:val="22"/>
          <w:szCs w:val="22"/>
        </w:rPr>
        <w:t xml:space="preserve"> International Vaccine Institute, Seoul, South Korea</w:t>
      </w:r>
    </w:p>
    <w:p w14:paraId="304464B8" w14:textId="77777777" w:rsidR="00DF70C6" w:rsidRPr="00581DA5" w:rsidRDefault="00DF70C6"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8</w:t>
      </w:r>
      <w:r w:rsidRPr="4ADE7155">
        <w:rPr>
          <w:rFonts w:ascii="Calibri" w:eastAsiaTheme="minorEastAsia" w:hAnsi="Calibri" w:cs="Calibri"/>
          <w:sz w:val="22"/>
          <w:szCs w:val="22"/>
        </w:rPr>
        <w:t xml:space="preserve"> Imperial College London, London, UK</w:t>
      </w:r>
    </w:p>
    <w:p w14:paraId="4AD8C002" w14:textId="77777777" w:rsidR="00DF70C6" w:rsidRPr="00581DA5" w:rsidRDefault="00DF70C6"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9</w:t>
      </w:r>
      <w:r w:rsidRPr="4ADE7155">
        <w:rPr>
          <w:rFonts w:ascii="Calibri" w:eastAsiaTheme="minorEastAsia" w:hAnsi="Calibri" w:cs="Calibri"/>
          <w:sz w:val="22"/>
          <w:szCs w:val="22"/>
        </w:rPr>
        <w:t xml:space="preserve"> The INCLEN Trust, New Delhi, India</w:t>
      </w:r>
    </w:p>
    <w:p w14:paraId="784AFACB" w14:textId="77777777" w:rsidR="00DF70C6" w:rsidRPr="00581DA5" w:rsidRDefault="00DF70C6"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10</w:t>
      </w:r>
      <w:r w:rsidRPr="4ADE7155">
        <w:rPr>
          <w:rFonts w:ascii="Calibri" w:eastAsiaTheme="minorEastAsia" w:hAnsi="Calibri" w:cs="Calibri"/>
          <w:sz w:val="22"/>
          <w:szCs w:val="22"/>
        </w:rPr>
        <w:t xml:space="preserve"> Department of Immunization, Vaccines, and Biologicals, World Health Organization, Geneva, Switzerland</w:t>
      </w:r>
    </w:p>
    <w:p w14:paraId="6F84376D" w14:textId="77777777" w:rsidR="00DF70C6" w:rsidRPr="00581DA5" w:rsidRDefault="00DF70C6" w:rsidP="00A60EF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11</w:t>
      </w:r>
      <w:r w:rsidRPr="4ADE7155">
        <w:rPr>
          <w:rFonts w:ascii="Calibri" w:eastAsiaTheme="minorEastAsia" w:hAnsi="Calibri" w:cs="Calibri"/>
          <w:sz w:val="22"/>
          <w:szCs w:val="22"/>
        </w:rPr>
        <w:t xml:space="preserve"> Gorgas Memorial Institute for Health Studies, Panama City, Panama</w:t>
      </w:r>
    </w:p>
    <w:p w14:paraId="3E4F5033" w14:textId="77777777" w:rsidR="00DF70C6" w:rsidRPr="0053507E" w:rsidRDefault="00DF70C6" w:rsidP="36B11CA1">
      <w:pPr>
        <w:spacing w:line="360" w:lineRule="auto"/>
        <w:rPr>
          <w:rFonts w:ascii="Calibri" w:eastAsiaTheme="minorEastAsia" w:hAnsi="Calibri" w:cs="Calibri"/>
          <w:sz w:val="22"/>
          <w:szCs w:val="22"/>
          <w:lang w:val="pt-BR"/>
        </w:rPr>
      </w:pPr>
      <w:r w:rsidRPr="0053507E">
        <w:rPr>
          <w:rFonts w:ascii="Calibri" w:eastAsiaTheme="minorEastAsia" w:hAnsi="Calibri" w:cs="Calibri"/>
          <w:sz w:val="22"/>
          <w:szCs w:val="22"/>
          <w:vertAlign w:val="superscript"/>
          <w:lang w:val="pt-BR"/>
        </w:rPr>
        <w:t>12</w:t>
      </w:r>
      <w:r w:rsidRPr="0053507E">
        <w:rPr>
          <w:rFonts w:ascii="Calibri" w:hAnsi="Calibri" w:cs="Calibri"/>
          <w:sz w:val="22"/>
          <w:szCs w:val="22"/>
          <w:lang w:val="pt-BR"/>
        </w:rPr>
        <w:t xml:space="preserve"> </w:t>
      </w:r>
      <w:r w:rsidRPr="0053507E">
        <w:rPr>
          <w:rFonts w:ascii="Calibri" w:eastAsiaTheme="minorEastAsia" w:hAnsi="Calibri" w:cs="Calibri"/>
          <w:sz w:val="22"/>
          <w:szCs w:val="22"/>
          <w:lang w:val="pt-BR"/>
        </w:rPr>
        <w:t>Instituto de Investigaciones Científicas y Servicios de Alta Tecnología de Panamá AIP, Panama City, Panama</w:t>
      </w:r>
    </w:p>
    <w:p w14:paraId="03C49B42" w14:textId="77777777" w:rsidR="00DF70C6" w:rsidRPr="00581DA5" w:rsidRDefault="00DF70C6" w:rsidP="36B11CA1">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13</w:t>
      </w:r>
      <w:r w:rsidRPr="4ADE7155">
        <w:rPr>
          <w:rFonts w:ascii="Calibri" w:eastAsiaTheme="minorEastAsia" w:hAnsi="Calibri" w:cs="Calibri"/>
          <w:sz w:val="22"/>
          <w:szCs w:val="22"/>
        </w:rPr>
        <w:t xml:space="preserve"> Sistema Nacional de Investigación, Panama</w:t>
      </w:r>
    </w:p>
    <w:p w14:paraId="2884E794" w14:textId="77777777" w:rsidR="00DF70C6" w:rsidRPr="009C22B1" w:rsidRDefault="00DF70C6"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14</w:t>
      </w:r>
      <w:r w:rsidRPr="4ADE7155">
        <w:rPr>
          <w:rFonts w:ascii="Calibri" w:eastAsiaTheme="minorEastAsia" w:hAnsi="Calibri" w:cs="Calibri"/>
          <w:sz w:val="22"/>
          <w:szCs w:val="22"/>
        </w:rPr>
        <w:t xml:space="preserve"> Department of Microbiology, College of Medicine, Yonsei University, Seoul, South Korea</w:t>
      </w:r>
    </w:p>
    <w:p w14:paraId="0DB4DFE0" w14:textId="77777777" w:rsidR="00DF70C6" w:rsidRPr="00581DA5" w:rsidRDefault="00DF70C6"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15</w:t>
      </w:r>
      <w:r w:rsidRPr="4ADE7155">
        <w:rPr>
          <w:rFonts w:ascii="Calibri" w:eastAsiaTheme="minorEastAsia" w:hAnsi="Calibri" w:cs="Calibri"/>
          <w:sz w:val="22"/>
          <w:szCs w:val="22"/>
        </w:rPr>
        <w:t xml:space="preserve"> Centre International de Recherche en Infectiologie, Université Jean Monnet, Université Claude Bernard Lyon 1, France</w:t>
      </w:r>
    </w:p>
    <w:p w14:paraId="6EFD564F" w14:textId="77777777" w:rsidR="00DF70C6" w:rsidRPr="00581DA5" w:rsidRDefault="00DF70C6" w:rsidP="00442163">
      <w:pPr>
        <w:spacing w:line="360" w:lineRule="auto"/>
        <w:rPr>
          <w:rFonts w:ascii="Calibri" w:eastAsiaTheme="minorEastAsia" w:hAnsi="Calibri" w:cs="Calibri"/>
          <w:sz w:val="22"/>
          <w:szCs w:val="22"/>
          <w:vertAlign w:val="superscript"/>
        </w:rPr>
      </w:pPr>
      <w:r w:rsidRPr="4ADE7155">
        <w:rPr>
          <w:rFonts w:ascii="Calibri" w:eastAsiaTheme="minorEastAsia" w:hAnsi="Calibri" w:cs="Calibri"/>
          <w:sz w:val="22"/>
          <w:szCs w:val="22"/>
          <w:vertAlign w:val="superscript"/>
        </w:rPr>
        <w:t>16</w:t>
      </w:r>
      <w:r w:rsidR="16349F5F" w:rsidRPr="4ADE7155">
        <w:rPr>
          <w:rFonts w:ascii="Calibri" w:eastAsiaTheme="minorEastAsia" w:hAnsi="Calibri" w:cs="Calibri"/>
          <w:sz w:val="22"/>
          <w:szCs w:val="22"/>
          <w:vertAlign w:val="superscript"/>
        </w:rPr>
        <w:t xml:space="preserve"> </w:t>
      </w:r>
      <w:r w:rsidR="16349F5F" w:rsidRPr="4ADE7155">
        <w:rPr>
          <w:rFonts w:ascii="Calibri" w:eastAsiaTheme="minorEastAsia" w:hAnsi="Calibri" w:cs="Calibri"/>
          <w:sz w:val="22"/>
          <w:szCs w:val="22"/>
        </w:rPr>
        <w:t xml:space="preserve">Federal University of Goiás, </w:t>
      </w:r>
      <w:r w:rsidR="56274A8A" w:rsidRPr="4ADE7155">
        <w:rPr>
          <w:rFonts w:ascii="Calibri" w:eastAsiaTheme="minorEastAsia" w:hAnsi="Calibri" w:cs="Calibri"/>
          <w:sz w:val="22"/>
          <w:szCs w:val="22"/>
        </w:rPr>
        <w:t xml:space="preserve">Goiânia, </w:t>
      </w:r>
      <w:r w:rsidR="16349F5F" w:rsidRPr="4ADE7155">
        <w:rPr>
          <w:rFonts w:ascii="Calibri" w:eastAsiaTheme="minorEastAsia" w:hAnsi="Calibri" w:cs="Calibri"/>
          <w:sz w:val="22"/>
          <w:szCs w:val="22"/>
        </w:rPr>
        <w:t>Brazil</w:t>
      </w:r>
    </w:p>
    <w:p w14:paraId="07E50EE9" w14:textId="77777777" w:rsidR="00DF70C6" w:rsidRPr="00581DA5" w:rsidRDefault="00DF70C6"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17</w:t>
      </w:r>
      <w:r w:rsidRPr="4ADE7155">
        <w:rPr>
          <w:rFonts w:ascii="Calibri" w:eastAsiaTheme="minorEastAsia" w:hAnsi="Calibri" w:cs="Calibri"/>
          <w:sz w:val="22"/>
          <w:szCs w:val="22"/>
        </w:rPr>
        <w:t xml:space="preserve"> School of Tropical Medicine and Global Health, Nagasaki University, Nagasaki, Japan</w:t>
      </w:r>
    </w:p>
    <w:p w14:paraId="7979BE02" w14:textId="77777777" w:rsidR="00DF70C6" w:rsidRPr="00581DA5" w:rsidRDefault="00DF70C6"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18</w:t>
      </w:r>
      <w:r w:rsidRPr="4ADE7155">
        <w:rPr>
          <w:rFonts w:ascii="Calibri" w:eastAsiaTheme="minorEastAsia" w:hAnsi="Calibri" w:cs="Calibri"/>
          <w:sz w:val="22"/>
          <w:szCs w:val="22"/>
        </w:rPr>
        <w:t xml:space="preserve"> Public Health Foundation of India, New Delhi, India</w:t>
      </w:r>
    </w:p>
    <w:p w14:paraId="4E7B49DD" w14:textId="77777777" w:rsidR="00DF70C6" w:rsidRPr="00581DA5" w:rsidRDefault="00DF70C6"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19</w:t>
      </w:r>
      <w:r w:rsidRPr="4ADE7155">
        <w:rPr>
          <w:rFonts w:ascii="Calibri" w:eastAsiaTheme="minorEastAsia" w:hAnsi="Calibri" w:cs="Calibri"/>
          <w:sz w:val="22"/>
          <w:szCs w:val="22"/>
        </w:rPr>
        <w:t xml:space="preserve"> National Institute of Infectious Diseases, Japan Institute for Health Security, Tokyo, Japan</w:t>
      </w:r>
    </w:p>
    <w:p w14:paraId="6ACD75EE" w14:textId="77777777" w:rsidR="00DF70C6" w:rsidRPr="00581DA5" w:rsidRDefault="00DF70C6" w:rsidP="00CA6503">
      <w:pPr>
        <w:spacing w:line="360" w:lineRule="auto"/>
        <w:rPr>
          <w:rFonts w:ascii="Calibri" w:eastAsiaTheme="minorEastAsia" w:hAnsi="Calibri" w:cs="Calibri"/>
          <w:sz w:val="22"/>
          <w:szCs w:val="22"/>
        </w:rPr>
      </w:pPr>
    </w:p>
    <w:p w14:paraId="673212B6" w14:textId="77777777" w:rsidR="00DF70C6" w:rsidRPr="009C22B1" w:rsidRDefault="005A6EDC" w:rsidP="56B2B664">
      <w:pPr>
        <w:spacing w:before="240" w:after="240" w:line="360" w:lineRule="auto"/>
        <w:rPr>
          <w:rFonts w:ascii="Calibri" w:eastAsia="Calibri" w:hAnsi="Calibri" w:cs="Calibri"/>
          <w:sz w:val="22"/>
          <w:szCs w:val="22"/>
        </w:rPr>
        <w:sectPr w:rsidR="00DF70C6" w:rsidRPr="009C22B1" w:rsidSect="00DF70C6">
          <w:pgSz w:w="11906" w:h="16838"/>
          <w:pgMar w:top="1440" w:right="1440" w:bottom="1440" w:left="1440" w:header="709" w:footer="709" w:gutter="0"/>
          <w:lnNumType w:countBy="5" w:restart="continuous"/>
          <w:cols w:space="708"/>
          <w:docGrid w:linePitch="360"/>
        </w:sectPr>
      </w:pPr>
      <w:r w:rsidRPr="009C22B1">
        <w:rPr>
          <w:rFonts w:ascii="Calibri" w:eastAsia="Calibri" w:hAnsi="Calibri" w:cs="Calibri"/>
          <w:sz w:val="22"/>
          <w:szCs w:val="22"/>
        </w:rPr>
        <w:t>Correspondence</w:t>
      </w:r>
      <w:r w:rsidR="00DF70C6" w:rsidRPr="009C22B1">
        <w:rPr>
          <w:rFonts w:ascii="Calibri" w:eastAsia="Calibri" w:hAnsi="Calibri" w:cs="Calibri"/>
          <w:sz w:val="22"/>
          <w:szCs w:val="22"/>
        </w:rPr>
        <w:t>: Hyolim Kang (</w:t>
      </w:r>
      <w:hyperlink r:id="rId8">
        <w:r w:rsidR="00DF70C6" w:rsidRPr="009C22B1">
          <w:rPr>
            <w:rStyle w:val="Hyperlink"/>
            <w:rFonts w:ascii="Calibri" w:eastAsia="Calibri" w:hAnsi="Calibri" w:cs="Calibri"/>
            <w:color w:val="0070C0"/>
            <w:sz w:val="22"/>
            <w:szCs w:val="22"/>
          </w:rPr>
          <w:t>hyolim.kang@nagasaki-u.ac.jp</w:t>
        </w:r>
      </w:hyperlink>
      <w:r w:rsidR="00DF70C6" w:rsidRPr="009C22B1">
        <w:rPr>
          <w:rFonts w:ascii="Calibri" w:eastAsia="Calibri" w:hAnsi="Calibri" w:cs="Calibri"/>
          <w:sz w:val="22"/>
          <w:szCs w:val="22"/>
        </w:rPr>
        <w:t>)</w:t>
      </w:r>
    </w:p>
    <w:p w14:paraId="0704B5A6" w14:textId="77777777" w:rsidR="00DF70C6" w:rsidRPr="00581DA5" w:rsidRDefault="00DF70C6" w:rsidP="00442163">
      <w:pPr>
        <w:spacing w:line="360" w:lineRule="auto"/>
        <w:rPr>
          <w:rStyle w:val="IntenseEmphasis"/>
          <w:rFonts w:ascii="Calibri" w:hAnsi="Calibri" w:cs="Calibri"/>
          <w:i w:val="0"/>
          <w:color w:val="0070C0"/>
          <w:sz w:val="28"/>
          <w:szCs w:val="28"/>
        </w:rPr>
      </w:pPr>
      <w:r w:rsidRPr="00581DA5">
        <w:rPr>
          <w:rStyle w:val="IntenseEmphasis"/>
          <w:rFonts w:ascii="Calibri" w:eastAsia="Malgun Gothic" w:hAnsi="Calibri" w:cs="Calibri"/>
          <w:i w:val="0"/>
          <w:color w:val="0070C0"/>
          <w:sz w:val="28"/>
          <w:szCs w:val="28"/>
        </w:rPr>
        <w:lastRenderedPageBreak/>
        <w:t>Summary</w:t>
      </w:r>
    </w:p>
    <w:p w14:paraId="5AB95980" w14:textId="77777777" w:rsidR="00DF70C6" w:rsidRPr="00581DA5" w:rsidRDefault="00DF70C6" w:rsidP="1F37D898">
      <w:pPr>
        <w:spacing w:line="360" w:lineRule="auto"/>
        <w:rPr>
          <w:rFonts w:ascii="Calibri" w:eastAsia="Malgun Gothic" w:hAnsi="Calibri" w:cs="Calibri"/>
          <w:sz w:val="22"/>
          <w:szCs w:val="22"/>
        </w:rPr>
      </w:pPr>
      <w:r w:rsidRPr="00581DA5">
        <w:rPr>
          <w:rFonts w:ascii="Calibri" w:eastAsia="Malgun Gothic" w:hAnsi="Calibri" w:cs="Calibri"/>
          <w:b/>
          <w:bCs/>
          <w:sz w:val="22"/>
          <w:szCs w:val="22"/>
        </w:rPr>
        <w:t xml:space="preserve">Background </w:t>
      </w:r>
      <w:r w:rsidRPr="00581DA5">
        <w:rPr>
          <w:rFonts w:ascii="Calibri" w:eastAsia="Malgun Gothic" w:hAnsi="Calibri" w:cs="Calibri"/>
          <w:sz w:val="22"/>
          <w:szCs w:val="22"/>
        </w:rPr>
        <w:t>Safety concerns</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highlight w:val="yellow"/>
        </w:rPr>
        <w:t>following post-licensure use of</w:t>
      </w:r>
      <w:r w:rsidRPr="00581DA5">
        <w:rPr>
          <w:rFonts w:ascii="Calibri" w:eastAsia="Malgun Gothic" w:hAnsi="Calibri" w:cs="Calibri"/>
          <w:sz w:val="22"/>
          <w:szCs w:val="22"/>
        </w:rPr>
        <w:t xml:space="preserve"> Ixchiq, a live-attenuated chikungunya vaccine, ha</w:t>
      </w:r>
      <w:r w:rsidRPr="009C22B1">
        <w:rPr>
          <w:rFonts w:ascii="Calibri" w:eastAsia="Malgun Gothic" w:hAnsi="Calibri" w:cs="Calibri"/>
          <w:sz w:val="22"/>
          <w:szCs w:val="22"/>
        </w:rPr>
        <w:t>ve</w:t>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prompted</w:t>
      </w:r>
      <w:r w:rsidRPr="00581DA5">
        <w:rPr>
          <w:rFonts w:ascii="Calibri" w:eastAsia="Malgun Gothic" w:hAnsi="Calibri" w:cs="Calibri"/>
          <w:sz w:val="22"/>
          <w:szCs w:val="22"/>
        </w:rPr>
        <w:t xml:space="preserve"> age-based restrictions in several countries. We assessed its benefit–risk profile for travel vaccination and outbreak response immunisation.</w:t>
      </w:r>
    </w:p>
    <w:p w14:paraId="13AB662F" w14:textId="77777777" w:rsidR="00DF70C6" w:rsidRPr="00581DA5" w:rsidRDefault="00DF70C6" w:rsidP="36B11CA1">
      <w:pPr>
        <w:spacing w:line="360" w:lineRule="auto"/>
        <w:rPr>
          <w:rFonts w:ascii="Calibri" w:eastAsia="Malgun Gothic" w:hAnsi="Calibri" w:cs="Calibri"/>
          <w:sz w:val="22"/>
          <w:szCs w:val="22"/>
        </w:rPr>
      </w:pPr>
    </w:p>
    <w:p w14:paraId="317BD505" w14:textId="77777777" w:rsidR="00DF70C6" w:rsidRPr="00581DA5" w:rsidRDefault="00DF70C6" w:rsidP="009C446E">
      <w:pPr>
        <w:spacing w:line="360" w:lineRule="auto"/>
        <w:rPr>
          <w:rFonts w:ascii="Calibri" w:eastAsia="Source Sans Pro" w:hAnsi="Calibri" w:cs="Calibri"/>
          <w:sz w:val="22"/>
          <w:szCs w:val="22"/>
        </w:rPr>
      </w:pPr>
      <w:r w:rsidRPr="00581DA5">
        <w:rPr>
          <w:rFonts w:ascii="Calibri" w:eastAsia="Malgun Gothic" w:hAnsi="Calibri" w:cs="Calibri"/>
          <w:b/>
          <w:bCs/>
          <w:sz w:val="22"/>
          <w:szCs w:val="22"/>
        </w:rPr>
        <w:t xml:space="preserve">Methods </w:t>
      </w:r>
      <w:r w:rsidRPr="00581DA5">
        <w:rPr>
          <w:rFonts w:ascii="Calibri" w:eastAsia="Malgun Gothic" w:hAnsi="Calibri" w:cs="Calibri"/>
          <w:sz w:val="22"/>
          <w:szCs w:val="22"/>
          <w:highlight w:val="yellow"/>
        </w:rPr>
        <w:t>We used Brazilian surveillance and post-licensure</w:t>
      </w:r>
      <w:r w:rsidRPr="00581DA5">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safety</w:t>
      </w:r>
      <w:r w:rsidRPr="00581DA5">
        <w:rPr>
          <w:rFonts w:ascii="Calibri" w:eastAsia="Malgun Gothic" w:hAnsi="Calibri" w:cs="Calibri"/>
          <w:sz w:val="22"/>
          <w:szCs w:val="22"/>
          <w:highlight w:val="yellow"/>
        </w:rPr>
        <w:t xml:space="preserve"> data</w:t>
      </w:r>
      <w:r w:rsidRPr="00581DA5">
        <w:rPr>
          <w:rFonts w:ascii="Calibri" w:eastAsia="Malgun Gothic" w:hAnsi="Calibri" w:cs="Calibri" w:hint="eastAsia"/>
          <w:sz w:val="22"/>
          <w:szCs w:val="22"/>
          <w:highlight w:val="yellow"/>
        </w:rPr>
        <w:t xml:space="preserve"> from US VAERS</w:t>
      </w:r>
      <w:r w:rsidRPr="00581DA5">
        <w:rPr>
          <w:rFonts w:ascii="Calibri" w:eastAsia="Malgun Gothic" w:hAnsi="Calibri" w:cs="Calibri"/>
          <w:sz w:val="22"/>
          <w:szCs w:val="22"/>
          <w:highlight w:val="yellow"/>
        </w:rPr>
        <w:t xml:space="preserve"> to evaluate </w:t>
      </w:r>
      <w:r w:rsidRPr="00581DA5">
        <w:rPr>
          <w:rFonts w:ascii="Calibri" w:eastAsia="Malgun Gothic" w:hAnsi="Calibri" w:cs="Calibri" w:hint="eastAsia"/>
          <w:sz w:val="22"/>
          <w:szCs w:val="22"/>
          <w:highlight w:val="yellow"/>
        </w:rPr>
        <w:t xml:space="preserve">benefit-risk of Ixchiq among </w:t>
      </w:r>
      <w:r w:rsidRPr="00581DA5">
        <w:rPr>
          <w:rFonts w:ascii="Calibri" w:eastAsia="Malgun Gothic" w:hAnsi="Calibri" w:cs="Calibri"/>
          <w:sz w:val="22"/>
          <w:szCs w:val="22"/>
          <w:highlight w:val="yellow"/>
        </w:rPr>
        <w:t xml:space="preserve">adults aged 18–64 years and ≥65 </w:t>
      </w:r>
      <w:r w:rsidRPr="00581DA5">
        <w:rPr>
          <w:rFonts w:ascii="Calibri" w:eastAsia="Source Sans Pro" w:hAnsi="Calibri" w:cs="Calibri"/>
          <w:sz w:val="22"/>
          <w:szCs w:val="22"/>
          <w:highlight w:val="yellow"/>
        </w:rPr>
        <w:t xml:space="preserve">years across low, moderate, and high transmission settings. </w:t>
      </w:r>
      <w:r w:rsidRPr="009C22B1">
        <w:rPr>
          <w:rFonts w:ascii="Calibri" w:eastAsia="Malgun Gothic" w:hAnsi="Calibri" w:cs="Calibri"/>
          <w:sz w:val="22"/>
          <w:szCs w:val="22"/>
          <w:highlight w:val="yellow"/>
        </w:rPr>
        <w:t xml:space="preserve">For travel vaccination, we modelled 7, 14, 30, or 90 days of exposure among travellers from areas without CHIKV transmission. </w:t>
      </w:r>
      <w:r w:rsidRPr="00581DA5">
        <w:rPr>
          <w:rFonts w:ascii="Calibri" w:eastAsia="Malgun Gothic" w:hAnsi="Calibri" w:cs="Calibri"/>
          <w:sz w:val="22"/>
          <w:szCs w:val="22"/>
          <w:highlight w:val="yellow"/>
        </w:rPr>
        <w:t xml:space="preserve">For outbreak response immunisation, we </w:t>
      </w:r>
      <w:r w:rsidRPr="00581DA5">
        <w:rPr>
          <w:rFonts w:ascii="Calibri" w:eastAsia="Malgun Gothic" w:hAnsi="Calibri" w:cs="Calibri" w:hint="eastAsia"/>
          <w:sz w:val="22"/>
          <w:szCs w:val="22"/>
          <w:highlight w:val="yellow"/>
        </w:rPr>
        <w:t>assumed</w:t>
      </w:r>
      <w:r w:rsidRPr="00581DA5">
        <w:rPr>
          <w:rFonts w:ascii="Calibri" w:eastAsia="Malgun Gothic" w:hAnsi="Calibri" w:cs="Calibri"/>
          <w:sz w:val="22"/>
          <w:szCs w:val="22"/>
          <w:highlight w:val="yellow"/>
        </w:rPr>
        <w:t xml:space="preserve"> vaccine protection against disease only or against both disease and infection, with vaccine-attributable risk in all individuals or only in seronegative individuals.</w:t>
      </w:r>
      <w:r w:rsidRPr="00581DA5">
        <w:rPr>
          <w:rFonts w:ascii="Calibri" w:eastAsia="Malgun Gothic" w:hAnsi="Calibri" w:cs="Calibri"/>
          <w:sz w:val="22"/>
          <w:szCs w:val="22"/>
        </w:rPr>
        <w:t xml:space="preserve"> We estimated benefit–risk ratios and the probability that benefits outweighed risks for disability-adjusted life years (DALYs), deaths, and serious adverse events (SAEs).</w:t>
      </w:r>
    </w:p>
    <w:p w14:paraId="76A7E047" w14:textId="77777777" w:rsidR="00DF70C6" w:rsidRPr="00581DA5" w:rsidRDefault="00DF70C6" w:rsidP="36B11CA1">
      <w:pPr>
        <w:spacing w:line="360" w:lineRule="auto"/>
        <w:rPr>
          <w:rFonts w:ascii="Calibri" w:eastAsia="Malgun Gothic" w:hAnsi="Calibri" w:cs="Calibri"/>
          <w:sz w:val="22"/>
          <w:szCs w:val="22"/>
        </w:rPr>
      </w:pPr>
    </w:p>
    <w:p w14:paraId="2153FE3A" w14:textId="77777777" w:rsidR="00DF70C6" w:rsidRPr="00581DA5" w:rsidRDefault="00DF70C6" w:rsidP="00CE6812">
      <w:pPr>
        <w:spacing w:line="360" w:lineRule="auto"/>
        <w:rPr>
          <w:rFonts w:ascii="Calibri" w:eastAsiaTheme="minorEastAsia" w:hAnsi="Calibri" w:cs="Calibri"/>
          <w:sz w:val="22"/>
          <w:szCs w:val="22"/>
        </w:rPr>
      </w:pPr>
      <w:r w:rsidRPr="00581DA5">
        <w:rPr>
          <w:rFonts w:ascii="Calibri" w:eastAsia="Malgun Gothic" w:hAnsi="Calibri" w:cs="Calibri"/>
          <w:b/>
          <w:bCs/>
          <w:sz w:val="22"/>
          <w:szCs w:val="22"/>
        </w:rPr>
        <w:t>Findings</w:t>
      </w:r>
      <w:r w:rsidRPr="00581DA5">
        <w:rPr>
          <w:rFonts w:ascii="Calibri" w:eastAsia="Source Sans Pro" w:hAnsi="Calibri" w:cs="Calibri"/>
          <w:sz w:val="22"/>
          <w:szCs w:val="22"/>
        </w:rPr>
        <w:t xml:space="preserve"> </w:t>
      </w:r>
      <w:r w:rsidRPr="00581DA5">
        <w:rPr>
          <w:rFonts w:ascii="Calibri" w:eastAsia="Source Sans Pro" w:hAnsi="Calibri" w:cs="Calibri"/>
          <w:sz w:val="22"/>
          <w:szCs w:val="22"/>
          <w:highlight w:val="yellow"/>
        </w:rPr>
        <w:t>During 90-day travel to high-transmission settings, travel vaccination prevented 75.24 (6.73–760.21) DALYs per DALY caused among adults aged 18–64 years and 3.01 (0.22–37.34) among older adults aged ≥65 years.</w:t>
      </w:r>
      <w:r w:rsidRPr="00581DA5">
        <w:rPr>
          <w:rFonts w:ascii="Calibri" w:eastAsia="Source Sans Pro" w:hAnsi="Calibri" w:cs="Calibri" w:hint="eastAsia"/>
          <w:sz w:val="22"/>
          <w:szCs w:val="22"/>
        </w:rPr>
        <w:t xml:space="preserve"> </w:t>
      </w:r>
      <w:r w:rsidRPr="00581DA5">
        <w:rPr>
          <w:rFonts w:ascii="Calibri" w:eastAsia="Source Sans Pro" w:hAnsi="Calibri" w:cs="Calibri"/>
          <w:sz w:val="22"/>
          <w:szCs w:val="22"/>
          <w:highlight w:val="yellow"/>
        </w:rPr>
        <w:t>For outbreak response immunisation in high transmission settings, vaccination prevented</w:t>
      </w:r>
      <w:r w:rsidRPr="00581DA5">
        <w:rPr>
          <w:rFonts w:ascii="Calibri" w:eastAsia="Source Sans Pro"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671.32 (68.58–5382.27) DALYs per DALY caused among adults aged 18-64 years and 34.25 (2.79–368.90) among </w:t>
      </w:r>
      <w:r w:rsidRPr="00581DA5">
        <w:rPr>
          <w:rFonts w:ascii="Calibri" w:eastAsia="Source Sans Pro" w:hAnsi="Calibri" w:cs="Calibri"/>
          <w:sz w:val="22"/>
          <w:szCs w:val="22"/>
          <w:highlight w:val="yellow"/>
        </w:rPr>
        <w:t xml:space="preserve">older adults aged </w:t>
      </w:r>
      <w:r w:rsidRPr="00581DA5">
        <w:rPr>
          <w:rFonts w:ascii="Calibri" w:eastAsia="Malgun Gothic" w:hAnsi="Calibri" w:cs="Calibri"/>
          <w:sz w:val="22"/>
          <w:szCs w:val="22"/>
          <w:highlight w:val="yellow"/>
        </w:rPr>
        <w:t xml:space="preserve">≥65 </w:t>
      </w:r>
      <w:r w:rsidRPr="00581DA5">
        <w:rPr>
          <w:rFonts w:ascii="Calibri" w:eastAsia="Source Sans Pro" w:hAnsi="Calibri" w:cs="Calibri"/>
          <w:sz w:val="22"/>
          <w:szCs w:val="22"/>
          <w:highlight w:val="yellow"/>
        </w:rPr>
        <w:t>years when vaccine protects against infection and disease</w:t>
      </w:r>
      <w:r w:rsidRPr="00581DA5">
        <w:rPr>
          <w:rFonts w:ascii="Calibri" w:eastAsia="Source Sans Pro" w:hAnsi="Calibri" w:cs="Calibri" w:hint="eastAsia"/>
          <w:sz w:val="22"/>
          <w:szCs w:val="22"/>
          <w:highlight w:val="yellow"/>
        </w:rPr>
        <w:t>,</w:t>
      </w:r>
      <w:r w:rsidRPr="00581DA5">
        <w:rPr>
          <w:rFonts w:ascii="Calibri" w:eastAsia="Source Sans Pro" w:hAnsi="Calibri" w:cs="Calibri"/>
          <w:sz w:val="22"/>
          <w:szCs w:val="22"/>
          <w:highlight w:val="yellow"/>
        </w:rPr>
        <w:t xml:space="preserve"> and seropositive individuals are protected.</w:t>
      </w:r>
      <w:r w:rsidRPr="00581DA5">
        <w:rPr>
          <w:rFonts w:ascii="Calibri" w:eastAsia="Source Sans Pro" w:hAnsi="Calibri" w:cs="Calibri"/>
          <w:sz w:val="22"/>
          <w:szCs w:val="22"/>
        </w:rPr>
        <w:t xml:space="preserve"> </w:t>
      </w:r>
      <w:r w:rsidRPr="00581DA5">
        <w:rPr>
          <w:rFonts w:ascii="Calibri" w:eastAsiaTheme="minorEastAsia" w:hAnsi="Calibri" w:cs="Calibri"/>
          <w:sz w:val="22"/>
          <w:szCs w:val="22"/>
          <w:highlight w:val="yellow"/>
        </w:rPr>
        <w:t>Across scenarios, DALY benefit-risk ratios</w:t>
      </w:r>
      <w:r w:rsidRPr="00581DA5">
        <w:rPr>
          <w:rFonts w:ascii="Calibri" w:eastAsiaTheme="minorEastAsia" w:hAnsi="Calibri" w:cs="Calibri"/>
          <w:sz w:val="22"/>
          <w:szCs w:val="22"/>
          <w:highlight w:val="yellow"/>
        </w:rPr>
        <w:t xml:space="preserve"> </w:t>
      </w:r>
      <w:r w:rsidRPr="00581DA5">
        <w:rPr>
          <w:rFonts w:ascii="Calibri" w:eastAsiaTheme="minorEastAsia" w:hAnsi="Calibri" w:cs="Calibri"/>
          <w:sz w:val="22"/>
          <w:szCs w:val="22"/>
          <w:highlight w:val="yellow"/>
        </w:rPr>
        <w:t>exceeded those for SAEs and deaths.</w:t>
      </w:r>
      <w:r w:rsidRPr="00581DA5">
        <w:rPr>
          <w:rFonts w:ascii="Calibri" w:eastAsiaTheme="minorEastAsia" w:hAnsi="Calibri" w:cs="Calibri" w:hint="eastAsia"/>
          <w:sz w:val="22"/>
          <w:szCs w:val="22"/>
        </w:rPr>
        <w:t xml:space="preserve"> </w:t>
      </w:r>
    </w:p>
    <w:p w14:paraId="2E4CC96B" w14:textId="77777777" w:rsidR="00DF70C6" w:rsidRPr="00581DA5" w:rsidRDefault="00DF70C6" w:rsidP="4C24C0F1">
      <w:pPr>
        <w:spacing w:line="360" w:lineRule="auto"/>
        <w:rPr>
          <w:rFonts w:ascii="Calibri" w:eastAsia="Source Sans Pro" w:hAnsi="Calibri" w:cs="Calibri"/>
          <w:sz w:val="22"/>
          <w:szCs w:val="22"/>
        </w:rPr>
      </w:pPr>
    </w:p>
    <w:p w14:paraId="52D7D940" w14:textId="77777777" w:rsidR="00DF70C6" w:rsidRPr="00581DA5" w:rsidRDefault="00DF70C6" w:rsidP="36B11CA1">
      <w:pPr>
        <w:spacing w:line="360" w:lineRule="auto"/>
        <w:rPr>
          <w:rFonts w:ascii="Calibri" w:eastAsia="Source Sans Pro" w:hAnsi="Calibri" w:cs="Calibri"/>
          <w:sz w:val="22"/>
          <w:szCs w:val="22"/>
        </w:rPr>
      </w:pPr>
      <w:r w:rsidRPr="00581DA5">
        <w:rPr>
          <w:rFonts w:ascii="Calibri" w:eastAsia="Malgun Gothic" w:hAnsi="Calibri" w:cs="Calibri"/>
          <w:b/>
          <w:bCs/>
          <w:sz w:val="22"/>
          <w:szCs w:val="22"/>
        </w:rPr>
        <w:t xml:space="preserve">Interpretation </w:t>
      </w:r>
      <w:r w:rsidRPr="00581DA5">
        <w:rPr>
          <w:rFonts w:ascii="Calibri" w:eastAsia="Malgun Gothic" w:hAnsi="Calibri" w:cs="Calibri"/>
          <w:sz w:val="22"/>
          <w:szCs w:val="22"/>
          <w:highlight w:val="yellow"/>
        </w:rPr>
        <w:t>For travel vaccination, b</w:t>
      </w:r>
      <w:r w:rsidRPr="00581DA5">
        <w:rPr>
          <w:rFonts w:ascii="Calibri" w:eastAsia="Source Sans Pro" w:hAnsi="Calibri" w:cs="Calibri"/>
          <w:sz w:val="22"/>
          <w:szCs w:val="22"/>
          <w:highlight w:val="yellow"/>
        </w:rPr>
        <w:t>enefits outweighed risks for adults aged 18–64 years travelling for at least 30 days to moderate-to-high transmission settings</w:t>
      </w:r>
      <w:r w:rsidRPr="00581DA5">
        <w:rPr>
          <w:rFonts w:ascii="Calibri" w:eastAsiaTheme="minorEastAsia" w:hAnsi="Calibri" w:cs="Calibri" w:hint="eastAsia"/>
          <w:sz w:val="22"/>
          <w:szCs w:val="22"/>
          <w:highlight w:val="yellow"/>
        </w:rPr>
        <w:t xml:space="preserve"> but not for shorter trips of 7-14 days</w:t>
      </w:r>
      <w:r w:rsidRPr="00581DA5">
        <w:rPr>
          <w:rFonts w:ascii="Calibri" w:eastAsia="Source Sans Pro" w:hAnsi="Calibri" w:cs="Calibri"/>
          <w:sz w:val="22"/>
          <w:szCs w:val="22"/>
          <w:highlight w:val="yellow"/>
        </w:rPr>
        <w:t>, whereas risks outweighed benefits for older adults aged ≥65 years. For outbreak response immunisation, benefits outweighed risks for adults aged 18–64 years across all transmission settings, and for older adults aged ≥65 years only in moderate-to-high transmission settings when the vaccine protects against infection and disease.</w:t>
      </w:r>
    </w:p>
    <w:p w14:paraId="3DB63BC0" w14:textId="77777777" w:rsidR="00DF70C6" w:rsidRPr="00581DA5" w:rsidRDefault="00DF70C6" w:rsidP="36B11CA1">
      <w:pPr>
        <w:spacing w:line="360" w:lineRule="auto"/>
        <w:rPr>
          <w:rFonts w:ascii="Calibri" w:eastAsia="Source Sans Pro" w:hAnsi="Calibri" w:cs="Calibri"/>
          <w:sz w:val="22"/>
          <w:szCs w:val="22"/>
        </w:rPr>
      </w:pPr>
    </w:p>
    <w:p w14:paraId="131F03E1" w14:textId="77777777" w:rsidR="00DF70C6" w:rsidRPr="009C22B1" w:rsidRDefault="00DF70C6" w:rsidP="00442163">
      <w:pPr>
        <w:spacing w:line="360" w:lineRule="auto"/>
        <w:rPr>
          <w:rFonts w:ascii="Calibri" w:eastAsia="Malgun Gothic" w:hAnsi="Calibri" w:cs="Calibri"/>
          <w:b/>
          <w:sz w:val="22"/>
          <w:szCs w:val="22"/>
        </w:rPr>
        <w:sectPr w:rsidR="00DF70C6" w:rsidRPr="009C22B1" w:rsidSect="00DF70C6">
          <w:pgSz w:w="11906" w:h="16838"/>
          <w:pgMar w:top="1440" w:right="1440" w:bottom="1440" w:left="1440" w:header="708" w:footer="708" w:gutter="0"/>
          <w:cols w:space="708"/>
          <w:docGrid w:linePitch="360"/>
        </w:sectPr>
      </w:pPr>
      <w:r w:rsidRPr="00581DA5">
        <w:rPr>
          <w:rFonts w:ascii="Calibri" w:eastAsia="Malgun Gothic" w:hAnsi="Calibri" w:cs="Calibri"/>
          <w:b/>
          <w:bCs/>
          <w:sz w:val="22"/>
          <w:szCs w:val="22"/>
        </w:rPr>
        <w:t xml:space="preserve">Funding </w:t>
      </w:r>
      <w:r w:rsidRPr="00581DA5">
        <w:rPr>
          <w:rFonts w:ascii="Calibri" w:hAnsi="Calibri" w:cs="Calibri"/>
          <w:sz w:val="22"/>
          <w:szCs w:val="22"/>
        </w:rPr>
        <w:t>Japan Agency for Medical Research and Development (JP223fa627004)</w:t>
      </w:r>
    </w:p>
    <w:p w14:paraId="27E47B06" w14:textId="77777777" w:rsidR="00DF70C6" w:rsidRPr="00581DA5" w:rsidRDefault="00DF70C6" w:rsidP="00442163">
      <w:pPr>
        <w:spacing w:line="360" w:lineRule="auto"/>
        <w:rPr>
          <w:rStyle w:val="IntenseEmphasis"/>
          <w:rFonts w:ascii="Calibri" w:hAnsi="Calibri" w:cs="Calibri"/>
          <w:i w:val="0"/>
          <w:color w:val="0070C0"/>
          <w:sz w:val="28"/>
          <w:szCs w:val="28"/>
        </w:rPr>
      </w:pPr>
      <w:r w:rsidRPr="00581DA5">
        <w:rPr>
          <w:rStyle w:val="IntenseEmphasis"/>
          <w:rFonts w:ascii="Calibri" w:hAnsi="Calibri" w:cs="Calibri"/>
          <w:i w:val="0"/>
          <w:color w:val="0070C0"/>
          <w:sz w:val="28"/>
          <w:szCs w:val="28"/>
        </w:rPr>
        <w:lastRenderedPageBreak/>
        <w:t>Research in context</w:t>
      </w:r>
    </w:p>
    <w:p w14:paraId="03505612" w14:textId="77777777" w:rsidR="00DF70C6" w:rsidRPr="00581DA5" w:rsidRDefault="00DF70C6" w:rsidP="00442163">
      <w:pPr>
        <w:spacing w:line="360" w:lineRule="auto"/>
        <w:rPr>
          <w:rFonts w:ascii="Calibri" w:hAnsi="Calibri" w:cs="Calibri"/>
          <w:b/>
          <w:sz w:val="22"/>
          <w:szCs w:val="22"/>
        </w:rPr>
      </w:pPr>
      <w:r w:rsidRPr="00581DA5">
        <w:rPr>
          <w:rFonts w:ascii="Calibri" w:eastAsia="Malgun Gothic" w:hAnsi="Calibri" w:cs="Calibri"/>
          <w:b/>
          <w:sz w:val="22"/>
          <w:szCs w:val="22"/>
        </w:rPr>
        <w:t>Evidence before this study</w:t>
      </w:r>
    </w:p>
    <w:p w14:paraId="3C02AF8E" w14:textId="77777777" w:rsidR="00DF70C6" w:rsidRPr="00581DA5" w:rsidRDefault="00DF70C6" w:rsidP="00E03B03">
      <w:pPr>
        <w:spacing w:line="360" w:lineRule="auto"/>
        <w:rPr>
          <w:rFonts w:ascii="Calibri" w:eastAsia="Malgun Gothic" w:hAnsi="Calibri" w:cs="Calibri"/>
          <w:sz w:val="22"/>
          <w:szCs w:val="22"/>
        </w:rPr>
      </w:pPr>
      <w:r w:rsidRPr="00581DA5">
        <w:rPr>
          <w:rFonts w:ascii="Calibri" w:eastAsia="Malgun Gothic" w:hAnsi="Calibri" w:cs="Calibri"/>
          <w:sz w:val="22"/>
          <w:szCs w:val="22"/>
        </w:rPr>
        <w:t>As of August 15, 2025, post-licensure surveillance from the US Vaccine Adverse Event Reporting System (VAERS) identified 38 serious adverse events (SAEs)</w:t>
      </w:r>
      <w:r w:rsidRPr="00581DA5">
        <w:rPr>
          <w:rFonts w:ascii="Calibri" w:eastAsia="Malgun Gothic" w:hAnsi="Calibri" w:cs="Calibri" w:hint="eastAsia"/>
          <w:sz w:val="22"/>
          <w:szCs w:val="22"/>
        </w:rPr>
        <w:t xml:space="preserve"> for Ixchiq</w:t>
      </w:r>
      <w:r w:rsidRPr="00581DA5">
        <w:rPr>
          <w:rFonts w:ascii="Calibri" w:eastAsia="Malgun Gothic" w:hAnsi="Calibri" w:cs="Calibri"/>
          <w:sz w:val="22"/>
          <w:szCs w:val="22"/>
        </w:rPr>
        <w:t>.</w:t>
      </w:r>
      <w:r w:rsidRPr="00581DA5">
        <w:rPr>
          <w:rFonts w:ascii="Calibri" w:hAnsi="Calibri" w:cs="Calibri"/>
        </w:rPr>
        <w:t xml:space="preserve"> </w:t>
      </w:r>
      <w:r w:rsidRPr="00581DA5">
        <w:rPr>
          <w:rFonts w:ascii="Calibri" w:eastAsia="Malgun Gothic" w:hAnsi="Calibri" w:cs="Calibri"/>
          <w:sz w:val="22"/>
          <w:szCs w:val="22"/>
        </w:rPr>
        <w:t>Among these, 25 unique non-fatal SAE cases and one death were reported with symptoms consistent with chikungunya illness after vaccination or tested PCR-positive for the vaccine strain. Reports predominantly involved older adults aged ≥65 years, with 19 non-fatal SAEs and one death in this age group directly attributable to vaccination. Regulatory authorities, including Health Canada and the European Medicines Agency, introduced age-</w:t>
      </w:r>
      <w:r w:rsidRPr="009C22B1">
        <w:rPr>
          <w:rFonts w:ascii="Calibri" w:eastAsia="Malgun Gothic" w:hAnsi="Calibri" w:cs="Calibri"/>
          <w:sz w:val="22"/>
          <w:szCs w:val="22"/>
        </w:rPr>
        <w:t xml:space="preserve">specific </w:t>
      </w:r>
      <w:r w:rsidRPr="00581DA5">
        <w:rPr>
          <w:rFonts w:ascii="Calibri" w:eastAsia="Malgun Gothic" w:hAnsi="Calibri" w:cs="Calibri"/>
          <w:sz w:val="22"/>
          <w:szCs w:val="22"/>
        </w:rPr>
        <w:t xml:space="preserve">recommendations for older adults aged ≥ 65 years, recommending travel vaccination only when there is a significant risk of chikungunya infection. In August 2025, the US Food and Drug Administration suspended Ixchiq’s biologic license, and Valneva voluntarily withdraw the product from the US market in January 2026.  </w:t>
      </w:r>
      <w:r w:rsidR="008C3E7C" w:rsidRPr="009C22B1">
        <w:rPr>
          <w:rFonts w:ascii="Calibri" w:eastAsia="Malgun Gothic" w:hAnsi="Calibri" w:cs="Calibri"/>
          <w:sz w:val="22"/>
          <w:szCs w:val="22"/>
        </w:rPr>
        <w:t xml:space="preserve">We searched PubMed for studies published before </w:t>
      </w:r>
      <w:r w:rsidR="008C3E7C">
        <w:rPr>
          <w:rFonts w:ascii="Calibri" w:eastAsia="Malgun Gothic" w:hAnsi="Calibri" w:cs="Calibri" w:hint="eastAsia"/>
          <w:sz w:val="22"/>
          <w:szCs w:val="22"/>
        </w:rPr>
        <w:t>May</w:t>
      </w:r>
      <w:r w:rsidR="008C3E7C" w:rsidRPr="009C22B1">
        <w:rPr>
          <w:rFonts w:ascii="Calibri" w:eastAsia="Malgun Gothic" w:hAnsi="Calibri" w:cs="Calibri"/>
          <w:sz w:val="22"/>
          <w:szCs w:val="22"/>
        </w:rPr>
        <w:t xml:space="preserve"> </w:t>
      </w:r>
      <w:r w:rsidR="008C3E7C">
        <w:rPr>
          <w:rFonts w:ascii="Calibri" w:eastAsia="Malgun Gothic" w:hAnsi="Calibri" w:cs="Calibri" w:hint="eastAsia"/>
          <w:sz w:val="22"/>
          <w:szCs w:val="22"/>
        </w:rPr>
        <w:t>25</w:t>
      </w:r>
      <w:r w:rsidR="008C3E7C" w:rsidRPr="009C22B1">
        <w:rPr>
          <w:rFonts w:ascii="Calibri" w:eastAsia="Malgun Gothic" w:hAnsi="Calibri" w:cs="Calibri"/>
          <w:sz w:val="22"/>
          <w:szCs w:val="22"/>
        </w:rPr>
        <w:t>, 2026</w:t>
      </w:r>
      <w:r w:rsidRPr="009C22B1">
        <w:rPr>
          <w:rFonts w:ascii="Calibri" w:eastAsia="Malgun Gothic" w:hAnsi="Calibri" w:cs="Calibri"/>
          <w:sz w:val="22"/>
          <w:szCs w:val="22"/>
        </w:rPr>
        <w:t xml:space="preserve">, using the terms “chikungunya” AND (“vaccine” OR vaccination OR immuni* OR Ixchiq OR Valneva OR VLA1553) AND (“benefit-risk” OR “risk-benefit” OR safety OR “adverse event*” OR “serious adverse event*” OR “post-licensure” OR pharmacovigilance) in the title and abstract fields. </w:t>
      </w:r>
      <w:r w:rsidRPr="00581DA5">
        <w:rPr>
          <w:rFonts w:ascii="Calibri" w:eastAsia="Malgun Gothic" w:hAnsi="Calibri" w:cs="Calibri"/>
          <w:sz w:val="22"/>
          <w:szCs w:val="22"/>
        </w:rPr>
        <w:t xml:space="preserve">Of the 99 identified studies, a modelling study proposed a scenario-based framework to assess the benefit-risk of Ixchiq in endemic, epidemic, and travel settings, and a post-authorisation study using US VAERS assessed individual-level risk after Ixchiq vaccination. </w:t>
      </w:r>
    </w:p>
    <w:p w14:paraId="4E15AB36" w14:textId="77777777" w:rsidR="00DF70C6" w:rsidRPr="00581DA5" w:rsidRDefault="00DF70C6" w:rsidP="00E03B03">
      <w:pPr>
        <w:spacing w:line="360" w:lineRule="auto"/>
        <w:rPr>
          <w:rFonts w:ascii="Calibri" w:eastAsia="Malgun Gothic" w:hAnsi="Calibri" w:cs="Calibri"/>
          <w:sz w:val="22"/>
          <w:szCs w:val="22"/>
        </w:rPr>
      </w:pPr>
    </w:p>
    <w:p w14:paraId="3056122E" w14:textId="77777777" w:rsidR="00DF70C6" w:rsidRPr="00581DA5" w:rsidRDefault="00DF70C6" w:rsidP="00442163">
      <w:pPr>
        <w:spacing w:line="360" w:lineRule="auto"/>
        <w:rPr>
          <w:rFonts w:ascii="Calibri" w:eastAsia="Malgun Gothic" w:hAnsi="Calibri" w:cs="Calibri"/>
          <w:b/>
          <w:sz w:val="22"/>
          <w:szCs w:val="22"/>
        </w:rPr>
      </w:pPr>
      <w:r w:rsidRPr="00581DA5">
        <w:rPr>
          <w:rFonts w:ascii="Calibri" w:eastAsia="Malgun Gothic" w:hAnsi="Calibri" w:cs="Calibri"/>
          <w:b/>
          <w:bCs/>
          <w:sz w:val="22"/>
          <w:szCs w:val="22"/>
        </w:rPr>
        <w:t>Added value of this study</w:t>
      </w:r>
    </w:p>
    <w:p w14:paraId="71044733" w14:textId="77777777" w:rsidR="00DF70C6" w:rsidRPr="009C22B1" w:rsidRDefault="00DF70C6" w:rsidP="31B44C30">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Our study evaluated how benefit–risk estimates changed under uncertainties remaining after Ixchiq's accelerated approval, including whether the vaccine protects against disease only or against both infection and disease, and whether vaccine-attributable risk differs by serostatus. We used two vaccine-protection assumptions, protection against disease only and protection against both infection and disease, and two vaccine-risk assumptions, risk applying to all vaccinated individuals and risk applying only to seronegative individuals. By combining post-licensure safety data, Brazilian surveillance data, and outcomes</w:t>
      </w:r>
      <w:r w:rsidR="3854E308" w:rsidRPr="1F4CBB72">
        <w:rPr>
          <w:rFonts w:ascii="Calibri" w:eastAsia="Malgun Gothic" w:hAnsi="Calibri" w:cs="Calibri"/>
          <w:sz w:val="22"/>
          <w:szCs w:val="22"/>
          <w:highlight w:val="yellow"/>
        </w:rPr>
        <w:t xml:space="preserve"> based on </w:t>
      </w:r>
      <w:r w:rsidR="3E7B97A3" w:rsidRPr="1F4CBB72">
        <w:rPr>
          <w:rFonts w:ascii="Calibri" w:eastAsia="Malgun Gothic" w:hAnsi="Calibri" w:cs="Calibri"/>
          <w:sz w:val="22"/>
          <w:szCs w:val="22"/>
          <w:highlight w:val="yellow"/>
        </w:rPr>
        <w:t>disability-adjusted life years</w:t>
      </w:r>
      <w:r w:rsidR="3854E308" w:rsidRPr="1F4CBB72">
        <w:rPr>
          <w:rFonts w:ascii="Calibri" w:eastAsia="Malgun Gothic" w:hAnsi="Calibri" w:cs="Calibri"/>
          <w:sz w:val="22"/>
          <w:szCs w:val="22"/>
          <w:highlight w:val="yellow"/>
        </w:rPr>
        <w:t xml:space="preserve"> (DALYs)</w:t>
      </w:r>
      <w:r w:rsidRPr="1F4CBB72">
        <w:rPr>
          <w:rFonts w:ascii="Calibri" w:eastAsia="Malgun Gothic" w:hAnsi="Calibri" w:cs="Calibri"/>
          <w:sz w:val="22"/>
          <w:szCs w:val="22"/>
          <w:highlight w:val="yellow"/>
        </w:rPr>
        <w:t>,</w:t>
      </w:r>
      <w:r w:rsidRPr="009C22B1">
        <w:rPr>
          <w:rFonts w:ascii="Calibri" w:eastAsia="Malgun Gothic" w:hAnsi="Calibri" w:cs="Calibri"/>
          <w:sz w:val="22"/>
          <w:szCs w:val="22"/>
          <w:highlight w:val="yellow"/>
        </w:rPr>
        <w:t xml:space="preserve"> our analysis incorporated </w:t>
      </w:r>
      <w:r w:rsidR="00D73CCF">
        <w:rPr>
          <w:rFonts w:ascii="Calibri" w:eastAsia="Malgun Gothic" w:hAnsi="Calibri" w:cs="Calibri" w:hint="eastAsia"/>
          <w:sz w:val="22"/>
          <w:szCs w:val="22"/>
          <w:highlight w:val="yellow"/>
        </w:rPr>
        <w:t xml:space="preserve">the burden of </w:t>
      </w:r>
      <w:r w:rsidRPr="009C22B1">
        <w:rPr>
          <w:rFonts w:ascii="Calibri" w:eastAsia="Malgun Gothic" w:hAnsi="Calibri" w:cs="Calibri"/>
          <w:sz w:val="22"/>
          <w:szCs w:val="22"/>
          <w:highlight w:val="yellow"/>
        </w:rPr>
        <w:t xml:space="preserve">chronic chikungunya </w:t>
      </w:r>
      <w:r w:rsidR="0059116F">
        <w:rPr>
          <w:rFonts w:ascii="Calibri" w:eastAsia="Malgun Gothic" w:hAnsi="Calibri" w:cs="Calibri" w:hint="eastAsia"/>
          <w:sz w:val="22"/>
          <w:szCs w:val="22"/>
          <w:highlight w:val="yellow"/>
        </w:rPr>
        <w:t>sequelae</w:t>
      </w:r>
      <w:r w:rsidRPr="009C22B1">
        <w:rPr>
          <w:rFonts w:ascii="Calibri" w:eastAsia="Malgun Gothic" w:hAnsi="Calibri" w:cs="Calibri"/>
          <w:sz w:val="22"/>
          <w:szCs w:val="22"/>
          <w:highlight w:val="yellow"/>
        </w:rPr>
        <w:t xml:space="preserve"> into the benefit–risk assessment.</w:t>
      </w:r>
    </w:p>
    <w:p w14:paraId="4C2C5D39" w14:textId="77777777" w:rsidR="00DF70C6" w:rsidRPr="009C22B1" w:rsidRDefault="00DF70C6" w:rsidP="31B44C30">
      <w:pPr>
        <w:spacing w:line="360" w:lineRule="auto"/>
        <w:rPr>
          <w:rFonts w:ascii="Calibri" w:eastAsia="Malgun Gothic" w:hAnsi="Calibri" w:cs="Calibri"/>
          <w:sz w:val="22"/>
          <w:szCs w:val="22"/>
        </w:rPr>
      </w:pPr>
    </w:p>
    <w:p w14:paraId="5D012A8C" w14:textId="77777777" w:rsidR="00DF70C6" w:rsidRPr="009C22B1" w:rsidRDefault="00DF70C6" w:rsidP="009A7EBD">
      <w:pPr>
        <w:spacing w:line="360" w:lineRule="auto"/>
        <w:rPr>
          <w:rFonts w:ascii="Calibri" w:eastAsia="Malgun Gothic" w:hAnsi="Calibri" w:cs="Calibri"/>
          <w:b/>
          <w:bCs/>
          <w:sz w:val="22"/>
          <w:szCs w:val="22"/>
        </w:rPr>
      </w:pPr>
      <w:r w:rsidRPr="009C22B1">
        <w:rPr>
          <w:rFonts w:ascii="Calibri" w:eastAsia="Malgun Gothic" w:hAnsi="Calibri" w:cs="Calibri"/>
          <w:b/>
          <w:bCs/>
          <w:sz w:val="22"/>
          <w:szCs w:val="22"/>
        </w:rPr>
        <w:t xml:space="preserve">Implications of all the available evidence </w:t>
      </w:r>
    </w:p>
    <w:p w14:paraId="10CA2AB5" w14:textId="77777777" w:rsidR="00DF70C6" w:rsidRPr="00581DA5" w:rsidRDefault="00DF70C6" w:rsidP="5ACB01BF">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For travel vaccination, Ixchiq benefits outweighed risks for adults aged 18–64 years </w:t>
      </w:r>
      <w:r w:rsidRPr="00581DA5">
        <w:rPr>
          <w:rFonts w:ascii="Calibri" w:eastAsia="Malgun Gothic" w:hAnsi="Calibri" w:cs="Calibri" w:hint="eastAsia"/>
          <w:sz w:val="22"/>
          <w:szCs w:val="22"/>
          <w:highlight w:val="yellow"/>
        </w:rPr>
        <w:t>w</w:t>
      </w:r>
      <w:r w:rsidRPr="009C22B1">
        <w:rPr>
          <w:rFonts w:ascii="Calibri" w:eastAsia="Malgun Gothic" w:hAnsi="Calibri" w:cs="Calibri"/>
          <w:sz w:val="22"/>
          <w:szCs w:val="22"/>
          <w:highlight w:val="yellow"/>
        </w:rPr>
        <w:t xml:space="preserve">ith </w:t>
      </w:r>
      <w:r w:rsidRPr="00581DA5">
        <w:rPr>
          <w:rFonts w:ascii="Calibri" w:eastAsia="Malgun Gothic" w:hAnsi="Calibri" w:cs="Calibri"/>
          <w:sz w:val="22"/>
          <w:szCs w:val="22"/>
          <w:highlight w:val="yellow"/>
        </w:rPr>
        <w:t>travel durations of at least 30 days to moderate or high</w:t>
      </w:r>
      <w:r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transmission settings. For adults aged ≥65 years, risks outweighed benefits even for 90-day travel to high-transmission settings</w:t>
      </w:r>
      <w:r w:rsidRPr="009C22B1">
        <w:rPr>
          <w:rFonts w:ascii="Calibri" w:eastAsia="Malgun Gothic" w:hAnsi="Calibri" w:cs="Calibri"/>
          <w:sz w:val="22"/>
          <w:szCs w:val="22"/>
          <w:highlight w:val="yellow"/>
        </w:rPr>
        <w:t xml:space="preserve"> where total attack rates exceed 10%</w:t>
      </w:r>
      <w:r w:rsidRPr="00581DA5">
        <w:rPr>
          <w:rFonts w:ascii="Calibri" w:eastAsia="Malgun Gothic" w:hAnsi="Calibri" w:cs="Calibri"/>
          <w:sz w:val="22"/>
          <w:szCs w:val="22"/>
          <w:highlight w:val="yellow"/>
        </w:rPr>
        <w:t xml:space="preserve">. For outbreak response immunisation, </w:t>
      </w:r>
      <w:r w:rsidRPr="00581DA5">
        <w:rPr>
          <w:rFonts w:ascii="Calibri" w:eastAsia="Malgun Gothic" w:hAnsi="Calibri" w:cs="Calibri"/>
          <w:sz w:val="22"/>
          <w:szCs w:val="22"/>
          <w:highlight w:val="yellow"/>
        </w:rPr>
        <w:lastRenderedPageBreak/>
        <w:t xml:space="preserve">benefits outweighed risks for adults aged 18–64 years across all transmission settings and vaccine-protection mechanisms, whereas benefits for </w:t>
      </w:r>
      <w:r w:rsidRPr="009C22B1">
        <w:rPr>
          <w:rFonts w:ascii="Calibri" w:eastAsia="Malgun Gothic" w:hAnsi="Calibri" w:cs="Calibri"/>
          <w:sz w:val="22"/>
          <w:szCs w:val="22"/>
          <w:highlight w:val="yellow"/>
        </w:rPr>
        <w:t xml:space="preserve">older </w:t>
      </w:r>
      <w:r w:rsidRPr="00581DA5">
        <w:rPr>
          <w:rFonts w:ascii="Calibri" w:eastAsia="Malgun Gothic" w:hAnsi="Calibri" w:cs="Calibri"/>
          <w:sz w:val="22"/>
          <w:szCs w:val="22"/>
          <w:highlight w:val="yellow"/>
        </w:rPr>
        <w:t xml:space="preserve">adults aged ≥65 years outweighed risks only in moderate or high transmission settings when vaccine </w:t>
      </w:r>
      <w:r w:rsidRPr="009C22B1">
        <w:rPr>
          <w:rFonts w:ascii="Calibri" w:eastAsia="Malgun Gothic" w:hAnsi="Calibri" w:cs="Calibri"/>
          <w:sz w:val="22"/>
          <w:szCs w:val="22"/>
          <w:highlight w:val="yellow"/>
        </w:rPr>
        <w:t xml:space="preserve">protects against </w:t>
      </w:r>
      <w:r w:rsidRPr="00581DA5">
        <w:rPr>
          <w:rFonts w:ascii="Calibri" w:eastAsia="Malgun Gothic" w:hAnsi="Calibri" w:cs="Calibri"/>
          <w:sz w:val="22"/>
          <w:szCs w:val="22"/>
          <w:highlight w:val="yellow"/>
        </w:rPr>
        <w:t>both infection and disease. Higher benefit-risk ratios for DALYs than for acute severe outcomes reflected the contribution of chronic chikungunya morbidity to estimated vaccine benefits.</w:t>
      </w:r>
    </w:p>
    <w:p w14:paraId="36D5202C" w14:textId="77777777" w:rsidR="00DF70C6" w:rsidRPr="00581DA5" w:rsidRDefault="00DF70C6" w:rsidP="5ACB01BF">
      <w:pPr>
        <w:spacing w:line="360" w:lineRule="auto"/>
        <w:rPr>
          <w:rFonts w:ascii="Calibri" w:eastAsia="Malgun Gothic" w:hAnsi="Calibri" w:cs="Calibri"/>
          <w:sz w:val="22"/>
          <w:szCs w:val="22"/>
        </w:rPr>
      </w:pPr>
    </w:p>
    <w:p w14:paraId="293FF73A" w14:textId="77777777" w:rsidR="00DF70C6" w:rsidRPr="00581DA5" w:rsidRDefault="00DF70C6" w:rsidP="5ACB01BF">
      <w:pPr>
        <w:spacing w:line="360" w:lineRule="auto"/>
        <w:rPr>
          <w:rFonts w:ascii="Calibri" w:eastAsia="Malgun Gothic" w:hAnsi="Calibri" w:cs="Calibri"/>
          <w:sz w:val="22"/>
          <w:szCs w:val="22"/>
        </w:rPr>
      </w:pPr>
    </w:p>
    <w:p w14:paraId="15FC2B3D" w14:textId="77777777" w:rsidR="00DF70C6" w:rsidRPr="00581DA5" w:rsidRDefault="00DF70C6" w:rsidP="5ACB01BF">
      <w:pPr>
        <w:spacing w:line="360" w:lineRule="auto"/>
        <w:rPr>
          <w:rFonts w:ascii="Calibri" w:eastAsia="Malgun Gothic" w:hAnsi="Calibri" w:cs="Calibri"/>
          <w:sz w:val="22"/>
          <w:szCs w:val="22"/>
        </w:rPr>
      </w:pPr>
    </w:p>
    <w:p w14:paraId="06137B5C" w14:textId="77777777" w:rsidR="00DF70C6" w:rsidRPr="00581DA5" w:rsidRDefault="00DF70C6" w:rsidP="5ACB01BF">
      <w:pPr>
        <w:spacing w:line="360" w:lineRule="auto"/>
        <w:rPr>
          <w:rFonts w:ascii="Calibri" w:eastAsia="Malgun Gothic" w:hAnsi="Calibri" w:cs="Calibri"/>
          <w:sz w:val="22"/>
          <w:szCs w:val="22"/>
        </w:rPr>
      </w:pPr>
    </w:p>
    <w:p w14:paraId="347034BD" w14:textId="77777777" w:rsidR="00DF70C6" w:rsidRPr="00581DA5" w:rsidRDefault="00DF70C6" w:rsidP="5ACB01BF">
      <w:pPr>
        <w:spacing w:line="360" w:lineRule="auto"/>
        <w:rPr>
          <w:rFonts w:ascii="Calibri" w:eastAsia="Malgun Gothic" w:hAnsi="Calibri" w:cs="Calibri"/>
          <w:sz w:val="22"/>
          <w:szCs w:val="22"/>
        </w:rPr>
      </w:pPr>
    </w:p>
    <w:p w14:paraId="4FA418F7" w14:textId="77777777" w:rsidR="00DF70C6" w:rsidRPr="00581DA5" w:rsidRDefault="00DF70C6" w:rsidP="5ACB01BF">
      <w:pPr>
        <w:spacing w:line="360" w:lineRule="auto"/>
        <w:rPr>
          <w:rFonts w:ascii="Calibri" w:eastAsia="Malgun Gothic" w:hAnsi="Calibri" w:cs="Calibri"/>
          <w:sz w:val="22"/>
          <w:szCs w:val="22"/>
        </w:rPr>
      </w:pPr>
    </w:p>
    <w:p w14:paraId="655EA18E" w14:textId="77777777" w:rsidR="00DF70C6" w:rsidRPr="00581DA5" w:rsidRDefault="00DF70C6" w:rsidP="5ACB01BF">
      <w:pPr>
        <w:spacing w:line="360" w:lineRule="auto"/>
        <w:rPr>
          <w:rFonts w:ascii="Calibri" w:eastAsia="Malgun Gothic" w:hAnsi="Calibri" w:cs="Calibri"/>
          <w:sz w:val="22"/>
          <w:szCs w:val="22"/>
        </w:rPr>
      </w:pPr>
    </w:p>
    <w:p w14:paraId="7A68BF04" w14:textId="77777777" w:rsidR="00DF70C6" w:rsidRPr="00581DA5" w:rsidRDefault="00DF70C6" w:rsidP="5ACB01BF">
      <w:pPr>
        <w:spacing w:line="360" w:lineRule="auto"/>
        <w:rPr>
          <w:rFonts w:ascii="Calibri" w:eastAsia="Malgun Gothic" w:hAnsi="Calibri" w:cs="Calibri"/>
          <w:sz w:val="22"/>
          <w:szCs w:val="22"/>
        </w:rPr>
      </w:pPr>
    </w:p>
    <w:p w14:paraId="1F74F504" w14:textId="77777777" w:rsidR="00DF70C6" w:rsidRPr="00581DA5" w:rsidRDefault="00DF70C6" w:rsidP="5ACB01BF">
      <w:pPr>
        <w:spacing w:line="360" w:lineRule="auto"/>
        <w:rPr>
          <w:rFonts w:ascii="Calibri" w:eastAsia="Malgun Gothic" w:hAnsi="Calibri" w:cs="Calibri"/>
          <w:sz w:val="22"/>
          <w:szCs w:val="22"/>
        </w:rPr>
      </w:pPr>
    </w:p>
    <w:p w14:paraId="64E857F8" w14:textId="77777777" w:rsidR="00DF70C6" w:rsidRPr="00581DA5" w:rsidRDefault="00DF70C6" w:rsidP="5ACB01BF">
      <w:pPr>
        <w:spacing w:line="360" w:lineRule="auto"/>
        <w:rPr>
          <w:rFonts w:ascii="Calibri" w:eastAsia="Malgun Gothic" w:hAnsi="Calibri" w:cs="Calibri"/>
          <w:sz w:val="22"/>
          <w:szCs w:val="22"/>
        </w:rPr>
      </w:pPr>
    </w:p>
    <w:p w14:paraId="4083A3CE" w14:textId="77777777" w:rsidR="00DF70C6" w:rsidRPr="00581DA5" w:rsidRDefault="00DF70C6" w:rsidP="5ACB01BF">
      <w:pPr>
        <w:spacing w:line="360" w:lineRule="auto"/>
        <w:rPr>
          <w:rFonts w:ascii="Calibri" w:eastAsia="Malgun Gothic" w:hAnsi="Calibri" w:cs="Calibri"/>
          <w:sz w:val="22"/>
          <w:szCs w:val="22"/>
        </w:rPr>
      </w:pPr>
    </w:p>
    <w:p w14:paraId="152FE018" w14:textId="77777777" w:rsidR="00DF70C6" w:rsidRPr="00581DA5" w:rsidRDefault="00DF70C6" w:rsidP="5ACB01BF">
      <w:pPr>
        <w:spacing w:line="360" w:lineRule="auto"/>
        <w:rPr>
          <w:rFonts w:ascii="Calibri" w:eastAsia="Malgun Gothic" w:hAnsi="Calibri" w:cs="Calibri"/>
          <w:sz w:val="22"/>
          <w:szCs w:val="22"/>
        </w:rPr>
      </w:pPr>
    </w:p>
    <w:p w14:paraId="68B4AC6B" w14:textId="77777777" w:rsidR="00DF70C6" w:rsidRPr="00581DA5" w:rsidRDefault="00DF70C6" w:rsidP="5ACB01BF">
      <w:pPr>
        <w:spacing w:line="360" w:lineRule="auto"/>
        <w:rPr>
          <w:rFonts w:ascii="Calibri" w:eastAsia="Malgun Gothic" w:hAnsi="Calibri" w:cs="Calibri"/>
          <w:sz w:val="22"/>
          <w:szCs w:val="22"/>
        </w:rPr>
      </w:pPr>
    </w:p>
    <w:p w14:paraId="76476B72" w14:textId="77777777" w:rsidR="00DF70C6" w:rsidRPr="00581DA5" w:rsidRDefault="00DF70C6" w:rsidP="5ACB01BF">
      <w:pPr>
        <w:spacing w:line="360" w:lineRule="auto"/>
        <w:rPr>
          <w:rFonts w:ascii="Calibri" w:eastAsia="Malgun Gothic" w:hAnsi="Calibri" w:cs="Calibri"/>
          <w:sz w:val="22"/>
          <w:szCs w:val="22"/>
        </w:rPr>
      </w:pPr>
    </w:p>
    <w:p w14:paraId="2CF1E7CE" w14:textId="77777777" w:rsidR="00DF70C6" w:rsidRPr="00581DA5" w:rsidRDefault="00DF70C6" w:rsidP="5ACB01BF">
      <w:pPr>
        <w:spacing w:line="360" w:lineRule="auto"/>
        <w:rPr>
          <w:rFonts w:ascii="Calibri" w:eastAsia="Malgun Gothic" w:hAnsi="Calibri" w:cs="Calibri"/>
          <w:sz w:val="22"/>
          <w:szCs w:val="22"/>
        </w:rPr>
      </w:pPr>
    </w:p>
    <w:p w14:paraId="5756992F" w14:textId="77777777" w:rsidR="00DF70C6" w:rsidRPr="00581DA5" w:rsidRDefault="00DF70C6" w:rsidP="5ACB01BF">
      <w:pPr>
        <w:spacing w:line="360" w:lineRule="auto"/>
        <w:rPr>
          <w:rFonts w:ascii="Calibri" w:eastAsia="Malgun Gothic" w:hAnsi="Calibri" w:cs="Calibri"/>
          <w:sz w:val="22"/>
          <w:szCs w:val="22"/>
        </w:rPr>
      </w:pPr>
    </w:p>
    <w:p w14:paraId="303F87A0" w14:textId="77777777" w:rsidR="00DF70C6" w:rsidRPr="00581DA5" w:rsidRDefault="00DF70C6" w:rsidP="5ACB01BF">
      <w:pPr>
        <w:spacing w:line="360" w:lineRule="auto"/>
        <w:rPr>
          <w:rFonts w:ascii="Calibri" w:eastAsia="Malgun Gothic" w:hAnsi="Calibri" w:cs="Calibri"/>
          <w:sz w:val="22"/>
          <w:szCs w:val="22"/>
        </w:rPr>
      </w:pPr>
    </w:p>
    <w:p w14:paraId="1042E004" w14:textId="77777777" w:rsidR="00DF70C6" w:rsidRPr="00581DA5" w:rsidRDefault="00DF70C6" w:rsidP="5ACB01BF">
      <w:pPr>
        <w:spacing w:line="360" w:lineRule="auto"/>
        <w:rPr>
          <w:rFonts w:ascii="Calibri" w:eastAsia="Malgun Gothic" w:hAnsi="Calibri" w:cs="Calibri"/>
          <w:sz w:val="22"/>
          <w:szCs w:val="22"/>
        </w:rPr>
      </w:pPr>
    </w:p>
    <w:p w14:paraId="7098B997" w14:textId="77777777" w:rsidR="00DF70C6" w:rsidRPr="00581DA5" w:rsidRDefault="00DF70C6" w:rsidP="5ACB01BF">
      <w:pPr>
        <w:spacing w:line="360" w:lineRule="auto"/>
        <w:rPr>
          <w:rFonts w:ascii="Calibri" w:eastAsia="Malgun Gothic" w:hAnsi="Calibri" w:cs="Calibri"/>
          <w:sz w:val="22"/>
          <w:szCs w:val="22"/>
        </w:rPr>
      </w:pPr>
    </w:p>
    <w:p w14:paraId="2E14C247" w14:textId="77777777" w:rsidR="00DF70C6" w:rsidRPr="00581DA5" w:rsidRDefault="00DF70C6" w:rsidP="5ACB01BF">
      <w:pPr>
        <w:spacing w:line="360" w:lineRule="auto"/>
        <w:rPr>
          <w:rFonts w:ascii="Calibri" w:eastAsia="Malgun Gothic" w:hAnsi="Calibri" w:cs="Calibri"/>
          <w:sz w:val="22"/>
          <w:szCs w:val="22"/>
        </w:rPr>
      </w:pPr>
    </w:p>
    <w:p w14:paraId="6D6DF156" w14:textId="77777777" w:rsidR="00DF70C6" w:rsidRPr="00581DA5" w:rsidRDefault="00DF70C6" w:rsidP="5ACB01BF">
      <w:pPr>
        <w:spacing w:line="360" w:lineRule="auto"/>
        <w:rPr>
          <w:rFonts w:ascii="Calibri" w:eastAsia="Malgun Gothic" w:hAnsi="Calibri" w:cs="Calibri"/>
          <w:sz w:val="22"/>
          <w:szCs w:val="22"/>
        </w:rPr>
      </w:pPr>
    </w:p>
    <w:p w14:paraId="2DD05E63" w14:textId="77777777" w:rsidR="00DF70C6" w:rsidRPr="00581DA5" w:rsidRDefault="00DF70C6" w:rsidP="5ACB01BF">
      <w:pPr>
        <w:spacing w:line="360" w:lineRule="auto"/>
        <w:rPr>
          <w:rFonts w:ascii="Calibri" w:eastAsia="Malgun Gothic" w:hAnsi="Calibri" w:cs="Calibri"/>
          <w:sz w:val="22"/>
          <w:szCs w:val="22"/>
        </w:rPr>
      </w:pPr>
    </w:p>
    <w:p w14:paraId="2DC1D668" w14:textId="77777777" w:rsidR="00DF70C6" w:rsidRPr="00581DA5" w:rsidRDefault="00DF70C6" w:rsidP="5ACB01BF">
      <w:pPr>
        <w:spacing w:line="360" w:lineRule="auto"/>
        <w:rPr>
          <w:rFonts w:ascii="Calibri" w:eastAsia="Malgun Gothic" w:hAnsi="Calibri" w:cs="Calibri"/>
          <w:sz w:val="22"/>
          <w:szCs w:val="22"/>
        </w:rPr>
      </w:pPr>
    </w:p>
    <w:p w14:paraId="004B107A" w14:textId="77777777" w:rsidR="00DF70C6" w:rsidRPr="00581DA5" w:rsidRDefault="00DF70C6" w:rsidP="5ACB01BF">
      <w:pPr>
        <w:spacing w:line="360" w:lineRule="auto"/>
        <w:rPr>
          <w:rFonts w:ascii="Calibri" w:eastAsia="Malgun Gothic" w:hAnsi="Calibri" w:cs="Calibri"/>
          <w:sz w:val="22"/>
          <w:szCs w:val="22"/>
        </w:rPr>
      </w:pPr>
    </w:p>
    <w:p w14:paraId="5AC3D0BD" w14:textId="77777777" w:rsidR="00DF70C6" w:rsidRPr="00581DA5" w:rsidRDefault="00DF70C6" w:rsidP="5ACB01BF">
      <w:pPr>
        <w:spacing w:line="360" w:lineRule="auto"/>
        <w:rPr>
          <w:rFonts w:ascii="Calibri" w:eastAsia="Malgun Gothic" w:hAnsi="Calibri" w:cs="Calibri"/>
          <w:sz w:val="22"/>
          <w:szCs w:val="22"/>
        </w:rPr>
      </w:pPr>
    </w:p>
    <w:p w14:paraId="252BDA40" w14:textId="77777777" w:rsidR="00DF70C6" w:rsidRPr="009C22B1" w:rsidRDefault="00DF70C6" w:rsidP="5ACB01BF">
      <w:pPr>
        <w:spacing w:line="360" w:lineRule="auto"/>
        <w:rPr>
          <w:rFonts w:ascii="Calibri" w:eastAsia="Malgun Gothic" w:hAnsi="Calibri" w:cs="Calibri"/>
          <w:sz w:val="22"/>
          <w:szCs w:val="22"/>
        </w:rPr>
      </w:pPr>
    </w:p>
    <w:p w14:paraId="1E608738" w14:textId="77777777" w:rsidR="00DF70C6" w:rsidRPr="00581DA5" w:rsidRDefault="00DF70C6" w:rsidP="5ACB01BF">
      <w:pPr>
        <w:spacing w:line="360" w:lineRule="auto"/>
        <w:rPr>
          <w:rFonts w:ascii="Calibri" w:eastAsia="Malgun Gothic" w:hAnsi="Calibri" w:cs="Calibri"/>
          <w:sz w:val="22"/>
          <w:szCs w:val="22"/>
        </w:rPr>
      </w:pPr>
    </w:p>
    <w:p w14:paraId="78302B22" w14:textId="77777777" w:rsidR="00DF70C6" w:rsidRPr="00581DA5" w:rsidRDefault="00DF70C6" w:rsidP="5ACB01BF">
      <w:pPr>
        <w:spacing w:line="360" w:lineRule="auto"/>
        <w:rPr>
          <w:rFonts w:ascii="Calibri" w:eastAsia="Malgun Gothic" w:hAnsi="Calibri" w:cs="Calibri"/>
          <w:sz w:val="22"/>
          <w:szCs w:val="22"/>
        </w:rPr>
      </w:pPr>
    </w:p>
    <w:p w14:paraId="6AF3B59A" w14:textId="77777777" w:rsidR="00DF70C6" w:rsidRPr="00581DA5" w:rsidRDefault="00DF70C6" w:rsidP="5ACB01BF">
      <w:pPr>
        <w:spacing w:line="360" w:lineRule="auto"/>
        <w:rPr>
          <w:rFonts w:ascii="Calibri" w:eastAsia="Malgun Gothic" w:hAnsi="Calibri" w:cs="Calibri"/>
          <w:sz w:val="22"/>
          <w:szCs w:val="22"/>
        </w:rPr>
      </w:pPr>
    </w:p>
    <w:p w14:paraId="228AD7B3" w14:textId="77777777" w:rsidR="00DF70C6" w:rsidRPr="00581DA5" w:rsidRDefault="00DF70C6" w:rsidP="5ACB01BF">
      <w:pPr>
        <w:spacing w:line="360" w:lineRule="auto"/>
        <w:rPr>
          <w:rFonts w:ascii="Calibri" w:hAnsi="Calibri" w:cs="Calibri"/>
          <w:i/>
          <w:iCs/>
          <w:color w:val="0070C0"/>
          <w:sz w:val="28"/>
          <w:szCs w:val="28"/>
        </w:rPr>
      </w:pPr>
      <w:r w:rsidRPr="00581DA5">
        <w:rPr>
          <w:rStyle w:val="IntenseEmphasis"/>
          <w:rFonts w:ascii="Calibri" w:hAnsi="Calibri" w:cs="Calibri"/>
          <w:i w:val="0"/>
          <w:iCs w:val="0"/>
          <w:color w:val="0070C0"/>
          <w:sz w:val="28"/>
          <w:szCs w:val="28"/>
        </w:rPr>
        <w:lastRenderedPageBreak/>
        <w:t>Introduction</w:t>
      </w:r>
    </w:p>
    <w:p w14:paraId="4381A028" w14:textId="77777777" w:rsidR="00DF70C6" w:rsidRPr="00581DA5" w:rsidRDefault="00DF70C6" w:rsidP="00442163">
      <w:pPr>
        <w:spacing w:line="360" w:lineRule="auto"/>
        <w:rPr>
          <w:rFonts w:ascii="Calibri" w:eastAsia="Malgun Gothic" w:hAnsi="Calibri" w:cs="Calibri"/>
          <w:sz w:val="22"/>
          <w:szCs w:val="22"/>
        </w:rPr>
      </w:pPr>
      <w:r w:rsidRPr="00581DA5">
        <w:rPr>
          <w:rFonts w:ascii="Calibri" w:eastAsia="Malgun Gothic" w:hAnsi="Calibri" w:cs="Calibri"/>
          <w:sz w:val="22"/>
          <w:szCs w:val="22"/>
        </w:rPr>
        <w:t xml:space="preserve">Chikungunya virus (CHIKV) is transmitted by </w:t>
      </w:r>
      <w:r w:rsidRPr="00581DA5">
        <w:rPr>
          <w:rFonts w:ascii="Calibri" w:eastAsia="Malgun Gothic" w:hAnsi="Calibri" w:cs="Calibri"/>
          <w:i/>
          <w:iCs/>
          <w:sz w:val="22"/>
          <w:szCs w:val="22"/>
        </w:rPr>
        <w:t>Aedes aegypti</w:t>
      </w:r>
      <w:r w:rsidRPr="00581DA5">
        <w:rPr>
          <w:rFonts w:ascii="Calibri" w:eastAsia="Malgun Gothic" w:hAnsi="Calibri" w:cs="Calibri"/>
          <w:sz w:val="22"/>
          <w:szCs w:val="22"/>
        </w:rPr>
        <w:t xml:space="preserve"> and </w:t>
      </w:r>
      <w:r w:rsidRPr="00581DA5">
        <w:rPr>
          <w:rFonts w:ascii="Calibri" w:eastAsia="Malgun Gothic" w:hAnsi="Calibri" w:cs="Calibri"/>
          <w:i/>
          <w:iCs/>
          <w:sz w:val="22"/>
          <w:szCs w:val="22"/>
        </w:rPr>
        <w:t>Aedes albopictus</w:t>
      </w:r>
      <w:r w:rsidRPr="00581DA5">
        <w:rPr>
          <w:rFonts w:ascii="Calibri" w:eastAsia="Malgun Gothic" w:hAnsi="Calibri" w:cs="Calibri"/>
          <w:sz w:val="22"/>
          <w:szCs w:val="22"/>
        </w:rPr>
        <w:t xml:space="preserve"> mosquitoes and causes debilitating illness characterised by acute fever, myalgia, and severe joint pain</w:t>
      </w:r>
      <w:r w:rsidRPr="00581DA5">
        <w:rPr>
          <w:rFonts w:ascii="Calibri" w:eastAsia="Malgun Gothic" w:hAnsi="Calibri" w:cs="Calibri" w:hint="eastAsia"/>
          <w:sz w:val="22"/>
          <w:szCs w:val="22"/>
        </w:rPr>
        <w:t xml:space="preserve"> </w:t>
      </w:r>
      <w:hyperlink r:id="rId9" w:history="1">
        <w:r w:rsidR="008C3E7C">
          <w:rPr>
            <w:rFonts w:ascii="Calibri" w:hAnsi="Calibri" w:cs="Calibri"/>
            <w:vertAlign w:val="superscript"/>
          </w:rPr>
          <w:t>1</w:t>
        </w:r>
      </w:hyperlink>
      <w:r w:rsidRPr="00581DA5">
        <w:rPr>
          <w:rFonts w:ascii="Calibri" w:eastAsia="Malgun Gothic" w:hAnsi="Calibri" w:cs="Calibri"/>
          <w:sz w:val="22"/>
          <w:szCs w:val="22"/>
        </w:rPr>
        <w:t xml:space="preserve">. A substantial proportion of symptomatic infections progress to chronic sequelae, most commonly persistent arthralgia or inflammatory arthritis, with more than half of symptomatic patients experiencing long-term sequelae </w:t>
      </w:r>
      <w:hyperlink r:id="rId10" w:history="1">
        <w:r w:rsidR="008C3E7C">
          <w:rPr>
            <w:rFonts w:ascii="Calibri" w:hAnsi="Calibri" w:cs="Calibri"/>
            <w:sz w:val="22"/>
            <w:vertAlign w:val="superscript"/>
          </w:rPr>
          <w:t>1,2</w:t>
        </w:r>
      </w:hyperlink>
      <w:r w:rsidRPr="00581DA5">
        <w:rPr>
          <w:rFonts w:ascii="Calibri" w:eastAsia="Malgun Gothic" w:hAnsi="Calibri" w:cs="Calibri"/>
          <w:sz w:val="22"/>
          <w:szCs w:val="22"/>
        </w:rPr>
        <w:t xml:space="preserve">. Severe disease can also occur among neonates and children under five years old who are at increased risk of neurological complications </w:t>
      </w:r>
      <w:hyperlink r:id="rId11" w:history="1">
        <w:r w:rsidR="008C3E7C">
          <w:rPr>
            <w:rFonts w:ascii="Calibri" w:hAnsi="Calibri" w:cs="Calibri"/>
            <w:sz w:val="22"/>
            <w:vertAlign w:val="superscript"/>
          </w:rPr>
          <w:t>3</w:t>
        </w:r>
      </w:hyperlink>
      <w:r w:rsidRPr="00581DA5">
        <w:rPr>
          <w:rFonts w:ascii="Calibri" w:eastAsia="Malgun Gothic" w:hAnsi="Calibri" w:cs="Calibri"/>
          <w:sz w:val="22"/>
          <w:szCs w:val="22"/>
        </w:rPr>
        <w:t xml:space="preserve">. </w:t>
      </w:r>
    </w:p>
    <w:p w14:paraId="5EE9E5DD" w14:textId="77777777" w:rsidR="00DF70C6" w:rsidRPr="00581DA5" w:rsidRDefault="00DF70C6" w:rsidP="00442163">
      <w:pPr>
        <w:spacing w:line="360" w:lineRule="auto"/>
        <w:rPr>
          <w:rFonts w:ascii="Calibri" w:eastAsia="Malgun Gothic" w:hAnsi="Calibri" w:cs="Calibri"/>
          <w:sz w:val="22"/>
          <w:szCs w:val="22"/>
        </w:rPr>
      </w:pPr>
    </w:p>
    <w:p w14:paraId="4E242620" w14:textId="77777777" w:rsidR="008C3E7C" w:rsidRPr="00581DA5" w:rsidRDefault="008C3E7C" w:rsidP="00442163">
      <w:pPr>
        <w:spacing w:line="360" w:lineRule="auto"/>
        <w:rPr>
          <w:rFonts w:ascii="Calibri" w:eastAsia="Malgun Gothic" w:hAnsi="Calibri" w:cs="Calibri"/>
          <w:sz w:val="22"/>
          <w:szCs w:val="22"/>
        </w:rPr>
      </w:pPr>
      <w:r w:rsidRPr="57389C6C">
        <w:rPr>
          <w:rFonts w:ascii="Calibri" w:eastAsia="Malgun Gothic" w:hAnsi="Calibri" w:cs="Calibri"/>
          <w:sz w:val="22"/>
          <w:szCs w:val="22"/>
        </w:rPr>
        <w:t xml:space="preserve">As of </w:t>
      </w:r>
      <w:r w:rsidRPr="57389C6C">
        <w:rPr>
          <w:rFonts w:ascii="Calibri" w:eastAsia="Malgun Gothic" w:hAnsi="Calibri" w:cs="Calibri"/>
          <w:sz w:val="22"/>
          <w:szCs w:val="22"/>
          <w:highlight w:val="yellow"/>
        </w:rPr>
        <w:t>May</w:t>
      </w:r>
      <w:r w:rsidRPr="57389C6C">
        <w:rPr>
          <w:rFonts w:ascii="Calibri" w:eastAsia="Malgun Gothic" w:hAnsi="Calibri" w:cs="Calibri"/>
          <w:sz w:val="22"/>
          <w:szCs w:val="22"/>
        </w:rPr>
        <w:t xml:space="preserve"> 2026, two chikungunya vaccines have been </w:t>
      </w:r>
      <w:r w:rsidRPr="20911A7E">
        <w:rPr>
          <w:rFonts w:ascii="Calibri" w:eastAsia="Malgun Gothic" w:hAnsi="Calibri" w:cs="Calibri"/>
          <w:sz w:val="22"/>
          <w:szCs w:val="22"/>
        </w:rPr>
        <w:t>licensed</w:t>
      </w:r>
      <w:r w:rsidRPr="57389C6C">
        <w:rPr>
          <w:rFonts w:ascii="Calibri" w:eastAsia="Malgun Gothic" w:hAnsi="Calibri" w:cs="Calibri"/>
          <w:sz w:val="22"/>
          <w:szCs w:val="22"/>
        </w:rPr>
        <w:t xml:space="preserve"> </w:t>
      </w:r>
      <w:r w:rsidRPr="6244FDFF">
        <w:rPr>
          <w:rFonts w:ascii="Calibri" w:eastAsia="Malgun Gothic" w:hAnsi="Calibri" w:cs="Calibri"/>
          <w:sz w:val="22"/>
          <w:szCs w:val="22"/>
        </w:rPr>
        <w:t>—</w:t>
      </w:r>
      <w:r w:rsidRPr="57389C6C">
        <w:rPr>
          <w:rFonts w:ascii="Calibri" w:eastAsia="Malgun Gothic" w:hAnsi="Calibri" w:cs="Calibri"/>
          <w:sz w:val="22"/>
          <w:szCs w:val="22"/>
        </w:rPr>
        <w:t xml:space="preserve"> </w:t>
      </w:r>
      <w:r w:rsidRPr="20911A7E">
        <w:rPr>
          <w:rFonts w:ascii="Calibri" w:eastAsia="Malgun Gothic" w:hAnsi="Calibri" w:cs="Calibri"/>
          <w:sz w:val="22"/>
          <w:szCs w:val="22"/>
        </w:rPr>
        <w:t>live</w:t>
      </w:r>
      <w:r w:rsidRPr="57389C6C">
        <w:rPr>
          <w:rFonts w:ascii="Calibri" w:eastAsia="Malgun Gothic" w:hAnsi="Calibri" w:cs="Calibri"/>
          <w:sz w:val="22"/>
          <w:szCs w:val="22"/>
        </w:rPr>
        <w:t xml:space="preserve">-attenuated vaccine (Ixchiq, </w:t>
      </w:r>
      <w:r w:rsidRPr="57389C6C">
        <w:rPr>
          <w:rFonts w:ascii="Calibri" w:eastAsia="Malgun Gothic" w:hAnsi="Calibri" w:cs="Calibri"/>
          <w:sz w:val="22"/>
          <w:szCs w:val="22"/>
          <w:highlight w:val="yellow"/>
        </w:rPr>
        <w:t xml:space="preserve">≥12 years old in </w:t>
      </w:r>
      <w:r>
        <w:rPr>
          <w:rFonts w:ascii="Calibri" w:eastAsia="Malgun Gothic" w:hAnsi="Calibri" w:cs="Calibri" w:hint="eastAsia"/>
          <w:sz w:val="22"/>
          <w:szCs w:val="22"/>
          <w:highlight w:val="yellow"/>
        </w:rPr>
        <w:t xml:space="preserve">Canada, </w:t>
      </w:r>
      <w:r w:rsidRPr="57389C6C">
        <w:rPr>
          <w:rFonts w:ascii="Calibri" w:eastAsia="Malgun Gothic" w:hAnsi="Calibri" w:cs="Calibri"/>
          <w:sz w:val="22"/>
          <w:szCs w:val="22"/>
          <w:highlight w:val="yellow"/>
        </w:rPr>
        <w:t xml:space="preserve">EU, and ≥18 years in </w:t>
      </w:r>
      <w:r w:rsidRPr="002E5425">
        <w:rPr>
          <w:rFonts w:ascii="Calibri" w:eastAsia="Malgun Gothic" w:hAnsi="Calibri" w:cs="Calibri"/>
          <w:sz w:val="22"/>
          <w:szCs w:val="22"/>
          <w:highlight w:val="yellow"/>
        </w:rPr>
        <w:t>Brazil</w:t>
      </w:r>
      <w:r w:rsidRPr="002E5425">
        <w:rPr>
          <w:rFonts w:ascii="Calibri" w:eastAsia="Malgun Gothic" w:hAnsi="Calibri" w:cs="Calibri" w:hint="eastAsia"/>
          <w:sz w:val="22"/>
          <w:szCs w:val="22"/>
          <w:highlight w:val="yellow"/>
        </w:rPr>
        <w:t>, UK</w:t>
      </w:r>
      <w:r w:rsidRPr="57389C6C">
        <w:rPr>
          <w:rFonts w:ascii="Calibri" w:eastAsia="Malgun Gothic" w:hAnsi="Calibri" w:cs="Calibri"/>
          <w:sz w:val="22"/>
          <w:szCs w:val="22"/>
        </w:rPr>
        <w:t xml:space="preserve">) and virus-like particle vaccine (Vimkunya, </w:t>
      </w:r>
      <w:r w:rsidRPr="57389C6C">
        <w:rPr>
          <w:rFonts w:ascii="Calibri" w:eastAsia="Malgun Gothic" w:hAnsi="Calibri" w:cs="Calibri"/>
          <w:sz w:val="22"/>
          <w:szCs w:val="22"/>
          <w:highlight w:val="yellow"/>
        </w:rPr>
        <w:t>≥12 years</w:t>
      </w:r>
      <w:r w:rsidRPr="57389C6C">
        <w:rPr>
          <w:rFonts w:ascii="Calibri" w:eastAsia="Malgun Gothic" w:hAnsi="Calibri" w:cs="Calibri"/>
          <w:sz w:val="22"/>
          <w:szCs w:val="22"/>
        </w:rPr>
        <w:t>). Both vaccines were approved in several regions including north America, Europe and Brazil, through accelerated regulatory pathways based on immunogenicity surrogate endpoints rather than clinical efficacy against disease outcomes</w:t>
      </w:r>
      <w:r>
        <w:rPr>
          <w:rFonts w:ascii="Calibri" w:eastAsia="Malgun Gothic" w:hAnsi="Calibri" w:cs="Calibri" w:hint="eastAsia"/>
          <w:sz w:val="22"/>
          <w:szCs w:val="22"/>
        </w:rPr>
        <w:t xml:space="preserve"> </w:t>
      </w:r>
      <w:hyperlink r:id="rId12" w:history="1">
        <w:r>
          <w:rPr>
            <w:rFonts w:ascii="Calibri" w:hAnsi="Calibri" w:cs="Calibri"/>
            <w:sz w:val="22"/>
            <w:vertAlign w:val="superscript"/>
          </w:rPr>
          <w:t>4,5</w:t>
        </w:r>
      </w:hyperlink>
      <w:r w:rsidRPr="57389C6C">
        <w:rPr>
          <w:rFonts w:ascii="Calibri" w:eastAsia="Malgun Gothic" w:hAnsi="Calibri" w:cs="Calibri"/>
          <w:sz w:val="22"/>
          <w:szCs w:val="22"/>
        </w:rPr>
        <w:t xml:space="preserve">. </w:t>
      </w:r>
      <w:r w:rsidRPr="57389C6C">
        <w:rPr>
          <w:rFonts w:ascii="Calibri" w:eastAsia="Malgun Gothic" w:hAnsi="Calibri" w:cs="Calibri"/>
          <w:sz w:val="22"/>
          <w:szCs w:val="22"/>
          <w:highlight w:val="yellow"/>
        </w:rPr>
        <w:t>This pathway was supported by evidence that chikungunya virus-specific neutrali</w:t>
      </w:r>
      <w:r>
        <w:rPr>
          <w:rFonts w:ascii="Calibri" w:eastAsia="Malgun Gothic" w:hAnsi="Calibri" w:cs="Calibri" w:hint="eastAsia"/>
          <w:sz w:val="22"/>
          <w:szCs w:val="22"/>
          <w:highlight w:val="yellow"/>
        </w:rPr>
        <w:t>s</w:t>
      </w:r>
      <w:r w:rsidRPr="57389C6C">
        <w:rPr>
          <w:rFonts w:ascii="Calibri" w:eastAsia="Malgun Gothic" w:hAnsi="Calibri" w:cs="Calibri"/>
          <w:sz w:val="22"/>
          <w:szCs w:val="22"/>
          <w:highlight w:val="yellow"/>
        </w:rPr>
        <w:t xml:space="preserve">ing antibodies serve as an immune correlate of protection, derived from passive transfer studies in animal models and a prospective cohort study </w:t>
      </w:r>
      <w:hyperlink r:id="rId13">
        <w:r>
          <w:rPr>
            <w:rFonts w:ascii="Calibri" w:hAnsi="Calibri" w:cs="Calibri"/>
            <w:sz w:val="22"/>
            <w:szCs w:val="22"/>
            <w:vertAlign w:val="superscript"/>
          </w:rPr>
          <w:t>6,7</w:t>
        </w:r>
      </w:hyperlink>
      <w:r w:rsidRPr="57389C6C">
        <w:rPr>
          <w:rFonts w:ascii="Calibri" w:eastAsia="Malgun Gothic" w:hAnsi="Calibri" w:cs="Calibri"/>
          <w:sz w:val="22"/>
          <w:szCs w:val="22"/>
          <w:highlight w:val="yellow"/>
        </w:rPr>
        <w:t xml:space="preserve">. However, the relatively small size of pivotal Phase 3 trials (approximately 3,000 vaccinated individuals), smaller than traditional vaccine Phase 3 trials of 15,000 to 30,000 participants, has resulted in a limited pre-licensure safety data with restricted ability to detect rare adverse events </w:t>
      </w:r>
      <w:hyperlink r:id="rId14">
        <w:r>
          <w:rPr>
            <w:rFonts w:ascii="Calibri" w:hAnsi="Calibri" w:cs="Calibri"/>
            <w:sz w:val="22"/>
            <w:szCs w:val="22"/>
            <w:vertAlign w:val="superscript"/>
          </w:rPr>
          <w:t>8,9</w:t>
        </w:r>
      </w:hyperlink>
      <w:r w:rsidRPr="57389C6C">
        <w:rPr>
          <w:rFonts w:ascii="Calibri" w:eastAsia="Malgun Gothic" w:hAnsi="Calibri" w:cs="Calibri"/>
          <w:sz w:val="22"/>
          <w:szCs w:val="22"/>
        </w:rPr>
        <w:t xml:space="preserve">. </w:t>
      </w:r>
    </w:p>
    <w:p w14:paraId="5BD78778" w14:textId="77777777" w:rsidR="008C3E7C" w:rsidRPr="00581DA5" w:rsidRDefault="008C3E7C" w:rsidP="00442163">
      <w:pPr>
        <w:spacing w:line="360" w:lineRule="auto"/>
        <w:rPr>
          <w:rFonts w:ascii="Calibri" w:eastAsia="Malgun Gothic" w:hAnsi="Calibri" w:cs="Calibri"/>
          <w:sz w:val="22"/>
          <w:szCs w:val="22"/>
        </w:rPr>
      </w:pPr>
    </w:p>
    <w:p w14:paraId="7674EB5F" w14:textId="77777777" w:rsidR="00DF70C6" w:rsidRPr="00581DA5" w:rsidRDefault="008C3E7C" w:rsidP="11AF279A">
      <w:pPr>
        <w:spacing w:line="360" w:lineRule="auto"/>
        <w:rPr>
          <w:rFonts w:ascii="Calibri" w:eastAsia="Malgun Gothic" w:hAnsi="Calibri" w:cs="Calibri"/>
          <w:sz w:val="22"/>
          <w:szCs w:val="22"/>
        </w:rPr>
      </w:pPr>
      <w:r w:rsidRPr="57389C6C">
        <w:rPr>
          <w:rFonts w:ascii="Calibri" w:eastAsia="Malgun Gothic" w:hAnsi="Calibri" w:cs="Calibri"/>
          <w:sz w:val="22"/>
          <w:szCs w:val="22"/>
          <w:highlight w:val="yellow"/>
        </w:rPr>
        <w:t xml:space="preserve">Since its first regulatory approval on 9 November 2023, post-licensure surveillance identified safety concerns, particularly in older adults aged </w:t>
      </w:r>
      <w:r w:rsidRPr="57389C6C">
        <w:rPr>
          <w:rFonts w:ascii="Calibri" w:hAnsi="Calibri" w:cs="Calibri"/>
          <w:highlight w:val="yellow"/>
        </w:rPr>
        <w:t xml:space="preserve">≥ </w:t>
      </w:r>
      <w:r w:rsidRPr="57389C6C">
        <w:rPr>
          <w:rFonts w:ascii="Calibri" w:eastAsia="Malgun Gothic" w:hAnsi="Calibri" w:cs="Calibri"/>
          <w:sz w:val="22"/>
          <w:szCs w:val="22"/>
          <w:highlight w:val="yellow"/>
        </w:rPr>
        <w:t xml:space="preserve">65 years, leading to regulatory action and revised vaccination policy for Ixchiq. </w:t>
      </w:r>
      <w:r w:rsidRPr="57389C6C">
        <w:rPr>
          <w:rFonts w:ascii="Calibri" w:eastAsia="Malgun Gothic" w:hAnsi="Calibri" w:cs="Calibri"/>
          <w:sz w:val="22"/>
          <w:szCs w:val="22"/>
        </w:rPr>
        <w:t xml:space="preserve">In response to a </w:t>
      </w:r>
      <w:r w:rsidRPr="2749B3B6">
        <w:rPr>
          <w:rFonts w:ascii="Calibri" w:eastAsia="Malgun Gothic" w:hAnsi="Calibri" w:cs="Calibri"/>
          <w:sz w:val="22"/>
          <w:szCs w:val="22"/>
        </w:rPr>
        <w:t>chikungunya</w:t>
      </w:r>
      <w:r w:rsidRPr="57389C6C">
        <w:rPr>
          <w:rFonts w:ascii="Calibri" w:eastAsia="Malgun Gothic" w:hAnsi="Calibri" w:cs="Calibri"/>
          <w:sz w:val="22"/>
          <w:szCs w:val="22"/>
        </w:rPr>
        <w:t xml:space="preserve"> outbreak in La Réunion in April 2025</w:t>
      </w:r>
      <w:r w:rsidRPr="57389C6C">
        <w:rPr>
          <w:rFonts w:ascii="Calibri" w:eastAsia="Malgun Gothic" w:hAnsi="Calibri" w:cs="Calibri"/>
          <w:sz w:val="22"/>
          <w:szCs w:val="22"/>
          <w:highlight w:val="yellow"/>
        </w:rPr>
        <w:t>, the first mass vaccination campaign with Ixchiq was initiated but halted</w:t>
      </w:r>
      <w:r w:rsidRPr="57389C6C">
        <w:rPr>
          <w:rFonts w:ascii="Calibri" w:eastAsia="Malgun Gothic" w:hAnsi="Calibri" w:cs="Calibri"/>
          <w:sz w:val="22"/>
          <w:szCs w:val="22"/>
        </w:rPr>
        <w:t xml:space="preserve"> after 3 weeks due to reports of serious adverse events (SAEs) in the media. The National Agency for the Safety of Medicines in France identified 3 SAEs among individuals aged </w:t>
      </w:r>
      <w:r w:rsidRPr="57389C6C">
        <w:rPr>
          <w:rFonts w:ascii="Calibri" w:hAnsi="Calibri" w:cs="Calibri"/>
        </w:rPr>
        <w:t>≥</w:t>
      </w:r>
      <w:r w:rsidRPr="57389C6C">
        <w:rPr>
          <w:rFonts w:ascii="Calibri" w:eastAsia="Malgun Gothic" w:hAnsi="Calibri" w:cs="Calibri"/>
          <w:sz w:val="22"/>
          <w:szCs w:val="22"/>
        </w:rPr>
        <w:t xml:space="preserve"> 80 years, including one death </w:t>
      </w:r>
      <w:hyperlink r:id="rId15">
        <w:r>
          <w:rPr>
            <w:rFonts w:ascii="Calibri" w:hAnsi="Calibri" w:cs="Calibri"/>
            <w:vertAlign w:val="superscript"/>
          </w:rPr>
          <w:t>10</w:t>
        </w:r>
      </w:hyperlink>
      <w:r w:rsidRPr="57389C6C">
        <w:rPr>
          <w:rFonts w:ascii="Calibri" w:hAnsi="Calibri" w:cs="Calibri"/>
          <w:sz w:val="22"/>
          <w:szCs w:val="22"/>
        </w:rPr>
        <w:t>.</w:t>
      </w:r>
      <w:r w:rsidRPr="57389C6C">
        <w:rPr>
          <w:rFonts w:ascii="Calibri" w:eastAsia="Calibri" w:hAnsi="Calibri" w:cs="Calibri"/>
          <w:sz w:val="22"/>
          <w:szCs w:val="22"/>
        </w:rPr>
        <w:t xml:space="preserve"> </w:t>
      </w:r>
      <w:r w:rsidRPr="57389C6C">
        <w:rPr>
          <w:rFonts w:ascii="Calibri" w:eastAsia="Malgun Gothic" w:hAnsi="Calibri" w:cs="Calibri"/>
          <w:sz w:val="22"/>
          <w:szCs w:val="22"/>
        </w:rPr>
        <w:t xml:space="preserve">For travel vaccination, the US Vaccine Adverse Event Reporting System (VAERS) recorded safety events, predominantly among individuals </w:t>
      </w:r>
      <w:r w:rsidRPr="57389C6C">
        <w:rPr>
          <w:rFonts w:ascii="Calibri" w:hAnsi="Calibri" w:cs="Calibri"/>
        </w:rPr>
        <w:t>≥</w:t>
      </w:r>
      <w:r w:rsidRPr="57389C6C">
        <w:rPr>
          <w:rFonts w:ascii="Calibri" w:eastAsia="Malgun Gothic" w:hAnsi="Calibri" w:cs="Calibri"/>
          <w:sz w:val="22"/>
          <w:szCs w:val="22"/>
        </w:rPr>
        <w:t xml:space="preserve"> 65 years. Among 51,394 vaccinated individuals, one death was caused by encephalitis and attributable to the vaccination in an individual aged </w:t>
      </w:r>
      <w:r w:rsidRPr="00C816E2">
        <w:rPr>
          <w:rFonts w:ascii="Calibri" w:hAnsi="Calibri" w:cs="Calibri"/>
          <w:highlight w:val="yellow"/>
        </w:rPr>
        <w:t>≥</w:t>
      </w:r>
      <w:r w:rsidRPr="00C816E2">
        <w:rPr>
          <w:rFonts w:ascii="Calibri" w:eastAsia="Malgun Gothic" w:hAnsi="Calibri" w:cs="Calibri"/>
          <w:sz w:val="22"/>
          <w:szCs w:val="22"/>
          <w:highlight w:val="yellow"/>
        </w:rPr>
        <w:t xml:space="preserve"> </w:t>
      </w:r>
      <w:r w:rsidRPr="00C816E2">
        <w:rPr>
          <w:rFonts w:ascii="Calibri" w:eastAsia="Malgun Gothic" w:hAnsi="Calibri" w:cs="Calibri" w:hint="eastAsia"/>
          <w:sz w:val="22"/>
          <w:szCs w:val="22"/>
          <w:highlight w:val="yellow"/>
        </w:rPr>
        <w:t>75</w:t>
      </w:r>
      <w:r w:rsidRPr="00C816E2">
        <w:rPr>
          <w:rFonts w:ascii="Calibri" w:eastAsia="Malgun Gothic" w:hAnsi="Calibri" w:cs="Calibri"/>
          <w:sz w:val="22"/>
          <w:szCs w:val="22"/>
          <w:highlight w:val="yellow"/>
        </w:rPr>
        <w:t xml:space="preserve"> years</w:t>
      </w:r>
      <w:r w:rsidRPr="57389C6C">
        <w:rPr>
          <w:rFonts w:ascii="Calibri" w:eastAsia="Malgun Gothic" w:hAnsi="Calibri" w:cs="Calibri"/>
          <w:sz w:val="22"/>
          <w:szCs w:val="22"/>
        </w:rPr>
        <w:t xml:space="preserve"> </w:t>
      </w:r>
      <w:hyperlink r:id="rId16">
        <w:r>
          <w:rPr>
            <w:rFonts w:ascii="Calibri" w:hAnsi="Calibri" w:cs="Calibri"/>
            <w:sz w:val="22"/>
            <w:szCs w:val="22"/>
            <w:vertAlign w:val="superscript"/>
          </w:rPr>
          <w:t>11</w:t>
        </w:r>
      </w:hyperlink>
      <w:r w:rsidR="00DF70C6" w:rsidRPr="57389C6C">
        <w:rPr>
          <w:rFonts w:ascii="Calibri" w:eastAsia="Malgun Gothic" w:hAnsi="Calibri" w:cs="Calibri"/>
          <w:sz w:val="22"/>
          <w:szCs w:val="22"/>
        </w:rPr>
        <w:t xml:space="preserve">. In response, several regulatory authorities introduced age-based restrictions or precautionary recommendations for Ixchiq, and the US Food and Drug Administration (FDA) suspended Ixchiq’s biologic license in August 2025 </w:t>
      </w:r>
      <w:hyperlink r:id="rId17">
        <w:r>
          <w:rPr>
            <w:rFonts w:ascii="Calibri" w:hAnsi="Calibri" w:cs="Calibri"/>
            <w:sz w:val="22"/>
            <w:szCs w:val="22"/>
            <w:vertAlign w:val="superscript"/>
          </w:rPr>
          <w:t>11–13</w:t>
        </w:r>
      </w:hyperlink>
      <w:r w:rsidR="00DF70C6" w:rsidRPr="57389C6C">
        <w:rPr>
          <w:rFonts w:ascii="Calibri" w:eastAsia="Malgun Gothic" w:hAnsi="Calibri" w:cs="Calibri"/>
          <w:sz w:val="22"/>
          <w:szCs w:val="22"/>
        </w:rPr>
        <w:t xml:space="preserve">. In January 2026, Valneva voluntarily withdrew the biologics license application and investigational new drug application for Ixchiq in the US </w:t>
      </w:r>
      <w:hyperlink r:id="rId18">
        <w:r>
          <w:rPr>
            <w:rFonts w:ascii="Calibri" w:hAnsi="Calibri" w:cs="Calibri"/>
            <w:sz w:val="22"/>
            <w:szCs w:val="22"/>
            <w:vertAlign w:val="superscript"/>
          </w:rPr>
          <w:t>14</w:t>
        </w:r>
      </w:hyperlink>
      <w:r w:rsidR="00DF70C6" w:rsidRPr="57389C6C">
        <w:rPr>
          <w:rFonts w:ascii="Calibri" w:eastAsia="Malgun Gothic" w:hAnsi="Calibri" w:cs="Calibri"/>
          <w:sz w:val="22"/>
          <w:szCs w:val="22"/>
        </w:rPr>
        <w:t xml:space="preserve">. </w:t>
      </w:r>
      <w:r w:rsidR="00DF70C6" w:rsidRPr="57389C6C">
        <w:rPr>
          <w:rFonts w:ascii="Calibri" w:eastAsia="Malgun Gothic" w:hAnsi="Calibri" w:cs="Calibri"/>
          <w:sz w:val="22"/>
          <w:szCs w:val="22"/>
          <w:highlight w:val="yellow"/>
        </w:rPr>
        <w:t>In February 2026</w:t>
      </w:r>
      <w:r w:rsidR="00DF70C6" w:rsidRPr="57389C6C">
        <w:rPr>
          <w:rFonts w:ascii="Calibri" w:eastAsia="Malgun Gothic" w:hAnsi="Calibri" w:cs="Calibri"/>
          <w:sz w:val="22"/>
          <w:szCs w:val="22"/>
        </w:rPr>
        <w:t xml:space="preserve">, Brazil initiated a large-scale pilot vaccination </w:t>
      </w:r>
      <w:r w:rsidR="00DF70C6" w:rsidRPr="57389C6C">
        <w:rPr>
          <w:rFonts w:ascii="Calibri" w:eastAsia="Malgun Gothic" w:hAnsi="Calibri" w:cs="Calibri"/>
          <w:sz w:val="22"/>
          <w:szCs w:val="22"/>
          <w:highlight w:val="yellow"/>
        </w:rPr>
        <w:t xml:space="preserve">targeting 500,000 adults aged 18-59 years across </w:t>
      </w:r>
      <w:r w:rsidR="00DF70C6" w:rsidRPr="57389C6C">
        <w:rPr>
          <w:rFonts w:ascii="Calibri" w:eastAsia="Malgun Gothic" w:hAnsi="Calibri" w:cs="Calibri"/>
          <w:sz w:val="22"/>
          <w:szCs w:val="22"/>
          <w:highlight w:val="yellow"/>
        </w:rPr>
        <w:lastRenderedPageBreak/>
        <w:t>10 municipalities</w:t>
      </w:r>
      <w:r w:rsidR="00DF70C6" w:rsidRPr="57389C6C">
        <w:rPr>
          <w:rFonts w:ascii="Calibri" w:eastAsia="Malgun Gothic" w:hAnsi="Calibri" w:cs="Calibri"/>
          <w:sz w:val="22"/>
          <w:szCs w:val="22"/>
        </w:rPr>
        <w:t xml:space="preserve">, with the aim of generating post-marketing vaccine safety and real-world vaccine effectiveness data </w:t>
      </w:r>
      <w:hyperlink r:id="rId19">
        <w:r>
          <w:rPr>
            <w:rFonts w:ascii="Calibri" w:hAnsi="Calibri" w:cs="Calibri"/>
            <w:vertAlign w:val="superscript"/>
          </w:rPr>
          <w:t>15</w:t>
        </w:r>
      </w:hyperlink>
      <w:r w:rsidR="00DF70C6" w:rsidRPr="57389C6C">
        <w:rPr>
          <w:rFonts w:ascii="Calibri" w:eastAsia="Malgun Gothic" w:hAnsi="Calibri" w:cs="Calibri"/>
          <w:sz w:val="22"/>
          <w:szCs w:val="22"/>
        </w:rPr>
        <w:t>.</w:t>
      </w:r>
    </w:p>
    <w:p w14:paraId="7E76811C" w14:textId="77777777" w:rsidR="00DF70C6" w:rsidRPr="00581DA5" w:rsidRDefault="00DF70C6" w:rsidP="11AF279A">
      <w:pPr>
        <w:spacing w:line="360" w:lineRule="auto"/>
        <w:rPr>
          <w:rFonts w:ascii="Calibri" w:eastAsia="Malgun Gothic" w:hAnsi="Calibri" w:cs="Calibri"/>
          <w:sz w:val="22"/>
          <w:szCs w:val="22"/>
        </w:rPr>
      </w:pPr>
    </w:p>
    <w:p w14:paraId="23441B11" w14:textId="77777777" w:rsidR="00DF70C6" w:rsidRPr="00581DA5" w:rsidRDefault="008C3E7C" w:rsidP="11AF279A">
      <w:pPr>
        <w:spacing w:line="360" w:lineRule="auto"/>
        <w:rPr>
          <w:rFonts w:ascii="Calibri" w:eastAsia="Malgun Gothic" w:hAnsi="Calibri" w:cs="Calibri"/>
          <w:sz w:val="22"/>
          <w:szCs w:val="22"/>
        </w:rPr>
      </w:pPr>
      <w:r w:rsidRPr="57389C6C">
        <w:rPr>
          <w:rFonts w:ascii="Calibri" w:eastAsia="Malgun Gothic" w:hAnsi="Calibri" w:cs="Calibri"/>
          <w:sz w:val="22"/>
          <w:szCs w:val="22"/>
        </w:rPr>
        <w:t xml:space="preserve">Benefit-risk assessment of Ixchiq is important for travel vaccination, outbreak response, </w:t>
      </w:r>
      <w:r w:rsidRPr="57389C6C">
        <w:rPr>
          <w:rFonts w:ascii="Calibri" w:eastAsia="Malgun Gothic" w:hAnsi="Calibri" w:cs="Calibri"/>
          <w:sz w:val="22"/>
          <w:szCs w:val="22"/>
          <w:highlight w:val="yellow"/>
        </w:rPr>
        <w:t>and immunisation in endemic settings,</w:t>
      </w:r>
      <w:r w:rsidRPr="57389C6C">
        <w:rPr>
          <w:rFonts w:ascii="Calibri" w:eastAsia="Malgun Gothic" w:hAnsi="Calibri" w:cs="Calibri"/>
          <w:sz w:val="22"/>
          <w:szCs w:val="22"/>
        </w:rPr>
        <w:t xml:space="preserve"> because the balance between expected benefits and potential risks varies widely across settings. For travellers, exposure to CHIKV is time</w:t>
      </w:r>
      <w:r w:rsidRPr="57389C6C">
        <w:rPr>
          <w:rFonts w:ascii="Cambria Math" w:eastAsia="Malgun Gothic" w:hAnsi="Cambria Math" w:cs="Cambria Math"/>
          <w:sz w:val="22"/>
          <w:szCs w:val="22"/>
        </w:rPr>
        <w:t xml:space="preserve"> </w:t>
      </w:r>
      <w:r w:rsidRPr="57389C6C">
        <w:rPr>
          <w:rFonts w:ascii="Calibri" w:eastAsia="Malgun Gothic" w:hAnsi="Calibri" w:cs="Calibri"/>
          <w:sz w:val="22"/>
          <w:szCs w:val="22"/>
        </w:rPr>
        <w:t xml:space="preserve">limited and infection risk may be low or uncertain </w:t>
      </w:r>
      <w:r w:rsidRPr="57389C6C">
        <w:rPr>
          <w:rFonts w:ascii="Calibri" w:eastAsia="Malgun Gothic" w:hAnsi="Calibri" w:cs="Calibri"/>
          <w:sz w:val="22"/>
          <w:szCs w:val="22"/>
          <w:highlight w:val="yellow"/>
        </w:rPr>
        <w:t>while</w:t>
      </w:r>
      <w:r w:rsidRPr="57389C6C">
        <w:rPr>
          <w:rFonts w:ascii="Calibri" w:eastAsia="Malgun Gothic" w:hAnsi="Calibri" w:cs="Calibri"/>
          <w:sz w:val="22"/>
          <w:szCs w:val="22"/>
        </w:rPr>
        <w:t xml:space="preserve"> vaccine-attributable adverse outcomes can occur within weeks of vaccination </w:t>
      </w:r>
      <w:hyperlink r:id="rId20">
        <w:r>
          <w:rPr>
            <w:rFonts w:ascii="Calibri" w:hAnsi="Calibri" w:cs="Calibri"/>
            <w:sz w:val="22"/>
            <w:szCs w:val="22"/>
            <w:vertAlign w:val="superscript"/>
          </w:rPr>
          <w:t>16</w:t>
        </w:r>
      </w:hyperlink>
      <w:r w:rsidR="00DF70C6" w:rsidRPr="57389C6C">
        <w:rPr>
          <w:rFonts w:ascii="Calibri" w:eastAsia="Malgun Gothic" w:hAnsi="Calibri" w:cs="Calibri"/>
          <w:sz w:val="22"/>
          <w:szCs w:val="22"/>
        </w:rPr>
        <w:t xml:space="preserve">. For outbreak response immunisation, the uncertainty on attack rates, population immunity, and age-specific risk of SAEs attributable to vaccination make decision-making complex </w:t>
      </w:r>
      <w:hyperlink r:id="rId21">
        <w:r>
          <w:rPr>
            <w:rFonts w:ascii="Calibri" w:hAnsi="Calibri" w:cs="Calibri"/>
            <w:sz w:val="22"/>
            <w:szCs w:val="22"/>
            <w:vertAlign w:val="superscript"/>
          </w:rPr>
          <w:t>17</w:t>
        </w:r>
      </w:hyperlink>
      <w:r w:rsidR="00DF70C6" w:rsidRPr="57389C6C">
        <w:rPr>
          <w:rFonts w:ascii="Calibri" w:eastAsia="Malgun Gothic" w:hAnsi="Calibri" w:cs="Calibri"/>
          <w:sz w:val="22"/>
          <w:szCs w:val="22"/>
        </w:rPr>
        <w:t xml:space="preserve">. </w:t>
      </w:r>
    </w:p>
    <w:p w14:paraId="06CF1373" w14:textId="77777777" w:rsidR="00DF70C6" w:rsidRPr="00581DA5" w:rsidRDefault="00DF70C6" w:rsidP="00442163">
      <w:pPr>
        <w:spacing w:line="360" w:lineRule="auto"/>
        <w:rPr>
          <w:rFonts w:ascii="Calibri" w:eastAsia="Malgun Gothic" w:hAnsi="Calibri" w:cs="Calibri"/>
          <w:sz w:val="22"/>
          <w:szCs w:val="22"/>
        </w:rPr>
      </w:pPr>
    </w:p>
    <w:p w14:paraId="5129E610" w14:textId="77777777" w:rsidR="00DF70C6" w:rsidRPr="00581DA5" w:rsidRDefault="00DF70C6" w:rsidP="00445231">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rPr>
        <w:t xml:space="preserve">Modelling studies have evaluated the health impact of chikungunya vaccination strategies in endemic and epidemic settings, including national-level analyses and global burden assessments </w:t>
      </w:r>
      <w:hyperlink r:id="rId22" w:history="1">
        <w:r w:rsidR="008C3E7C">
          <w:rPr>
            <w:rFonts w:ascii="Calibri" w:hAnsi="Calibri" w:cs="Calibri"/>
            <w:sz w:val="22"/>
            <w:vertAlign w:val="superscript"/>
          </w:rPr>
          <w:t>17–21</w:t>
        </w:r>
      </w:hyperlink>
      <w:r w:rsidR="008C3E7C" w:rsidRPr="3EC32A7E">
        <w:rPr>
          <w:rFonts w:ascii="Calibri" w:eastAsia="Malgun Gothic" w:hAnsi="Calibri" w:cs="Calibri"/>
          <w:sz w:val="22"/>
          <w:szCs w:val="22"/>
        </w:rPr>
        <w:t>.</w:t>
      </w:r>
      <w:r w:rsidRPr="00581DA5">
        <w:rPr>
          <w:rFonts w:ascii="Calibri" w:eastAsia="Malgun Gothic" w:hAnsi="Calibri" w:cs="Calibri"/>
          <w:sz w:val="22"/>
          <w:szCs w:val="22"/>
        </w:rPr>
        <w:t xml:space="preserve"> Due to limited evidence on post-licensure surveillance and safety events at the time of these analyses, age-specific vaccine safety data were excluded in these models. Cracknell Daniels et al</w:t>
      </w:r>
      <w:r w:rsidR="00E32721">
        <w:rPr>
          <w:rFonts w:ascii="Calibri" w:eastAsia="Malgun Gothic" w:hAnsi="Calibri" w:cs="Calibri" w:hint="eastAsia"/>
          <w:sz w:val="22"/>
          <w:szCs w:val="22"/>
        </w:rPr>
        <w:t>.</w:t>
      </w:r>
      <w:r w:rsidRPr="00581DA5">
        <w:rPr>
          <w:rFonts w:ascii="Calibri" w:eastAsia="Malgun Gothic" w:hAnsi="Calibri" w:cs="Calibri"/>
          <w:sz w:val="22"/>
          <w:szCs w:val="22"/>
        </w:rPr>
        <w:t xml:space="preserve"> have proposed a generalised scenario-based framework to assess the benefit-risk profile of Ixchiq across endemic, epidemic, and traveller settings </w:t>
      </w:r>
      <w:hyperlink r:id="rId23">
        <w:r w:rsidR="008C3E7C">
          <w:rPr>
            <w:rFonts w:ascii="Calibri" w:hAnsi="Calibri" w:cs="Calibri"/>
            <w:sz w:val="22"/>
            <w:szCs w:val="22"/>
            <w:vertAlign w:val="superscript"/>
          </w:rPr>
          <w:t>22</w:t>
        </w:r>
      </w:hyperlink>
      <w:r w:rsidRPr="7E37556D">
        <w:rPr>
          <w:rFonts w:ascii="Calibri" w:eastAsia="Malgun Gothic" w:hAnsi="Calibri" w:cs="Calibri"/>
          <w:sz w:val="22"/>
          <w:szCs w:val="22"/>
        </w:rPr>
        <w:t>.</w:t>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 xml:space="preserve">Our study further extends this evidence base by evaluating vaccine protection mechanism and serostatus-specific vaccination risk scenarios in the context of outbreak response immunisation, thereby exploring </w:t>
      </w:r>
      <w:r w:rsidR="3511D47B" w:rsidRPr="7E37556D">
        <w:rPr>
          <w:rFonts w:ascii="Calibri" w:eastAsia="Malgun Gothic" w:hAnsi="Calibri" w:cs="Calibri"/>
          <w:sz w:val="22"/>
          <w:szCs w:val="22"/>
          <w:highlight w:val="yellow"/>
        </w:rPr>
        <w:t xml:space="preserve">remaining </w:t>
      </w:r>
      <w:r w:rsidRPr="00581DA5">
        <w:rPr>
          <w:rFonts w:ascii="Calibri" w:eastAsia="Malgun Gothic" w:hAnsi="Calibri" w:cs="Calibri"/>
          <w:sz w:val="22"/>
          <w:szCs w:val="22"/>
          <w:highlight w:val="yellow"/>
        </w:rPr>
        <w:t>uncertainties in vaccine-mediated protection and vaccine-attributable risk after accelerated approval.</w:t>
      </w:r>
    </w:p>
    <w:p w14:paraId="4F6BD1FF" w14:textId="77777777" w:rsidR="00DF70C6" w:rsidRPr="00581DA5" w:rsidRDefault="00DF70C6" w:rsidP="00445231">
      <w:pPr>
        <w:spacing w:line="360" w:lineRule="auto"/>
        <w:rPr>
          <w:rFonts w:ascii="Calibri" w:eastAsia="Malgun Gothic" w:hAnsi="Calibri" w:cs="Calibri"/>
          <w:sz w:val="22"/>
          <w:szCs w:val="22"/>
          <w:highlight w:val="yellow"/>
        </w:rPr>
      </w:pPr>
    </w:p>
    <w:p w14:paraId="766409D6" w14:textId="77777777" w:rsidR="00DF70C6" w:rsidRPr="00581DA5" w:rsidRDefault="00DF70C6" w:rsidP="67A93E4B">
      <w:pPr>
        <w:spacing w:line="360" w:lineRule="auto"/>
        <w:rPr>
          <w:rFonts w:ascii="Calibri" w:eastAsia="Malgun Gothic" w:hAnsi="Calibri" w:cs="Calibri"/>
          <w:sz w:val="22"/>
          <w:szCs w:val="22"/>
        </w:rPr>
      </w:pPr>
      <w:r w:rsidRPr="57389C6C">
        <w:rPr>
          <w:rFonts w:ascii="Calibri" w:eastAsia="Calibri" w:hAnsi="Calibri" w:cs="Calibri"/>
          <w:sz w:val="22"/>
          <w:szCs w:val="22"/>
        </w:rPr>
        <w:t xml:space="preserve">The regulatory developments and post-licensure safety concerns necessitate benefit-risk assessment of Ixchiq vaccination to better inform use-case scenarios for travel vaccination and </w:t>
      </w:r>
      <w:r w:rsidRPr="57389C6C">
        <w:rPr>
          <w:rFonts w:ascii="Calibri" w:eastAsia="Malgun Gothic" w:hAnsi="Calibri" w:cs="Calibri"/>
          <w:sz w:val="22"/>
          <w:szCs w:val="22"/>
        </w:rPr>
        <w:t>outbreak response immunisation</w:t>
      </w:r>
      <w:r w:rsidRPr="57389C6C">
        <w:rPr>
          <w:rFonts w:ascii="Calibri" w:eastAsia="Calibri" w:hAnsi="Calibri" w:cs="Calibri"/>
          <w:sz w:val="22"/>
          <w:szCs w:val="22"/>
        </w:rPr>
        <w:t xml:space="preserve">. </w:t>
      </w:r>
      <w:r w:rsidRPr="57389C6C">
        <w:rPr>
          <w:rFonts w:ascii="Calibri" w:eastAsia="Malgun Gothic" w:hAnsi="Calibri" w:cs="Calibri"/>
          <w:sz w:val="22"/>
          <w:szCs w:val="22"/>
        </w:rPr>
        <w:t xml:space="preserve">To address this evidence gap, we developed a benefit-risk model to assess the benefits and risks of Ixchiq for travel vaccination and outbreak response immunisation across </w:t>
      </w:r>
      <w:r w:rsidRPr="57389C6C">
        <w:rPr>
          <w:rFonts w:ascii="Calibri" w:eastAsia="Malgun Gothic" w:hAnsi="Calibri" w:cs="Calibri"/>
          <w:sz w:val="22"/>
          <w:szCs w:val="22"/>
          <w:highlight w:val="yellow"/>
        </w:rPr>
        <w:t>two</w:t>
      </w:r>
      <w:r w:rsidRPr="57389C6C">
        <w:rPr>
          <w:rFonts w:ascii="Calibri" w:eastAsia="Malgun Gothic" w:hAnsi="Calibri" w:cs="Calibri"/>
          <w:sz w:val="22"/>
          <w:szCs w:val="22"/>
        </w:rPr>
        <w:t xml:space="preserve"> age groups (</w:t>
      </w:r>
      <w:r w:rsidRPr="57389C6C">
        <w:rPr>
          <w:rFonts w:ascii="Calibri" w:eastAsia="Malgun Gothic" w:hAnsi="Calibri" w:cs="Calibri"/>
          <w:sz w:val="22"/>
          <w:szCs w:val="22"/>
          <w:highlight w:val="yellow"/>
        </w:rPr>
        <w:t>18-64, and ≥65 years</w:t>
      </w:r>
      <w:r w:rsidR="10F4E0AE" w:rsidRPr="57389C6C">
        <w:rPr>
          <w:rFonts w:ascii="Calibri" w:eastAsia="Malgun Gothic" w:hAnsi="Calibri" w:cs="Calibri"/>
          <w:sz w:val="22"/>
          <w:szCs w:val="22"/>
          <w:highlight w:val="yellow"/>
        </w:rPr>
        <w:t xml:space="preserve"> old</w:t>
      </w:r>
      <w:r w:rsidRPr="57389C6C">
        <w:rPr>
          <w:rFonts w:ascii="Calibri" w:eastAsia="Malgun Gothic" w:hAnsi="Calibri" w:cs="Calibri"/>
          <w:sz w:val="22"/>
          <w:szCs w:val="22"/>
        </w:rPr>
        <w:t xml:space="preserve">) using chikungunya surveillance data from Brazil and post-licensure vaccine safety data collected from vaccine recipients globally. </w:t>
      </w:r>
    </w:p>
    <w:p w14:paraId="76DA4DA6" w14:textId="77777777" w:rsidR="00DF70C6" w:rsidRPr="00581DA5" w:rsidRDefault="00DF70C6" w:rsidP="67A93E4B">
      <w:pPr>
        <w:spacing w:line="360" w:lineRule="auto"/>
        <w:rPr>
          <w:rFonts w:ascii="Calibri" w:eastAsia="Malgun Gothic" w:hAnsi="Calibri" w:cs="Calibri"/>
          <w:sz w:val="22"/>
          <w:szCs w:val="22"/>
        </w:rPr>
      </w:pPr>
    </w:p>
    <w:p w14:paraId="2FE1E3B3" w14:textId="77777777" w:rsidR="00DF70C6" w:rsidRPr="00581DA5" w:rsidRDefault="00DF70C6" w:rsidP="00442163">
      <w:pPr>
        <w:spacing w:line="360" w:lineRule="auto"/>
        <w:rPr>
          <w:rFonts w:ascii="Calibri" w:eastAsia="Malgun Gothic" w:hAnsi="Calibri" w:cs="Calibri"/>
          <w:i/>
          <w:color w:val="0070C0"/>
          <w:sz w:val="28"/>
          <w:szCs w:val="28"/>
        </w:rPr>
      </w:pPr>
      <w:r w:rsidRPr="00581DA5">
        <w:rPr>
          <w:rStyle w:val="IntenseEmphasis"/>
          <w:rFonts w:ascii="Calibri" w:hAnsi="Calibri" w:cs="Calibri"/>
          <w:i w:val="0"/>
          <w:color w:val="0070C0"/>
          <w:sz w:val="28"/>
          <w:szCs w:val="28"/>
        </w:rPr>
        <w:t>Methods</w:t>
      </w:r>
    </w:p>
    <w:p w14:paraId="07E91064" w14:textId="77777777" w:rsidR="00DF70C6" w:rsidRPr="009C22B1" w:rsidRDefault="00DF70C6" w:rsidP="22561F82">
      <w:pPr>
        <w:spacing w:line="360" w:lineRule="auto"/>
        <w:rPr>
          <w:rFonts w:ascii="Calibri" w:eastAsia="Malgun Gothic" w:hAnsi="Calibri" w:cs="Calibri"/>
          <w:sz w:val="22"/>
          <w:szCs w:val="22"/>
        </w:rPr>
      </w:pPr>
      <w:r w:rsidRPr="00581DA5">
        <w:rPr>
          <w:rFonts w:ascii="Calibri" w:eastAsia="Malgun Gothic" w:hAnsi="Calibri" w:cs="Calibri"/>
          <w:sz w:val="22"/>
          <w:szCs w:val="22"/>
        </w:rPr>
        <w:t xml:space="preserve">We developed an age-structured transmission dynamic model to simulate chikungunya transmission </w:t>
      </w:r>
      <w:r w:rsidR="006A0DB6" w:rsidRPr="009C22B1">
        <w:rPr>
          <w:rFonts w:ascii="Calibri" w:eastAsia="Malgun Gothic" w:hAnsi="Calibri" w:cs="Calibri" w:hint="eastAsia"/>
          <w:sz w:val="22"/>
          <w:szCs w:val="22"/>
          <w:highlight w:val="yellow"/>
        </w:rPr>
        <w:t>and evaluate the benefit-risk profile of Ixchiq for</w:t>
      </w:r>
      <w:r w:rsidR="006A0DB6" w:rsidRPr="00581DA5">
        <w:rPr>
          <w:rFonts w:ascii="Calibri" w:eastAsia="Malgun Gothic" w:hAnsi="Calibri" w:cs="Calibri" w:hint="eastAsia"/>
          <w:sz w:val="22"/>
          <w:szCs w:val="22"/>
        </w:rPr>
        <w:t xml:space="preserve"> </w:t>
      </w:r>
      <w:r w:rsidR="006A0DB6" w:rsidRPr="00581DA5">
        <w:rPr>
          <w:rFonts w:ascii="Calibri" w:eastAsia="Malgun Gothic" w:hAnsi="Calibri" w:cs="Calibri"/>
          <w:sz w:val="22"/>
          <w:szCs w:val="22"/>
          <w:highlight w:val="yellow"/>
        </w:rPr>
        <w:t>travel vaccination and outbreak response immunisation</w:t>
      </w:r>
      <w:r w:rsidR="00AF5314" w:rsidRPr="00581DA5">
        <w:rPr>
          <w:rFonts w:ascii="Calibri" w:eastAsia="Malgun Gothic" w:hAnsi="Calibri" w:cs="Calibri" w:hint="eastAsia"/>
          <w:sz w:val="22"/>
          <w:szCs w:val="22"/>
        </w:rPr>
        <w:t xml:space="preserve">. We considered surveillance </w:t>
      </w:r>
      <w:r w:rsidR="00C25D76" w:rsidRPr="00581DA5">
        <w:rPr>
          <w:rFonts w:ascii="Calibri" w:eastAsia="Malgun Gothic" w:hAnsi="Calibri" w:cs="Calibri" w:hint="eastAsia"/>
          <w:sz w:val="22"/>
          <w:szCs w:val="22"/>
        </w:rPr>
        <w:t xml:space="preserve">data from </w:t>
      </w:r>
      <w:r w:rsidRPr="00581DA5">
        <w:rPr>
          <w:rFonts w:ascii="Calibri" w:eastAsia="Malgun Gothic" w:hAnsi="Calibri" w:cs="Calibri"/>
          <w:sz w:val="22"/>
          <w:szCs w:val="22"/>
        </w:rPr>
        <w:t>11 of the</w:t>
      </w:r>
      <w:r w:rsidR="00684D68"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rPr>
        <w:t>27 Brazilian states</w:t>
      </w:r>
      <w:r w:rsidR="00FC650C" w:rsidRPr="00581DA5">
        <w:rPr>
          <w:rFonts w:ascii="Calibri" w:eastAsia="Malgun Gothic" w:hAnsi="Calibri" w:cs="Calibri" w:hint="eastAsia"/>
          <w:sz w:val="22"/>
          <w:szCs w:val="22"/>
        </w:rPr>
        <w:t xml:space="preserve">, </w:t>
      </w:r>
      <w:r w:rsidR="00EB2519" w:rsidRPr="009C22B1">
        <w:rPr>
          <w:rFonts w:ascii="Calibri" w:eastAsia="Malgun Gothic" w:hAnsi="Calibri" w:cs="Calibri" w:hint="eastAsia"/>
          <w:sz w:val="22"/>
          <w:szCs w:val="22"/>
          <w:highlight w:val="yellow"/>
        </w:rPr>
        <w:t>selected to represent</w:t>
      </w:r>
      <w:r w:rsidR="00350B3B" w:rsidRPr="009C22B1">
        <w:rPr>
          <w:rFonts w:ascii="Calibri" w:eastAsia="Malgun Gothic" w:hAnsi="Calibri" w:cs="Calibri" w:hint="eastAsia"/>
          <w:sz w:val="22"/>
          <w:szCs w:val="22"/>
          <w:highlight w:val="yellow"/>
        </w:rPr>
        <w:t xml:space="preserve"> epidemic-prone settings within an endemic context</w:t>
      </w:r>
      <w:r w:rsidR="00B33D69" w:rsidRPr="009C22B1">
        <w:rPr>
          <w:rFonts w:ascii="Calibri" w:eastAsia="Malgun Gothic" w:hAnsi="Calibri" w:cs="Calibri" w:hint="eastAsia"/>
          <w:sz w:val="22"/>
          <w:szCs w:val="22"/>
          <w:highlight w:val="yellow"/>
        </w:rPr>
        <w:t>.</w:t>
      </w:r>
      <w:r w:rsidR="00B33D69"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highlight w:val="yellow"/>
        </w:rPr>
        <w:t xml:space="preserve"> </w:t>
      </w:r>
      <w:hyperlink r:id="rId24">
        <w:r w:rsidR="008C3E7C">
          <w:rPr>
            <w:rFonts w:ascii="Calibri" w:hAnsi="Calibri" w:cs="Calibri"/>
            <w:sz w:val="22"/>
            <w:szCs w:val="22"/>
            <w:vertAlign w:val="superscript"/>
          </w:rPr>
          <w:t>17</w:t>
        </w:r>
      </w:hyperlink>
      <w:r w:rsidR="008C3E7C" w:rsidRPr="00581DA5">
        <w:rPr>
          <w:rFonts w:ascii="Calibri" w:eastAsia="Malgun Gothic" w:hAnsi="Calibri" w:cs="Calibri"/>
          <w:sz w:val="22"/>
          <w:szCs w:val="22"/>
        </w:rPr>
        <w:t>.</w:t>
      </w:r>
      <w:r w:rsidR="008C3E7C" w:rsidRPr="009C22B1">
        <w:rPr>
          <w:rFonts w:ascii="Calibri" w:eastAsia="Malgun Gothic" w:hAnsi="Calibri" w:cs="Calibri" w:hint="eastAsia"/>
          <w:sz w:val="22"/>
          <w:szCs w:val="22"/>
        </w:rPr>
        <w:t xml:space="preserve"> </w:t>
      </w:r>
      <w:r w:rsidR="008C3E7C" w:rsidRPr="00581DA5">
        <w:rPr>
          <w:rFonts w:ascii="Calibri" w:eastAsia="Malgun Gothic" w:hAnsi="Calibri" w:cs="Calibri"/>
          <w:sz w:val="22"/>
          <w:szCs w:val="22"/>
        </w:rPr>
        <w:t xml:space="preserve">We assessed benefit-risk </w:t>
      </w:r>
      <w:r w:rsidR="008C3E7C" w:rsidRPr="00581DA5">
        <w:rPr>
          <w:rFonts w:ascii="Calibri" w:eastAsia="Malgun Gothic" w:hAnsi="Calibri" w:cs="Calibri"/>
          <w:sz w:val="22"/>
          <w:szCs w:val="22"/>
          <w:highlight w:val="yellow"/>
        </w:rPr>
        <w:t>profiles</w:t>
      </w:r>
      <w:r w:rsidR="008C3E7C" w:rsidRPr="00581DA5">
        <w:rPr>
          <w:rFonts w:ascii="Calibri" w:eastAsia="Malgun Gothic" w:hAnsi="Calibri" w:cs="Calibri"/>
          <w:sz w:val="22"/>
          <w:szCs w:val="22"/>
        </w:rPr>
        <w:t xml:space="preserve"> across </w:t>
      </w:r>
      <w:r w:rsidR="008C3E7C" w:rsidRPr="009C22B1">
        <w:rPr>
          <w:rFonts w:ascii="Calibri" w:eastAsia="Malgun Gothic" w:hAnsi="Calibri" w:cs="Calibri"/>
          <w:sz w:val="22"/>
          <w:szCs w:val="22"/>
          <w:highlight w:val="yellow"/>
        </w:rPr>
        <w:t>two</w:t>
      </w:r>
      <w:r w:rsidR="008C3E7C" w:rsidRPr="00581DA5">
        <w:rPr>
          <w:rFonts w:ascii="Calibri" w:eastAsia="Malgun Gothic" w:hAnsi="Calibri" w:cs="Calibri"/>
          <w:sz w:val="22"/>
          <w:szCs w:val="22"/>
        </w:rPr>
        <w:t xml:space="preserve"> age groups </w:t>
      </w:r>
      <w:r w:rsidR="008C3E7C" w:rsidRPr="00581DA5">
        <w:rPr>
          <w:rFonts w:ascii="Calibri" w:eastAsia="Malgun Gothic" w:hAnsi="Calibri" w:cs="Calibri"/>
          <w:sz w:val="22"/>
          <w:szCs w:val="22"/>
          <w:highlight w:val="yellow"/>
        </w:rPr>
        <w:t>(18-64, and ≥65 years)</w:t>
      </w:r>
      <w:r w:rsidR="008C3E7C" w:rsidRPr="00581DA5">
        <w:rPr>
          <w:rFonts w:ascii="Calibri" w:eastAsia="Malgun Gothic" w:hAnsi="Calibri" w:cs="Calibri"/>
          <w:sz w:val="22"/>
          <w:szCs w:val="22"/>
        </w:rPr>
        <w:t xml:space="preserve"> </w:t>
      </w:r>
      <w:r w:rsidR="008C3E7C" w:rsidRPr="00581DA5">
        <w:rPr>
          <w:rFonts w:ascii="Calibri" w:eastAsia="Malgun Gothic" w:hAnsi="Calibri" w:cs="Calibri"/>
          <w:sz w:val="22"/>
          <w:szCs w:val="22"/>
          <w:highlight w:val="yellow"/>
        </w:rPr>
        <w:t xml:space="preserve">and </w:t>
      </w:r>
      <w:r w:rsidR="008C3E7C" w:rsidRPr="009C22B1">
        <w:rPr>
          <w:rFonts w:ascii="Calibri" w:eastAsia="Malgun Gothic" w:hAnsi="Calibri" w:cs="Calibri"/>
          <w:sz w:val="22"/>
          <w:szCs w:val="22"/>
          <w:highlight w:val="yellow"/>
        </w:rPr>
        <w:t>across low</w:t>
      </w:r>
      <w:r w:rsidR="008C3E7C" w:rsidRPr="009C22B1">
        <w:rPr>
          <w:rFonts w:ascii="Calibri" w:eastAsia="Malgun Gothic" w:hAnsi="Calibri" w:cs="Calibri" w:hint="eastAsia"/>
          <w:sz w:val="22"/>
          <w:szCs w:val="22"/>
          <w:highlight w:val="yellow"/>
        </w:rPr>
        <w:t xml:space="preserve"> (attack rate </w:t>
      </w:r>
      <w:r w:rsidR="008C3E7C" w:rsidRPr="009C22B1">
        <w:rPr>
          <w:rFonts w:ascii="Calibri" w:eastAsia="Malgun Gothic" w:hAnsi="Calibri" w:cs="Calibri"/>
          <w:sz w:val="22"/>
          <w:szCs w:val="22"/>
          <w:highlight w:val="yellow"/>
        </w:rPr>
        <w:t>≤</w:t>
      </w:r>
      <w:r w:rsidR="008C3E7C" w:rsidRPr="009C22B1">
        <w:rPr>
          <w:rFonts w:ascii="Calibri" w:eastAsia="Malgun Gothic" w:hAnsi="Calibri" w:cs="Calibri" w:hint="eastAsia"/>
          <w:sz w:val="22"/>
          <w:szCs w:val="22"/>
          <w:highlight w:val="yellow"/>
        </w:rPr>
        <w:t>1%)</w:t>
      </w:r>
      <w:r w:rsidR="008C3E7C" w:rsidRPr="009C22B1">
        <w:rPr>
          <w:rFonts w:ascii="Calibri" w:eastAsia="Malgun Gothic" w:hAnsi="Calibri" w:cs="Calibri"/>
          <w:sz w:val="22"/>
          <w:szCs w:val="22"/>
          <w:highlight w:val="yellow"/>
        </w:rPr>
        <w:t>, moderate</w:t>
      </w:r>
      <w:r w:rsidR="008C3E7C" w:rsidRPr="009C22B1">
        <w:rPr>
          <w:rFonts w:ascii="Calibri" w:eastAsia="Malgun Gothic" w:hAnsi="Calibri" w:cs="Calibri" w:hint="eastAsia"/>
          <w:sz w:val="22"/>
          <w:szCs w:val="22"/>
          <w:highlight w:val="yellow"/>
        </w:rPr>
        <w:t xml:space="preserve"> (1-10%)</w:t>
      </w:r>
      <w:r w:rsidR="008C3E7C" w:rsidRPr="009C22B1">
        <w:rPr>
          <w:rFonts w:ascii="Calibri" w:eastAsia="Malgun Gothic" w:hAnsi="Calibri" w:cs="Calibri"/>
          <w:sz w:val="22"/>
          <w:szCs w:val="22"/>
          <w:highlight w:val="yellow"/>
        </w:rPr>
        <w:t xml:space="preserve">, and high </w:t>
      </w:r>
      <w:r w:rsidR="008C3E7C" w:rsidRPr="00581DA5">
        <w:rPr>
          <w:rFonts w:ascii="Calibri" w:eastAsia="Malgun Gothic" w:hAnsi="Calibri" w:cs="Calibri"/>
          <w:sz w:val="22"/>
          <w:szCs w:val="22"/>
          <w:highlight w:val="yellow"/>
        </w:rPr>
        <w:t>transmission settings</w:t>
      </w:r>
      <w:r w:rsidR="008C3E7C" w:rsidRPr="00581DA5">
        <w:rPr>
          <w:rFonts w:ascii="Calibri" w:eastAsia="Malgun Gothic" w:hAnsi="Calibri" w:cs="Calibri" w:hint="eastAsia"/>
          <w:sz w:val="22"/>
          <w:szCs w:val="22"/>
          <w:highlight w:val="yellow"/>
        </w:rPr>
        <w:t xml:space="preserve"> (&gt;10%)</w:t>
      </w:r>
      <w:r w:rsidR="008C3E7C" w:rsidRPr="00581DA5">
        <w:rPr>
          <w:rFonts w:ascii="Calibri" w:eastAsia="Malgun Gothic" w:hAnsi="Calibri" w:cs="Calibri"/>
          <w:sz w:val="22"/>
          <w:szCs w:val="22"/>
          <w:highlight w:val="yellow"/>
        </w:rPr>
        <w:t>, defined using state-specific cumulative infection attack rates</w:t>
      </w:r>
      <w:r w:rsidR="008C3E7C" w:rsidRPr="009C22B1">
        <w:rPr>
          <w:rFonts w:ascii="Calibri" w:eastAsia="Malgun Gothic" w:hAnsi="Calibri" w:cs="Calibri"/>
          <w:sz w:val="22"/>
          <w:szCs w:val="22"/>
        </w:rPr>
        <w:t xml:space="preserve"> </w:t>
      </w:r>
      <w:r w:rsidRPr="00581DA5">
        <w:rPr>
          <w:rFonts w:ascii="Calibri" w:eastAsia="Malgun Gothic" w:hAnsi="Calibri" w:cs="Calibri"/>
          <w:sz w:val="22"/>
          <w:szCs w:val="22"/>
          <w:highlight w:val="yellow"/>
        </w:rPr>
        <w:t xml:space="preserve">(Section S1, Figure S2-3). </w:t>
      </w:r>
    </w:p>
    <w:p w14:paraId="13266EF3" w14:textId="77777777" w:rsidR="4CD0E30A" w:rsidRDefault="4CD0E30A" w:rsidP="4CD0E30A">
      <w:pPr>
        <w:spacing w:line="360" w:lineRule="auto"/>
        <w:rPr>
          <w:rFonts w:ascii="Calibri" w:eastAsia="Malgun Gothic" w:hAnsi="Calibri" w:cs="Calibri"/>
          <w:sz w:val="22"/>
          <w:szCs w:val="22"/>
          <w:highlight w:val="yellow"/>
        </w:rPr>
      </w:pPr>
    </w:p>
    <w:p w14:paraId="447B109B" w14:textId="77777777" w:rsidR="00DF70C6" w:rsidRPr="00581DA5" w:rsidRDefault="00DF70C6" w:rsidP="730B6F65">
      <w:pPr>
        <w:pStyle w:val="Heading4"/>
        <w:spacing w:line="360" w:lineRule="auto"/>
        <w:rPr>
          <w:rStyle w:val="IntenseEmphasis"/>
          <w:rFonts w:eastAsia="Malgun Gothic" w:cs="Calibri"/>
          <w:color w:val="0070C0"/>
          <w:szCs w:val="22"/>
        </w:rPr>
      </w:pPr>
      <w:r w:rsidRPr="00581DA5">
        <w:rPr>
          <w:rStyle w:val="IntenseEmphasis"/>
          <w:rFonts w:eastAsia="Malgun Gothic" w:cs="Calibri"/>
          <w:color w:val="0070C0"/>
          <w:szCs w:val="22"/>
        </w:rPr>
        <w:t>Data and model parameters</w:t>
      </w:r>
    </w:p>
    <w:p w14:paraId="4038EA38" w14:textId="77777777" w:rsidR="00DF70C6" w:rsidRPr="00581DA5" w:rsidRDefault="00DF70C6" w:rsidP="001A440D">
      <w:pPr>
        <w:pStyle w:val="Heading4"/>
        <w:rPr>
          <w:color w:val="0070C0"/>
          <w:highlight w:val="yellow"/>
        </w:rPr>
      </w:pPr>
      <w:r w:rsidRPr="00581DA5">
        <w:rPr>
          <w:color w:val="0070C0"/>
          <w:highlight w:val="yellow"/>
        </w:rPr>
        <w:t>Vaccine safety and efficacy parameters</w:t>
      </w:r>
    </w:p>
    <w:p w14:paraId="627E2D00" w14:textId="77777777" w:rsidR="1A9F0A3E" w:rsidRDefault="00DF70C6" w:rsidP="1A9F0A3E">
      <w:pPr>
        <w:tabs>
          <w:tab w:val="left" w:pos="7470"/>
        </w:tabs>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We derived vaccine-attributable non-fatal SAE and death probabilities </w:t>
      </w:r>
      <w:r w:rsidR="00351578" w:rsidRPr="00581DA5">
        <w:rPr>
          <w:rFonts w:ascii="Calibri" w:eastAsia="Malgun Gothic" w:hAnsi="Calibri" w:cs="Calibri" w:hint="eastAsia"/>
          <w:sz w:val="22"/>
          <w:szCs w:val="22"/>
          <w:highlight w:val="yellow"/>
        </w:rPr>
        <w:t xml:space="preserve">from </w:t>
      </w:r>
      <w:r w:rsidRPr="00581DA5">
        <w:rPr>
          <w:rFonts w:ascii="Calibri" w:eastAsia="Malgun Gothic" w:hAnsi="Calibri" w:cs="Calibri"/>
          <w:sz w:val="22"/>
          <w:szCs w:val="22"/>
          <w:highlight w:val="yellow"/>
        </w:rPr>
        <w:t xml:space="preserve">the US </w:t>
      </w:r>
      <w:r w:rsidR="00D90B19" w:rsidRPr="00581DA5">
        <w:rPr>
          <w:rFonts w:ascii="Calibri" w:eastAsia="Malgun Gothic" w:hAnsi="Calibri" w:cs="Calibri"/>
          <w:sz w:val="22"/>
          <w:szCs w:val="22"/>
          <w:highlight w:val="yellow"/>
        </w:rPr>
        <w:t>VAERS data</w:t>
      </w:r>
      <w:r w:rsidR="002C276C" w:rsidRPr="00581DA5">
        <w:rPr>
          <w:rFonts w:ascii="Calibri" w:eastAsia="Malgun Gothic" w:hAnsi="Calibri" w:cs="Calibri" w:hint="eastAsia"/>
          <w:sz w:val="22"/>
          <w:szCs w:val="22"/>
          <w:highlight w:val="yellow"/>
        </w:rPr>
        <w:t xml:space="preserve"> by age group</w:t>
      </w:r>
      <w:r w:rsidRPr="00581DA5">
        <w:rPr>
          <w:rFonts w:ascii="Calibri" w:eastAsia="Malgun Gothic" w:hAnsi="Calibri" w:cs="Calibri"/>
          <w:sz w:val="22"/>
          <w:szCs w:val="22"/>
          <w:highlight w:val="yellow"/>
        </w:rPr>
        <w:t xml:space="preserve"> </w:t>
      </w:r>
      <w:hyperlink r:id="rId25">
        <w:r w:rsidR="008C3E7C">
          <w:rPr>
            <w:rFonts w:ascii="Calibri" w:hAnsi="Calibri" w:cs="Calibri"/>
            <w:sz w:val="22"/>
            <w:szCs w:val="22"/>
            <w:vertAlign w:val="superscript"/>
          </w:rPr>
          <w:t>11</w:t>
        </w:r>
      </w:hyperlink>
      <w:r w:rsidRPr="00581DA5">
        <w:rPr>
          <w:rFonts w:ascii="Calibri" w:eastAsia="Malgun Gothic" w:hAnsi="Calibri" w:cs="Calibri"/>
          <w:sz w:val="22"/>
          <w:szCs w:val="22"/>
          <w:highlight w:val="yellow"/>
        </w:rPr>
        <w:t>. As of August 15,</w:t>
      </w:r>
      <w:r w:rsidR="002B1555"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2025,</w:t>
      </w:r>
      <w:r w:rsidRPr="00581DA5">
        <w:rPr>
          <w:rFonts w:ascii="Calibri" w:eastAsia="Malgun Gothic" w:hAnsi="Calibri" w:cs="Calibri"/>
          <w:sz w:val="22"/>
          <w:szCs w:val="22"/>
        </w:rPr>
        <w:t xml:space="preserve"> </w:t>
      </w:r>
      <w:r w:rsidR="00CF2040" w:rsidRPr="00581DA5">
        <w:rPr>
          <w:rFonts w:ascii="Calibri" w:eastAsia="Malgun Gothic" w:hAnsi="Calibri" w:cs="Calibri" w:hint="eastAsia"/>
          <w:sz w:val="22"/>
          <w:szCs w:val="22"/>
        </w:rPr>
        <w:t xml:space="preserve">among 32,949 vaccinated adults aged 18-64 years, six vaccine-attributable </w:t>
      </w:r>
      <w:r w:rsidR="0009496D" w:rsidRPr="00581DA5">
        <w:rPr>
          <w:rFonts w:ascii="Calibri" w:eastAsia="Malgun Gothic" w:hAnsi="Calibri" w:cs="Calibri" w:hint="eastAsia"/>
          <w:sz w:val="22"/>
          <w:szCs w:val="22"/>
        </w:rPr>
        <w:t xml:space="preserve">non-fatal </w:t>
      </w:r>
      <w:r w:rsidR="00CF2040" w:rsidRPr="00581DA5">
        <w:rPr>
          <w:rFonts w:ascii="Calibri" w:eastAsia="Malgun Gothic" w:hAnsi="Calibri" w:cs="Calibri" w:hint="eastAsia"/>
          <w:sz w:val="22"/>
          <w:szCs w:val="22"/>
        </w:rPr>
        <w:t>SAEs and no deaths were reported</w:t>
      </w:r>
      <w:r w:rsidR="00586B61" w:rsidRPr="00581DA5">
        <w:rPr>
          <w:rFonts w:ascii="Calibri" w:eastAsia="Malgun Gothic" w:hAnsi="Calibri" w:cs="Calibri" w:hint="eastAsia"/>
          <w:sz w:val="22"/>
          <w:szCs w:val="22"/>
        </w:rPr>
        <w:t xml:space="preserve">. Among 18,445 vaccinated older adults aged </w:t>
      </w:r>
      <w:r w:rsidR="00747383" w:rsidRPr="00581DA5">
        <w:rPr>
          <w:rFonts w:ascii="Calibri" w:eastAsia="Malgun Gothic" w:hAnsi="Calibri" w:cs="Calibri"/>
          <w:sz w:val="22"/>
          <w:szCs w:val="22"/>
        </w:rPr>
        <w:t>≥65 years</w:t>
      </w:r>
      <w:r w:rsidR="00747383" w:rsidRPr="00581DA5">
        <w:rPr>
          <w:rFonts w:ascii="Calibri" w:eastAsia="Malgun Gothic" w:hAnsi="Calibri" w:cs="Calibri" w:hint="eastAsia"/>
          <w:sz w:val="22"/>
          <w:szCs w:val="22"/>
        </w:rPr>
        <w:t xml:space="preserve">, </w:t>
      </w:r>
      <w:r w:rsidR="009E0389" w:rsidRPr="00581DA5">
        <w:rPr>
          <w:rFonts w:ascii="Calibri" w:eastAsia="Malgun Gothic" w:hAnsi="Calibri" w:cs="Calibri"/>
          <w:sz w:val="22"/>
          <w:szCs w:val="22"/>
        </w:rPr>
        <w:t xml:space="preserve">19 </w:t>
      </w:r>
      <w:r w:rsidR="009E0389" w:rsidRPr="00581DA5">
        <w:rPr>
          <w:rFonts w:ascii="Calibri" w:eastAsia="Malgun Gothic" w:hAnsi="Calibri" w:cs="Calibri"/>
          <w:sz w:val="22"/>
          <w:szCs w:val="22"/>
          <w:highlight w:val="yellow"/>
        </w:rPr>
        <w:t>vaccine-attributable</w:t>
      </w:r>
      <w:r w:rsidR="009E0389" w:rsidRPr="00581DA5">
        <w:rPr>
          <w:rFonts w:ascii="Calibri" w:eastAsia="Malgun Gothic" w:hAnsi="Calibri" w:cs="Calibri"/>
          <w:sz w:val="22"/>
          <w:szCs w:val="22"/>
        </w:rPr>
        <w:t xml:space="preserve"> SAEs and one death were reported.</w:t>
      </w:r>
      <w:r w:rsidR="009E0389" w:rsidRPr="00581DA5">
        <w:rPr>
          <w:rFonts w:ascii="Calibri" w:eastAsia="Malgun Gothic" w:hAnsi="Calibri" w:cs="Calibri" w:hint="eastAsia"/>
          <w:sz w:val="22"/>
          <w:szCs w:val="22"/>
        </w:rPr>
        <w:t xml:space="preserve"> </w:t>
      </w:r>
      <w:r w:rsidRPr="00581DA5">
        <w:rPr>
          <w:rFonts w:ascii="Calibri" w:eastAsia="Malgun Gothic" w:hAnsi="Calibri" w:cs="Calibri" w:hint="eastAsia"/>
          <w:sz w:val="22"/>
          <w:szCs w:val="22"/>
        </w:rPr>
        <w:t xml:space="preserve">In the absence of clinical efficacy estimates, </w:t>
      </w:r>
      <w:r w:rsidRPr="00581DA5">
        <w:rPr>
          <w:rFonts w:ascii="Calibri" w:eastAsia="Malgun Gothic" w:hAnsi="Calibri" w:cs="Calibri" w:hint="eastAsia"/>
          <w:sz w:val="22"/>
          <w:szCs w:val="22"/>
          <w:highlight w:val="yellow"/>
        </w:rPr>
        <w:t>w</w:t>
      </w:r>
      <w:r w:rsidRPr="00581DA5">
        <w:rPr>
          <w:rFonts w:ascii="Calibri" w:eastAsia="Malgun Gothic" w:hAnsi="Calibri" w:cs="Calibri"/>
          <w:sz w:val="22"/>
          <w:szCs w:val="22"/>
          <w:highlight w:val="yellow"/>
        </w:rPr>
        <w:t xml:space="preserve">e </w:t>
      </w:r>
      <w:r w:rsidRPr="00581DA5">
        <w:rPr>
          <w:rFonts w:ascii="Calibri" w:eastAsia="Malgun Gothic" w:hAnsi="Calibri" w:cs="Calibri" w:hint="eastAsia"/>
          <w:sz w:val="22"/>
          <w:szCs w:val="22"/>
          <w:highlight w:val="yellow"/>
        </w:rPr>
        <w:t>applied the Phase 3 seroresponse rate</w:t>
      </w:r>
      <w:r w:rsidRPr="00581DA5">
        <w:rPr>
          <w:rFonts w:ascii="Calibri" w:eastAsia="Malgun Gothic" w:hAnsi="Calibri" w:cs="Calibri"/>
          <w:sz w:val="22"/>
          <w:szCs w:val="22"/>
          <w:highlight w:val="yellow"/>
        </w:rPr>
        <w:t xml:space="preserve"> 98.9% (95% CI: 96.7-99.8)</w:t>
      </w:r>
      <w:r w:rsidRPr="00581DA5">
        <w:rPr>
          <w:rFonts w:ascii="Calibri" w:eastAsia="Malgun Gothic" w:hAnsi="Calibri" w:cs="Calibri" w:hint="eastAsia"/>
          <w:sz w:val="22"/>
          <w:szCs w:val="22"/>
          <w:highlight w:val="yellow"/>
        </w:rPr>
        <w:t xml:space="preserve"> as a proxy for vaccine efficacy </w:t>
      </w:r>
      <w:r w:rsidRPr="00581DA5">
        <w:rPr>
          <w:rFonts w:ascii="Calibri" w:eastAsia="Malgun Gothic" w:hAnsi="Calibri" w:cs="Calibri"/>
          <w:sz w:val="22"/>
          <w:szCs w:val="22"/>
          <w:highlight w:val="yellow"/>
        </w:rPr>
        <w:t>against</w:t>
      </w:r>
      <w:r w:rsidRPr="00581DA5">
        <w:rPr>
          <w:rFonts w:ascii="Calibri" w:eastAsia="Malgun Gothic" w:hAnsi="Calibri" w:cs="Calibri" w:hint="eastAsia"/>
          <w:sz w:val="22"/>
          <w:szCs w:val="22"/>
          <w:highlight w:val="yellow"/>
        </w:rPr>
        <w:t xml:space="preserve"> disease only, and against disease and infection</w:t>
      </w:r>
      <w:r w:rsidRPr="00581DA5">
        <w:rPr>
          <w:rFonts w:ascii="Calibri" w:eastAsia="Malgun Gothic" w:hAnsi="Calibri" w:cs="Calibri"/>
          <w:sz w:val="22"/>
          <w:szCs w:val="22"/>
          <w:highlight w:val="yellow"/>
        </w:rPr>
        <w:t xml:space="preserve"> </w:t>
      </w:r>
      <w:hyperlink r:id="rId26">
        <w:r w:rsidR="008C3E7C">
          <w:rPr>
            <w:rFonts w:ascii="Calibri" w:hAnsi="Calibri" w:cs="Calibri"/>
            <w:sz w:val="22"/>
            <w:szCs w:val="22"/>
            <w:vertAlign w:val="superscript"/>
          </w:rPr>
          <w:t>8</w:t>
        </w:r>
      </w:hyperlink>
      <w:r w:rsidRPr="00581DA5">
        <w:rPr>
          <w:rFonts w:ascii="Calibri" w:eastAsia="Malgun Gothic" w:hAnsi="Calibri" w:cs="Calibri"/>
          <w:sz w:val="22"/>
          <w:szCs w:val="22"/>
          <w:highlight w:val="yellow"/>
        </w:rPr>
        <w:t xml:space="preserve"> (Section S4, Table S1, Figure S6).</w:t>
      </w:r>
      <w:r w:rsidRPr="00581DA5">
        <w:rPr>
          <w:rFonts w:ascii="Calibri" w:eastAsia="Malgun Gothic" w:hAnsi="Calibri" w:cs="Calibri"/>
          <w:sz w:val="22"/>
          <w:szCs w:val="22"/>
        </w:rPr>
        <w:t xml:space="preserve"> </w:t>
      </w:r>
    </w:p>
    <w:p w14:paraId="1D913DDB" w14:textId="77777777" w:rsidR="00DF70C6" w:rsidRPr="00581DA5" w:rsidRDefault="00DF70C6" w:rsidP="001A440D">
      <w:pPr>
        <w:pStyle w:val="Heading4"/>
        <w:rPr>
          <w:color w:val="0070C0"/>
        </w:rPr>
      </w:pPr>
      <w:r w:rsidRPr="00581DA5">
        <w:rPr>
          <w:color w:val="0070C0"/>
          <w:highlight w:val="yellow"/>
        </w:rPr>
        <w:t>Disease progression parameters</w:t>
      </w:r>
    </w:p>
    <w:p w14:paraId="67FEC0C4" w14:textId="77777777" w:rsidR="00DF70C6" w:rsidRPr="00581DA5" w:rsidRDefault="00DF70C6" w:rsidP="00D363C8">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rPr>
        <w:t xml:space="preserve">We derived age-specific hospitalisation rates </w:t>
      </w:r>
      <w:r w:rsidRPr="00581DA5">
        <w:rPr>
          <w:rFonts w:ascii="Calibri" w:eastAsia="Malgun Gothic" w:hAnsi="Calibri" w:cs="Calibri"/>
          <w:sz w:val="22"/>
          <w:szCs w:val="22"/>
          <w:highlight w:val="yellow"/>
        </w:rPr>
        <w:t>and case-fatality rat</w:t>
      </w:r>
      <w:r w:rsidRPr="009C22B1">
        <w:rPr>
          <w:rFonts w:ascii="Calibri" w:eastAsia="Malgun Gothic" w:hAnsi="Calibri" w:cs="Calibri"/>
          <w:sz w:val="22"/>
          <w:szCs w:val="22"/>
          <w:highlight w:val="yellow"/>
        </w:rPr>
        <w:t>es</w:t>
      </w:r>
      <w:r w:rsidRPr="00581DA5">
        <w:rPr>
          <w:rFonts w:ascii="Calibri" w:eastAsia="Malgun Gothic" w:hAnsi="Calibri" w:cs="Calibri"/>
          <w:sz w:val="22"/>
          <w:szCs w:val="22"/>
        </w:rPr>
        <w:t xml:space="preserve"> among symptomatic chikungunya cases from the Brazilian national surveillance system (SINAN) and the study by Cerqueira-Silva et al </w:t>
      </w:r>
      <w:r w:rsidRPr="00581DA5">
        <w:rPr>
          <w:rFonts w:ascii="Calibri" w:eastAsia="Malgun Gothic" w:hAnsi="Calibri" w:cs="Calibri"/>
          <w:sz w:val="22"/>
          <w:szCs w:val="22"/>
          <w:highlight w:val="yellow"/>
        </w:rPr>
        <w:t>(Table S1</w:t>
      </w:r>
      <w:r w:rsidRPr="1A9F0A3E">
        <w:rPr>
          <w:rFonts w:ascii="Calibri" w:eastAsia="Malgun Gothic" w:hAnsi="Calibri" w:cs="Calibri"/>
          <w:sz w:val="22"/>
          <w:szCs w:val="22"/>
          <w:highlight w:val="yellow"/>
        </w:rPr>
        <w:t>)</w:t>
      </w:r>
      <w:r w:rsidR="6CA8314D" w:rsidRPr="1A9F0A3E">
        <w:rPr>
          <w:rFonts w:ascii="Calibri" w:eastAsia="Malgun Gothic" w:hAnsi="Calibri" w:cs="Calibri"/>
          <w:sz w:val="22"/>
          <w:szCs w:val="22"/>
          <w:highlight w:val="yellow"/>
        </w:rPr>
        <w:t xml:space="preserve"> </w:t>
      </w:r>
      <w:hyperlink r:id="rId27">
        <w:r w:rsidR="008C3E7C">
          <w:rPr>
            <w:rFonts w:ascii="Calibri" w:hAnsi="Calibri" w:cs="Calibri"/>
            <w:sz w:val="22"/>
            <w:szCs w:val="22"/>
            <w:vertAlign w:val="superscript"/>
          </w:rPr>
          <w:t>23,24</w:t>
        </w:r>
      </w:hyperlink>
      <w:r w:rsidR="008C3E7C" w:rsidRPr="00581DA5">
        <w:rPr>
          <w:rFonts w:ascii="Calibri" w:eastAsia="Malgun Gothic" w:hAnsi="Calibri" w:cs="Calibri"/>
          <w:sz w:val="22"/>
          <w:szCs w:val="22"/>
        </w:rPr>
        <w:t xml:space="preserve">. </w:t>
      </w:r>
      <w:r w:rsidR="008C3E7C" w:rsidRPr="00581DA5">
        <w:rPr>
          <w:rFonts w:ascii="Calibri" w:eastAsia="Malgun Gothic" w:hAnsi="Calibri" w:cs="Calibri"/>
          <w:sz w:val="22"/>
          <w:szCs w:val="22"/>
          <w:highlight w:val="yellow"/>
        </w:rPr>
        <w:t xml:space="preserve">We estimated years lived with disability (YLDs) using a disability weight of 0.133 (95% UI: 0.09 - 0.19) for severe acute chikungunya and 0.31 (95% UI: 0.11 - 0.57) for chronic chikungunya. Duration of illnesses was applied separately for each disease phase (acute hospitalised, sub-acute, chronic) </w:t>
      </w:r>
      <w:hyperlink r:id="rId28">
        <w:r w:rsidR="008C3E7C">
          <w:rPr>
            <w:rFonts w:ascii="Calibri" w:hAnsi="Calibri" w:cs="Calibri"/>
            <w:sz w:val="22"/>
            <w:szCs w:val="22"/>
            <w:vertAlign w:val="superscript"/>
          </w:rPr>
          <w:t>25</w:t>
        </w:r>
      </w:hyperlink>
      <w:r w:rsidRPr="00581DA5">
        <w:rPr>
          <w:rFonts w:ascii="Calibri" w:eastAsia="Malgun Gothic" w:hAnsi="Calibri" w:cs="Calibri"/>
          <w:sz w:val="22"/>
          <w:szCs w:val="22"/>
          <w:highlight w:val="yellow"/>
        </w:rPr>
        <w:t xml:space="preserve">. Years of life lost (YLLs) were estimated as the remaining life years at the age of death, based on life expectancy for Brazil in 2023 predicted from UN World Population Prospects (Table S1). </w:t>
      </w:r>
    </w:p>
    <w:p w14:paraId="3336009C" w14:textId="77777777" w:rsidR="00DF70C6" w:rsidRPr="00581DA5" w:rsidRDefault="00DF70C6" w:rsidP="00E60C9C">
      <w:pPr>
        <w:spacing w:line="360" w:lineRule="auto"/>
        <w:rPr>
          <w:rFonts w:eastAsia="Malgun Gothic" w:cs="Calibri"/>
          <w:color w:val="0070C0"/>
          <w:highlight w:val="yellow"/>
        </w:rPr>
      </w:pPr>
      <w:r w:rsidRPr="00E60C9C">
        <w:rPr>
          <w:rFonts w:ascii="Calibri" w:hAnsi="Calibri" w:cs="Calibri"/>
          <w:i/>
          <w:color w:val="0070C0"/>
          <w:sz w:val="22"/>
          <w:szCs w:val="22"/>
          <w:highlight w:val="yellow"/>
        </w:rPr>
        <w:t>Total attack rates</w:t>
      </w:r>
    </w:p>
    <w:p w14:paraId="39C23F9B" w14:textId="77777777" w:rsidR="00DF70C6" w:rsidRPr="00E60C9C" w:rsidRDefault="00C00E85" w:rsidP="00E60C9C">
      <w:pPr>
        <w:spacing w:line="360" w:lineRule="auto"/>
        <w:rPr>
          <w:rStyle w:val="IntenseEmphasis"/>
          <w:rFonts w:ascii="Calibri" w:eastAsia="Malgun Gothic" w:hAnsi="Calibri" w:cs="Calibri"/>
          <w:i w:val="0"/>
          <w:color w:val="auto"/>
          <w:sz w:val="20"/>
          <w:szCs w:val="20"/>
          <w:highlight w:val="yellow"/>
        </w:rPr>
      </w:pPr>
      <w:r w:rsidRPr="00E60C9C">
        <w:rPr>
          <w:rStyle w:val="IntenseEmphasis"/>
          <w:rFonts w:ascii="Calibri" w:eastAsia="Malgun Gothic" w:hAnsi="Calibri" w:cs="Calibri" w:hint="eastAsia"/>
          <w:i w:val="0"/>
          <w:color w:val="auto"/>
          <w:sz w:val="22"/>
          <w:szCs w:val="22"/>
          <w:highlight w:val="yellow"/>
        </w:rPr>
        <w:t xml:space="preserve">To </w:t>
      </w:r>
      <w:r w:rsidR="00D22F30" w:rsidRPr="00E60C9C">
        <w:rPr>
          <w:rStyle w:val="IntenseEmphasis"/>
          <w:rFonts w:ascii="Calibri" w:eastAsia="Malgun Gothic" w:hAnsi="Calibri" w:cs="Calibri"/>
          <w:i w:val="0"/>
          <w:color w:val="auto"/>
          <w:sz w:val="22"/>
          <w:szCs w:val="22"/>
          <w:highlight w:val="yellow"/>
        </w:rPr>
        <w:t>parameteri</w:t>
      </w:r>
      <w:r w:rsidR="00581DA5" w:rsidRPr="00E60C9C">
        <w:rPr>
          <w:rStyle w:val="IntenseEmphasis"/>
          <w:rFonts w:ascii="Calibri" w:eastAsia="Malgun Gothic" w:hAnsi="Calibri" w:cs="Calibri" w:hint="eastAsia"/>
          <w:i w:val="0"/>
          <w:color w:val="auto"/>
          <w:sz w:val="22"/>
          <w:szCs w:val="22"/>
          <w:highlight w:val="yellow"/>
        </w:rPr>
        <w:t>s</w:t>
      </w:r>
      <w:r w:rsidR="00D22F30" w:rsidRPr="00E60C9C">
        <w:rPr>
          <w:rStyle w:val="IntenseEmphasis"/>
          <w:rFonts w:ascii="Calibri" w:eastAsia="Malgun Gothic" w:hAnsi="Calibri" w:cs="Calibri"/>
          <w:i w:val="0"/>
          <w:color w:val="auto"/>
          <w:sz w:val="22"/>
          <w:szCs w:val="22"/>
          <w:highlight w:val="yellow"/>
        </w:rPr>
        <w:t>e</w:t>
      </w:r>
      <w:r w:rsidR="00D22F30" w:rsidRPr="00E60C9C">
        <w:rPr>
          <w:rStyle w:val="IntenseEmphasis"/>
          <w:rFonts w:ascii="Calibri" w:eastAsia="Malgun Gothic" w:hAnsi="Calibri" w:cs="Calibri" w:hint="eastAsia"/>
          <w:i w:val="0"/>
          <w:color w:val="auto"/>
          <w:sz w:val="22"/>
          <w:szCs w:val="22"/>
          <w:highlight w:val="yellow"/>
        </w:rPr>
        <w:t xml:space="preserve"> transmission across a range of epidemic-prone settings within Brazil,</w:t>
      </w:r>
      <w:r w:rsidR="00581DA5" w:rsidRPr="00E60C9C">
        <w:rPr>
          <w:rStyle w:val="IntenseEmphasis"/>
          <w:rFonts w:ascii="Calibri" w:eastAsia="Malgun Gothic" w:hAnsi="Calibri" w:cs="Calibri" w:hint="eastAsia"/>
          <w:i w:val="0"/>
          <w:color w:val="auto"/>
          <w:sz w:val="22"/>
          <w:szCs w:val="22"/>
          <w:highlight w:val="yellow"/>
        </w:rPr>
        <w:t xml:space="preserve"> we used 11 of the 27 </w:t>
      </w:r>
      <w:r w:rsidR="00DF70C6" w:rsidRPr="00E60C9C">
        <w:rPr>
          <w:rStyle w:val="IntenseEmphasis"/>
          <w:rFonts w:ascii="Calibri" w:eastAsia="Malgun Gothic" w:hAnsi="Calibri" w:cs="Calibri"/>
          <w:i w:val="0"/>
          <w:color w:val="auto"/>
          <w:sz w:val="22"/>
          <w:szCs w:val="22"/>
          <w:highlight w:val="yellow"/>
        </w:rPr>
        <w:t>Brazilian states after excluding state</w:t>
      </w:r>
      <w:r w:rsidR="00D17D63" w:rsidRPr="00E60C9C">
        <w:rPr>
          <w:rStyle w:val="IntenseEmphasis"/>
          <w:rFonts w:ascii="Calibri" w:eastAsia="Malgun Gothic" w:hAnsi="Calibri" w:cs="Calibri" w:hint="eastAsia"/>
          <w:i w:val="0"/>
          <w:color w:val="auto"/>
          <w:sz w:val="22"/>
          <w:szCs w:val="22"/>
          <w:highlight w:val="yellow"/>
        </w:rPr>
        <w:t>s</w:t>
      </w:r>
      <w:r w:rsidR="00DF70C6" w:rsidRPr="00E60C9C">
        <w:rPr>
          <w:rStyle w:val="IntenseEmphasis"/>
          <w:rFonts w:ascii="Calibri" w:eastAsia="Malgun Gothic" w:hAnsi="Calibri" w:cs="Calibri"/>
          <w:i w:val="0"/>
          <w:color w:val="auto"/>
          <w:sz w:val="22"/>
          <w:szCs w:val="22"/>
          <w:highlight w:val="yellow"/>
        </w:rPr>
        <w:t xml:space="preserve"> with insufficient epidemic signal, defined as either peak symptomatic cases </w:t>
      </w:r>
      <w:r w:rsidR="768B85D7" w:rsidRPr="00E60C9C">
        <w:rPr>
          <w:rStyle w:val="IntenseEmphasis"/>
          <w:rFonts w:ascii="Calibri" w:eastAsia="Malgun Gothic" w:hAnsi="Calibri" w:cs="Calibri"/>
          <w:i w:val="0"/>
          <w:color w:val="auto"/>
          <w:sz w:val="22"/>
          <w:szCs w:val="22"/>
          <w:highlight w:val="yellow"/>
        </w:rPr>
        <w:t xml:space="preserve">of </w:t>
      </w:r>
      <w:r w:rsidR="00DF70C6" w:rsidRPr="00E60C9C">
        <w:rPr>
          <w:rStyle w:val="IntenseEmphasis"/>
          <w:rFonts w:ascii="Calibri" w:eastAsia="Malgun Gothic" w:hAnsi="Calibri" w:cs="Calibri"/>
          <w:i w:val="0"/>
          <w:color w:val="auto"/>
          <w:sz w:val="22"/>
          <w:szCs w:val="22"/>
          <w:highlight w:val="yellow"/>
        </w:rPr>
        <w:t>&lt;20 per million population or &lt;500 symptomatic cases</w:t>
      </w:r>
      <w:r w:rsidR="00E45AC5" w:rsidRPr="00E60C9C">
        <w:rPr>
          <w:rStyle w:val="IntenseEmphasis"/>
          <w:rFonts w:ascii="Calibri" w:eastAsia="Malgun Gothic" w:hAnsi="Calibri" w:cs="Calibri"/>
          <w:i w:val="0"/>
          <w:iCs w:val="0"/>
          <w:color w:val="auto"/>
          <w:sz w:val="22"/>
          <w:szCs w:val="22"/>
          <w:highlight w:val="yellow"/>
        </w:rPr>
        <w:t xml:space="preserve"> </w:t>
      </w:r>
      <w:hyperlink r:id="rId29" w:history="1">
        <w:r w:rsidR="008C3E7C">
          <w:rPr>
            <w:rFonts w:ascii="Calibri" w:hAnsi="Calibri" w:cs="Calibri"/>
            <w:sz w:val="21"/>
            <w:szCs w:val="22"/>
            <w:vertAlign w:val="superscript"/>
          </w:rPr>
          <w:t>17</w:t>
        </w:r>
      </w:hyperlink>
      <w:r w:rsidR="00DF70C6" w:rsidRPr="00E60C9C">
        <w:rPr>
          <w:rStyle w:val="IntenseEmphasis"/>
          <w:rFonts w:ascii="Calibri" w:eastAsia="Malgun Gothic" w:hAnsi="Calibri" w:cs="Calibri"/>
          <w:i w:val="0"/>
          <w:iCs w:val="0"/>
          <w:color w:val="auto"/>
          <w:sz w:val="22"/>
          <w:szCs w:val="22"/>
          <w:highlight w:val="yellow"/>
        </w:rPr>
        <w:t>.</w:t>
      </w:r>
      <w:r w:rsidR="00DF70C6" w:rsidRPr="00E60C9C">
        <w:rPr>
          <w:rStyle w:val="IntenseEmphasis"/>
          <w:rFonts w:ascii="Calibri" w:eastAsia="Malgun Gothic" w:hAnsi="Calibri" w:cs="Calibri"/>
          <w:i w:val="0"/>
          <w:color w:val="auto"/>
          <w:sz w:val="22"/>
          <w:szCs w:val="22"/>
          <w:highlight w:val="yellow"/>
        </w:rPr>
        <w:t xml:space="preserve"> For each included state, we estimated</w:t>
      </w:r>
      <w:r w:rsidR="00AF727F" w:rsidRPr="00E60C9C">
        <w:rPr>
          <w:rStyle w:val="IntenseEmphasis"/>
          <w:rFonts w:ascii="Calibri" w:eastAsia="Malgun Gothic" w:hAnsi="Calibri" w:cs="Calibri" w:hint="eastAsia"/>
          <w:i w:val="0"/>
          <w:color w:val="auto"/>
          <w:sz w:val="22"/>
          <w:szCs w:val="22"/>
          <w:highlight w:val="yellow"/>
        </w:rPr>
        <w:t xml:space="preserve"> </w:t>
      </w:r>
      <w:r w:rsidR="00DF70C6" w:rsidRPr="00E60C9C">
        <w:rPr>
          <w:rStyle w:val="IntenseEmphasis"/>
          <w:rFonts w:ascii="Calibri" w:eastAsia="Malgun Gothic" w:hAnsi="Calibri" w:cs="Calibri"/>
          <w:i w:val="0"/>
          <w:color w:val="auto"/>
          <w:sz w:val="22"/>
          <w:szCs w:val="22"/>
          <w:highlight w:val="yellow"/>
        </w:rPr>
        <w:t xml:space="preserve">infection attack rates as the ratio of total predicted </w:t>
      </w:r>
      <w:r w:rsidR="00663B0A" w:rsidRPr="00E60C9C">
        <w:rPr>
          <w:rStyle w:val="IntenseEmphasis"/>
          <w:rFonts w:ascii="Calibri" w:eastAsia="Malgun Gothic" w:hAnsi="Calibri" w:cs="Calibri"/>
          <w:i w:val="0"/>
          <w:iCs w:val="0"/>
          <w:color w:val="auto"/>
          <w:sz w:val="22"/>
          <w:szCs w:val="22"/>
          <w:highlight w:val="yellow"/>
        </w:rPr>
        <w:t xml:space="preserve">number of new </w:t>
      </w:r>
      <w:r w:rsidR="00DF70C6" w:rsidRPr="00E60C9C">
        <w:rPr>
          <w:rStyle w:val="IntenseEmphasis"/>
          <w:rFonts w:ascii="Calibri" w:eastAsia="Malgun Gothic" w:hAnsi="Calibri" w:cs="Calibri"/>
          <w:i w:val="0"/>
          <w:color w:val="auto"/>
          <w:sz w:val="22"/>
          <w:szCs w:val="22"/>
          <w:highlight w:val="yellow"/>
        </w:rPr>
        <w:t xml:space="preserve">infections to the model-predicted susceptible population at epidemic onset. </w:t>
      </w:r>
      <w:r w:rsidR="002F3529" w:rsidRPr="00E60C9C">
        <w:rPr>
          <w:rFonts w:ascii="Calibri" w:eastAsia="Malgun Gothic" w:hAnsi="Calibri" w:cs="Calibri" w:hint="eastAsia"/>
          <w:sz w:val="22"/>
          <w:szCs w:val="22"/>
          <w:highlight w:val="yellow"/>
        </w:rPr>
        <w:t>We</w:t>
      </w:r>
      <w:r w:rsidR="0064186C" w:rsidRPr="00E60C9C">
        <w:rPr>
          <w:rFonts w:ascii="Calibri" w:eastAsia="Malgun Gothic" w:hAnsi="Calibri" w:cs="Calibri" w:hint="eastAsia"/>
          <w:sz w:val="22"/>
          <w:szCs w:val="22"/>
          <w:highlight w:val="yellow"/>
        </w:rPr>
        <w:t xml:space="preserve"> </w:t>
      </w:r>
      <w:r w:rsidR="00EA7D1F" w:rsidRPr="00E60C9C">
        <w:rPr>
          <w:rFonts w:ascii="Calibri" w:eastAsia="Malgun Gothic" w:hAnsi="Calibri" w:cs="Calibri" w:hint="eastAsia"/>
          <w:sz w:val="22"/>
          <w:szCs w:val="22"/>
          <w:highlight w:val="yellow"/>
        </w:rPr>
        <w:t xml:space="preserve">first </w:t>
      </w:r>
      <w:r w:rsidR="0064186C" w:rsidRPr="00E60C9C">
        <w:rPr>
          <w:rFonts w:ascii="Calibri" w:eastAsia="Malgun Gothic" w:hAnsi="Calibri" w:cs="Calibri" w:hint="eastAsia"/>
          <w:sz w:val="22"/>
          <w:szCs w:val="22"/>
          <w:highlight w:val="yellow"/>
        </w:rPr>
        <w:t xml:space="preserve">estimated </w:t>
      </w:r>
      <w:r w:rsidR="0005282C" w:rsidRPr="00E60C9C">
        <w:rPr>
          <w:rFonts w:ascii="Calibri" w:eastAsia="Malgun Gothic" w:hAnsi="Calibri" w:cs="Calibri" w:hint="eastAsia"/>
          <w:sz w:val="22"/>
          <w:szCs w:val="22"/>
          <w:highlight w:val="yellow"/>
        </w:rPr>
        <w:t xml:space="preserve">the </w:t>
      </w:r>
      <w:r w:rsidR="0064186C" w:rsidRPr="00E60C9C">
        <w:rPr>
          <w:rFonts w:ascii="Calibri" w:eastAsia="Malgun Gothic" w:hAnsi="Calibri" w:cs="Calibri" w:hint="eastAsia"/>
          <w:sz w:val="22"/>
          <w:szCs w:val="22"/>
          <w:highlight w:val="yellow"/>
        </w:rPr>
        <w:t>total symptomatic cases</w:t>
      </w:r>
      <w:r w:rsidR="002F3529" w:rsidRPr="00E60C9C">
        <w:rPr>
          <w:rFonts w:ascii="Calibri" w:eastAsia="Malgun Gothic" w:hAnsi="Calibri" w:cs="Calibri"/>
          <w:sz w:val="22"/>
          <w:szCs w:val="22"/>
          <w:highlight w:val="yellow"/>
        </w:rPr>
        <w:t xml:space="preserve"> account</w:t>
      </w:r>
      <w:r w:rsidR="0064186C" w:rsidRPr="00E60C9C">
        <w:rPr>
          <w:rFonts w:ascii="Calibri" w:eastAsia="Malgun Gothic" w:hAnsi="Calibri" w:cs="Calibri" w:hint="eastAsia"/>
          <w:sz w:val="22"/>
          <w:szCs w:val="22"/>
          <w:highlight w:val="yellow"/>
        </w:rPr>
        <w:t>ing</w:t>
      </w:r>
      <w:r w:rsidR="002F3529" w:rsidRPr="00E60C9C">
        <w:rPr>
          <w:rFonts w:ascii="Calibri" w:eastAsia="Malgun Gothic" w:hAnsi="Calibri" w:cs="Calibri"/>
          <w:sz w:val="22"/>
          <w:szCs w:val="22"/>
          <w:highlight w:val="yellow"/>
        </w:rPr>
        <w:t xml:space="preserve"> for under-reporting using </w:t>
      </w:r>
      <w:r w:rsidR="00ED6E01" w:rsidRPr="00E60C9C">
        <w:rPr>
          <w:rFonts w:ascii="Calibri" w:eastAsia="Malgun Gothic" w:hAnsi="Calibri" w:cs="Calibri" w:hint="eastAsia"/>
          <w:sz w:val="22"/>
          <w:szCs w:val="22"/>
          <w:highlight w:val="yellow"/>
        </w:rPr>
        <w:t xml:space="preserve">model-predicted </w:t>
      </w:r>
      <w:r w:rsidR="002F3529" w:rsidRPr="00E60C9C">
        <w:rPr>
          <w:rFonts w:ascii="Calibri" w:eastAsia="Malgun Gothic" w:hAnsi="Calibri" w:cs="Calibri"/>
          <w:sz w:val="22"/>
          <w:szCs w:val="22"/>
          <w:highlight w:val="yellow"/>
        </w:rPr>
        <w:t xml:space="preserve">reporting </w:t>
      </w:r>
      <w:r w:rsidR="00E7072B" w:rsidRPr="00E60C9C">
        <w:rPr>
          <w:rFonts w:ascii="Calibri" w:eastAsia="Malgun Gothic" w:hAnsi="Calibri" w:cs="Calibri" w:hint="eastAsia"/>
          <w:sz w:val="22"/>
          <w:szCs w:val="22"/>
          <w:highlight w:val="yellow"/>
        </w:rPr>
        <w:t>rates</w:t>
      </w:r>
      <w:r w:rsidR="002F3529" w:rsidRPr="00E60C9C">
        <w:rPr>
          <w:rFonts w:ascii="Calibri" w:eastAsia="Malgun Gothic" w:hAnsi="Calibri" w:cs="Calibri"/>
          <w:sz w:val="22"/>
          <w:szCs w:val="22"/>
          <w:highlight w:val="yellow"/>
        </w:rPr>
        <w:t xml:space="preserve">. </w:t>
      </w:r>
      <w:r w:rsidR="00364288" w:rsidRPr="00E60C9C">
        <w:rPr>
          <w:rFonts w:ascii="Calibri" w:eastAsia="Malgun Gothic" w:hAnsi="Calibri" w:cs="Calibri" w:hint="eastAsia"/>
          <w:sz w:val="22"/>
          <w:szCs w:val="22"/>
          <w:highlight w:val="yellow"/>
        </w:rPr>
        <w:t>T</w:t>
      </w:r>
      <w:r w:rsidR="002F3529" w:rsidRPr="00E60C9C">
        <w:rPr>
          <w:rFonts w:ascii="Calibri" w:eastAsia="Malgun Gothic" w:hAnsi="Calibri" w:cs="Calibri"/>
          <w:sz w:val="22"/>
          <w:szCs w:val="22"/>
          <w:highlight w:val="yellow"/>
        </w:rPr>
        <w:t>otal infections</w:t>
      </w:r>
      <w:r w:rsidR="00364288" w:rsidRPr="00E60C9C">
        <w:rPr>
          <w:rFonts w:ascii="Calibri" w:eastAsia="Malgun Gothic" w:hAnsi="Calibri" w:cs="Calibri" w:hint="eastAsia"/>
          <w:sz w:val="22"/>
          <w:szCs w:val="22"/>
          <w:highlight w:val="yellow"/>
        </w:rPr>
        <w:t xml:space="preserve"> were derived</w:t>
      </w:r>
      <w:r w:rsidR="002F3529" w:rsidRPr="00E60C9C">
        <w:rPr>
          <w:rFonts w:ascii="Calibri" w:eastAsia="Malgun Gothic" w:hAnsi="Calibri" w:cs="Calibri"/>
          <w:sz w:val="22"/>
          <w:szCs w:val="22"/>
          <w:highlight w:val="yellow"/>
        </w:rPr>
        <w:t xml:space="preserve"> by dividing </w:t>
      </w:r>
      <w:r w:rsidR="00C751EF" w:rsidRPr="00E60C9C">
        <w:rPr>
          <w:rFonts w:ascii="Calibri" w:eastAsia="Malgun Gothic" w:hAnsi="Calibri" w:cs="Calibri" w:hint="eastAsia"/>
          <w:sz w:val="22"/>
          <w:szCs w:val="22"/>
          <w:highlight w:val="yellow"/>
        </w:rPr>
        <w:t xml:space="preserve">the total </w:t>
      </w:r>
      <w:r w:rsidR="00C751EF" w:rsidRPr="00E60C9C">
        <w:rPr>
          <w:rFonts w:ascii="Calibri" w:eastAsia="Malgun Gothic" w:hAnsi="Calibri" w:cs="Calibri"/>
          <w:sz w:val="22"/>
          <w:szCs w:val="22"/>
          <w:highlight w:val="yellow"/>
        </w:rPr>
        <w:t>symptomatic</w:t>
      </w:r>
      <w:r w:rsidR="00C751EF" w:rsidRPr="00E60C9C">
        <w:rPr>
          <w:rFonts w:ascii="Calibri" w:eastAsia="Malgun Gothic" w:hAnsi="Calibri" w:cs="Calibri" w:hint="eastAsia"/>
          <w:sz w:val="22"/>
          <w:szCs w:val="22"/>
          <w:highlight w:val="yellow"/>
        </w:rPr>
        <w:t xml:space="preserve"> cases</w:t>
      </w:r>
      <w:r w:rsidR="002F3529" w:rsidRPr="00E60C9C">
        <w:rPr>
          <w:rFonts w:ascii="Calibri" w:eastAsia="Malgun Gothic" w:hAnsi="Calibri" w:cs="Calibri"/>
          <w:sz w:val="22"/>
          <w:szCs w:val="22"/>
          <w:highlight w:val="yellow"/>
        </w:rPr>
        <w:t xml:space="preserve"> </w:t>
      </w:r>
      <w:r w:rsidR="00ED6E01" w:rsidRPr="00E60C9C">
        <w:rPr>
          <w:rFonts w:ascii="Calibri" w:eastAsia="Malgun Gothic" w:hAnsi="Calibri" w:cs="Calibri" w:hint="eastAsia"/>
          <w:sz w:val="22"/>
          <w:szCs w:val="22"/>
          <w:highlight w:val="yellow"/>
        </w:rPr>
        <w:t>by</w:t>
      </w:r>
      <w:r w:rsidR="002F3529" w:rsidRPr="00E60C9C">
        <w:rPr>
          <w:rFonts w:ascii="Calibri" w:eastAsia="Malgun Gothic" w:hAnsi="Calibri" w:cs="Calibri"/>
          <w:sz w:val="22"/>
          <w:szCs w:val="22"/>
          <w:highlight w:val="yellow"/>
        </w:rPr>
        <w:t xml:space="preserve"> the symptomatic fraction of infections</w:t>
      </w:r>
      <w:r w:rsidR="00305B29" w:rsidRPr="00E60C9C">
        <w:rPr>
          <w:rFonts w:ascii="Calibri" w:eastAsia="Malgun Gothic" w:hAnsi="Calibri" w:cs="Calibri" w:hint="eastAsia"/>
          <w:sz w:val="22"/>
          <w:szCs w:val="22"/>
          <w:highlight w:val="yellow"/>
        </w:rPr>
        <w:t xml:space="preserve">. </w:t>
      </w:r>
      <w:r w:rsidR="00DF70C6" w:rsidRPr="00E60C9C">
        <w:rPr>
          <w:rStyle w:val="IntenseEmphasis"/>
          <w:rFonts w:ascii="Calibri" w:eastAsia="Malgun Gothic" w:hAnsi="Calibri" w:cs="Calibri"/>
          <w:i w:val="0"/>
          <w:color w:val="auto"/>
          <w:sz w:val="22"/>
          <w:szCs w:val="22"/>
          <w:highlight w:val="yellow"/>
        </w:rPr>
        <w:t>States were classified into low, moderate, or high transmission settings according to posterior distributions</w:t>
      </w:r>
      <w:r w:rsidR="00E11A15" w:rsidRPr="00E60C9C">
        <w:rPr>
          <w:rStyle w:val="IntenseEmphasis"/>
          <w:rFonts w:ascii="Calibri" w:eastAsia="Malgun Gothic" w:hAnsi="Calibri" w:cs="Calibri" w:hint="eastAsia"/>
          <w:i w:val="0"/>
          <w:color w:val="auto"/>
          <w:sz w:val="22"/>
          <w:szCs w:val="22"/>
          <w:highlight w:val="yellow"/>
        </w:rPr>
        <w:t xml:space="preserve"> of attack rates</w:t>
      </w:r>
      <w:r w:rsidR="00DF70C6" w:rsidRPr="00E60C9C">
        <w:rPr>
          <w:rStyle w:val="IntenseEmphasis"/>
          <w:rFonts w:ascii="Calibri" w:eastAsia="Malgun Gothic" w:hAnsi="Calibri" w:cs="Calibri"/>
          <w:i w:val="0"/>
          <w:color w:val="auto"/>
          <w:sz w:val="22"/>
          <w:szCs w:val="22"/>
          <w:highlight w:val="yellow"/>
        </w:rPr>
        <w:t xml:space="preserve">, using thresholds of ≤1%, 1–10%, and &gt;10%, respectively. Details of reporting rate calibration and attack rate estimation are provided in Supplementary Material (Section S1-3, Figure S2-3, Table S1). </w:t>
      </w:r>
    </w:p>
    <w:p w14:paraId="6C0EFC77" w14:textId="77777777" w:rsidR="00DF70C6" w:rsidRPr="00581DA5" w:rsidRDefault="00DF70C6" w:rsidP="001A440D">
      <w:pPr>
        <w:rPr>
          <w:rFonts w:eastAsia="Malgun Gothic"/>
          <w:highlight w:val="yellow"/>
        </w:rPr>
      </w:pPr>
    </w:p>
    <w:p w14:paraId="15F8554C" w14:textId="77777777" w:rsidR="00DF70C6" w:rsidRPr="009C22B1" w:rsidRDefault="00DF70C6" w:rsidP="000376A8">
      <w:pPr>
        <w:pStyle w:val="Heading4"/>
        <w:spacing w:line="360" w:lineRule="auto"/>
        <w:rPr>
          <w:rStyle w:val="IntenseEmphasis"/>
          <w:rFonts w:eastAsia="Malgun Gothic" w:cs="Calibri"/>
          <w:color w:val="0070C0"/>
          <w:szCs w:val="22"/>
          <w:highlight w:val="yellow"/>
        </w:rPr>
      </w:pPr>
      <w:r w:rsidRPr="009C22B1">
        <w:rPr>
          <w:rStyle w:val="IntenseEmphasis"/>
          <w:rFonts w:eastAsia="Malgun Gothic" w:cs="Calibri"/>
          <w:color w:val="0070C0"/>
          <w:szCs w:val="22"/>
          <w:highlight w:val="yellow"/>
        </w:rPr>
        <w:lastRenderedPageBreak/>
        <w:t>Outcomes</w:t>
      </w:r>
    </w:p>
    <w:p w14:paraId="72ED0605" w14:textId="77777777" w:rsidR="00DF70C6" w:rsidRPr="00581DA5" w:rsidRDefault="00DF70C6" w:rsidP="003335E5">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highlight w:val="yellow"/>
        </w:rPr>
        <w:t>We estimated benefits and risks of vaccination per 10,000 vaccinated individuals for SAEs, deaths, and DALYs. Chikungunya infection-attributable SAEs were defined as hospitalisations and deaths, and vaccine-attributable SAEs</w:t>
      </w:r>
      <w:r w:rsidRPr="00581DA5">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were defined</w:t>
      </w:r>
      <w:r w:rsidRPr="00581DA5">
        <w:rPr>
          <w:rFonts w:ascii="Calibri" w:eastAsia="Malgun Gothic" w:hAnsi="Calibri" w:cs="Calibri"/>
          <w:sz w:val="22"/>
          <w:szCs w:val="22"/>
          <w:highlight w:val="yellow"/>
        </w:rPr>
        <w:t xml:space="preserve"> as non-fatal SAEs and deaths. </w:t>
      </w:r>
      <w:r w:rsidRPr="009C22B1">
        <w:rPr>
          <w:rFonts w:ascii="Calibri" w:eastAsia="Malgun Gothic" w:hAnsi="Calibri" w:cs="Calibri"/>
          <w:sz w:val="22"/>
          <w:szCs w:val="22"/>
          <w:highlight w:val="yellow"/>
        </w:rPr>
        <w:t>We included v</w:t>
      </w:r>
      <w:r w:rsidRPr="00581DA5">
        <w:rPr>
          <w:rFonts w:ascii="Calibri" w:eastAsia="Malgun Gothic" w:hAnsi="Calibri" w:cs="Calibri"/>
          <w:sz w:val="22"/>
          <w:szCs w:val="22"/>
          <w:highlight w:val="yellow"/>
        </w:rPr>
        <w:t>accine-attributable SAEs and deaths with reported symptoms consistent with chikungunya-like illness following vaccination or testing PCR-positive for the vaccine strain.</w:t>
      </w:r>
    </w:p>
    <w:p w14:paraId="0A0CDD9D" w14:textId="77777777" w:rsidR="00DF70C6" w:rsidRPr="00581DA5" w:rsidRDefault="00DF70C6" w:rsidP="003335E5">
      <w:pPr>
        <w:spacing w:line="360" w:lineRule="auto"/>
        <w:rPr>
          <w:rFonts w:ascii="Calibri" w:eastAsia="Malgun Gothic" w:hAnsi="Calibri" w:cs="Calibri"/>
          <w:sz w:val="22"/>
          <w:szCs w:val="22"/>
          <w:highlight w:val="yellow"/>
        </w:rPr>
      </w:pPr>
    </w:p>
    <w:p w14:paraId="2A9E83D0" w14:textId="77777777" w:rsidR="00DF70C6" w:rsidRPr="00581DA5" w:rsidRDefault="00DF70C6" w:rsidP="003335E5">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For each outcome, benefits were defined as the reduction in chikungunya-attributable outcomes under vaccination compared with no vaccination, and risks were defined as the vaccine-attributable outcomes. Benefit–risk ratios (BRRs) were calculated as:</w:t>
      </w:r>
    </w:p>
    <w:p w14:paraId="1E3389BF" w14:textId="77777777" w:rsidR="00DF70C6" w:rsidRPr="00581DA5" w:rsidRDefault="00DF70C6" w:rsidP="00442163">
      <w:pPr>
        <w:spacing w:line="360" w:lineRule="auto"/>
        <w:rPr>
          <w:rFonts w:ascii="Calibri" w:hAnsi="Calibri" w:cs="Calibri"/>
        </w:rPr>
      </w:pPr>
    </w:p>
    <w:tbl>
      <w:tblPr>
        <w:tblStyle w:val="TableGrid"/>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DF70C6" w:rsidRPr="00581DA5" w14:paraId="0252F4E9" w14:textId="77777777" w:rsidTr="00376970">
        <w:trPr>
          <w:trHeight w:val="918"/>
        </w:trPr>
        <w:tc>
          <w:tcPr>
            <w:tcW w:w="8043" w:type="dxa"/>
          </w:tcPr>
          <w:p w14:paraId="3A382D4B" w14:textId="77777777" w:rsidR="00DF70C6" w:rsidRPr="00581DA5" w:rsidRDefault="00DF70C6" w:rsidP="4699B1E0">
            <w:pPr>
              <w:spacing w:line="360" w:lineRule="auto"/>
              <w:jc w:val="center"/>
              <w:rPr>
                <w:rFonts w:ascii="Calibri" w:hAnsi="Calibri" w:cs="Calibri"/>
              </w:rPr>
            </w:pPr>
            <m:oMathPara>
              <m:oMathParaPr>
                <m:jc m:val="center"/>
              </m:oMathParaPr>
              <m:oMath>
                <m:r>
                  <w:rPr>
                    <w:rFonts w:ascii="Cambria Math" w:hAnsi="Cambria Math" w:cs="Calibri"/>
                  </w:rPr>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hAnsi="Cambria Math" w:cs="Calibri"/>
                            <w:i/>
                          </w:rPr>
                        </m:ctrlPr>
                      </m:sSubPr>
                      <m:e>
                        <m:r>
                          <w:rPr>
                            <w:rFonts w:ascii="Cambria Math" w:hAnsi="Cambria Math" w:cs="Calibri"/>
                          </w:rPr>
                          <m:t>R</m:t>
                        </m:r>
                      </m:e>
                      <m:sub>
                        <m:r>
                          <w:rPr>
                            <w:rFonts w:ascii="Cambria Math" w:hAnsi="Cambria Math" w:cs="Calibri"/>
                          </w:rPr>
                          <m:t>vacc</m:t>
                        </m:r>
                      </m:sub>
                    </m:sSub>
                  </m:den>
                </m:f>
                <m:r>
                  <w:rPr>
                    <w:rFonts w:ascii="Cambria Math" w:hAnsi="Cambria Math" w:cs="Calibri"/>
                  </w:rPr>
                  <m:t xml:space="preserve"> </m:t>
                </m:r>
              </m:oMath>
            </m:oMathPara>
          </w:p>
          <w:p w14:paraId="182E65F9" w14:textId="77777777" w:rsidR="00DF70C6" w:rsidRPr="00581DA5" w:rsidRDefault="00DF70C6" w:rsidP="00442163">
            <w:pPr>
              <w:spacing w:line="360" w:lineRule="auto"/>
              <w:rPr>
                <w:rFonts w:ascii="Calibri" w:hAnsi="Calibri" w:cs="Calibri"/>
              </w:rPr>
            </w:pPr>
          </w:p>
        </w:tc>
        <w:tc>
          <w:tcPr>
            <w:tcW w:w="1379" w:type="dxa"/>
            <w:vAlign w:val="center"/>
          </w:tcPr>
          <w:p w14:paraId="470ABF1F" w14:textId="77777777" w:rsidR="00DF70C6" w:rsidRPr="00581DA5" w:rsidRDefault="00DF70C6" w:rsidP="00376970">
            <w:pPr>
              <w:spacing w:line="360" w:lineRule="auto"/>
              <w:jc w:val="center"/>
              <w:rPr>
                <w:rFonts w:ascii="Calibri" w:hAnsi="Calibri" w:cs="Calibri"/>
              </w:rPr>
            </w:pPr>
            <m:oMathPara>
              <m:oMath>
                <m:r>
                  <w:rPr>
                    <w:rFonts w:ascii="Cambria Math" w:hAnsi="Cambria Math" w:cs="Calibri"/>
                  </w:rPr>
                  <m:t>Eq. 1</m:t>
                </m:r>
              </m:oMath>
            </m:oMathPara>
          </w:p>
        </w:tc>
      </w:tr>
      <w:tr w:rsidR="00DF70C6" w:rsidRPr="00581DA5" w14:paraId="2C4517D9" w14:textId="77777777" w:rsidTr="008C0C7F">
        <w:trPr>
          <w:trHeight w:val="323"/>
        </w:trPr>
        <w:tc>
          <w:tcPr>
            <w:tcW w:w="9422" w:type="dxa"/>
            <w:gridSpan w:val="2"/>
          </w:tcPr>
          <w:p w14:paraId="438A50A8" w14:textId="77777777" w:rsidR="00DF70C6" w:rsidRPr="00581DA5" w:rsidRDefault="00176963" w:rsidP="00442163">
            <w:pPr>
              <w:spacing w:line="360"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00DF70C6" w:rsidRPr="00581DA5">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00DF70C6" w:rsidRPr="00581DA5">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00DF70C6" w:rsidRPr="00581DA5">
              <w:rPr>
                <w:rFonts w:ascii="Calibri" w:hAnsi="Calibri" w:cs="Calibri"/>
                <w:sz w:val="20"/>
                <w:szCs w:val="20"/>
              </w:rPr>
              <w:t>= adverse events (SAEs/deaths/DALYs) attributable to vaccination.</w:t>
            </w:r>
          </w:p>
        </w:tc>
      </w:tr>
    </w:tbl>
    <w:p w14:paraId="71B0B001" w14:textId="77777777" w:rsidR="00DF70C6" w:rsidRPr="00581DA5" w:rsidRDefault="00DF70C6" w:rsidP="00176DED">
      <w:pPr>
        <w:spacing w:line="360" w:lineRule="auto"/>
        <w:rPr>
          <w:rFonts w:ascii="Calibri" w:hAnsi="Calibri" w:cs="Calibri"/>
        </w:rPr>
      </w:pPr>
    </w:p>
    <w:p w14:paraId="225CFDD7" w14:textId="77777777" w:rsidR="00DF70C6" w:rsidRPr="00581DA5" w:rsidRDefault="00DF70C6" w:rsidP="00176DED">
      <w:pPr>
        <w:spacing w:line="360" w:lineRule="auto"/>
        <w:rPr>
          <w:rStyle w:val="IntenseEmphasis"/>
          <w:rFonts w:ascii="Calibri" w:eastAsia="Malgun Gothic" w:hAnsi="Calibri" w:cs="Calibri"/>
          <w:i w:val="0"/>
          <w:iCs w:val="0"/>
          <w:color w:val="0070C0"/>
          <w:sz w:val="22"/>
          <w:szCs w:val="22"/>
        </w:rPr>
      </w:pPr>
      <w:r w:rsidRPr="00581DA5">
        <w:rPr>
          <w:rStyle w:val="IntenseEmphasis"/>
          <w:rFonts w:ascii="Calibri" w:eastAsia="Malgun Gothic" w:hAnsi="Calibri" w:cs="Calibri"/>
          <w:i w:val="0"/>
          <w:iCs w:val="0"/>
          <w:color w:val="0070C0"/>
          <w:sz w:val="22"/>
          <w:szCs w:val="22"/>
        </w:rPr>
        <w:t xml:space="preserve">Travel vaccination </w:t>
      </w:r>
    </w:p>
    <w:p w14:paraId="6482F519" w14:textId="77777777" w:rsidR="00DF70C6" w:rsidRPr="00581DA5" w:rsidRDefault="00DF70C6" w:rsidP="00442163">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highlight w:val="yellow"/>
        </w:rPr>
        <w:t xml:space="preserve">For travel vaccination, we modelled individuals travelling from regions without autochthonous CHIKV transmission to areas with active CHIKV transmission. </w:t>
      </w:r>
      <w:r w:rsidR="008C3E7C" w:rsidRPr="00581DA5">
        <w:rPr>
          <w:rFonts w:ascii="Calibri" w:eastAsia="Malgun Gothic" w:hAnsi="Calibri" w:cs="Calibri"/>
          <w:sz w:val="22"/>
          <w:szCs w:val="22"/>
          <w:highlight w:val="yellow"/>
        </w:rPr>
        <w:t>We modelled four travel duration (7, 14, 30, and 90 days</w:t>
      </w:r>
      <w:r w:rsidRPr="00581DA5">
        <w:rPr>
          <w:rFonts w:ascii="Calibri" w:eastAsia="Malgun Gothic" w:hAnsi="Calibri" w:cs="Calibri"/>
          <w:sz w:val="22"/>
          <w:szCs w:val="22"/>
          <w:highlight w:val="yellow"/>
        </w:rPr>
        <w:t xml:space="preserve">) scenarios, simulating each in combination with state and age group (18-64 and </w:t>
      </w:r>
      <w:r w:rsidRPr="00581DA5">
        <w:rPr>
          <w:rFonts w:ascii="Calibri" w:eastAsia="Malgun Gothic" w:hAnsi="Calibri" w:cs="Calibri" w:hint="eastAsia"/>
          <w:sz w:val="22"/>
          <w:szCs w:val="22"/>
          <w:highlight w:val="yellow"/>
        </w:rPr>
        <w:t>≥</w:t>
      </w:r>
      <w:r w:rsidRPr="00581DA5">
        <w:rPr>
          <w:rFonts w:ascii="Calibri" w:eastAsia="Malgun Gothic" w:hAnsi="Calibri" w:cs="Calibri"/>
          <w:sz w:val="22"/>
          <w:szCs w:val="22"/>
          <w:highlight w:val="yellow"/>
        </w:rPr>
        <w:t>65 years),</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and </w:t>
      </w:r>
      <w:r w:rsidRPr="00581DA5">
        <w:rPr>
          <w:rFonts w:ascii="Calibri" w:hAnsi="Calibri" w:cs="Calibri"/>
          <w:sz w:val="22"/>
          <w:szCs w:val="22"/>
        </w:rPr>
        <w:t xml:space="preserve">calculated outcomes per 10,000 vaccinated travellers stratified by state </w:t>
      </w:r>
      <m:oMath>
        <m:r>
          <w:rPr>
            <w:rFonts w:ascii="Cambria Math" w:hAnsi="Cambria Math" w:cs="Calibri"/>
            <w:sz w:val="22"/>
            <w:szCs w:val="22"/>
          </w:rPr>
          <m:t>(s)</m:t>
        </m:r>
      </m:oMath>
      <w:r w:rsidRPr="00581DA5">
        <w:rPr>
          <w:rFonts w:ascii="Calibri" w:hAnsi="Calibri" w:cs="Calibri"/>
          <w:sz w:val="22"/>
          <w:szCs w:val="22"/>
        </w:rPr>
        <w:t xml:space="preserve">, age group </w:t>
      </w:r>
      <m:oMath>
        <m:r>
          <w:rPr>
            <w:rFonts w:ascii="Cambria Math" w:hAnsi="Cambria Math" w:cs="Calibri"/>
            <w:sz w:val="22"/>
            <w:szCs w:val="22"/>
          </w:rPr>
          <m:t>(a)</m:t>
        </m:r>
      </m:oMath>
      <w:r w:rsidRPr="00581DA5">
        <w:rPr>
          <w:rFonts w:ascii="Calibri" w:hAnsi="Calibri" w:cs="Calibri"/>
          <w:sz w:val="22"/>
          <w:szCs w:val="22"/>
        </w:rPr>
        <w:t xml:space="preserve">, and travel duration </w:t>
      </w:r>
      <m:oMath>
        <m:r>
          <w:rPr>
            <w:rFonts w:ascii="Cambria Math" w:hAnsi="Cambria Math" w:cs="Calibri"/>
            <w:sz w:val="22"/>
            <w:szCs w:val="22"/>
          </w:rPr>
          <m:t>(d)</m:t>
        </m:r>
      </m:oMath>
      <w:r w:rsidRPr="00581DA5">
        <w:rPr>
          <w:rFonts w:ascii="Calibri" w:eastAsia="Malgun Gothic" w:hAnsi="Calibri" w:cs="Calibri"/>
          <w:sz w:val="22"/>
          <w:szCs w:val="22"/>
        </w:rPr>
        <w:t xml:space="preserve">. </w:t>
      </w:r>
      <w:r w:rsidRPr="009C22B1">
        <w:rPr>
          <w:rFonts w:ascii="Calibri" w:eastAsia="Malgun Gothic" w:hAnsi="Calibri" w:cs="Calibri"/>
          <w:sz w:val="22"/>
          <w:szCs w:val="22"/>
          <w:highlight w:val="yellow"/>
        </w:rPr>
        <w:t>I</w:t>
      </w:r>
      <w:r w:rsidRPr="00581DA5">
        <w:rPr>
          <w:rFonts w:ascii="Calibri" w:eastAsia="Malgun Gothic" w:hAnsi="Calibri" w:cs="Calibri"/>
          <w:sz w:val="22"/>
          <w:szCs w:val="22"/>
          <w:highlight w:val="yellow"/>
        </w:rPr>
        <w:t>n the absence of empirical data on traveller-specific exposure or behavioural patterns, we assumed that travellers experienced the same daily infection risk as local residents. Based on the current regulatory indication for travel vaccination, travellers were assumed to originate from regions without CHIKV transmission and to be fully seronegative</w:t>
      </w:r>
      <w:r w:rsidRPr="00581DA5">
        <w:rPr>
          <w:rFonts w:ascii="Calibri" w:eastAsia="Malgun Gothic" w:hAnsi="Calibri" w:cs="Calibri"/>
          <w:sz w:val="22"/>
          <w:szCs w:val="22"/>
        </w:rPr>
        <w:t xml:space="preserve"> </w:t>
      </w:r>
      <w:hyperlink r:id="rId30">
        <w:r w:rsidR="008C3E7C">
          <w:rPr>
            <w:rFonts w:ascii="Calibri" w:hAnsi="Calibri" w:cs="Calibri"/>
            <w:sz w:val="22"/>
            <w:szCs w:val="22"/>
            <w:vertAlign w:val="superscript"/>
          </w:rPr>
          <w:t>26</w:t>
        </w:r>
      </w:hyperlink>
      <w:r w:rsidRPr="00581DA5">
        <w:rPr>
          <w:rFonts w:ascii="Calibri" w:eastAsia="Malgun Gothic" w:hAnsi="Calibri" w:cs="Calibri"/>
          <w:sz w:val="22"/>
          <w:szCs w:val="22"/>
          <w:highlight w:val="yellow"/>
        </w:rPr>
        <w:t xml:space="preserve">. </w:t>
      </w:r>
    </w:p>
    <w:p w14:paraId="0F01B1AD" w14:textId="77777777" w:rsidR="00DF70C6" w:rsidRPr="00581DA5" w:rsidRDefault="00DF70C6" w:rsidP="00442163">
      <w:pPr>
        <w:spacing w:line="360" w:lineRule="auto"/>
        <w:rPr>
          <w:rFonts w:ascii="Calibri" w:eastAsia="Malgun Gothic" w:hAnsi="Calibri" w:cs="Calibri"/>
          <w:sz w:val="22"/>
          <w:szCs w:val="22"/>
          <w:highlight w:val="yellow"/>
        </w:rPr>
      </w:pPr>
    </w:p>
    <w:p w14:paraId="4F09FB69" w14:textId="77777777" w:rsidR="00DF70C6" w:rsidRPr="00581DA5" w:rsidRDefault="00DF70C6" w:rsidP="00442163">
      <w:pPr>
        <w:spacing w:line="360" w:lineRule="auto"/>
        <w:rPr>
          <w:rFonts w:ascii="Calibri" w:eastAsia="Malgun Gothic" w:hAnsi="Calibri" w:cs="Calibri"/>
          <w:sz w:val="22"/>
          <w:szCs w:val="22"/>
          <w:highlight w:val="yellow"/>
        </w:rPr>
      </w:pPr>
      <w:r w:rsidRPr="00581DA5">
        <w:rPr>
          <w:rFonts w:ascii="Calibri" w:eastAsia="Malgun Gothic" w:hAnsi="Calibri" w:cs="Calibri"/>
          <w:sz w:val="22"/>
          <w:szCs w:val="22"/>
          <w:highlight w:val="yellow"/>
        </w:rPr>
        <w:t xml:space="preserve">We used the state-specific daily force of infection (FOI) </w:t>
      </w:r>
      <m:oMath>
        <m:sSub>
          <m:sSubPr>
            <m:ctrlPr>
              <w:rPr>
                <w:rFonts w:ascii="Cambria Math" w:eastAsia="Malgun Gothic" w:hAnsi="Cambria Math" w:cs="Calibri"/>
                <w:i/>
                <w:sz w:val="22"/>
                <w:szCs w:val="22"/>
                <w:highlight w:val="yellow"/>
              </w:rPr>
            </m:ctrlPr>
          </m:sSubPr>
          <m:e>
            <m:r>
              <w:rPr>
                <w:rFonts w:ascii="Cambria Math" w:eastAsia="Malgun Gothic" w:hAnsi="Cambria Math" w:cs="Calibri"/>
                <w:sz w:val="22"/>
                <w:szCs w:val="22"/>
                <w:highlight w:val="yellow"/>
              </w:rPr>
              <m:t>(λ</m:t>
            </m:r>
          </m:e>
          <m:sub>
            <m:r>
              <w:rPr>
                <w:rFonts w:ascii="Cambria Math" w:eastAsia="Malgun Gothic" w:hAnsi="Cambria Math" w:cs="Calibri"/>
                <w:sz w:val="22"/>
                <w:szCs w:val="22"/>
                <w:highlight w:val="yellow"/>
              </w:rPr>
              <m:t>s,i</m:t>
            </m:r>
          </m:sub>
        </m:sSub>
        <m:r>
          <w:rPr>
            <w:rFonts w:ascii="Cambria Math" w:eastAsia="Malgun Gothic" w:hAnsi="Cambria Math" w:cs="Calibri"/>
            <w:sz w:val="22"/>
            <w:szCs w:val="22"/>
            <w:highlight w:val="yellow"/>
          </w:rPr>
          <m:t>)</m:t>
        </m:r>
      </m:oMath>
      <w:r w:rsidRPr="00581DA5">
        <w:rPr>
          <w:rFonts w:ascii="Calibri" w:eastAsia="Malgun Gothic" w:hAnsi="Calibri" w:cs="Calibri"/>
          <w:sz w:val="22"/>
          <w:szCs w:val="22"/>
          <w:highlight w:val="yellow"/>
        </w:rPr>
        <w:t xml:space="preserve"> to estimate travel-specific attack rate, </w:t>
      </w:r>
      <m:oMath>
        <m:r>
          <w:rPr>
            <w:rFonts w:ascii="Cambria Math" w:eastAsia="Malgun Gothic" w:hAnsi="Cambria Math" w:cs="Calibri"/>
            <w:sz w:val="22"/>
            <w:szCs w:val="22"/>
            <w:highlight w:val="yellow"/>
          </w:rPr>
          <m:t>A</m:t>
        </m:r>
        <m:sSub>
          <m:sSubPr>
            <m:ctrlPr>
              <w:rPr>
                <w:rFonts w:ascii="Cambria Math" w:eastAsia="Malgun Gothic" w:hAnsi="Cambria Math" w:cs="Calibri"/>
                <w:i/>
                <w:sz w:val="22"/>
                <w:szCs w:val="22"/>
                <w:highlight w:val="yellow"/>
              </w:rPr>
            </m:ctrlPr>
          </m:sSubPr>
          <m:e>
            <m:r>
              <w:rPr>
                <w:rFonts w:ascii="Cambria Math" w:eastAsia="Malgun Gothic" w:hAnsi="Cambria Math" w:cs="Calibri"/>
                <w:sz w:val="22"/>
                <w:szCs w:val="22"/>
                <w:highlight w:val="yellow"/>
              </w:rPr>
              <m:t>R</m:t>
            </m:r>
          </m:e>
          <m:sub>
            <m:r>
              <w:rPr>
                <w:rFonts w:ascii="Cambria Math" w:eastAsia="Malgun Gothic" w:hAnsi="Cambria Math" w:cs="Calibri"/>
                <w:sz w:val="22"/>
                <w:szCs w:val="22"/>
                <w:highlight w:val="yellow"/>
              </w:rPr>
              <m:t>s,d</m:t>
            </m:r>
          </m:sub>
        </m:sSub>
        <m:d>
          <m:dPr>
            <m:ctrlPr>
              <w:rPr>
                <w:rFonts w:ascii="Cambria Math" w:eastAsia="Malgun Gothic" w:hAnsi="Cambria Math" w:cs="Calibri"/>
                <w:i/>
                <w:sz w:val="22"/>
                <w:szCs w:val="22"/>
                <w:highlight w:val="yellow"/>
              </w:rPr>
            </m:ctrlPr>
          </m:dPr>
          <m:e>
            <m:r>
              <w:rPr>
                <w:rFonts w:ascii="Cambria Math" w:eastAsia="Malgun Gothic" w:hAnsi="Cambria Math" w:cs="Calibri"/>
                <w:sz w:val="22"/>
                <w:szCs w:val="22"/>
                <w:highlight w:val="yellow"/>
              </w:rPr>
              <m:t>t</m:t>
            </m:r>
          </m:e>
        </m:d>
      </m:oMath>
      <w:r w:rsidRPr="00581DA5">
        <w:rPr>
          <w:rFonts w:ascii="Calibri" w:eastAsia="Malgun Gothic" w:hAnsi="Calibri" w:cs="Calibri"/>
          <w:sz w:val="22"/>
          <w:szCs w:val="22"/>
          <w:highlight w:val="yellow"/>
        </w:rPr>
        <w:t xml:space="preserve">, as the </w:t>
      </w:r>
      <w:r w:rsidRPr="009C22B1">
        <w:rPr>
          <w:rFonts w:ascii="Calibri" w:eastAsia="Malgun Gothic" w:hAnsi="Calibri" w:cs="Calibri"/>
          <w:sz w:val="22"/>
          <w:szCs w:val="22"/>
          <w:highlight w:val="yellow"/>
        </w:rPr>
        <w:t xml:space="preserve">infection risk accumulated over a travel period to </w:t>
      </w:r>
      <w:r w:rsidRPr="00581DA5">
        <w:rPr>
          <w:rFonts w:ascii="Calibri" w:eastAsia="Malgun Gothic" w:hAnsi="Calibri" w:cs="Calibri"/>
          <w:sz w:val="22"/>
          <w:szCs w:val="22"/>
          <w:highlight w:val="yellow"/>
        </w:rPr>
        <w:t xml:space="preserve">state </w:t>
      </w:r>
      <m:oMath>
        <m:r>
          <w:rPr>
            <w:rFonts w:ascii="Cambria Math" w:hAnsi="Cambria Math" w:cs="Calibri"/>
            <w:sz w:val="22"/>
            <w:szCs w:val="22"/>
            <w:highlight w:val="yellow"/>
          </w:rPr>
          <m:t>s</m:t>
        </m:r>
      </m:oMath>
      <w:r w:rsidRPr="00581DA5">
        <w:rPr>
          <w:rFonts w:ascii="Calibri" w:hAnsi="Calibri" w:cs="Calibri"/>
          <w:sz w:val="22"/>
          <w:szCs w:val="22"/>
          <w:highlight w:val="yellow"/>
        </w:rPr>
        <w:t>, starting on day</w:t>
      </w:r>
      <m:oMath>
        <m:r>
          <w:rPr>
            <w:rFonts w:ascii="Cambria Math" w:hAnsi="Cambria Math" w:cs="Calibri"/>
            <w:sz w:val="22"/>
            <w:szCs w:val="22"/>
            <w:highlight w:val="yellow"/>
          </w:rPr>
          <m:t xml:space="preserve"> t</m:t>
        </m:r>
      </m:oMath>
      <w:r w:rsidRPr="00581DA5">
        <w:rPr>
          <w:rFonts w:ascii="Calibri" w:hAnsi="Calibri" w:cs="Calibri"/>
          <w:sz w:val="22"/>
          <w:szCs w:val="22"/>
          <w:highlight w:val="yellow"/>
        </w:rPr>
        <w:t xml:space="preserve"> and lasting </w:t>
      </w:r>
      <m:oMath>
        <m:r>
          <w:rPr>
            <w:rFonts w:ascii="Cambria Math" w:hAnsi="Cambria Math" w:cs="Calibri"/>
            <w:sz w:val="22"/>
            <w:szCs w:val="22"/>
            <w:highlight w:val="yellow"/>
          </w:rPr>
          <m:t>d</m:t>
        </m:r>
      </m:oMath>
      <w:r w:rsidRPr="00581DA5">
        <w:rPr>
          <w:rFonts w:ascii="Calibri" w:eastAsia="Malgun Gothic" w:hAnsi="Calibri" w:cs="Calibri"/>
          <w:sz w:val="22"/>
          <w:szCs w:val="22"/>
          <w:highlight w:val="yellow"/>
        </w:rPr>
        <w:t xml:space="preserve"> days,</w:t>
      </w:r>
      <w:r w:rsidRPr="009C22B1">
        <w:rPr>
          <w:rFonts w:ascii="Calibri" w:eastAsia="Malgun Gothic" w:hAnsi="Calibri" w:cs="Calibri"/>
          <w:sz w:val="22"/>
          <w:szCs w:val="22"/>
          <w:highlight w:val="yellow"/>
        </w:rPr>
        <w:t xml:space="preserve"> derived from the cumulative daily FOI over that period (Eq. 2)</w:t>
      </w:r>
      <w:r w:rsidRPr="00581DA5">
        <w:rPr>
          <w:rFonts w:ascii="Calibri" w:eastAsia="Malgun Gothic" w:hAnsi="Calibri" w:cs="Calibri"/>
          <w:sz w:val="22"/>
          <w:szCs w:val="22"/>
          <w:highlight w:val="yellow"/>
        </w:rPr>
        <w:t xml:space="preserve">.  </w:t>
      </w:r>
    </w:p>
    <w:p w14:paraId="4CFEC283" w14:textId="77777777" w:rsidR="00DF70C6" w:rsidRPr="00581DA5" w:rsidRDefault="00DF70C6" w:rsidP="00442163">
      <w:pPr>
        <w:spacing w:line="360" w:lineRule="auto"/>
        <w:rPr>
          <w:rFonts w:ascii="Calibri" w:eastAsia="Malgun Gothic" w:hAnsi="Calibri" w:cs="Calibri"/>
          <w:sz w:val="22"/>
          <w:szCs w:val="2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51"/>
      </w:tblGrid>
      <w:tr w:rsidR="008C3E7C" w:rsidRPr="00581DA5" w14:paraId="1FE99DD5" w14:textId="77777777" w:rsidTr="001A440D">
        <w:trPr>
          <w:trHeight w:val="843"/>
        </w:trPr>
        <w:tc>
          <w:tcPr>
            <w:tcW w:w="7513" w:type="dxa"/>
          </w:tcPr>
          <w:p w14:paraId="6478ED7C" w14:textId="77777777" w:rsidR="008C3E7C" w:rsidRPr="00581DA5" w:rsidRDefault="000330DD" w:rsidP="006B286D">
            <w:pPr>
              <w:spacing w:line="360" w:lineRule="auto"/>
              <w:jc w:val="center"/>
              <w:rPr>
                <w:rFonts w:ascii="Calibri" w:eastAsia="Malgun Gothic" w:hAnsi="Calibri" w:cs="Calibri"/>
                <w:b/>
                <w:bCs/>
                <w:sz w:val="22"/>
                <w:szCs w:val="22"/>
              </w:rPr>
            </w:pPr>
            <m:oMathPara>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i=t</m:t>
                    </m:r>
                  </m:sub>
                  <m:sup>
                    <m:r>
                      <w:rPr>
                        <w:rFonts w:ascii="Cambria Math" w:eastAsia="Malgun Gothic" w:hAnsi="Cambria Math" w:cs="Calibri"/>
                        <w:sz w:val="22"/>
                        <w:szCs w:val="22"/>
                      </w:rPr>
                      <m:t>t+d-1</m:t>
                    </m:r>
                  </m:sup>
                  <m:e>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e>
                </m:nary>
              </m:oMath>
            </m:oMathPara>
          </w:p>
        </w:tc>
        <w:tc>
          <w:tcPr>
            <w:tcW w:w="1451" w:type="dxa"/>
            <w:vAlign w:val="center"/>
          </w:tcPr>
          <w:p w14:paraId="0E3B9C58" w14:textId="77777777" w:rsidR="008C3E7C" w:rsidRPr="00581DA5" w:rsidRDefault="000330DD" w:rsidP="006A582A">
            <w:pPr>
              <w:spacing w:line="360" w:lineRule="auto"/>
              <w:jc w:val="center"/>
              <w:rPr>
                <w:rFonts w:ascii="Calibri" w:eastAsia="Malgun Gothic" w:hAnsi="Calibri" w:cs="Calibri"/>
                <w:b/>
                <w:bCs/>
                <w:sz w:val="22"/>
                <w:szCs w:val="22"/>
              </w:rPr>
            </w:pPr>
            <m:oMathPara>
              <m:oMathParaPr>
                <m:jc m:val="center"/>
              </m:oMathParaPr>
              <m:oMath>
                <m:r>
                  <w:rPr>
                    <w:rFonts w:ascii="Cambria Math" w:eastAsia="Malgun Gothic" w:hAnsi="Cambria Math" w:cs="Calibri"/>
                    <w:sz w:val="22"/>
                    <w:szCs w:val="22"/>
                  </w:rPr>
                  <m:t>Eq.2</m:t>
                </m:r>
              </m:oMath>
            </m:oMathPara>
          </w:p>
        </w:tc>
      </w:tr>
      <w:tr w:rsidR="008C3E7C" w:rsidRPr="00581DA5" w14:paraId="47FAC264" w14:textId="77777777" w:rsidTr="001A440D">
        <w:trPr>
          <w:trHeight w:val="555"/>
        </w:trPr>
        <w:tc>
          <w:tcPr>
            <w:tcW w:w="8964" w:type="dxa"/>
            <w:gridSpan w:val="2"/>
          </w:tcPr>
          <w:p w14:paraId="6058C141" w14:textId="77777777" w:rsidR="008C3E7C" w:rsidRPr="00581DA5" w:rsidRDefault="000330DD" w:rsidP="001A440D">
            <w:pPr>
              <w:spacing w:line="360" w:lineRule="auto"/>
              <w:rPr>
                <w:rFonts w:ascii="Calibri" w:eastAsia="Malgun Gothic" w:hAnsi="Calibri" w:cs="Calibri"/>
                <w:bCs/>
                <w:sz w:val="22"/>
                <w:szCs w:val="22"/>
              </w:rPr>
            </w:pPr>
            <m:oMath>
              <m:r>
                <w:rPr>
                  <w:rFonts w:ascii="Cambria Math" w:eastAsiaTheme="minorEastAsia" w:hAnsi="Cambria Math" w:cs="Calibri"/>
                  <w:sz w:val="18"/>
                  <w:szCs w:val="18"/>
                </w:rPr>
                <m:t>AR</m:t>
              </m:r>
            </m:oMath>
            <w:r w:rsidR="008C3E7C" w:rsidRPr="00581DA5">
              <w:rPr>
                <w:rFonts w:ascii="Calibri" w:eastAsiaTheme="minorEastAsia" w:hAnsi="Calibri" w:cs="Calibri"/>
                <w:bCs/>
                <w:sz w:val="18"/>
                <w:szCs w:val="18"/>
              </w:rPr>
              <w:t>= attack rate;</w:t>
            </w:r>
            <m:oMath>
              <m:r>
                <w:rPr>
                  <w:rFonts w:ascii="Cambria Math" w:eastAsia="Malgun Gothic" w:hAnsi="Cambria Math" w:cs="Calibri"/>
                  <w:sz w:val="18"/>
                  <w:szCs w:val="18"/>
                </w:rPr>
                <m:t>s</m:t>
              </m:r>
            </m:oMath>
            <w:r w:rsidR="008C3E7C" w:rsidRPr="00581DA5">
              <w:rPr>
                <w:rFonts w:ascii="Calibri" w:eastAsia="Malgun Gothic" w:hAnsi="Calibri" w:cs="Calibri"/>
                <w:bCs/>
                <w:sz w:val="18"/>
                <w:szCs w:val="18"/>
              </w:rPr>
              <w:t xml:space="preserve"> = state; </w:t>
            </w:r>
            <m:oMath>
              <m:r>
                <w:rPr>
                  <w:rFonts w:ascii="Cambria Math" w:eastAsia="Malgun Gothic" w:hAnsi="Cambria Math" w:cs="Calibri"/>
                  <w:sz w:val="18"/>
                  <w:szCs w:val="18"/>
                </w:rPr>
                <m:t>a</m:t>
              </m:r>
            </m:oMath>
            <w:r w:rsidR="008C3E7C" w:rsidRPr="00581DA5">
              <w:rPr>
                <w:rFonts w:ascii="Calibri" w:eastAsia="Malgun Gothic" w:hAnsi="Calibri" w:cs="Calibri"/>
                <w:bCs/>
                <w:sz w:val="18"/>
                <w:szCs w:val="18"/>
              </w:rPr>
              <w:t xml:space="preserve">= age group; </w:t>
            </w:r>
            <m:oMath>
              <m:r>
                <w:rPr>
                  <w:rFonts w:ascii="Cambria Math" w:eastAsia="Malgun Gothic" w:hAnsi="Cambria Math" w:cs="Calibri"/>
                  <w:sz w:val="18"/>
                  <w:szCs w:val="18"/>
                </w:rPr>
                <m:t>d</m:t>
              </m:r>
            </m:oMath>
            <w:r w:rsidR="008C3E7C" w:rsidRPr="00581DA5">
              <w:rPr>
                <w:rFonts w:ascii="Calibri" w:eastAsia="Malgun Gothic" w:hAnsi="Calibri" w:cs="Calibri"/>
                <w:bCs/>
                <w:sz w:val="18"/>
                <w:szCs w:val="18"/>
              </w:rPr>
              <w:t xml:space="preserve">=travel duration; </w:t>
            </w:r>
            <m:oMath>
              <m:sSub>
                <m:sSubPr>
                  <m:ctrlPr>
                    <w:rPr>
                      <w:rFonts w:ascii="Cambria Math" w:eastAsia="Malgun Gothic" w:hAnsi="Cambria Math" w:cs="Calibri"/>
                      <w:bCs/>
                      <w:i/>
                      <w:sz w:val="18"/>
                      <w:szCs w:val="18"/>
                    </w:rPr>
                  </m:ctrlPr>
                </m:sSubPr>
                <m:e>
                  <m:r>
                    <w:rPr>
                      <w:rFonts w:ascii="Cambria Math" w:eastAsia="Malgun Gothic" w:hAnsi="Cambria Math" w:cs="Calibri"/>
                      <w:sz w:val="18"/>
                      <w:szCs w:val="18"/>
                    </w:rPr>
                    <m:t>λ</m:t>
                  </m:r>
                </m:e>
                <m:sub>
                  <m:r>
                    <w:rPr>
                      <w:rFonts w:ascii="Cambria Math" w:eastAsia="Malgun Gothic" w:hAnsi="Cambria Math" w:cs="Calibri"/>
                      <w:sz w:val="18"/>
                      <w:szCs w:val="18"/>
                    </w:rPr>
                    <m:t>s,i</m:t>
                  </m:r>
                </m:sub>
              </m:sSub>
            </m:oMath>
            <w:r w:rsidR="008C3E7C" w:rsidRPr="00581DA5">
              <w:rPr>
                <w:rFonts w:ascii="Calibri" w:eastAsia="Malgun Gothic" w:hAnsi="Calibri" w:cs="Calibri"/>
                <w:bCs/>
                <w:sz w:val="18"/>
                <w:szCs w:val="18"/>
              </w:rPr>
              <w:t xml:space="preserve">= daily FOI in state </w:t>
            </w:r>
            <m:oMath>
              <m:r>
                <w:rPr>
                  <w:rFonts w:ascii="Cambria Math" w:eastAsia="Malgun Gothic" w:hAnsi="Cambria Math" w:cs="Calibri"/>
                  <w:sz w:val="18"/>
                  <w:szCs w:val="18"/>
                </w:rPr>
                <m:t>s</m:t>
              </m:r>
            </m:oMath>
            <w:r w:rsidR="008C3E7C" w:rsidRPr="00581DA5">
              <w:rPr>
                <w:rFonts w:ascii="Calibri" w:eastAsia="Malgun Gothic" w:hAnsi="Calibri" w:cs="Calibri"/>
                <w:bCs/>
                <w:sz w:val="18"/>
                <w:szCs w:val="18"/>
              </w:rPr>
              <w:t xml:space="preserve"> </w:t>
            </w:r>
            <w:r w:rsidR="008C3E7C" w:rsidRPr="009C22B1">
              <w:rPr>
                <w:rFonts w:ascii="Calibri" w:eastAsia="Malgun Gothic" w:hAnsi="Calibri" w:cs="Calibri"/>
                <w:bCs/>
                <w:sz w:val="18"/>
                <w:szCs w:val="18"/>
              </w:rPr>
              <w:t xml:space="preserve">on day </w:t>
            </w:r>
            <m:oMath>
              <m:r>
                <w:rPr>
                  <w:rFonts w:ascii="Cambria Math" w:eastAsia="Malgun Gothic" w:hAnsi="Cambria Math" w:cs="Calibri"/>
                  <w:sz w:val="18"/>
                  <w:szCs w:val="18"/>
                </w:rPr>
                <m:t>i</m:t>
              </m:r>
            </m:oMath>
            <w:r w:rsidR="008C3E7C" w:rsidRPr="00581DA5">
              <w:rPr>
                <w:rFonts w:ascii="Calibri" w:eastAsia="Malgun Gothic" w:hAnsi="Calibri" w:cs="Calibri"/>
                <w:bCs/>
                <w:sz w:val="18"/>
                <w:szCs w:val="18"/>
              </w:rPr>
              <w:t xml:space="preserve">; </w:t>
            </w:r>
            <m:oMath>
              <m:r>
                <w:rPr>
                  <w:rFonts w:ascii="Cambria Math" w:eastAsia="Malgun Gothic" w:hAnsi="Cambria Math" w:cs="Calibri"/>
                  <w:sz w:val="18"/>
                  <w:szCs w:val="18"/>
                </w:rPr>
                <m:t>t</m:t>
              </m:r>
            </m:oMath>
            <w:r w:rsidR="008C3E7C" w:rsidRPr="00581DA5">
              <w:rPr>
                <w:rFonts w:ascii="Calibri" w:eastAsia="Malgun Gothic" w:hAnsi="Calibri" w:cs="Calibri"/>
                <w:bCs/>
                <w:sz w:val="18"/>
                <w:szCs w:val="18"/>
              </w:rPr>
              <w:t>= sampled entry day. For each simulated trip, entry day (t) was sampled uniformly over the outbreak period to allow travel at any stage of the outbreak</w:t>
            </w:r>
            <w:r w:rsidR="008C3E7C" w:rsidRPr="00581DA5">
              <w:rPr>
                <w:rFonts w:ascii="Calibri" w:eastAsia="Malgun Gothic" w:hAnsi="Calibri" w:cs="Calibri"/>
                <w:sz w:val="18"/>
                <w:szCs w:val="18"/>
              </w:rPr>
              <w:t>.</w:t>
            </w:r>
          </w:p>
        </w:tc>
      </w:tr>
    </w:tbl>
    <w:p w14:paraId="7A003FC1" w14:textId="77777777" w:rsidR="00DF70C6" w:rsidRPr="00581DA5" w:rsidRDefault="00DF70C6" w:rsidP="00582331">
      <w:pPr>
        <w:spacing w:line="360" w:lineRule="auto"/>
        <w:rPr>
          <w:rFonts w:ascii="Calibri" w:hAnsi="Calibri" w:cs="Calibri"/>
          <w:sz w:val="22"/>
          <w:szCs w:val="22"/>
        </w:rPr>
      </w:pPr>
    </w:p>
    <w:p w14:paraId="769ACF9D" w14:textId="77777777" w:rsidR="00DF70C6" w:rsidRPr="009C22B1" w:rsidRDefault="00DF70C6" w:rsidP="00582331">
      <w:pPr>
        <w:spacing w:line="360" w:lineRule="auto"/>
        <w:rPr>
          <w:rFonts w:ascii="Calibri" w:eastAsiaTheme="minorEastAsia" w:hAnsi="Calibri" w:cs="Calibri"/>
          <w:sz w:val="22"/>
          <w:szCs w:val="22"/>
          <w:highlight w:val="yellow"/>
        </w:rPr>
      </w:pPr>
      <w:r w:rsidRPr="00581DA5">
        <w:rPr>
          <w:rFonts w:ascii="Calibri" w:hAnsi="Calibri" w:cs="Calibri"/>
          <w:sz w:val="22"/>
          <w:szCs w:val="22"/>
          <w:highlight w:val="yellow"/>
        </w:rPr>
        <w:t xml:space="preserve">We estimated chikungunya-attributable hospitalisations, deaths, and DALYs among unvaccinated and vaccinated travellers using age-specific hospitalisation rates and case fatality rates </w:t>
      </w:r>
      <w:hyperlink r:id="rId31">
        <w:r w:rsidR="008C3E7C">
          <w:rPr>
            <w:rFonts w:ascii="Calibri" w:hAnsi="Calibri" w:cs="Calibri"/>
            <w:sz w:val="22"/>
            <w:szCs w:val="22"/>
            <w:vertAlign w:val="superscript"/>
          </w:rPr>
          <w:t>23,24</w:t>
        </w:r>
      </w:hyperlink>
      <w:r w:rsidRPr="00581DA5">
        <w:rPr>
          <w:rFonts w:ascii="Calibri" w:hAnsi="Calibri" w:cs="Calibri"/>
          <w:sz w:val="22"/>
          <w:szCs w:val="22"/>
          <w:highlight w:val="yellow"/>
        </w:rPr>
        <w:t>. For vaccinated travellers, we assumed direct vaccine protection</w:t>
      </w:r>
      <w:r w:rsidRPr="009C22B1">
        <w:rPr>
          <w:rFonts w:ascii="Calibri" w:hAnsi="Calibri" w:cs="Calibri"/>
          <w:sz w:val="22"/>
          <w:szCs w:val="22"/>
          <w:highlight w:val="yellow"/>
        </w:rPr>
        <w:t xml:space="preserve"> only, with no herd effect</w:t>
      </w:r>
      <w:r w:rsidRPr="009C22B1">
        <w:rPr>
          <w:rFonts w:ascii="Calibri" w:eastAsiaTheme="minorEastAsia" w:hAnsi="Calibri" w:cs="Calibri" w:hint="eastAsia"/>
          <w:sz w:val="22"/>
          <w:szCs w:val="22"/>
          <w:highlight w:val="yellow"/>
        </w:rPr>
        <w:t xml:space="preserve">. Reductions in infection-attributable </w:t>
      </w:r>
      <w:r w:rsidRPr="009C22B1">
        <w:rPr>
          <w:rFonts w:ascii="Calibri" w:eastAsiaTheme="minorEastAsia" w:hAnsi="Calibri" w:cs="Calibri"/>
          <w:sz w:val="22"/>
          <w:szCs w:val="22"/>
          <w:highlight w:val="yellow"/>
        </w:rPr>
        <w:t>hospitali</w:t>
      </w:r>
      <w:r w:rsidR="00554E2E">
        <w:rPr>
          <w:rFonts w:ascii="Calibri" w:eastAsiaTheme="minorEastAsia" w:hAnsi="Calibri" w:cs="Calibri" w:hint="eastAsia"/>
          <w:sz w:val="22"/>
          <w:szCs w:val="22"/>
          <w:highlight w:val="yellow"/>
        </w:rPr>
        <w:t>s</w:t>
      </w:r>
      <w:r w:rsidRPr="009C22B1">
        <w:rPr>
          <w:rFonts w:ascii="Calibri" w:eastAsiaTheme="minorEastAsia" w:hAnsi="Calibri" w:cs="Calibri"/>
          <w:sz w:val="22"/>
          <w:szCs w:val="22"/>
          <w:highlight w:val="yellow"/>
        </w:rPr>
        <w:t>ation</w:t>
      </w:r>
      <w:r w:rsidRPr="009C22B1">
        <w:rPr>
          <w:rFonts w:ascii="Calibri" w:eastAsiaTheme="minorEastAsia" w:hAnsi="Calibri" w:cs="Calibri" w:hint="eastAsia"/>
          <w:sz w:val="22"/>
          <w:szCs w:val="22"/>
          <w:highlight w:val="yellow"/>
        </w:rPr>
        <w:t xml:space="preserve"> and death were derived by applying the vaccine efficacy estimate to the age-specific </w:t>
      </w:r>
      <w:r w:rsidRPr="009C22B1">
        <w:rPr>
          <w:rFonts w:ascii="Calibri" w:eastAsiaTheme="minorEastAsia" w:hAnsi="Calibri" w:cs="Calibri"/>
          <w:sz w:val="22"/>
          <w:szCs w:val="22"/>
          <w:highlight w:val="yellow"/>
        </w:rPr>
        <w:t>hospitali</w:t>
      </w:r>
      <w:r w:rsidR="00554E2E">
        <w:rPr>
          <w:rFonts w:ascii="Calibri" w:eastAsiaTheme="minorEastAsia" w:hAnsi="Calibri" w:cs="Calibri" w:hint="eastAsia"/>
          <w:sz w:val="22"/>
          <w:szCs w:val="22"/>
          <w:highlight w:val="yellow"/>
        </w:rPr>
        <w:t>s</w:t>
      </w:r>
      <w:r w:rsidRPr="009C22B1">
        <w:rPr>
          <w:rFonts w:ascii="Calibri" w:eastAsiaTheme="minorEastAsia" w:hAnsi="Calibri" w:cs="Calibri"/>
          <w:sz w:val="22"/>
          <w:szCs w:val="22"/>
          <w:highlight w:val="yellow"/>
        </w:rPr>
        <w:t>ation</w:t>
      </w:r>
      <w:r w:rsidRPr="009C22B1">
        <w:rPr>
          <w:rFonts w:ascii="Calibri" w:eastAsiaTheme="minorEastAsia" w:hAnsi="Calibri" w:cs="Calibri" w:hint="eastAsia"/>
          <w:sz w:val="22"/>
          <w:szCs w:val="22"/>
          <w:highlight w:val="yellow"/>
        </w:rPr>
        <w:t xml:space="preserve"> and case fatality rates</w:t>
      </w:r>
      <w:r w:rsidRPr="1A9F0A3E">
        <w:rPr>
          <w:rFonts w:ascii="Calibri" w:hAnsi="Calibri" w:cs="Calibri"/>
          <w:sz w:val="22"/>
          <w:szCs w:val="22"/>
          <w:highlight w:val="yellow"/>
        </w:rPr>
        <w:t xml:space="preserve"> </w:t>
      </w:r>
      <w:hyperlink r:id="rId32">
        <w:r w:rsidR="008C3E7C">
          <w:rPr>
            <w:rFonts w:ascii="Calibri" w:hAnsi="Calibri" w:cs="Calibri"/>
            <w:sz w:val="22"/>
            <w:szCs w:val="22"/>
            <w:vertAlign w:val="superscript"/>
          </w:rPr>
          <w:t>8</w:t>
        </w:r>
      </w:hyperlink>
      <w:r w:rsidRPr="00581DA5">
        <w:rPr>
          <w:rFonts w:ascii="Calibri" w:hAnsi="Calibri" w:cs="Calibri"/>
          <w:sz w:val="22"/>
          <w:szCs w:val="22"/>
          <w:highlight w:val="yellow"/>
        </w:rPr>
        <w:t>The benefit of vaccination</w:t>
      </w:r>
      <w:r w:rsidRPr="00581DA5">
        <w:rPr>
          <w:rFonts w:ascii="Calibri" w:eastAsiaTheme="minorEastAsia" w:hAnsi="Calibri" w:cs="Calibri" w:hint="eastAsia"/>
          <w:sz w:val="22"/>
          <w:szCs w:val="22"/>
          <w:highlight w:val="yellow"/>
        </w:rPr>
        <w:t xml:space="preserve"> was defined as</w:t>
      </w:r>
      <w:r w:rsidRPr="00581DA5">
        <w:rPr>
          <w:rFonts w:ascii="Calibri" w:hAnsi="Calibri" w:cs="Calibri"/>
          <w:sz w:val="22"/>
          <w:szCs w:val="22"/>
          <w:highlight w:val="yellow"/>
        </w:rPr>
        <w:t xml:space="preserve"> the difference in infection-attributable outcomes between unvaccinated and vaccinated travellers. Vaccine-attributable</w:t>
      </w:r>
      <w:r w:rsidRPr="00581DA5">
        <w:rPr>
          <w:rFonts w:ascii="Calibri" w:eastAsiaTheme="minorEastAsia" w:hAnsi="Calibri" w:cs="Calibri" w:hint="eastAsia"/>
          <w:sz w:val="22"/>
          <w:szCs w:val="22"/>
          <w:highlight w:val="yellow"/>
        </w:rPr>
        <w:t xml:space="preserve"> risks</w:t>
      </w:r>
      <w:r w:rsidRPr="00581DA5">
        <w:rPr>
          <w:rFonts w:ascii="Calibri" w:hAnsi="Calibri" w:cs="Calibri"/>
          <w:sz w:val="22"/>
          <w:szCs w:val="22"/>
          <w:highlight w:val="yellow"/>
        </w:rPr>
        <w:t xml:space="preserve"> were estimated using the </w:t>
      </w:r>
      <w:r w:rsidRPr="00581DA5">
        <w:rPr>
          <w:rFonts w:ascii="Calibri" w:eastAsiaTheme="minorEastAsia" w:hAnsi="Calibri" w:cs="Calibri" w:hint="eastAsia"/>
          <w:sz w:val="22"/>
          <w:szCs w:val="22"/>
          <w:highlight w:val="yellow"/>
        </w:rPr>
        <w:t>post-marketing safety probabilities (</w:t>
      </w:r>
      <w:r w:rsidRPr="00581DA5">
        <w:rPr>
          <w:rFonts w:ascii="Calibri" w:hAnsi="Calibri" w:cs="Calibri"/>
          <w:sz w:val="22"/>
          <w:szCs w:val="22"/>
          <w:highlight w:val="yellow"/>
        </w:rPr>
        <w:t xml:space="preserve">Table S1). </w:t>
      </w:r>
    </w:p>
    <w:p w14:paraId="2C1BA7A8" w14:textId="77777777" w:rsidR="00DF70C6" w:rsidRPr="00581DA5" w:rsidRDefault="00DF70C6" w:rsidP="008F5382">
      <w:pPr>
        <w:spacing w:line="360" w:lineRule="auto"/>
        <w:rPr>
          <w:rStyle w:val="IntenseEmphasis"/>
          <w:rFonts w:ascii="Calibri" w:eastAsiaTheme="minorEastAsia" w:hAnsi="Calibri" w:cs="Calibri"/>
          <w:i w:val="0"/>
          <w:iCs w:val="0"/>
          <w:color w:val="auto"/>
          <w:sz w:val="22"/>
          <w:szCs w:val="22"/>
        </w:rPr>
      </w:pPr>
    </w:p>
    <w:p w14:paraId="3BFBA7FB" w14:textId="77777777" w:rsidR="00DF70C6" w:rsidRPr="00581DA5" w:rsidRDefault="00DF70C6" w:rsidP="00442163">
      <w:pPr>
        <w:pStyle w:val="Heading4"/>
        <w:spacing w:line="360" w:lineRule="auto"/>
        <w:rPr>
          <w:rStyle w:val="IntenseEmphasis"/>
          <w:rFonts w:eastAsia="Malgun Gothic" w:cs="Calibri"/>
          <w:color w:val="0070C0"/>
          <w:szCs w:val="22"/>
        </w:rPr>
      </w:pPr>
      <w:r w:rsidRPr="00581DA5">
        <w:rPr>
          <w:rStyle w:val="IntenseEmphasis"/>
          <w:rFonts w:eastAsia="Malgun Gothic" w:cs="Calibri"/>
          <w:color w:val="0070C0"/>
          <w:szCs w:val="22"/>
        </w:rPr>
        <w:t xml:space="preserve">Outbreak response immunisation </w:t>
      </w:r>
    </w:p>
    <w:p w14:paraId="40681AC1" w14:textId="77777777" w:rsidR="00DF70C6" w:rsidRPr="00581DA5" w:rsidRDefault="00DF70C6">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For outbreak response immunisation, we modelled vaccination deployed within epidemic regions </w:t>
      </w:r>
      <w:r w:rsidR="5C1657AE" w:rsidRPr="00581DA5">
        <w:rPr>
          <w:rFonts w:ascii="Calibri" w:eastAsia="Malgun Gothic" w:hAnsi="Calibri" w:cs="Calibri"/>
          <w:sz w:val="22"/>
          <w:szCs w:val="22"/>
          <w:highlight w:val="yellow"/>
        </w:rPr>
        <w:t xml:space="preserve">in response to </w:t>
      </w:r>
      <w:r w:rsidRPr="00581DA5">
        <w:rPr>
          <w:rFonts w:ascii="Calibri" w:eastAsia="Malgun Gothic" w:hAnsi="Calibri" w:cs="Calibri"/>
          <w:sz w:val="22"/>
          <w:szCs w:val="22"/>
          <w:highlight w:val="yellow"/>
        </w:rPr>
        <w:t xml:space="preserve">an ongoing outbreak. </w:t>
      </w:r>
      <w:r w:rsidRPr="00581DA5">
        <w:rPr>
          <w:rFonts w:ascii="Calibri" w:eastAsia="Malgun Gothic" w:hAnsi="Calibri" w:cs="Calibri"/>
          <w:sz w:val="22"/>
          <w:szCs w:val="22"/>
        </w:rPr>
        <w:t>We modelled age-specific outbreak response immunisation scenarios across the 11 Brazilian states for two age groups (18-64, ≥65 years) under two vaccine protection mechanisms</w:t>
      </w:r>
      <w:r w:rsidRPr="00581DA5">
        <w:rPr>
          <w:rFonts w:ascii="Calibri" w:eastAsia="Calibri" w:hAnsi="Calibri" w:cs="Calibri"/>
          <w:sz w:val="22"/>
          <w:szCs w:val="22"/>
        </w:rPr>
        <w:t>:</w:t>
      </w:r>
      <w:r w:rsidRPr="00581DA5">
        <w:rPr>
          <w:rFonts w:ascii="Calibri" w:eastAsia="Malgun Gothic" w:hAnsi="Calibri" w:cs="Calibri"/>
          <w:sz w:val="22"/>
          <w:szCs w:val="22"/>
        </w:rPr>
        <w:t xml:space="preserve"> (i) protection against disease only, and (ii) protection against both disease and infection</w:t>
      </w:r>
      <w:r w:rsidR="008C3E7C" w:rsidRPr="00581DA5">
        <w:rPr>
          <w:rFonts w:ascii="Calibri" w:eastAsia="Malgun Gothic" w:hAnsi="Calibri" w:cs="Calibri"/>
          <w:sz w:val="22"/>
          <w:szCs w:val="22"/>
        </w:rPr>
        <w:t xml:space="preserve">. </w:t>
      </w:r>
      <w:r w:rsidR="008C3E7C" w:rsidRPr="00581DA5">
        <w:rPr>
          <w:rFonts w:ascii="Calibri" w:eastAsia="Malgun Gothic" w:hAnsi="Calibri" w:cs="Calibri"/>
          <w:sz w:val="22"/>
          <w:szCs w:val="22"/>
          <w:highlight w:val="yellow"/>
        </w:rPr>
        <w:t>We applied the same vaccine efficacy to both mechanisms</w:t>
      </w:r>
      <w:r w:rsidR="008C3E7C" w:rsidRPr="00581DA5">
        <w:rPr>
          <w:rFonts w:ascii="Calibri" w:eastAsia="Malgun Gothic" w:hAnsi="Calibri" w:cs="Calibri"/>
          <w:sz w:val="22"/>
          <w:szCs w:val="22"/>
        </w:rPr>
        <w:t xml:space="preserve"> </w:t>
      </w:r>
      <w:hyperlink r:id="rId33" w:history="1">
        <w:r w:rsidR="008C3E7C">
          <w:rPr>
            <w:rFonts w:ascii="Calibri" w:hAnsi="Calibri" w:cs="Calibri"/>
            <w:sz w:val="22"/>
            <w:vertAlign w:val="superscript"/>
          </w:rPr>
          <w:t>8</w:t>
        </w:r>
      </w:hyperlink>
      <w:r w:rsidR="008C3E7C" w:rsidRPr="00581DA5">
        <w:rPr>
          <w:rFonts w:ascii="Calibri" w:eastAsia="Malgun Gothic" w:hAnsi="Calibri" w:cs="Calibri"/>
          <w:sz w:val="22"/>
          <w:szCs w:val="22"/>
        </w:rPr>
        <w:t xml:space="preserve">. Using the age-structured transmission dynamic model, we calibrated state-specific weekly transmission rates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β</m:t>
            </m:r>
          </m:e>
          <m:sub>
            <m:r>
              <w:rPr>
                <w:rFonts w:ascii="Cambria Math" w:eastAsia="Malgun Gothic" w:hAnsi="Cambria Math" w:cs="Calibri"/>
                <w:sz w:val="22"/>
                <w:szCs w:val="22"/>
              </w:rPr>
              <m:t>s,t</m:t>
            </m:r>
          </m:sub>
        </m:sSub>
        <m:r>
          <w:rPr>
            <w:rFonts w:ascii="Cambria Math" w:eastAsia="Malgun Gothic" w:hAnsi="Cambria Math" w:cs="Calibri"/>
            <w:sz w:val="22"/>
            <w:szCs w:val="22"/>
          </w:rPr>
          <m:t>)</m:t>
        </m:r>
      </m:oMath>
      <w:r w:rsidR="008C3E7C" w:rsidRPr="00581DA5">
        <w:rPr>
          <w:rFonts w:ascii="Calibri" w:eastAsia="Malgun Gothic" w:hAnsi="Calibri" w:cs="Calibri"/>
          <w:sz w:val="22"/>
          <w:szCs w:val="22"/>
        </w:rPr>
        <w:t xml:space="preserve">, latent period </w:t>
      </w:r>
      <m:oMath>
        <m:r>
          <w:rPr>
            <w:rFonts w:ascii="Cambria Math" w:eastAsia="Malgun Gothic" w:hAnsi="Cambria Math" w:cs="Calibri"/>
            <w:sz w:val="22"/>
            <w:szCs w:val="22"/>
          </w:rPr>
          <m:t>(σ)</m:t>
        </m:r>
      </m:oMath>
      <w:r w:rsidR="008C3E7C" w:rsidRPr="00581DA5">
        <w:rPr>
          <w:rFonts w:ascii="Calibri" w:eastAsia="Malgun Gothic" w:hAnsi="Calibri" w:cs="Calibri"/>
          <w:sz w:val="22"/>
          <w:szCs w:val="22"/>
        </w:rPr>
        <w:t xml:space="preserve">, recovery rate </w:t>
      </w:r>
      <m:oMath>
        <m:r>
          <w:rPr>
            <w:rFonts w:ascii="Cambria Math" w:eastAsia="Malgun Gothic" w:hAnsi="Cambria Math" w:cs="Calibri"/>
            <w:sz w:val="22"/>
            <w:szCs w:val="22"/>
          </w:rPr>
          <m:t>(δ)</m:t>
        </m:r>
      </m:oMath>
      <w:r w:rsidR="008C3E7C" w:rsidRPr="00581DA5">
        <w:rPr>
          <w:rFonts w:ascii="Calibri" w:eastAsia="Malgun Gothic" w:hAnsi="Calibri" w:cs="Calibri"/>
          <w:sz w:val="22"/>
          <w:szCs w:val="22"/>
        </w:rPr>
        <w:t xml:space="preserve">, and state-specific reporting rates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(ρ</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008C3E7C" w:rsidRPr="00581DA5">
        <w:rPr>
          <w:rFonts w:ascii="Calibri" w:eastAsia="Malgun Gothic" w:hAnsi="Calibri" w:cs="Calibri"/>
          <w:sz w:val="22"/>
          <w:szCs w:val="22"/>
        </w:rPr>
        <w:t xml:space="preserve">. </w:t>
      </w:r>
      <w:r w:rsidR="008C3E7C" w:rsidRPr="00581DA5">
        <w:rPr>
          <w:rFonts w:ascii="Calibri" w:eastAsia="Malgun Gothic" w:hAnsi="Calibri" w:cs="Calibri"/>
          <w:sz w:val="22"/>
          <w:szCs w:val="22"/>
          <w:highlight w:val="yellow"/>
        </w:rPr>
        <w:t>Vaccination was assumed to begin two weeks</w:t>
      </w:r>
      <w:r w:rsidRPr="00581DA5">
        <w:rPr>
          <w:rFonts w:ascii="Calibri" w:eastAsia="Malgun Gothic" w:hAnsi="Calibri" w:cs="Calibri"/>
          <w:sz w:val="22"/>
          <w:szCs w:val="22"/>
        </w:rPr>
        <w:t xml:space="preserve"> after outbreak onset, with delivery at 10% of the target population per week until 50% coverage was reached. </w:t>
      </w:r>
      <w:r w:rsidRPr="00581DA5">
        <w:rPr>
          <w:rFonts w:ascii="Calibri" w:eastAsia="Malgun Gothic" w:hAnsi="Calibri" w:cs="Calibri"/>
          <w:sz w:val="22"/>
          <w:szCs w:val="22"/>
          <w:highlight w:val="yellow"/>
        </w:rPr>
        <w:t>Alternative scenarios with 10% and 90% of coverage are presented in</w:t>
      </w:r>
      <w:r w:rsidRPr="00581DA5">
        <w:rPr>
          <w:rFonts w:ascii="Calibri" w:eastAsia="Malgun Gothic" w:hAnsi="Calibri" w:cs="Calibri"/>
          <w:sz w:val="22"/>
          <w:szCs w:val="22"/>
        </w:rPr>
        <w:t xml:space="preserve"> </w:t>
      </w:r>
      <w:r w:rsidRPr="00581DA5">
        <w:rPr>
          <w:rFonts w:ascii="Calibri" w:eastAsia="Malgun Gothic" w:hAnsi="Calibri" w:cs="Calibri"/>
          <w:sz w:val="22"/>
          <w:szCs w:val="22"/>
          <w:highlight w:val="yellow"/>
        </w:rPr>
        <w:t>Supplementary Table 2-3.</w:t>
      </w:r>
      <w:r w:rsidRPr="00581DA5">
        <w:rPr>
          <w:rFonts w:ascii="Calibri" w:eastAsia="Malgun Gothic" w:hAnsi="Calibri" w:cs="Calibri"/>
          <w:sz w:val="22"/>
          <w:szCs w:val="22"/>
        </w:rPr>
        <w:t xml:space="preserve"> </w:t>
      </w:r>
    </w:p>
    <w:p w14:paraId="74D73E65" w14:textId="77777777" w:rsidR="00DF70C6" w:rsidRPr="00581DA5" w:rsidRDefault="00DF70C6" w:rsidP="5F17B42D">
      <w:pPr>
        <w:spacing w:line="360" w:lineRule="auto"/>
        <w:rPr>
          <w:rFonts w:ascii="Calibri" w:eastAsia="Malgun Gothic" w:hAnsi="Calibri" w:cs="Calibri"/>
          <w:sz w:val="22"/>
          <w:szCs w:val="22"/>
        </w:rPr>
      </w:pPr>
    </w:p>
    <w:p w14:paraId="00819232" w14:textId="77777777" w:rsidR="00DF70C6" w:rsidRPr="00581DA5" w:rsidRDefault="00DF70C6" w:rsidP="5F17B42D">
      <w:pPr>
        <w:spacing w:line="360" w:lineRule="auto"/>
        <w:rPr>
          <w:rFonts w:ascii="Calibri" w:eastAsia="Malgun Gothic" w:hAnsi="Calibri" w:cs="Calibri"/>
          <w:sz w:val="22"/>
          <w:szCs w:val="22"/>
        </w:rPr>
      </w:pPr>
      <w:r w:rsidRPr="00581DA5">
        <w:rPr>
          <w:rFonts w:ascii="Calibri" w:eastAsia="Malgun Gothic" w:hAnsi="Calibri" w:cs="Calibri"/>
          <w:sz w:val="22"/>
          <w:szCs w:val="22"/>
        </w:rPr>
        <w:t xml:space="preserve">To </w:t>
      </w:r>
      <w:r w:rsidRPr="009C22B1">
        <w:rPr>
          <w:rFonts w:ascii="Calibri" w:eastAsia="Malgun Gothic" w:hAnsi="Calibri" w:cs="Calibri"/>
          <w:sz w:val="22"/>
          <w:szCs w:val="22"/>
          <w:highlight w:val="yellow"/>
        </w:rPr>
        <w:t>estimate</w:t>
      </w:r>
      <w:r w:rsidRPr="009C22B1">
        <w:rPr>
          <w:rFonts w:ascii="Calibri" w:eastAsia="Malgun Gothic" w:hAnsi="Calibri" w:cs="Calibri"/>
          <w:sz w:val="22"/>
          <w:szCs w:val="22"/>
        </w:rPr>
        <w:t xml:space="preserve"> </w:t>
      </w:r>
      <w:r w:rsidRPr="00581DA5">
        <w:rPr>
          <w:rFonts w:ascii="Calibri" w:eastAsia="Malgun Gothic" w:hAnsi="Calibri" w:cs="Calibri"/>
          <w:sz w:val="22"/>
          <w:szCs w:val="22"/>
        </w:rPr>
        <w:t xml:space="preserve">baseline immunity, we incorporated state-specific FOIs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581DA5">
        <w:rPr>
          <w:rFonts w:ascii="Calibri" w:eastAsia="Malgun Gothic" w:hAnsi="Calibri" w:cs="Calibri"/>
          <w:sz w:val="22"/>
          <w:szCs w:val="22"/>
        </w:rPr>
        <w:t xml:space="preserve"> into a catalytic model, assuming a constant </w:t>
      </w:r>
      <w:r w:rsidRPr="00581DA5">
        <w:rPr>
          <w:rFonts w:ascii="Calibri" w:eastAsia="Malgun Gothic" w:hAnsi="Calibri" w:cs="Calibri"/>
          <w:sz w:val="22"/>
          <w:szCs w:val="22"/>
          <w:highlight w:val="yellow"/>
        </w:rPr>
        <w:t>long-term average annual</w:t>
      </w:r>
      <w:r w:rsidRPr="00581DA5">
        <w:rPr>
          <w:rFonts w:ascii="Calibri" w:eastAsia="Malgun Gothic" w:hAnsi="Calibri" w:cs="Calibri"/>
          <w:sz w:val="22"/>
          <w:szCs w:val="22"/>
        </w:rPr>
        <w:t xml:space="preserve"> FOI and life-long immunity. </w:t>
      </w:r>
      <w:r w:rsidRPr="00581DA5">
        <w:rPr>
          <w:rFonts w:ascii="Calibri" w:eastAsia="Malgun Gothic" w:hAnsi="Calibri" w:cs="Calibri"/>
          <w:sz w:val="22"/>
          <w:szCs w:val="22"/>
          <w:highlight w:val="yellow"/>
        </w:rPr>
        <w:t>Baseline</w:t>
      </w:r>
      <w:r w:rsidRPr="00581DA5">
        <w:rPr>
          <w:rFonts w:ascii="Calibri" w:eastAsia="Malgun Gothic" w:hAnsi="Calibri" w:cs="Calibri"/>
          <w:sz w:val="22"/>
          <w:szCs w:val="22"/>
        </w:rPr>
        <w:t xml:space="preserve"> age-specific seroprevalence </w:t>
      </w:r>
      <w:r w:rsidRPr="00581DA5">
        <w:rPr>
          <w:rFonts w:ascii="Calibri" w:eastAsia="Malgun Gothic" w:hAnsi="Calibri" w:cs="Calibri"/>
          <w:sz w:val="22"/>
          <w:szCs w:val="22"/>
          <w:highlight w:val="yellow"/>
        </w:rPr>
        <w:t>was estimated as</w:t>
      </w:r>
      <w:r w:rsidRPr="00581DA5">
        <w:rPr>
          <w:rFonts w:ascii="Calibri" w:eastAsia="Malgun Gothic" w:hAnsi="Calibri" w:cs="Calibri"/>
          <w:sz w:val="22"/>
          <w:szCs w:val="22"/>
        </w:rPr>
        <w:t xml:space="preserve"> </w:t>
      </w:r>
      <m:oMath>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∙age)</m:t>
        </m:r>
      </m:oMath>
      <w:r w:rsidRPr="00581DA5">
        <w:rPr>
          <w:rFonts w:ascii="Calibri" w:eastAsia="Malgun Gothic" w:hAnsi="Calibri" w:cs="Calibri"/>
          <w:sz w:val="22"/>
          <w:szCs w:val="22"/>
        </w:rPr>
        <w:t xml:space="preserve"> </w:t>
      </w:r>
      <w:hyperlink r:id="rId34">
        <w:r w:rsidR="008C3E7C">
          <w:rPr>
            <w:rFonts w:ascii="Calibri" w:hAnsi="Calibri" w:cs="Calibri"/>
            <w:sz w:val="22"/>
            <w:szCs w:val="22"/>
            <w:vertAlign w:val="superscript"/>
          </w:rPr>
          <w:t>17</w:t>
        </w:r>
      </w:hyperlink>
      <w:r w:rsidRPr="00581DA5">
        <w:rPr>
          <w:rFonts w:ascii="Calibri" w:eastAsia="Malgun Gothic" w:hAnsi="Calibri" w:cs="Calibri"/>
          <w:sz w:val="22"/>
          <w:szCs w:val="22"/>
        </w:rPr>
        <w:t>.</w:t>
      </w:r>
    </w:p>
    <w:p w14:paraId="05D2320E" w14:textId="77777777" w:rsidR="008C3E7C" w:rsidRPr="00581DA5" w:rsidRDefault="008C3E7C" w:rsidP="5F17B42D">
      <w:pPr>
        <w:spacing w:line="360" w:lineRule="auto"/>
        <w:rPr>
          <w:rFonts w:ascii="Calibri" w:eastAsia="Malgun Gothic" w:hAnsi="Calibri" w:cs="Calibri"/>
          <w:sz w:val="22"/>
          <w:szCs w:val="22"/>
        </w:rPr>
      </w:pPr>
    </w:p>
    <w:p w14:paraId="6BD6E4CD" w14:textId="77777777" w:rsidR="008C3E7C" w:rsidRPr="009C22B1" w:rsidRDefault="008C3E7C" w:rsidP="5F17B42D">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We considered two scenarios for vaccine-attributable risk. In the base scenario, vaccine-attributable risk was assumed to be the same in seropositive and seronegative individuals at the time of vaccination. In the serostatus-adjusted scenario, seropositive individuals were assumed to have no vaccine-attributable risk because pre-existing immunity was assumed to prevent vaccine viraemia, whereas seronegative individuals </w:t>
      </w:r>
      <w:r w:rsidRPr="6D8960B3">
        <w:rPr>
          <w:rFonts w:ascii="Calibri" w:eastAsia="Malgun Gothic" w:hAnsi="Calibri" w:cs="Calibri"/>
          <w:sz w:val="22"/>
          <w:szCs w:val="22"/>
          <w:highlight w:val="yellow"/>
        </w:rPr>
        <w:t xml:space="preserve">had vaccine-attributable </w:t>
      </w:r>
      <w:r w:rsidRPr="79C2DD3C">
        <w:rPr>
          <w:rFonts w:ascii="Calibri" w:eastAsia="Malgun Gothic" w:hAnsi="Calibri" w:cs="Calibri"/>
          <w:sz w:val="22"/>
          <w:szCs w:val="22"/>
          <w:highlight w:val="yellow"/>
        </w:rPr>
        <w:t xml:space="preserve">risk </w:t>
      </w:r>
      <w:r w:rsidRPr="51ACE5DF">
        <w:rPr>
          <w:rFonts w:ascii="Calibri" w:hAnsi="Calibri" w:cs="Calibri"/>
          <w:sz w:val="22"/>
          <w:szCs w:val="22"/>
        </w:rPr>
        <w:t>[7].</w:t>
      </w:r>
    </w:p>
    <w:p w14:paraId="2E148E22" w14:textId="77777777" w:rsidR="00DF70C6" w:rsidRPr="00581DA5" w:rsidRDefault="00DF70C6" w:rsidP="00442163">
      <w:pPr>
        <w:spacing w:line="360" w:lineRule="auto"/>
        <w:rPr>
          <w:rFonts w:ascii="Calibri" w:eastAsia="Malgun Gothic" w:hAnsi="Calibri" w:cs="Calibri"/>
          <w:sz w:val="22"/>
          <w:szCs w:val="22"/>
        </w:rPr>
      </w:pPr>
    </w:p>
    <w:p w14:paraId="659D7A1A" w14:textId="77777777" w:rsidR="00DF70C6" w:rsidRPr="00581DA5" w:rsidRDefault="00DF70C6" w:rsidP="00442163">
      <w:pPr>
        <w:spacing w:line="360" w:lineRule="auto"/>
        <w:rPr>
          <w:rFonts w:ascii="Calibri" w:eastAsia="Malgun Gothic" w:hAnsi="Calibri" w:cs="Calibri"/>
          <w:sz w:val="22"/>
          <w:szCs w:val="22"/>
        </w:rPr>
      </w:pPr>
      <w:r w:rsidRPr="00581DA5">
        <w:rPr>
          <w:rFonts w:ascii="Calibri" w:eastAsia="Malgun Gothic" w:hAnsi="Calibri" w:cs="Calibri"/>
          <w:sz w:val="22"/>
          <w:szCs w:val="22"/>
        </w:rPr>
        <w:lastRenderedPageBreak/>
        <w:t xml:space="preserve">For each state, age group, vaccine protection mechanism, </w:t>
      </w:r>
      <w:r w:rsidRPr="00581DA5">
        <w:rPr>
          <w:rFonts w:ascii="Calibri" w:eastAsia="Malgun Gothic" w:hAnsi="Calibri" w:cs="Calibri"/>
          <w:sz w:val="22"/>
          <w:szCs w:val="22"/>
          <w:highlight w:val="yellow"/>
        </w:rPr>
        <w:t>and vaccination risk scenario</w:t>
      </w:r>
      <w:r w:rsidRPr="00581DA5">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we estimated </w:t>
      </w:r>
      <w:r w:rsidRPr="00581DA5">
        <w:rPr>
          <w:rFonts w:ascii="Calibri" w:eastAsia="Malgun Gothic" w:hAnsi="Calibri" w:cs="Calibri"/>
          <w:sz w:val="22"/>
          <w:szCs w:val="22"/>
          <w:highlight w:val="yellow"/>
        </w:rPr>
        <w:t xml:space="preserve">benefits and risks per 10,000 vaccinated individuals and calculated corresponding benefit-risk ratios and the probability </w:t>
      </w:r>
      <w:r w:rsidR="0C97E0F8" w:rsidRPr="00581DA5">
        <w:rPr>
          <w:rFonts w:ascii="Calibri" w:eastAsia="Malgun Gothic" w:hAnsi="Calibri" w:cs="Calibri"/>
          <w:sz w:val="22"/>
          <w:szCs w:val="22"/>
          <w:highlight w:val="yellow"/>
        </w:rPr>
        <w:t>of</w:t>
      </w:r>
      <w:r w:rsidR="00AD0BBF">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benefits outweighing risk (</w:t>
      </w:r>
      <m:oMath>
        <m:func>
          <m:funcPr>
            <m:ctrlPr>
              <w:rPr>
                <w:rFonts w:ascii="Cambria Math" w:eastAsia="Malgun Gothic" w:hAnsi="Cambria Math" w:cs="Calibri"/>
                <w:sz w:val="22"/>
                <w:szCs w:val="22"/>
                <w:highlight w:val="yellow"/>
              </w:rPr>
            </m:ctrlPr>
          </m:funcPr>
          <m:fName>
            <m:r>
              <m:rPr>
                <m:sty m:val="p"/>
              </m:rPr>
              <w:rPr>
                <w:rFonts w:ascii="Cambria Math" w:eastAsia="Malgun Gothic" w:hAnsi="Cambria Math" w:cs="Calibri"/>
                <w:sz w:val="22"/>
                <w:szCs w:val="22"/>
                <w:highlight w:val="yellow"/>
              </w:rPr>
              <m:t>Pr</m:t>
            </m:r>
            <m:ctrlPr>
              <w:rPr>
                <w:rFonts w:ascii="Cambria Math" w:eastAsia="Malgun Gothic" w:hAnsi="Cambria Math" w:cs="Calibri"/>
                <w:i/>
                <w:sz w:val="22"/>
                <w:szCs w:val="22"/>
                <w:highlight w:val="yellow"/>
              </w:rPr>
            </m:ctrlPr>
          </m:fName>
          <m:e>
            <m:d>
              <m:dPr>
                <m:ctrlPr>
                  <w:rPr>
                    <w:rFonts w:ascii="Cambria Math" w:eastAsia="Malgun Gothic" w:hAnsi="Cambria Math" w:cs="Calibri"/>
                    <w:i/>
                    <w:sz w:val="22"/>
                    <w:szCs w:val="22"/>
                    <w:highlight w:val="yellow"/>
                  </w:rPr>
                </m:ctrlPr>
              </m:dPr>
              <m:e>
                <m:r>
                  <w:rPr>
                    <w:rFonts w:ascii="Cambria Math" w:eastAsia="Malgun Gothic" w:hAnsi="Cambria Math" w:cs="Calibri"/>
                    <w:sz w:val="22"/>
                    <w:szCs w:val="22"/>
                    <w:highlight w:val="yellow"/>
                  </w:rPr>
                  <m:t>BRR&gt;1</m:t>
                </m:r>
              </m:e>
            </m:d>
          </m:e>
        </m:func>
      </m:oMath>
      <w:r w:rsidRPr="00581DA5">
        <w:rPr>
          <w:rFonts w:ascii="Calibri" w:eastAsia="Malgun Gothic" w:hAnsi="Calibri" w:cs="Calibri"/>
          <w:sz w:val="22"/>
          <w:szCs w:val="22"/>
          <w:highlight w:val="yellow"/>
        </w:rPr>
        <w:t xml:space="preserve">).  </w:t>
      </w:r>
    </w:p>
    <w:p w14:paraId="656229C9" w14:textId="77777777" w:rsidR="00DF70C6" w:rsidRPr="00581DA5" w:rsidRDefault="00DF70C6" w:rsidP="00442163">
      <w:pPr>
        <w:spacing w:line="360" w:lineRule="auto"/>
        <w:rPr>
          <w:rFonts w:ascii="Calibri" w:eastAsia="Malgun Gothic" w:hAnsi="Calibri" w:cs="Calibri"/>
          <w:sz w:val="22"/>
          <w:szCs w:val="22"/>
        </w:rPr>
      </w:pPr>
    </w:p>
    <w:p w14:paraId="01E9E4E8" w14:textId="77777777" w:rsidR="00DF70C6" w:rsidRPr="00581DA5" w:rsidRDefault="2B8A1F84" w:rsidP="00442163">
      <w:pPr>
        <w:pStyle w:val="Heading4"/>
        <w:spacing w:line="360" w:lineRule="auto"/>
        <w:rPr>
          <w:rStyle w:val="IntenseEmphasis"/>
          <w:rFonts w:ascii="Times New Roman" w:eastAsia="Malgun Gothic" w:hAnsi="Times New Roman" w:cs="Calibri"/>
          <w:i/>
          <w:color w:val="0070C0"/>
          <w:sz w:val="24"/>
        </w:rPr>
      </w:pPr>
      <w:r w:rsidRPr="69400CFD">
        <w:rPr>
          <w:rStyle w:val="IntenseEmphasis"/>
          <w:rFonts w:eastAsia="Malgun Gothic" w:cs="Calibri"/>
          <w:color w:val="0070C0"/>
        </w:rPr>
        <w:t xml:space="preserve">Sensitivity </w:t>
      </w:r>
      <w:r w:rsidR="00DF70C6" w:rsidRPr="69400CFD">
        <w:rPr>
          <w:rStyle w:val="IntenseEmphasis"/>
          <w:rFonts w:eastAsia="Malgun Gothic" w:cs="Calibri"/>
          <w:color w:val="0070C0"/>
        </w:rPr>
        <w:t>analysis</w:t>
      </w:r>
    </w:p>
    <w:p w14:paraId="04FF4671" w14:textId="77777777" w:rsidR="00DF70C6" w:rsidRPr="00581DA5" w:rsidRDefault="00DF70C6" w:rsidP="67A93E4B">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t xml:space="preserve">We propagated parameter uncertainty using probabilistic sensitivity analysis within a Bayesian framework. Parameter-specific priors and uncertainty distributions were specified for vaccine-attributable risks, vaccine efficacy, disease severity parameters, and DALY-related inputs. We then ran 10,000 simulations for each vaccination strategy to estimate the probability </w:t>
      </w:r>
      <w:r w:rsidR="7DB15E9E" w:rsidRPr="1A9F0A3E">
        <w:rPr>
          <w:rFonts w:ascii="Calibri" w:eastAsia="Malgun Gothic" w:hAnsi="Calibri" w:cs="Calibri"/>
          <w:sz w:val="22"/>
          <w:szCs w:val="22"/>
          <w:highlight w:val="yellow"/>
        </w:rPr>
        <w:t xml:space="preserve">of </w:t>
      </w:r>
      <w:r w:rsidRPr="00581DA5">
        <w:rPr>
          <w:rFonts w:ascii="Calibri" w:eastAsia="Malgun Gothic" w:hAnsi="Calibri" w:cs="Calibri"/>
          <w:sz w:val="22"/>
          <w:szCs w:val="22"/>
          <w:highlight w:val="yellow"/>
        </w:rPr>
        <w:t xml:space="preserve">benefits outweighing risk. Results were summarised using benefit-risk acceptability curves, </w:t>
      </w:r>
      <w:r w:rsidRPr="009C22B1">
        <w:rPr>
          <w:rFonts w:ascii="Calibri" w:eastAsia="Malgun Gothic" w:hAnsi="Calibri" w:cs="Calibri"/>
          <w:sz w:val="22"/>
          <w:szCs w:val="22"/>
          <w:highlight w:val="yellow"/>
        </w:rPr>
        <w:t>and benefit-risk probabilistic clouds</w:t>
      </w:r>
      <w:r w:rsidRPr="00581DA5">
        <w:rPr>
          <w:rFonts w:ascii="Calibri" w:eastAsia="Malgun Gothic" w:hAnsi="Calibri" w:cs="Calibri"/>
          <w:sz w:val="22"/>
          <w:szCs w:val="22"/>
          <w:highlight w:val="yellow"/>
        </w:rPr>
        <w:t xml:space="preserve"> (Section S4, Table S1, Figure S6).</w:t>
      </w:r>
    </w:p>
    <w:p w14:paraId="503E0C55" w14:textId="77777777" w:rsidR="00DF70C6" w:rsidRPr="009C22B1" w:rsidRDefault="00DF70C6" w:rsidP="67A93E4B">
      <w:pPr>
        <w:spacing w:line="360" w:lineRule="auto"/>
        <w:rPr>
          <w:rFonts w:ascii="Calibri" w:eastAsia="Malgun Gothic" w:hAnsi="Calibri" w:cs="Calibri"/>
          <w:sz w:val="22"/>
          <w:szCs w:val="22"/>
        </w:rPr>
      </w:pPr>
    </w:p>
    <w:p w14:paraId="776BFAF3" w14:textId="77777777" w:rsidR="00DF70C6" w:rsidRPr="00581DA5" w:rsidRDefault="00DF70C6" w:rsidP="4CA7DDD5">
      <w:pPr>
        <w:spacing w:line="360" w:lineRule="auto"/>
        <w:rPr>
          <w:rStyle w:val="IntenseEmphasis"/>
          <w:rFonts w:ascii="Calibri" w:eastAsia="Malgun Gothic" w:hAnsi="Calibri" w:cs="Calibri"/>
          <w:i w:val="0"/>
          <w:iCs w:val="0"/>
          <w:color w:val="0070C0"/>
          <w:sz w:val="22"/>
          <w:szCs w:val="22"/>
        </w:rPr>
      </w:pPr>
      <w:r w:rsidRPr="00581DA5">
        <w:rPr>
          <w:rStyle w:val="IntenseEmphasis"/>
          <w:rFonts w:ascii="Calibri" w:eastAsia="Malgun Gothic" w:hAnsi="Calibri" w:cs="Calibri"/>
          <w:i w:val="0"/>
          <w:iCs w:val="0"/>
          <w:color w:val="0070C0"/>
          <w:sz w:val="22"/>
          <w:szCs w:val="22"/>
        </w:rPr>
        <w:t>Role of the funding source</w:t>
      </w:r>
    </w:p>
    <w:p w14:paraId="04872448" w14:textId="77777777" w:rsidR="00DF70C6" w:rsidRPr="00581DA5" w:rsidRDefault="00DF70C6" w:rsidP="67A93E4B">
      <w:pPr>
        <w:spacing w:line="360" w:lineRule="auto"/>
        <w:rPr>
          <w:rStyle w:val="IntenseEmphasis"/>
          <w:rFonts w:ascii="Calibri" w:hAnsi="Calibri" w:cs="Calibri"/>
          <w:i w:val="0"/>
          <w:iCs w:val="0"/>
          <w:color w:val="auto"/>
        </w:rPr>
      </w:pPr>
      <w:r w:rsidRPr="00581DA5">
        <w:rPr>
          <w:rFonts w:ascii="Calibri" w:eastAsia="Malgun Gothic" w:hAnsi="Calibri" w:cs="Calibri"/>
          <w:sz w:val="22"/>
          <w:szCs w:val="22"/>
        </w:rPr>
        <w:t xml:space="preserve">The funders of this study had no role in </w:t>
      </w:r>
      <w:r w:rsidR="7CC06803" w:rsidRPr="1A9F0A3E">
        <w:rPr>
          <w:rFonts w:ascii="Calibri" w:eastAsia="Malgun Gothic" w:hAnsi="Calibri" w:cs="Calibri"/>
          <w:sz w:val="22"/>
          <w:szCs w:val="22"/>
        </w:rPr>
        <w:t xml:space="preserve">the </w:t>
      </w:r>
      <w:r w:rsidRPr="00581DA5">
        <w:rPr>
          <w:rFonts w:ascii="Calibri" w:eastAsia="Malgun Gothic" w:hAnsi="Calibri" w:cs="Calibri"/>
          <w:sz w:val="22"/>
          <w:szCs w:val="22"/>
        </w:rPr>
        <w:t>study design, data collection, data analysis, data interpretation, or writing of the manuscript. All authors had full access to data in the study, and final responsibility for the decision to submit for publication.</w:t>
      </w:r>
    </w:p>
    <w:p w14:paraId="4F879621" w14:textId="77777777" w:rsidR="00DF70C6" w:rsidRPr="00581DA5" w:rsidRDefault="00DF70C6" w:rsidP="67A93E4B">
      <w:pPr>
        <w:spacing w:line="360" w:lineRule="auto"/>
        <w:rPr>
          <w:rStyle w:val="IntenseEmphasis"/>
          <w:rFonts w:ascii="Calibri" w:hAnsi="Calibri" w:cs="Calibri"/>
          <w:i w:val="0"/>
          <w:iCs w:val="0"/>
          <w:color w:val="auto"/>
        </w:rPr>
      </w:pPr>
    </w:p>
    <w:p w14:paraId="1F973DC4" w14:textId="77777777" w:rsidR="00DF70C6" w:rsidRPr="00581DA5" w:rsidRDefault="00DF70C6" w:rsidP="00442163">
      <w:pPr>
        <w:spacing w:line="360" w:lineRule="auto"/>
        <w:rPr>
          <w:rStyle w:val="IntenseEmphasis"/>
          <w:rFonts w:ascii="Calibri" w:eastAsia="Malgun Gothic" w:hAnsi="Calibri" w:cs="Calibri"/>
          <w:i w:val="0"/>
          <w:color w:val="0070C0"/>
          <w:sz w:val="28"/>
          <w:szCs w:val="28"/>
        </w:rPr>
      </w:pPr>
      <w:r w:rsidRPr="00581DA5">
        <w:rPr>
          <w:rStyle w:val="IntenseEmphasis"/>
          <w:rFonts w:ascii="Calibri" w:hAnsi="Calibri" w:cs="Calibri"/>
          <w:i w:val="0"/>
          <w:color w:val="0070C0"/>
          <w:sz w:val="28"/>
          <w:szCs w:val="28"/>
        </w:rPr>
        <w:t>Results</w:t>
      </w:r>
    </w:p>
    <w:p w14:paraId="08295083" w14:textId="77777777" w:rsidR="00DF70C6" w:rsidRPr="00581DA5" w:rsidRDefault="00DF70C6" w:rsidP="00460AC0">
      <w:pPr>
        <w:spacing w:line="360" w:lineRule="auto"/>
        <w:rPr>
          <w:rFonts w:ascii="Calibri" w:eastAsia="Malgun Gothic" w:hAnsi="Calibri" w:cs="Calibri"/>
          <w:b/>
          <w:bCs/>
          <w:color w:val="0070C0"/>
          <w:sz w:val="22"/>
          <w:szCs w:val="22"/>
          <w:highlight w:val="yellow"/>
        </w:rPr>
      </w:pPr>
      <w:r w:rsidRPr="00581DA5">
        <w:rPr>
          <w:rStyle w:val="IntenseEmphasis"/>
          <w:rFonts w:ascii="Calibri" w:eastAsia="Malgun Gothic" w:hAnsi="Calibri" w:cs="Calibri"/>
          <w:i w:val="0"/>
          <w:color w:val="0070C0"/>
          <w:sz w:val="22"/>
          <w:szCs w:val="22"/>
          <w:highlight w:val="yellow"/>
        </w:rPr>
        <w:t xml:space="preserve">Travel vaccination </w:t>
      </w:r>
      <w:r w:rsidRPr="00581DA5">
        <w:rPr>
          <w:rFonts w:ascii="Calibri" w:eastAsia="Malgun Gothic" w:hAnsi="Calibri" w:cs="Calibri"/>
          <w:b/>
          <w:bCs/>
          <w:color w:val="0070C0"/>
          <w:sz w:val="22"/>
          <w:szCs w:val="22"/>
          <w:highlight w:val="yellow"/>
        </w:rPr>
        <w:t xml:space="preserve"> </w:t>
      </w:r>
    </w:p>
    <w:p w14:paraId="34026FEE" w14:textId="77777777" w:rsidR="00DF70C6" w:rsidRPr="009C22B1" w:rsidRDefault="00DF70C6"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For travel vaccination, benefits outweighed risks for DALYs among adults aged 18</w:t>
      </w:r>
      <w:r w:rsidRPr="009C22B1">
        <w:rPr>
          <w:rFonts w:ascii="Calibri" w:eastAsia="Malgun Gothic" w:hAnsi="Calibri" w:cs="Calibri" w:hint="eastAsia"/>
          <w:sz w:val="22"/>
          <w:szCs w:val="22"/>
          <w:highlight w:val="yellow"/>
        </w:rPr>
        <w:t>–</w:t>
      </w:r>
      <w:r w:rsidRPr="009C22B1">
        <w:rPr>
          <w:rFonts w:ascii="Calibri" w:eastAsia="Malgun Gothic" w:hAnsi="Calibri" w:cs="Calibri"/>
          <w:sz w:val="22"/>
          <w:szCs w:val="22"/>
          <w:highlight w:val="yellow"/>
        </w:rPr>
        <w:t xml:space="preserve">64 years travelling for </w:t>
      </w:r>
      <w:r w:rsidRPr="009C22B1">
        <w:rPr>
          <w:rFonts w:ascii="Symbol" w:eastAsia="Symbol" w:hAnsi="Symbol" w:cs="Symbol"/>
          <w:sz w:val="22"/>
          <w:szCs w:val="22"/>
          <w:highlight w:val="yellow"/>
        </w:rPr>
        <w:t>³</w:t>
      </w:r>
      <w:r w:rsidRPr="009C22B1">
        <w:rPr>
          <w:rFonts w:ascii="Calibri" w:eastAsia="Malgun Gothic" w:hAnsi="Calibri" w:cs="Calibri"/>
          <w:sz w:val="22"/>
          <w:szCs w:val="22"/>
          <w:highlight w:val="yellow"/>
        </w:rPr>
        <w:t xml:space="preserve"> 30 days to high or moderate transmission settings. For deaths and SAEs, risks outweighed benefits across age groups and scenarios. The probability that benefits outweighed risks increased with travel duration and total attack rates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Table 1; Figure </w:t>
      </w:r>
      <w:r w:rsidRPr="009C22B1">
        <w:rPr>
          <w:rFonts w:ascii="Calibri" w:eastAsia="Malgun Gothic" w:hAnsi="Calibri" w:cs="Calibri" w:hint="eastAsia"/>
          <w:sz w:val="22"/>
          <w:szCs w:val="22"/>
          <w:highlight w:val="yellow"/>
        </w:rPr>
        <w:t>1</w:t>
      </w:r>
      <w:r w:rsidRPr="009C22B1">
        <w:rPr>
          <w:rFonts w:ascii="Calibri" w:eastAsia="Malgun Gothic" w:hAnsi="Calibri" w:cs="Calibri"/>
          <w:sz w:val="22"/>
          <w:szCs w:val="22"/>
          <w:highlight w:val="yellow"/>
        </w:rPr>
        <w:t xml:space="preserve">A). </w:t>
      </w:r>
    </w:p>
    <w:p w14:paraId="5C8CDC18" w14:textId="77777777" w:rsidR="00DF70C6" w:rsidRPr="009C22B1" w:rsidRDefault="00DF70C6" w:rsidP="00460AC0">
      <w:pPr>
        <w:spacing w:line="360" w:lineRule="auto"/>
        <w:rPr>
          <w:rFonts w:ascii="Calibri" w:eastAsia="Malgun Gothic" w:hAnsi="Calibri" w:cs="Calibri"/>
          <w:sz w:val="22"/>
          <w:szCs w:val="22"/>
          <w:highlight w:val="yellow"/>
        </w:rPr>
      </w:pPr>
    </w:p>
    <w:p w14:paraId="22E46E5F" w14:textId="77777777" w:rsidR="00DF70C6" w:rsidRPr="009C22B1" w:rsidRDefault="00DF70C6" w:rsidP="00460AC0">
      <w:pPr>
        <w:spacing w:line="360" w:lineRule="auto"/>
        <w:rPr>
          <w:rFonts w:ascii="Calibri" w:eastAsia="Malgun Gothic" w:hAnsi="Calibri" w:cs="Calibri"/>
          <w:sz w:val="22"/>
          <w:szCs w:val="22"/>
          <w:highlight w:val="yellow"/>
        </w:rPr>
      </w:pPr>
      <w:r w:rsidRPr="00581DA5">
        <w:rPr>
          <w:rStyle w:val="Heading4Char"/>
          <w:i w:val="0"/>
          <w:iCs w:val="0"/>
          <w:color w:val="auto"/>
          <w:highlight w:val="yellow"/>
        </w:rPr>
        <w:t>In high transmission settings</w:t>
      </w:r>
      <w:r w:rsidRPr="009C22B1">
        <w:rPr>
          <w:rFonts w:ascii="Calibri" w:eastAsia="Malgun Gothic" w:hAnsi="Calibri" w:cs="Calibri"/>
          <w:sz w:val="22"/>
          <w:szCs w:val="22"/>
          <w:highlight w:val="yellow"/>
        </w:rPr>
        <w:t xml:space="preserve">, benefits outweighed risks for </w:t>
      </w:r>
      <w:r w:rsidR="5576D2DA" w:rsidRPr="69400CFD">
        <w:rPr>
          <w:rFonts w:ascii="Calibri" w:eastAsia="Malgun Gothic" w:hAnsi="Calibri" w:cs="Calibri"/>
          <w:sz w:val="22"/>
          <w:szCs w:val="22"/>
          <w:highlight w:val="yellow"/>
        </w:rPr>
        <w:t xml:space="preserve">DALYs </w:t>
      </w:r>
      <w:r w:rsidR="5576D2DA" w:rsidRPr="55CDDEA0">
        <w:rPr>
          <w:rFonts w:ascii="Calibri" w:eastAsia="Malgun Gothic" w:hAnsi="Calibri" w:cs="Calibri"/>
          <w:sz w:val="22"/>
          <w:szCs w:val="22"/>
          <w:highlight w:val="yellow"/>
        </w:rPr>
        <w:t>among</w:t>
      </w:r>
      <w:r w:rsidRPr="69400CFD">
        <w:rPr>
          <w:rFonts w:ascii="Calibri" w:eastAsia="Malgun Gothic" w:hAnsi="Calibri" w:cs="Calibri"/>
          <w:sz w:val="22"/>
          <w:szCs w:val="22"/>
          <w:highlight w:val="yellow"/>
        </w:rPr>
        <w:t xml:space="preserve"> </w:t>
      </w:r>
      <w:r w:rsidRPr="009C22B1">
        <w:rPr>
          <w:rFonts w:ascii="Calibri" w:eastAsia="Malgun Gothic" w:hAnsi="Calibri" w:cs="Calibri"/>
          <w:sz w:val="22"/>
          <w:szCs w:val="22"/>
          <w:highlight w:val="yellow"/>
        </w:rPr>
        <w:t xml:space="preserve">adults aged 18–64 years only from 30-day travel onwards, reaching 75.24 (6.73–760.21) DALYs prevented per DALY caused under 90-day travel. For older adults aged </w:t>
      </w:r>
      <w:r w:rsidRPr="009C22B1">
        <w:rPr>
          <w:rFonts w:ascii="Symbol" w:eastAsia="Symbol" w:hAnsi="Symbol" w:cs="Symbol"/>
          <w:sz w:val="22"/>
          <w:szCs w:val="22"/>
          <w:highlight w:val="yellow"/>
        </w:rPr>
        <w:t>³</w:t>
      </w:r>
      <w:r w:rsidRPr="009C22B1">
        <w:rPr>
          <w:rFonts w:ascii="Calibri" w:eastAsia="Malgun Gothic" w:hAnsi="Calibri" w:cs="Calibri"/>
          <w:sz w:val="22"/>
          <w:szCs w:val="22"/>
          <w:highlight w:val="yellow"/>
        </w:rPr>
        <w:t xml:space="preserve"> 65 years, risks outweighed benefits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for DALYs across all travel durations except for 90-day travel where benefits and risks were comparable (3.01 [0.22–37.34]; 79.8% probability of benefits outweighing risks) (Table 1; Figure </w:t>
      </w:r>
      <w:r w:rsidRPr="009C22B1">
        <w:rPr>
          <w:rFonts w:ascii="Calibri" w:eastAsia="Malgun Gothic" w:hAnsi="Calibri" w:cs="Calibri" w:hint="eastAsia"/>
          <w:sz w:val="22"/>
          <w:szCs w:val="22"/>
          <w:highlight w:val="yellow"/>
        </w:rPr>
        <w:t>1</w:t>
      </w:r>
      <w:r w:rsidRPr="009C22B1">
        <w:rPr>
          <w:rFonts w:ascii="Calibri" w:eastAsia="Malgun Gothic" w:hAnsi="Calibri" w:cs="Calibri"/>
          <w:sz w:val="22"/>
          <w:szCs w:val="22"/>
          <w:highlight w:val="yellow"/>
        </w:rPr>
        <w:t xml:space="preserve">b). </w:t>
      </w:r>
      <w:r w:rsidR="008C3E7C" w:rsidRPr="009C22B1">
        <w:rPr>
          <w:rFonts w:ascii="Calibri" w:eastAsia="Malgun Gothic" w:hAnsi="Calibri" w:cs="Calibri"/>
          <w:sz w:val="22"/>
          <w:szCs w:val="22"/>
          <w:highlight w:val="yellow"/>
        </w:rPr>
        <w:t xml:space="preserve">SAE and death risks outweighed benefits across all travel durations for both age groups, except </w:t>
      </w:r>
      <w:r w:rsidR="008C3E7C" w:rsidRPr="13A4A10E">
        <w:rPr>
          <w:rFonts w:ascii="Calibri" w:eastAsia="Malgun Gothic" w:hAnsi="Calibri" w:cs="Calibri"/>
          <w:sz w:val="22"/>
          <w:szCs w:val="22"/>
          <w:highlight w:val="yellow"/>
        </w:rPr>
        <w:t xml:space="preserve">for </w:t>
      </w:r>
      <w:r w:rsidRPr="009C22B1">
        <w:rPr>
          <w:rFonts w:ascii="Calibri" w:eastAsia="Malgun Gothic" w:hAnsi="Calibri" w:cs="Calibri"/>
          <w:sz w:val="22"/>
          <w:szCs w:val="22"/>
          <w:highlight w:val="yellow"/>
        </w:rPr>
        <w:t xml:space="preserve">90-day travel in adults aged 18–64 years where SAE benefits and risks were comparable (BRR 1.05 [0.09–10.54]; 51.7% probability) (Table 1; Figure 1b–d). </w:t>
      </w:r>
    </w:p>
    <w:p w14:paraId="306AEA56" w14:textId="77777777" w:rsidR="00DF70C6" w:rsidRPr="009C22B1" w:rsidRDefault="00DF70C6" w:rsidP="00460AC0">
      <w:pPr>
        <w:spacing w:line="360" w:lineRule="auto"/>
        <w:rPr>
          <w:rFonts w:ascii="Calibri" w:eastAsia="Malgun Gothic" w:hAnsi="Calibri" w:cs="Calibri"/>
          <w:sz w:val="22"/>
          <w:szCs w:val="22"/>
          <w:highlight w:val="yellow"/>
        </w:rPr>
      </w:pPr>
    </w:p>
    <w:p w14:paraId="10ACA516" w14:textId="77777777" w:rsidR="00DF70C6" w:rsidRPr="009C22B1" w:rsidRDefault="00DF70C6" w:rsidP="00460AC0">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lastRenderedPageBreak/>
        <w:t xml:space="preserve">In moderate transmission settings, benefits outweighed risks for </w:t>
      </w:r>
      <w:r w:rsidR="29E8CDFB" w:rsidRPr="32531C53">
        <w:rPr>
          <w:rFonts w:ascii="Calibri" w:eastAsia="Malgun Gothic" w:hAnsi="Calibri" w:cs="Calibri"/>
          <w:sz w:val="22"/>
          <w:szCs w:val="22"/>
          <w:highlight w:val="yellow"/>
        </w:rPr>
        <w:t xml:space="preserve">DALYs among </w:t>
      </w:r>
      <w:r w:rsidRPr="009C22B1">
        <w:rPr>
          <w:rFonts w:ascii="Calibri" w:eastAsia="Malgun Gothic" w:hAnsi="Calibri" w:cs="Calibri"/>
          <w:sz w:val="22"/>
          <w:szCs w:val="22"/>
          <w:highlight w:val="yellow"/>
        </w:rPr>
        <w:t xml:space="preserve">adults aged 18–64 years from 30-day travel onwards, reaching 27.08 (4.01–172.12) DALYs prevented per DALY caused under 90-day travel. For older adults aged </w:t>
      </w:r>
      <w:r w:rsidRPr="009C22B1">
        <w:rPr>
          <w:rFonts w:ascii="Symbol" w:eastAsia="Symbol" w:hAnsi="Symbol" w:cs="Symbol"/>
          <w:sz w:val="22"/>
          <w:szCs w:val="22"/>
          <w:highlight w:val="yellow"/>
        </w:rPr>
        <w:t>³</w:t>
      </w:r>
      <w:r w:rsidRPr="009C22B1">
        <w:rPr>
          <w:rFonts w:ascii="Calibri" w:eastAsia="Malgun Gothic" w:hAnsi="Calibri" w:cs="Calibri"/>
          <w:sz w:val="22"/>
          <w:szCs w:val="22"/>
          <w:highlight w:val="yellow"/>
        </w:rPr>
        <w:t xml:space="preserve"> 65 years, risks outweighed benefits for </w:t>
      </w:r>
      <w:r w:rsidRPr="0A12D2D0">
        <w:rPr>
          <w:rFonts w:ascii="Calibri" w:eastAsia="Malgun Gothic" w:hAnsi="Calibri" w:cs="Calibri"/>
          <w:sz w:val="22"/>
          <w:szCs w:val="22"/>
          <w:highlight w:val="yellow"/>
        </w:rPr>
        <w:t>DALY</w:t>
      </w:r>
      <w:r w:rsidR="0CBA136C" w:rsidRPr="0A12D2D0">
        <w:rPr>
          <w:rFonts w:ascii="Calibri" w:eastAsia="Malgun Gothic" w:hAnsi="Calibri" w:cs="Calibri"/>
          <w:sz w:val="22"/>
          <w:szCs w:val="22"/>
          <w:highlight w:val="yellow"/>
        </w:rPr>
        <w:t>s</w:t>
      </w:r>
      <w:r w:rsidRPr="009C22B1">
        <w:rPr>
          <w:rFonts w:ascii="Calibri" w:eastAsia="Malgun Gothic" w:hAnsi="Calibri" w:cs="Calibri"/>
          <w:sz w:val="22"/>
          <w:szCs w:val="22"/>
          <w:highlight w:val="yellow"/>
        </w:rPr>
        <w:t xml:space="preserve"> across all durations except for 90-day travel where benefits and risks were similar (1.07 [0.12–9.66]; 52.5% probability of benefits outweighing risks). SAE and death risks outweighed benefits across all durations and age groups (Table 1; Figure 1b–d).</w:t>
      </w:r>
    </w:p>
    <w:p w14:paraId="4A45E72D" w14:textId="77777777" w:rsidR="00DF70C6" w:rsidRPr="009C22B1" w:rsidRDefault="00DF70C6" w:rsidP="00460AC0">
      <w:pPr>
        <w:spacing w:line="360" w:lineRule="auto"/>
        <w:rPr>
          <w:rFonts w:ascii="Calibri" w:eastAsia="Malgun Gothic" w:hAnsi="Calibri" w:cs="Calibri"/>
          <w:sz w:val="22"/>
          <w:szCs w:val="22"/>
          <w:highlight w:val="yellow"/>
        </w:rPr>
      </w:pPr>
    </w:p>
    <w:p w14:paraId="76C28D4D" w14:textId="77777777" w:rsidR="00DF70C6" w:rsidRPr="009C22B1" w:rsidRDefault="00DF70C6" w:rsidP="00460AC0">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 xml:space="preserve">In low transmission settings, risks outweighed benefits </w:t>
      </w:r>
      <w:r w:rsidR="00CE28B6" w:rsidRPr="009C22B1">
        <w:rPr>
          <w:rFonts w:ascii="Calibri" w:eastAsia="Malgun Gothic" w:hAnsi="Calibri" w:cs="Calibri" w:hint="eastAsia"/>
          <w:sz w:val="22"/>
          <w:szCs w:val="22"/>
          <w:highlight w:val="yellow"/>
        </w:rPr>
        <w:t xml:space="preserve">for </w:t>
      </w:r>
      <w:r w:rsidR="17ADF1FE" w:rsidRPr="49E5C515">
        <w:rPr>
          <w:rFonts w:ascii="Calibri" w:eastAsia="Malgun Gothic" w:hAnsi="Calibri" w:cs="Calibri"/>
          <w:sz w:val="22"/>
          <w:szCs w:val="22"/>
          <w:highlight w:val="yellow"/>
        </w:rPr>
        <w:t>DALY</w:t>
      </w:r>
      <w:r w:rsidR="0DA3FFBE" w:rsidRPr="49E5C515">
        <w:rPr>
          <w:rFonts w:ascii="Calibri" w:eastAsia="Malgun Gothic" w:hAnsi="Calibri" w:cs="Calibri"/>
          <w:sz w:val="22"/>
          <w:szCs w:val="22"/>
          <w:highlight w:val="yellow"/>
        </w:rPr>
        <w:t>s</w:t>
      </w:r>
      <w:r w:rsidR="00CE28B6"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across all travel durations, age groups, and outcomes except for 90-day travel among adults aged 18-64 years (3.29 [0.62–56.64] DALYs prevented per DALY caused; 91.5% probability of benefits outweighing risks). SAE and death risks outweighed benefits across all durations and age groups (Table 1; Figure 1b–d).</w:t>
      </w:r>
    </w:p>
    <w:p w14:paraId="20B3A8A7" w14:textId="77777777" w:rsidR="00DF70C6" w:rsidRPr="009C22B1" w:rsidRDefault="00DF70C6" w:rsidP="00460AC0">
      <w:pPr>
        <w:spacing w:line="360" w:lineRule="auto"/>
        <w:rPr>
          <w:rFonts w:ascii="Calibri" w:eastAsia="Malgun Gothic" w:hAnsi="Calibri" w:cs="Calibri"/>
          <w:sz w:val="22"/>
          <w:szCs w:val="22"/>
          <w:highlight w:val="yellow"/>
        </w:rPr>
      </w:pPr>
    </w:p>
    <w:p w14:paraId="2759D4E1" w14:textId="77777777" w:rsidR="00DF70C6" w:rsidRPr="00581DA5" w:rsidRDefault="00DF70C6" w:rsidP="00460AC0">
      <w:pPr>
        <w:spacing w:line="360" w:lineRule="auto"/>
        <w:rPr>
          <w:rFonts w:ascii="Calibri" w:eastAsia="Malgun Gothic" w:hAnsi="Calibri" w:cs="Calibri"/>
          <w:b/>
          <w:color w:val="0070C0"/>
          <w:sz w:val="22"/>
          <w:szCs w:val="22"/>
          <w:highlight w:val="yellow"/>
        </w:rPr>
      </w:pPr>
      <w:r w:rsidRPr="00581DA5">
        <w:rPr>
          <w:rStyle w:val="IntenseEmphasis"/>
          <w:rFonts w:ascii="Calibri" w:eastAsia="Malgun Gothic" w:hAnsi="Calibri" w:cs="Calibri"/>
          <w:i w:val="0"/>
          <w:color w:val="0070C0"/>
          <w:sz w:val="22"/>
          <w:szCs w:val="22"/>
          <w:highlight w:val="yellow"/>
        </w:rPr>
        <w:t>Outbreak response immunisation</w:t>
      </w:r>
      <w:r w:rsidRPr="00581DA5">
        <w:rPr>
          <w:rStyle w:val="IntenseEmphasis"/>
          <w:rFonts w:ascii="Calibri" w:eastAsia="Malgun Gothic" w:hAnsi="Calibri" w:cs="Calibri"/>
          <w:i w:val="0"/>
          <w:iCs w:val="0"/>
          <w:color w:val="0070C0"/>
          <w:sz w:val="22"/>
          <w:szCs w:val="22"/>
          <w:highlight w:val="yellow"/>
        </w:rPr>
        <w:t xml:space="preserve"> </w:t>
      </w:r>
    </w:p>
    <w:p w14:paraId="3C4876C8" w14:textId="77777777" w:rsidR="00DF70C6" w:rsidRPr="009C22B1" w:rsidRDefault="00DF70C6"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For outbreak response immuni</w:t>
      </w:r>
      <w:r w:rsidR="00587D5E">
        <w:rPr>
          <w:rFonts w:ascii="Calibri" w:eastAsia="Malgun Gothic" w:hAnsi="Calibri" w:cs="Calibri" w:hint="eastAsia"/>
          <w:sz w:val="22"/>
          <w:szCs w:val="22"/>
          <w:highlight w:val="yellow"/>
        </w:rPr>
        <w:t>s</w:t>
      </w:r>
      <w:r w:rsidRPr="009C22B1">
        <w:rPr>
          <w:rFonts w:ascii="Calibri" w:eastAsia="Malgun Gothic" w:hAnsi="Calibri" w:cs="Calibri"/>
          <w:sz w:val="22"/>
          <w:szCs w:val="22"/>
          <w:highlight w:val="yellow"/>
        </w:rPr>
        <w:t xml:space="preserve">ation, benefits outweighed risks </w:t>
      </w:r>
      <w:r w:rsidR="2761954A" w:rsidRPr="7EF72FD1">
        <w:rPr>
          <w:rFonts w:ascii="Calibri" w:eastAsia="Malgun Gothic" w:hAnsi="Calibri" w:cs="Calibri"/>
          <w:sz w:val="22"/>
          <w:szCs w:val="22"/>
          <w:highlight w:val="yellow"/>
        </w:rPr>
        <w:t xml:space="preserve">for </w:t>
      </w:r>
      <w:r w:rsidR="2761954A" w:rsidRPr="6346309B">
        <w:rPr>
          <w:rFonts w:ascii="Calibri" w:eastAsia="Malgun Gothic" w:hAnsi="Calibri" w:cs="Calibri"/>
          <w:sz w:val="22"/>
          <w:szCs w:val="22"/>
          <w:highlight w:val="yellow"/>
        </w:rPr>
        <w:t xml:space="preserve">DALYs </w:t>
      </w:r>
      <w:r w:rsidRPr="009C22B1">
        <w:rPr>
          <w:rFonts w:ascii="Calibri" w:eastAsia="Malgun Gothic" w:hAnsi="Calibri" w:cs="Calibri"/>
          <w:sz w:val="22"/>
          <w:szCs w:val="22"/>
          <w:highlight w:val="yellow"/>
        </w:rPr>
        <w:t xml:space="preserve">across all transmission settings and vaccination scenarios for adults aged 18-64 years. For older adults aged ≥65 years, the </w:t>
      </w:r>
      <w:r w:rsidR="4090C76C" w:rsidRPr="0AD73DED">
        <w:rPr>
          <w:rFonts w:ascii="Calibri" w:eastAsia="Malgun Gothic" w:hAnsi="Calibri" w:cs="Calibri"/>
          <w:sz w:val="22"/>
          <w:szCs w:val="22"/>
          <w:highlight w:val="yellow"/>
        </w:rPr>
        <w:t>benefit-risk ratio</w:t>
      </w:r>
      <w:r w:rsidRPr="009C22B1">
        <w:rPr>
          <w:rFonts w:ascii="Calibri" w:eastAsia="Malgun Gothic" w:hAnsi="Calibri" w:cs="Calibri"/>
          <w:sz w:val="22"/>
          <w:szCs w:val="22"/>
          <w:highlight w:val="yellow"/>
        </w:rPr>
        <w:t xml:space="preserve"> depended on vaccine protection mechanism, transmission setting, and serostatus based risk assumptions (Table 2; Figure 2a).  </w:t>
      </w:r>
    </w:p>
    <w:p w14:paraId="4301B597" w14:textId="77777777" w:rsidR="00DF70C6" w:rsidRPr="009C22B1" w:rsidRDefault="00DF70C6" w:rsidP="00460AC0">
      <w:pPr>
        <w:spacing w:line="360" w:lineRule="auto"/>
        <w:rPr>
          <w:rFonts w:ascii="Calibri" w:eastAsia="Malgun Gothic" w:hAnsi="Calibri" w:cs="Calibri"/>
          <w:sz w:val="22"/>
          <w:szCs w:val="22"/>
          <w:highlight w:val="yellow"/>
        </w:rPr>
      </w:pPr>
    </w:p>
    <w:p w14:paraId="33A04104" w14:textId="77777777" w:rsidR="00DF70C6" w:rsidRPr="009C22B1" w:rsidRDefault="00DF70C6"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 xml:space="preserve">In high transmission settings, benefits outweighed risks for </w:t>
      </w:r>
      <w:r w:rsidR="236C2B72" w:rsidRPr="1203F0C4">
        <w:rPr>
          <w:rFonts w:ascii="Calibri" w:eastAsia="Malgun Gothic" w:hAnsi="Calibri" w:cs="Calibri"/>
          <w:sz w:val="22"/>
          <w:szCs w:val="22"/>
          <w:highlight w:val="yellow"/>
        </w:rPr>
        <w:t xml:space="preserve">DALYs </w:t>
      </w:r>
      <w:r w:rsidR="236C2B72" w:rsidRPr="3158BEC8">
        <w:rPr>
          <w:rFonts w:ascii="Calibri" w:eastAsia="Malgun Gothic" w:hAnsi="Calibri" w:cs="Calibri"/>
          <w:sz w:val="22"/>
          <w:szCs w:val="22"/>
          <w:highlight w:val="yellow"/>
        </w:rPr>
        <w:t xml:space="preserve">among </w:t>
      </w:r>
      <w:r w:rsidRPr="009C22B1">
        <w:rPr>
          <w:rFonts w:ascii="Calibri" w:eastAsia="Malgun Gothic" w:hAnsi="Calibri" w:cs="Calibri"/>
          <w:sz w:val="22"/>
          <w:szCs w:val="22"/>
          <w:highlight w:val="yellow"/>
        </w:rPr>
        <w:t xml:space="preserve">adults aged 18–64 years across all scenarios, with up to 671.32 (68.58–5382.27) DALYs prevented per DALY caused when the vaccine protected against both infection and disease and seropositive individuals were protected from vaccine risks. </w:t>
      </w:r>
      <w:r w:rsidR="1D838D8E" w:rsidRPr="141B60FD">
        <w:rPr>
          <w:rFonts w:ascii="Calibri" w:eastAsia="Malgun Gothic" w:hAnsi="Calibri" w:cs="Calibri"/>
          <w:sz w:val="22"/>
          <w:szCs w:val="22"/>
          <w:highlight w:val="yellow"/>
        </w:rPr>
        <w:t>B</w:t>
      </w:r>
      <w:r w:rsidRPr="141B60FD">
        <w:rPr>
          <w:rFonts w:ascii="Calibri" w:eastAsia="Malgun Gothic" w:hAnsi="Calibri" w:cs="Calibri"/>
          <w:sz w:val="22"/>
          <w:szCs w:val="22"/>
          <w:highlight w:val="yellow"/>
        </w:rPr>
        <w:t>enefits</w:t>
      </w:r>
      <w:r w:rsidRPr="009C22B1">
        <w:rPr>
          <w:rFonts w:ascii="Calibri" w:eastAsia="Malgun Gothic" w:hAnsi="Calibri" w:cs="Calibri"/>
          <w:sz w:val="22"/>
          <w:szCs w:val="22"/>
          <w:highlight w:val="yellow"/>
        </w:rPr>
        <w:t xml:space="preserve"> also outweighed risks for </w:t>
      </w:r>
      <w:r w:rsidR="4CB114AA" w:rsidRPr="3EA4C043">
        <w:rPr>
          <w:rFonts w:ascii="Calibri" w:eastAsia="Malgun Gothic" w:hAnsi="Calibri" w:cs="Calibri"/>
          <w:sz w:val="22"/>
          <w:szCs w:val="22"/>
          <w:highlight w:val="yellow"/>
        </w:rPr>
        <w:t xml:space="preserve">SAEs </w:t>
      </w:r>
      <w:r w:rsidR="4CB114AA" w:rsidRPr="637F0CF1">
        <w:rPr>
          <w:rFonts w:ascii="Calibri" w:eastAsia="Malgun Gothic" w:hAnsi="Calibri" w:cs="Calibri"/>
          <w:sz w:val="22"/>
          <w:szCs w:val="22"/>
          <w:highlight w:val="yellow"/>
        </w:rPr>
        <w:t xml:space="preserve">among </w:t>
      </w:r>
      <w:r w:rsidRPr="009C22B1">
        <w:rPr>
          <w:rFonts w:ascii="Calibri" w:eastAsia="Malgun Gothic" w:hAnsi="Calibri" w:cs="Calibri"/>
          <w:sz w:val="22"/>
          <w:szCs w:val="22"/>
          <w:highlight w:val="yellow"/>
        </w:rPr>
        <w:t xml:space="preserve">this age group when the vaccine protected against both infection and disease. </w:t>
      </w:r>
      <w:r w:rsidR="008C3E7C" w:rsidRPr="009C22B1">
        <w:rPr>
          <w:rFonts w:ascii="Calibri" w:eastAsia="Malgun Gothic" w:hAnsi="Calibri" w:cs="Calibri"/>
          <w:sz w:val="22"/>
          <w:szCs w:val="22"/>
          <w:highlight w:val="yellow"/>
        </w:rPr>
        <w:t xml:space="preserve">For older adults aged ≥65 years, benefits outweighed risks </w:t>
      </w:r>
      <w:r w:rsidR="008C3E7C" w:rsidRPr="2F7AD22D">
        <w:rPr>
          <w:rFonts w:ascii="Calibri" w:eastAsia="Malgun Gothic" w:hAnsi="Calibri" w:cs="Calibri"/>
          <w:sz w:val="22"/>
          <w:szCs w:val="22"/>
          <w:highlight w:val="yellow"/>
        </w:rPr>
        <w:t>for DALYs when</w:t>
      </w:r>
      <w:r w:rsidR="008C3E7C" w:rsidRPr="009C22B1">
        <w:rPr>
          <w:rFonts w:ascii="Calibri" w:eastAsia="Malgun Gothic" w:hAnsi="Calibri" w:cs="Calibri"/>
          <w:sz w:val="22"/>
          <w:szCs w:val="22"/>
          <w:highlight w:val="yellow"/>
        </w:rPr>
        <w:t xml:space="preserve"> the vaccine protected against both infection and disease, reaching 34.25 (2.79–368.90) DALYs prevented per DALY caused when seropositive individuals were protected from vaccine risks. </w:t>
      </w:r>
      <w:r w:rsidR="008C3E7C" w:rsidRPr="4476AE5E">
        <w:rPr>
          <w:rFonts w:ascii="Calibri" w:eastAsia="Malgun Gothic" w:hAnsi="Calibri" w:cs="Calibri"/>
          <w:sz w:val="22"/>
          <w:szCs w:val="22"/>
          <w:highlight w:val="yellow"/>
        </w:rPr>
        <w:t>Benefits</w:t>
      </w:r>
      <w:r w:rsidR="008C3E7C" w:rsidRPr="009C22B1">
        <w:rPr>
          <w:rFonts w:ascii="Calibri" w:eastAsia="Malgun Gothic" w:hAnsi="Calibri" w:cs="Calibri"/>
          <w:sz w:val="22"/>
          <w:szCs w:val="22"/>
          <w:highlight w:val="yellow"/>
        </w:rPr>
        <w:t xml:space="preserve"> outweighed risks</w:t>
      </w:r>
      <w:r w:rsidR="008C3E7C" w:rsidRPr="6CE32E4E">
        <w:rPr>
          <w:rFonts w:ascii="Calibri" w:eastAsia="Malgun Gothic" w:hAnsi="Calibri" w:cs="Calibri"/>
          <w:sz w:val="22"/>
          <w:szCs w:val="22"/>
          <w:highlight w:val="yellow"/>
        </w:rPr>
        <w:t xml:space="preserve"> for</w:t>
      </w:r>
      <w:r w:rsidR="008C3E7C" w:rsidRPr="096C89F6">
        <w:rPr>
          <w:rFonts w:ascii="Calibri" w:eastAsia="Malgun Gothic" w:hAnsi="Calibri" w:cs="Calibri"/>
          <w:sz w:val="22"/>
          <w:szCs w:val="22"/>
          <w:highlight w:val="yellow"/>
        </w:rPr>
        <w:t xml:space="preserve"> SAEs</w:t>
      </w:r>
      <w:r w:rsidR="008C3E7C" w:rsidRPr="009C22B1">
        <w:rPr>
          <w:rFonts w:ascii="Calibri" w:eastAsia="Malgun Gothic" w:hAnsi="Calibri" w:cs="Calibri"/>
          <w:sz w:val="22"/>
          <w:szCs w:val="22"/>
          <w:highlight w:val="yellow"/>
        </w:rPr>
        <w:t xml:space="preserve"> only when seropositive individuals were protected from vaccine risks (5.95 [0.64–37.97]; 95% probability of benefits outweighing risks). </w:t>
      </w:r>
      <w:r w:rsidR="008C3E7C" w:rsidRPr="66BB9B12">
        <w:rPr>
          <w:rFonts w:ascii="Calibri" w:eastAsia="Malgun Gothic" w:hAnsi="Calibri" w:cs="Calibri"/>
          <w:sz w:val="22"/>
          <w:szCs w:val="22"/>
          <w:highlight w:val="yellow"/>
        </w:rPr>
        <w:t xml:space="preserve">Risk </w:t>
      </w:r>
      <w:r w:rsidR="008C3E7C" w:rsidRPr="06586502">
        <w:rPr>
          <w:rFonts w:ascii="Calibri" w:eastAsia="Malgun Gothic" w:hAnsi="Calibri" w:cs="Calibri"/>
          <w:sz w:val="22"/>
          <w:szCs w:val="22"/>
          <w:highlight w:val="yellow"/>
        </w:rPr>
        <w:t>of death</w:t>
      </w:r>
      <w:r w:rsidR="008C3E7C" w:rsidRPr="009C22B1">
        <w:rPr>
          <w:rFonts w:ascii="Calibri" w:eastAsia="Malgun Gothic" w:hAnsi="Calibri" w:cs="Calibri"/>
          <w:sz w:val="22"/>
          <w:szCs w:val="22"/>
          <w:highlight w:val="yellow"/>
        </w:rPr>
        <w:t xml:space="preserve"> outweighed benefits</w:t>
      </w:r>
      <w:r w:rsidR="008C3E7C" w:rsidRPr="7DC77BC2">
        <w:rPr>
          <w:rFonts w:ascii="Calibri" w:eastAsia="Malgun Gothic" w:hAnsi="Calibri" w:cs="Calibri"/>
          <w:sz w:val="22"/>
          <w:szCs w:val="22"/>
          <w:highlight w:val="yellow"/>
        </w:rPr>
        <w:t xml:space="preserve"> across</w:t>
      </w:r>
      <w:r w:rsidR="008C3E7C" w:rsidRPr="009C22B1">
        <w:rPr>
          <w:rFonts w:ascii="Calibri" w:eastAsia="Malgun Gothic" w:hAnsi="Calibri" w:cs="Calibri"/>
          <w:sz w:val="22"/>
          <w:szCs w:val="22"/>
          <w:highlight w:val="yellow"/>
        </w:rPr>
        <w:t xml:space="preserve"> </w:t>
      </w:r>
      <w:r w:rsidR="008C3E7C" w:rsidRPr="4D44E05B">
        <w:rPr>
          <w:rFonts w:ascii="Calibri" w:eastAsia="Malgun Gothic" w:hAnsi="Calibri" w:cs="Calibri"/>
          <w:sz w:val="22"/>
          <w:szCs w:val="22"/>
          <w:highlight w:val="yellow"/>
        </w:rPr>
        <w:t>most</w:t>
      </w:r>
      <w:r w:rsidR="008C3E7C" w:rsidRPr="009C22B1">
        <w:rPr>
          <w:rFonts w:ascii="Calibri" w:eastAsia="Malgun Gothic" w:hAnsi="Calibri" w:cs="Calibri"/>
          <w:sz w:val="22"/>
          <w:szCs w:val="22"/>
          <w:highlight w:val="yellow"/>
        </w:rPr>
        <w:t xml:space="preserve"> scenarios in older adults</w:t>
      </w:r>
      <w:r w:rsidR="008C3E7C" w:rsidRPr="04821796">
        <w:rPr>
          <w:rFonts w:ascii="Calibri" w:eastAsia="Malgun Gothic" w:hAnsi="Calibri" w:cs="Calibri"/>
          <w:sz w:val="22"/>
          <w:szCs w:val="22"/>
          <w:highlight w:val="yellow"/>
        </w:rPr>
        <w:t>,</w:t>
      </w:r>
      <w:r w:rsidR="007C4B75" w:rsidRPr="009C22B1">
        <w:rPr>
          <w:rFonts w:ascii="Calibri" w:eastAsia="Malgun Gothic" w:hAnsi="Calibri" w:cs="Calibri"/>
          <w:sz w:val="22"/>
          <w:szCs w:val="22"/>
          <w:highlight w:val="yellow"/>
        </w:rPr>
        <w:t xml:space="preserve"> </w:t>
      </w:r>
      <w:r w:rsidR="677305FC" w:rsidRPr="44410B50">
        <w:rPr>
          <w:rFonts w:ascii="Calibri" w:eastAsia="Malgun Gothic" w:hAnsi="Calibri" w:cs="Calibri"/>
          <w:sz w:val="22"/>
          <w:szCs w:val="22"/>
          <w:highlight w:val="yellow"/>
        </w:rPr>
        <w:t>while</w:t>
      </w:r>
      <w:r w:rsidR="007C4B75" w:rsidRPr="009C22B1">
        <w:rPr>
          <w:rFonts w:ascii="Calibri" w:eastAsia="Malgun Gothic" w:hAnsi="Calibri" w:cs="Calibri"/>
          <w:sz w:val="22"/>
          <w:szCs w:val="22"/>
          <w:highlight w:val="yellow"/>
        </w:rPr>
        <w:t xml:space="preserve"> </w:t>
      </w:r>
      <w:r w:rsidRPr="009C22B1">
        <w:rPr>
          <w:rFonts w:ascii="Calibri" w:eastAsia="Malgun Gothic" w:hAnsi="Calibri" w:cs="Calibri"/>
          <w:sz w:val="22"/>
          <w:szCs w:val="22"/>
          <w:highlight w:val="yellow"/>
        </w:rPr>
        <w:t>the probability that benefits outweighed death risks reached 77% when the vaccine protected against both infection and disease and seropositive individuals were protected from vaccine risks (Table 2; Figure 2b–d).</w:t>
      </w:r>
    </w:p>
    <w:p w14:paraId="25EB0428" w14:textId="77777777" w:rsidR="008473A5" w:rsidRPr="009C22B1" w:rsidRDefault="008473A5" w:rsidP="00460AC0">
      <w:pPr>
        <w:spacing w:line="360" w:lineRule="auto"/>
        <w:rPr>
          <w:rFonts w:ascii="Calibri" w:eastAsia="Malgun Gothic" w:hAnsi="Calibri" w:cs="Calibri"/>
          <w:sz w:val="22"/>
          <w:szCs w:val="22"/>
          <w:highlight w:val="yellow"/>
        </w:rPr>
      </w:pPr>
    </w:p>
    <w:p w14:paraId="440B33DE" w14:textId="77777777" w:rsidR="008C3E7C" w:rsidRPr="009C22B1" w:rsidRDefault="008C3E7C"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In moderate transmission settings, benefits outweighed risks</w:t>
      </w:r>
      <w:r w:rsidRPr="506B3E96">
        <w:rPr>
          <w:rFonts w:ascii="Calibri" w:eastAsia="Malgun Gothic" w:hAnsi="Calibri" w:cs="Calibri"/>
          <w:sz w:val="22"/>
          <w:szCs w:val="22"/>
          <w:highlight w:val="yellow"/>
        </w:rPr>
        <w:t xml:space="preserve"> for</w:t>
      </w:r>
      <w:r w:rsidRPr="009C22B1">
        <w:rPr>
          <w:rFonts w:ascii="Calibri" w:eastAsia="Malgun Gothic" w:hAnsi="Calibri" w:cs="Calibri"/>
          <w:sz w:val="22"/>
          <w:szCs w:val="22"/>
          <w:highlight w:val="yellow"/>
        </w:rPr>
        <w:t xml:space="preserve"> </w:t>
      </w:r>
      <w:r w:rsidRPr="77F5A5A9">
        <w:rPr>
          <w:rFonts w:ascii="Calibri" w:eastAsia="Malgun Gothic" w:hAnsi="Calibri" w:cs="Calibri"/>
          <w:sz w:val="22"/>
          <w:szCs w:val="22"/>
          <w:highlight w:val="yellow"/>
        </w:rPr>
        <w:t xml:space="preserve">DALYs </w:t>
      </w:r>
      <w:r w:rsidRPr="6A43541F">
        <w:rPr>
          <w:rFonts w:ascii="Calibri" w:eastAsia="Malgun Gothic" w:hAnsi="Calibri" w:cs="Calibri"/>
          <w:sz w:val="22"/>
          <w:szCs w:val="22"/>
          <w:highlight w:val="yellow"/>
        </w:rPr>
        <w:t>among</w:t>
      </w:r>
      <w:r w:rsidRPr="77F5A5A9">
        <w:rPr>
          <w:rFonts w:ascii="Calibri" w:eastAsia="Malgun Gothic" w:hAnsi="Calibri" w:cs="Calibri"/>
          <w:sz w:val="22"/>
          <w:szCs w:val="22"/>
          <w:highlight w:val="yellow"/>
        </w:rPr>
        <w:t xml:space="preserve"> adults</w:t>
      </w:r>
      <w:r w:rsidRPr="009C22B1">
        <w:rPr>
          <w:rFonts w:ascii="Calibri" w:eastAsia="Malgun Gothic" w:hAnsi="Calibri" w:cs="Calibri"/>
          <w:sz w:val="22"/>
          <w:szCs w:val="22"/>
          <w:highlight w:val="yellow"/>
        </w:rPr>
        <w:t xml:space="preserve"> aged 18-64 years across all scenarios, reaching 197.30 (24.38–1334.91) DALYs prevented per DALY caused when the vaccine protected against both infection and disease and seropositive individuals were protected from vaccine risks. </w:t>
      </w:r>
      <w:r w:rsidRPr="67418507">
        <w:rPr>
          <w:rFonts w:ascii="Calibri" w:eastAsia="Malgun Gothic" w:hAnsi="Calibri" w:cs="Calibri"/>
          <w:sz w:val="22"/>
          <w:szCs w:val="22"/>
          <w:highlight w:val="yellow"/>
        </w:rPr>
        <w:t>Benefits</w:t>
      </w:r>
      <w:r w:rsidRPr="009C22B1">
        <w:rPr>
          <w:rFonts w:ascii="Calibri" w:eastAsia="Malgun Gothic" w:hAnsi="Calibri" w:cs="Calibri"/>
          <w:sz w:val="22"/>
          <w:szCs w:val="22"/>
          <w:highlight w:val="yellow"/>
        </w:rPr>
        <w:t xml:space="preserve"> outweighed risks </w:t>
      </w:r>
      <w:r w:rsidRPr="467F253B">
        <w:rPr>
          <w:rFonts w:ascii="Calibri" w:eastAsia="Malgun Gothic" w:hAnsi="Calibri" w:cs="Calibri"/>
          <w:sz w:val="22"/>
          <w:szCs w:val="22"/>
          <w:highlight w:val="yellow"/>
        </w:rPr>
        <w:t>for SAEs only</w:t>
      </w:r>
      <w:r w:rsidRPr="009C22B1">
        <w:rPr>
          <w:rFonts w:ascii="Calibri" w:eastAsia="Malgun Gothic" w:hAnsi="Calibri" w:cs="Calibri"/>
          <w:sz w:val="22"/>
          <w:szCs w:val="22"/>
          <w:highlight w:val="yellow"/>
        </w:rPr>
        <w:t xml:space="preserve"> under the same scenario (5.91 [0.82–33.74]; 96% probability of benefits outweighing risks). For older adults aged </w:t>
      </w:r>
      <w:r w:rsidRPr="009C22B1">
        <w:rPr>
          <w:rFonts w:ascii="Calibri" w:eastAsia="Malgun Gothic" w:hAnsi="Calibri" w:cs="Calibri" w:hint="eastAsia"/>
          <w:sz w:val="22"/>
          <w:szCs w:val="22"/>
          <w:highlight w:val="yellow"/>
        </w:rPr>
        <w:t>≥</w:t>
      </w:r>
      <w:r w:rsidRPr="009C22B1">
        <w:rPr>
          <w:rFonts w:ascii="Calibri" w:eastAsia="Malgun Gothic" w:hAnsi="Calibri" w:cs="Calibri"/>
          <w:sz w:val="22"/>
          <w:szCs w:val="22"/>
          <w:highlight w:val="yellow"/>
        </w:rPr>
        <w:t xml:space="preserve">65 years, benefits outweighed risks </w:t>
      </w:r>
      <w:r w:rsidRPr="7300F30F">
        <w:rPr>
          <w:rFonts w:ascii="Calibri" w:eastAsia="Malgun Gothic" w:hAnsi="Calibri" w:cs="Calibri"/>
          <w:sz w:val="22"/>
          <w:szCs w:val="22"/>
          <w:highlight w:val="yellow"/>
        </w:rPr>
        <w:t>for DALYs only</w:t>
      </w:r>
      <w:r w:rsidRPr="009C22B1">
        <w:rPr>
          <w:rFonts w:ascii="Calibri" w:eastAsia="Malgun Gothic" w:hAnsi="Calibri" w:cs="Calibri"/>
          <w:sz w:val="22"/>
          <w:szCs w:val="22"/>
          <w:highlight w:val="yellow"/>
        </w:rPr>
        <w:t xml:space="preserve"> when the vaccine protects against both infection and disease and seropositive individuals are protected from vaccine risks (10.45 [1.06–94.70] DALYs prevented per DALY caused; 98% probability of benefits outweighing risks), while risks </w:t>
      </w:r>
      <w:r w:rsidRPr="7494736B">
        <w:rPr>
          <w:rFonts w:ascii="Calibri" w:eastAsia="Malgun Gothic" w:hAnsi="Calibri" w:cs="Calibri"/>
          <w:sz w:val="22"/>
          <w:szCs w:val="22"/>
          <w:highlight w:val="yellow"/>
        </w:rPr>
        <w:t xml:space="preserve">for SAEs </w:t>
      </w:r>
      <w:r w:rsidRPr="49CCACE1">
        <w:rPr>
          <w:rFonts w:ascii="Calibri" w:eastAsia="Malgun Gothic" w:hAnsi="Calibri" w:cs="Calibri"/>
          <w:sz w:val="22"/>
          <w:szCs w:val="22"/>
          <w:highlight w:val="yellow"/>
        </w:rPr>
        <w:t>and deaths outweighed</w:t>
      </w:r>
      <w:r w:rsidRPr="009C22B1">
        <w:rPr>
          <w:rFonts w:ascii="Calibri" w:eastAsia="Malgun Gothic" w:hAnsi="Calibri" w:cs="Calibri"/>
          <w:sz w:val="22"/>
          <w:szCs w:val="22"/>
          <w:highlight w:val="yellow"/>
        </w:rPr>
        <w:t xml:space="preserve"> benefits across all scenarios (Table 2; Figure 2b-d).</w:t>
      </w:r>
    </w:p>
    <w:p w14:paraId="7CD1B478" w14:textId="77777777" w:rsidR="008C3E7C" w:rsidRPr="009C22B1" w:rsidRDefault="008C3E7C" w:rsidP="00460AC0">
      <w:pPr>
        <w:spacing w:line="360" w:lineRule="auto"/>
        <w:rPr>
          <w:rFonts w:ascii="Calibri" w:eastAsia="Malgun Gothic" w:hAnsi="Calibri" w:cs="Calibri"/>
          <w:sz w:val="22"/>
          <w:szCs w:val="22"/>
          <w:highlight w:val="yellow"/>
        </w:rPr>
      </w:pPr>
    </w:p>
    <w:p w14:paraId="14056438" w14:textId="77777777" w:rsidR="008C3E7C" w:rsidRPr="009C22B1" w:rsidRDefault="008C3E7C" w:rsidP="00460AC0">
      <w:pPr>
        <w:spacing w:line="360" w:lineRule="auto"/>
        <w:rPr>
          <w:rFonts w:ascii="Calibri" w:eastAsia="Malgun Gothic" w:hAnsi="Calibri" w:cs="Calibri"/>
          <w:sz w:val="22"/>
          <w:szCs w:val="22"/>
          <w:highlight w:val="yellow"/>
        </w:rPr>
      </w:pPr>
      <w:r w:rsidRPr="009C22B1">
        <w:rPr>
          <w:rFonts w:ascii="Calibri" w:eastAsia="Malgun Gothic" w:hAnsi="Calibri" w:cs="Calibri"/>
          <w:sz w:val="22"/>
          <w:szCs w:val="22"/>
          <w:highlight w:val="yellow"/>
        </w:rPr>
        <w:t xml:space="preserve">In low transmission settings, benefits outweighed risks for </w:t>
      </w:r>
      <w:r w:rsidRPr="1DF7131F">
        <w:rPr>
          <w:rFonts w:ascii="Calibri" w:eastAsia="Malgun Gothic" w:hAnsi="Calibri" w:cs="Calibri"/>
          <w:sz w:val="22"/>
          <w:szCs w:val="22"/>
          <w:highlight w:val="yellow"/>
        </w:rPr>
        <w:t>DALYs among adults</w:t>
      </w:r>
      <w:r w:rsidRPr="009C22B1">
        <w:rPr>
          <w:rFonts w:ascii="Calibri" w:eastAsia="Malgun Gothic" w:hAnsi="Calibri" w:cs="Calibri"/>
          <w:sz w:val="22"/>
          <w:szCs w:val="22"/>
          <w:highlight w:val="yellow"/>
        </w:rPr>
        <w:t xml:space="preserve"> aged 18-64 years across all scenarios, reaching 32.56 (4.85–1308.57) DALYs prevented per DALY caused when the vaccine protected against both infection and disease and seropositive individuals were protected from vaccine risks. </w:t>
      </w:r>
      <w:r w:rsidRPr="6385EA9D">
        <w:rPr>
          <w:rFonts w:ascii="Calibri" w:eastAsia="Malgun Gothic" w:hAnsi="Calibri" w:cs="Calibri"/>
          <w:sz w:val="22"/>
          <w:szCs w:val="22"/>
          <w:highlight w:val="yellow"/>
        </w:rPr>
        <w:t xml:space="preserve">Risk </w:t>
      </w:r>
      <w:r w:rsidRPr="3CDE9099">
        <w:rPr>
          <w:rFonts w:ascii="Calibri" w:eastAsia="Malgun Gothic" w:hAnsi="Calibri" w:cs="Calibri"/>
          <w:sz w:val="22"/>
          <w:szCs w:val="22"/>
          <w:highlight w:val="yellow"/>
        </w:rPr>
        <w:t>of SAEs</w:t>
      </w:r>
      <w:r w:rsidRPr="009C22B1">
        <w:rPr>
          <w:rFonts w:ascii="Calibri" w:eastAsia="Malgun Gothic" w:hAnsi="Calibri" w:cs="Calibri"/>
          <w:sz w:val="22"/>
          <w:szCs w:val="22"/>
          <w:highlight w:val="yellow"/>
        </w:rPr>
        <w:t xml:space="preserve"> outweighed benefits across both age groups and all scenarios.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For older adults aged </w:t>
      </w:r>
      <w:r w:rsidRPr="009C22B1">
        <w:rPr>
          <w:rFonts w:ascii="Calibri" w:eastAsia="Malgun Gothic" w:hAnsi="Calibri" w:cs="Calibri" w:hint="eastAsia"/>
          <w:sz w:val="22"/>
          <w:szCs w:val="22"/>
          <w:highlight w:val="yellow"/>
        </w:rPr>
        <w:t>≥</w:t>
      </w:r>
      <w:r w:rsidRPr="009C22B1">
        <w:rPr>
          <w:rFonts w:ascii="Calibri" w:eastAsia="Malgun Gothic" w:hAnsi="Calibri" w:cs="Calibri"/>
          <w:sz w:val="22"/>
          <w:szCs w:val="22"/>
          <w:highlight w:val="yellow"/>
        </w:rPr>
        <w:t>65 years,</w:t>
      </w:r>
      <w:r w:rsidRPr="009C22B1">
        <w:rPr>
          <w:rFonts w:ascii="Calibri" w:eastAsia="Malgun Gothic" w:hAnsi="Calibri" w:cs="Calibri" w:hint="eastAsia"/>
          <w:sz w:val="22"/>
          <w:szCs w:val="22"/>
          <w:highlight w:val="yellow"/>
        </w:rPr>
        <w:t xml:space="preserve"> risks </w:t>
      </w:r>
      <w:r w:rsidRPr="4B505939">
        <w:rPr>
          <w:rFonts w:ascii="Calibri" w:eastAsia="Malgun Gothic" w:hAnsi="Calibri" w:cs="Calibri"/>
          <w:sz w:val="22"/>
          <w:szCs w:val="22"/>
          <w:highlight w:val="yellow"/>
        </w:rPr>
        <w:t xml:space="preserve">for </w:t>
      </w:r>
      <w:r w:rsidRPr="2B91C998">
        <w:rPr>
          <w:rFonts w:ascii="Calibri" w:eastAsia="Malgun Gothic" w:hAnsi="Calibri" w:cs="Calibri"/>
          <w:sz w:val="22"/>
          <w:szCs w:val="22"/>
          <w:highlight w:val="yellow"/>
        </w:rPr>
        <w:t>DALYs and deaths outweighed</w:t>
      </w:r>
      <w:r w:rsidRPr="009C22B1">
        <w:rPr>
          <w:rFonts w:ascii="Calibri" w:eastAsia="Malgun Gothic" w:hAnsi="Calibri" w:cs="Calibri" w:hint="eastAsia"/>
          <w:sz w:val="22"/>
          <w:szCs w:val="22"/>
          <w:highlight w:val="yellow"/>
        </w:rPr>
        <w:t xml:space="preserve"> benefits across all scenarios, with the </w:t>
      </w:r>
      <w:r w:rsidRPr="009C22B1">
        <w:rPr>
          <w:rFonts w:ascii="Calibri" w:eastAsia="Malgun Gothic" w:hAnsi="Calibri" w:cs="Calibri"/>
          <w:sz w:val="22"/>
          <w:szCs w:val="22"/>
          <w:highlight w:val="yellow"/>
        </w:rPr>
        <w:t>probability of benefits outweighing death risks reaching only 14% under the same scenario (Table 2; Figure 2b–d).</w:t>
      </w:r>
    </w:p>
    <w:p w14:paraId="2DE27F4D" w14:textId="77777777" w:rsidR="008C3E7C" w:rsidRPr="009C22B1" w:rsidRDefault="008C3E7C" w:rsidP="00460AC0">
      <w:pPr>
        <w:spacing w:line="360" w:lineRule="auto"/>
        <w:rPr>
          <w:rFonts w:ascii="Calibri" w:eastAsia="Malgun Gothic" w:hAnsi="Calibri" w:cs="Calibri"/>
          <w:sz w:val="22"/>
          <w:szCs w:val="22"/>
        </w:rPr>
      </w:pPr>
    </w:p>
    <w:p w14:paraId="653A8756" w14:textId="77777777" w:rsidR="008C3E7C" w:rsidRPr="00581DA5" w:rsidRDefault="008C3E7C" w:rsidP="00442163">
      <w:pPr>
        <w:spacing w:line="360" w:lineRule="auto"/>
        <w:rPr>
          <w:rStyle w:val="IntenseEmphasis"/>
          <w:rFonts w:ascii="Calibri" w:eastAsia="Malgun Gothic" w:hAnsi="Calibri" w:cs="Calibri"/>
          <w:i w:val="0"/>
          <w:iCs w:val="0"/>
          <w:color w:val="0070C0"/>
          <w:sz w:val="22"/>
          <w:szCs w:val="22"/>
        </w:rPr>
      </w:pPr>
      <w:r w:rsidRPr="00581DA5">
        <w:rPr>
          <w:rStyle w:val="IntenseEmphasis"/>
          <w:rFonts w:ascii="Calibri" w:hAnsi="Calibri" w:cs="Calibri"/>
          <w:i w:val="0"/>
          <w:color w:val="0070C0"/>
          <w:sz w:val="28"/>
          <w:szCs w:val="28"/>
        </w:rPr>
        <w:t>Discussion</w:t>
      </w:r>
    </w:p>
    <w:p w14:paraId="1166CA55" w14:textId="77777777" w:rsidR="008C3E7C" w:rsidRPr="009C22B1" w:rsidRDefault="008C3E7C" w:rsidP="6F31F62B">
      <w:pPr>
        <w:spacing w:line="360" w:lineRule="auto"/>
        <w:rPr>
          <w:rFonts w:ascii="Calibri" w:eastAsia="Malgun Gothic" w:hAnsi="Calibri" w:cs="Calibri"/>
          <w:sz w:val="22"/>
          <w:szCs w:val="22"/>
          <w:highlight w:val="yellow"/>
        </w:rPr>
      </w:pPr>
      <w:r w:rsidRPr="67C5DD01">
        <w:rPr>
          <w:rFonts w:ascii="Calibri" w:eastAsia="Malgun Gothic" w:hAnsi="Calibri" w:cs="Calibri"/>
          <w:sz w:val="22"/>
          <w:szCs w:val="22"/>
          <w:highlight w:val="yellow"/>
        </w:rPr>
        <w:t>We</w:t>
      </w:r>
      <w:r w:rsidRPr="007C78C5">
        <w:rPr>
          <w:rFonts w:ascii="Calibri" w:eastAsia="Malgun Gothic" w:hAnsi="Calibri" w:cs="Calibri"/>
          <w:sz w:val="22"/>
          <w:szCs w:val="22"/>
          <w:highlight w:val="yellow"/>
        </w:rPr>
        <w:t xml:space="preserve"> </w:t>
      </w:r>
      <w:r w:rsidRPr="68C87C12">
        <w:rPr>
          <w:rFonts w:ascii="Calibri" w:eastAsia="Malgun Gothic" w:hAnsi="Calibri" w:cs="Calibri"/>
          <w:sz w:val="22"/>
          <w:szCs w:val="22"/>
          <w:highlight w:val="yellow"/>
        </w:rPr>
        <w:t>infer that</w:t>
      </w:r>
      <w:r w:rsidRPr="007C78C5">
        <w:rPr>
          <w:rFonts w:ascii="Calibri" w:eastAsia="Malgun Gothic" w:hAnsi="Calibri" w:cs="Calibri"/>
          <w:sz w:val="22"/>
          <w:szCs w:val="22"/>
          <w:highlight w:val="yellow"/>
        </w:rPr>
        <w:t xml:space="preserve"> the benefits of Ixchiq outweighed risks for </w:t>
      </w:r>
      <w:r w:rsidRPr="3A3D7498">
        <w:rPr>
          <w:rFonts w:ascii="Calibri" w:eastAsia="Malgun Gothic" w:hAnsi="Calibri" w:cs="Calibri"/>
          <w:sz w:val="22"/>
          <w:szCs w:val="22"/>
          <w:highlight w:val="yellow"/>
        </w:rPr>
        <w:t xml:space="preserve">DALYs </w:t>
      </w:r>
      <w:r w:rsidRPr="17BE835D">
        <w:rPr>
          <w:rFonts w:ascii="Calibri" w:eastAsia="Malgun Gothic" w:hAnsi="Calibri" w:cs="Calibri"/>
          <w:sz w:val="22"/>
          <w:szCs w:val="22"/>
          <w:highlight w:val="yellow"/>
        </w:rPr>
        <w:t>among</w:t>
      </w:r>
      <w:r w:rsidRPr="3A3D7498">
        <w:rPr>
          <w:rFonts w:ascii="Calibri" w:eastAsia="Malgun Gothic" w:hAnsi="Calibri" w:cs="Calibri"/>
          <w:sz w:val="22"/>
          <w:szCs w:val="22"/>
          <w:highlight w:val="yellow"/>
        </w:rPr>
        <w:t xml:space="preserve"> adults</w:t>
      </w:r>
      <w:r w:rsidRPr="007C78C5">
        <w:rPr>
          <w:rFonts w:ascii="Calibri" w:eastAsia="Malgun Gothic" w:hAnsi="Calibri" w:cs="Calibri"/>
          <w:sz w:val="22"/>
          <w:szCs w:val="22"/>
          <w:highlight w:val="yellow"/>
        </w:rPr>
        <w:t xml:space="preserve"> aged 18–64 years across all outbreak response immunisation scenarios, and for travel vaccination only for trips of at least 30 days to moderate-to-high transmission settings. For adults aged ≥65 years, risks outweighed benefits in travel vaccination scenarios, while benefits outweighed risks only for outbreak response immunisation in moderate-to-high transmission settings when the vaccine was assumed to protect against both infection and disease</w:t>
      </w:r>
      <w:r>
        <w:rPr>
          <w:rFonts w:ascii="Calibri" w:eastAsia="Malgun Gothic" w:hAnsi="Calibri" w:cs="Calibri" w:hint="eastAsia"/>
          <w:sz w:val="22"/>
          <w:szCs w:val="22"/>
          <w:highlight w:val="yellow"/>
        </w:rPr>
        <w:t>.</w:t>
      </w:r>
    </w:p>
    <w:p w14:paraId="2F6CDB6C" w14:textId="77777777" w:rsidR="008C3E7C" w:rsidRPr="009C22B1" w:rsidRDefault="008C3E7C" w:rsidP="6F31F62B">
      <w:pPr>
        <w:spacing w:line="360" w:lineRule="auto"/>
        <w:rPr>
          <w:rFonts w:ascii="Calibri" w:eastAsia="Malgun Gothic" w:hAnsi="Calibri" w:cs="Calibri"/>
          <w:sz w:val="22"/>
          <w:szCs w:val="22"/>
          <w:highlight w:val="yellow"/>
        </w:rPr>
      </w:pPr>
    </w:p>
    <w:p w14:paraId="7E2A8F14" w14:textId="77777777" w:rsidR="00DF70C6" w:rsidRPr="009C22B1" w:rsidRDefault="008C3E7C" w:rsidP="6F31F62B">
      <w:pPr>
        <w:spacing w:line="360" w:lineRule="auto"/>
        <w:rPr>
          <w:rFonts w:ascii="Calibri" w:eastAsia="Malgun Gothic" w:hAnsi="Calibri" w:cs="Calibri"/>
          <w:sz w:val="22"/>
          <w:szCs w:val="22"/>
          <w:highlight w:val="yellow"/>
        </w:rPr>
      </w:pPr>
      <w:r w:rsidRPr="5F0BB5DE">
        <w:rPr>
          <w:rFonts w:ascii="Calibri" w:eastAsia="Malgun Gothic" w:hAnsi="Calibri" w:cs="Calibri"/>
          <w:sz w:val="22"/>
          <w:szCs w:val="22"/>
          <w:highlight w:val="yellow"/>
        </w:rPr>
        <w:t>We</w:t>
      </w:r>
      <w:r w:rsidR="00DF70C6" w:rsidRPr="1BB1230B" w:rsidDel="00DF70C6">
        <w:rPr>
          <w:rFonts w:ascii="Calibri" w:eastAsia="Malgun Gothic" w:hAnsi="Calibri" w:cs="Calibri"/>
          <w:sz w:val="22"/>
          <w:szCs w:val="22"/>
          <w:highlight w:val="yellow"/>
        </w:rPr>
        <w:t xml:space="preserve"> </w:t>
      </w:r>
      <w:r w:rsidR="14D239A2" w:rsidRPr="245151A8">
        <w:rPr>
          <w:rFonts w:ascii="Calibri" w:eastAsia="Malgun Gothic" w:hAnsi="Calibri" w:cs="Calibri"/>
          <w:sz w:val="22"/>
          <w:szCs w:val="22"/>
          <w:highlight w:val="yellow"/>
        </w:rPr>
        <w:t xml:space="preserve">also </w:t>
      </w:r>
      <w:r w:rsidR="14D239A2" w:rsidRPr="170A9F54">
        <w:rPr>
          <w:rFonts w:ascii="Calibri" w:eastAsia="Malgun Gothic" w:hAnsi="Calibri" w:cs="Calibri"/>
          <w:sz w:val="22"/>
          <w:szCs w:val="22"/>
          <w:highlight w:val="yellow"/>
        </w:rPr>
        <w:t>inferred</w:t>
      </w:r>
      <w:r w:rsidR="00DF70C6" w:rsidRPr="009C22B1">
        <w:rPr>
          <w:rFonts w:ascii="Calibri" w:eastAsia="Malgun Gothic" w:hAnsi="Calibri" w:cs="Calibri"/>
          <w:sz w:val="22"/>
          <w:szCs w:val="22"/>
          <w:highlight w:val="yellow"/>
        </w:rPr>
        <w:t xml:space="preserve"> that DALY-based benefit-risk estimates for Ixchiq were higher than estimates based only on severe acute outcomes, reflecting the contribution of long-term chikungunya morbidity. Across travel and outbreak response scenarios, DALY benefits outweighed risks in many contexts where SAE or death benefits did not, particularly for adults aged 18–64 </w:t>
      </w:r>
      <w:r w:rsidRPr="009C22B1">
        <w:rPr>
          <w:rFonts w:ascii="Calibri" w:eastAsia="Malgun Gothic" w:hAnsi="Calibri" w:cs="Calibri"/>
          <w:sz w:val="22"/>
          <w:szCs w:val="22"/>
          <w:highlight w:val="yellow"/>
        </w:rPr>
        <w:t>years.</w:t>
      </w:r>
      <w:r w:rsidR="00DF70C6" w:rsidRPr="009C22B1">
        <w:rPr>
          <w:rFonts w:ascii="Calibri" w:eastAsia="Malgun Gothic" w:hAnsi="Calibri" w:cs="Calibri"/>
          <w:sz w:val="22"/>
          <w:szCs w:val="22"/>
          <w:highlight w:val="yellow"/>
        </w:rPr>
        <w:t xml:space="preserve"> Because post-licensure safety data for Ixchiq primarily capture acute events, while chronic sequelae prevented by vaccination are largely untracked, benefit-risk frameworks restricted to acute outcomes may understate vaccine benefit particularly for chronic sequelae. By including chronic </w:t>
      </w:r>
      <w:r w:rsidR="00971DD4" w:rsidRPr="009C22B1">
        <w:rPr>
          <w:rFonts w:ascii="Calibri" w:eastAsia="Malgun Gothic" w:hAnsi="Calibri" w:cs="Calibri" w:hint="eastAsia"/>
          <w:sz w:val="22"/>
          <w:szCs w:val="22"/>
          <w:highlight w:val="yellow"/>
        </w:rPr>
        <w:t>sequelae</w:t>
      </w:r>
      <w:r w:rsidR="00971DD4" w:rsidRPr="009C22B1">
        <w:rPr>
          <w:rFonts w:ascii="Calibri" w:eastAsia="Malgun Gothic" w:hAnsi="Calibri" w:cs="Calibri"/>
          <w:sz w:val="22"/>
          <w:szCs w:val="22"/>
          <w:highlight w:val="yellow"/>
        </w:rPr>
        <w:t xml:space="preserve"> </w:t>
      </w:r>
      <w:r w:rsidR="00DF70C6" w:rsidRPr="009C22B1">
        <w:rPr>
          <w:rFonts w:ascii="Calibri" w:eastAsia="Malgun Gothic" w:hAnsi="Calibri" w:cs="Calibri"/>
          <w:sz w:val="22"/>
          <w:szCs w:val="22"/>
          <w:highlight w:val="yellow"/>
        </w:rPr>
        <w:t xml:space="preserve">as well as acute </w:t>
      </w:r>
      <w:r w:rsidR="0064424D" w:rsidRPr="009C22B1">
        <w:rPr>
          <w:rFonts w:ascii="Calibri" w:eastAsia="Malgun Gothic" w:hAnsi="Calibri" w:cs="Calibri" w:hint="eastAsia"/>
          <w:sz w:val="22"/>
          <w:szCs w:val="22"/>
          <w:highlight w:val="yellow"/>
        </w:rPr>
        <w:t xml:space="preserve">severe </w:t>
      </w:r>
      <w:r w:rsidR="00DF70C6" w:rsidRPr="009C22B1">
        <w:rPr>
          <w:rFonts w:ascii="Calibri" w:eastAsia="Malgun Gothic" w:hAnsi="Calibri" w:cs="Calibri"/>
          <w:sz w:val="22"/>
          <w:szCs w:val="22"/>
          <w:highlight w:val="yellow"/>
        </w:rPr>
        <w:t>outcomes and deaths, our analysis captures a broader range of health losses that Ixchiq vaccination could prevent.</w:t>
      </w:r>
    </w:p>
    <w:p w14:paraId="41BFF218" w14:textId="77777777" w:rsidR="00DF70C6" w:rsidRPr="00581DA5" w:rsidRDefault="00DF70C6" w:rsidP="3779E637">
      <w:pPr>
        <w:spacing w:line="360" w:lineRule="auto"/>
        <w:rPr>
          <w:rFonts w:ascii="Calibri" w:eastAsia="Malgun Gothic" w:hAnsi="Calibri" w:cs="Calibri"/>
          <w:sz w:val="22"/>
          <w:szCs w:val="22"/>
        </w:rPr>
      </w:pPr>
    </w:p>
    <w:p w14:paraId="7BB7580F" w14:textId="77777777" w:rsidR="00DF70C6" w:rsidRPr="00581DA5" w:rsidRDefault="00DF70C6" w:rsidP="1D3F79A1">
      <w:pPr>
        <w:spacing w:line="360" w:lineRule="auto"/>
        <w:rPr>
          <w:rFonts w:ascii="Calibri" w:eastAsia="Malgun Gothic" w:hAnsi="Calibri" w:cs="Calibri"/>
          <w:sz w:val="22"/>
          <w:szCs w:val="22"/>
        </w:rPr>
      </w:pPr>
      <w:r w:rsidRPr="00581DA5">
        <w:rPr>
          <w:rFonts w:ascii="Calibri" w:eastAsia="Malgun Gothic" w:hAnsi="Calibri" w:cs="Calibri"/>
          <w:sz w:val="22"/>
          <w:szCs w:val="22"/>
          <w:highlight w:val="yellow"/>
        </w:rPr>
        <w:lastRenderedPageBreak/>
        <w:t xml:space="preserve">The evidence base available at licensure left uncertainty about how vaccine-induced immune responses translate into clinical protection and how vaccine-attributable risks vary by serostatus. Ixchiq was licensed through an accelerated regulatory pathway based on a pivotal Phase 3 trial of approximately 3,000 vaccinated participants, with immunogenicity rather than clinical disease as the primary endpoint </w:t>
      </w:r>
      <w:hyperlink r:id="rId35">
        <w:r w:rsidR="008C3E7C">
          <w:rPr>
            <w:rFonts w:ascii="Calibri" w:hAnsi="Calibri" w:cs="Calibri"/>
            <w:sz w:val="22"/>
            <w:szCs w:val="22"/>
            <w:vertAlign w:val="superscript"/>
          </w:rPr>
          <w:t>8</w:t>
        </w:r>
      </w:hyperlink>
      <w:r w:rsidRPr="4898B128">
        <w:rPr>
          <w:rFonts w:ascii="Calibri" w:eastAsia="Malgun Gothic" w:hAnsi="Calibri" w:cs="Calibri"/>
          <w:sz w:val="22"/>
          <w:szCs w:val="22"/>
          <w:highlight w:val="yellow"/>
        </w:rPr>
        <w:t>.</w:t>
      </w:r>
      <w:r w:rsidRPr="00581DA5">
        <w:rPr>
          <w:rFonts w:ascii="Calibri" w:eastAsia="Malgun Gothic" w:hAnsi="Calibri" w:cs="Calibri"/>
          <w:sz w:val="22"/>
          <w:szCs w:val="22"/>
          <w:highlight w:val="yellow"/>
        </w:rPr>
        <w:t xml:space="preserve"> Although Phase 1 trial results support vaccine-induced protection against transmission, uncertainty remains about whether vaccination prevents infection, clinical disease, or both </w:t>
      </w:r>
      <w:hyperlink r:id="rId36">
        <w:r w:rsidR="008C3E7C">
          <w:rPr>
            <w:rFonts w:ascii="Calibri" w:hAnsi="Calibri" w:cs="Calibri"/>
            <w:sz w:val="22"/>
            <w:szCs w:val="22"/>
            <w:vertAlign w:val="superscript"/>
          </w:rPr>
          <w:t>27</w:t>
        </w:r>
      </w:hyperlink>
      <w:r w:rsidRPr="4898B128">
        <w:rPr>
          <w:rFonts w:ascii="Calibri" w:eastAsia="Malgun Gothic" w:hAnsi="Calibri" w:cs="Calibri"/>
          <w:sz w:val="22"/>
          <w:szCs w:val="22"/>
          <w:highlight w:val="yellow"/>
        </w:rPr>
        <w:t>.</w:t>
      </w:r>
      <w:r w:rsidRPr="00581DA5">
        <w:rPr>
          <w:rFonts w:ascii="Calibri" w:eastAsia="Malgun Gothic" w:hAnsi="Calibri" w:cs="Calibri"/>
          <w:sz w:val="22"/>
          <w:szCs w:val="22"/>
          <w:highlight w:val="yellow"/>
        </w:rPr>
        <w:t xml:space="preserve"> Similarly, the extent to which vaccine-attributable risks differ between seropositive and seronegative individuals remains uncertain. Our </w:t>
      </w:r>
      <w:r w:rsidRPr="00581DA5">
        <w:rPr>
          <w:rFonts w:ascii="Calibri" w:eastAsia="Malgun Gothic" w:hAnsi="Calibri" w:cs="Calibri" w:hint="eastAsia"/>
          <w:sz w:val="22"/>
          <w:szCs w:val="22"/>
          <w:highlight w:val="yellow"/>
        </w:rPr>
        <w:t>m</w:t>
      </w:r>
      <w:r w:rsidRPr="009C22B1">
        <w:rPr>
          <w:rFonts w:ascii="Calibri" w:eastAsia="Malgun Gothic" w:hAnsi="Calibri" w:cs="Calibri"/>
          <w:sz w:val="22"/>
          <w:szCs w:val="22"/>
          <w:highlight w:val="yellow"/>
        </w:rPr>
        <w:t xml:space="preserve">odelling </w:t>
      </w:r>
      <w:r w:rsidRPr="00581DA5">
        <w:rPr>
          <w:rFonts w:ascii="Calibri" w:eastAsia="Malgun Gothic" w:hAnsi="Calibri" w:cs="Calibri"/>
          <w:sz w:val="22"/>
          <w:szCs w:val="22"/>
          <w:highlight w:val="yellow"/>
        </w:rPr>
        <w:t xml:space="preserve">framework therefore evaluated vaccine-protection mechanisms and serostatus-adjusted risk scenarios, including transmission-blocking assumptions under which indirect effects could be estimated using </w:t>
      </w:r>
      <w:r w:rsidR="008C3E7C" w:rsidRPr="00581DA5">
        <w:rPr>
          <w:rFonts w:ascii="Calibri" w:eastAsia="Malgun Gothic" w:hAnsi="Calibri" w:cs="Calibri"/>
          <w:sz w:val="22"/>
          <w:szCs w:val="22"/>
          <w:highlight w:val="yellow"/>
        </w:rPr>
        <w:t xml:space="preserve">transmission </w:t>
      </w:r>
      <w:r w:rsidR="008C3E7C" w:rsidRPr="24FE92AD">
        <w:rPr>
          <w:rFonts w:ascii="Calibri" w:eastAsia="Malgun Gothic" w:hAnsi="Calibri" w:cs="Calibri"/>
          <w:sz w:val="22"/>
          <w:szCs w:val="22"/>
          <w:highlight w:val="yellow"/>
        </w:rPr>
        <w:t xml:space="preserve">dynamic </w:t>
      </w:r>
      <w:r w:rsidR="008C3E7C" w:rsidRPr="5C2DED1F">
        <w:rPr>
          <w:rFonts w:ascii="Calibri" w:eastAsia="Malgun Gothic" w:hAnsi="Calibri" w:cs="Calibri"/>
          <w:sz w:val="22"/>
          <w:szCs w:val="22"/>
          <w:highlight w:val="yellow"/>
        </w:rPr>
        <w:t>modelling.</w:t>
      </w:r>
      <w:r w:rsidRPr="5C2DED1F">
        <w:rPr>
          <w:rFonts w:ascii="Calibri" w:eastAsia="Malgun Gothic" w:hAnsi="Calibri" w:cs="Calibri"/>
          <w:sz w:val="22"/>
          <w:szCs w:val="22"/>
          <w:highlight w:val="yellow"/>
        </w:rPr>
        <w:t xml:space="preserve"> </w:t>
      </w:r>
    </w:p>
    <w:p w14:paraId="43BA3361" w14:textId="77777777" w:rsidR="00DF70C6" w:rsidRPr="00581DA5" w:rsidRDefault="00DF70C6" w:rsidP="1D3F79A1">
      <w:pPr>
        <w:spacing w:line="360" w:lineRule="auto"/>
        <w:rPr>
          <w:rFonts w:ascii="Calibri" w:eastAsia="Malgun Gothic" w:hAnsi="Calibri" w:cs="Calibri"/>
          <w:sz w:val="22"/>
          <w:szCs w:val="22"/>
        </w:rPr>
      </w:pPr>
    </w:p>
    <w:p w14:paraId="5951FADC" w14:textId="77777777" w:rsidR="00DF70C6" w:rsidRPr="009C22B1" w:rsidRDefault="00DF70C6" w:rsidP="00997811">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Our modelling framework distinguished uncertainty in outbreak intensity from uncertainty in vaccine protection mechanism. Overall, the predicted cumulative attack rates primarily determined the size of benefits, but among adults aged ≥65 years, the benefit-risk ratios depended primarily on whether vaccination can prevent transmission. Where Ixchiq was assumed to prevent disease only, benefits did not outweigh risks among older adults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in most scenarios. This pattern reflects trade-off for Ixchiq, in which transmission blocking protection can confer indirect benefits while vaccine-attributable risks may disproportionately affect older adults </w:t>
      </w:r>
      <w:hyperlink r:id="rId37">
        <w:r w:rsidR="008C3E7C">
          <w:rPr>
            <w:rFonts w:ascii="Calibri" w:hAnsi="Calibri" w:cs="Calibri"/>
            <w:sz w:val="22"/>
            <w:szCs w:val="22"/>
            <w:vertAlign w:val="superscript"/>
          </w:rPr>
          <w:t>28</w:t>
        </w:r>
      </w:hyperlink>
      <w:r w:rsidRPr="30EB3FA2">
        <w:rPr>
          <w:rFonts w:ascii="Calibri" w:eastAsia="Malgun Gothic" w:hAnsi="Calibri" w:cs="Calibri"/>
          <w:sz w:val="22"/>
          <w:szCs w:val="22"/>
          <w:highlight w:val="yellow"/>
        </w:rPr>
        <w:t>.</w:t>
      </w:r>
      <w:r w:rsidRPr="009C22B1">
        <w:rPr>
          <w:rFonts w:ascii="Calibri" w:eastAsia="Malgun Gothic" w:hAnsi="Calibri" w:cs="Calibri"/>
          <w:sz w:val="22"/>
          <w:szCs w:val="22"/>
          <w:highlight w:val="yellow"/>
        </w:rPr>
        <w:t xml:space="preserve"> This trade-off has implications for vaccine deployment strategy. Where transmission-blocking efficacy is uncertain, outbreak response immunisation in older group</w:t>
      </w:r>
      <w:r w:rsidR="009F2027" w:rsidRPr="009C22B1">
        <w:rPr>
          <w:rFonts w:ascii="Calibri" w:eastAsia="Malgun Gothic" w:hAnsi="Calibri" w:cs="Calibri" w:hint="eastAsia"/>
          <w:sz w:val="22"/>
          <w:szCs w:val="22"/>
          <w:highlight w:val="yellow"/>
        </w:rPr>
        <w:t>s</w:t>
      </w:r>
      <w:r w:rsidRPr="009C22B1">
        <w:rPr>
          <w:rFonts w:ascii="Calibri" w:eastAsia="Malgun Gothic" w:hAnsi="Calibri" w:cs="Calibri"/>
          <w:sz w:val="22"/>
          <w:szCs w:val="22"/>
          <w:highlight w:val="yellow"/>
        </w:rPr>
        <w:t xml:space="preserve"> should be restricted to large-outbreak settings in which risk from chikungunya outbreak is elevated. If transmission-blocking efficacy is confirmed in future post-licensure studies, indirect protection of older adults </w:t>
      </w:r>
      <w:r w:rsidR="364B510C" w:rsidRPr="616F48BA">
        <w:rPr>
          <w:rFonts w:ascii="Calibri" w:eastAsia="Malgun Gothic" w:hAnsi="Calibri" w:cs="Calibri"/>
          <w:sz w:val="22"/>
          <w:szCs w:val="22"/>
          <w:highlight w:val="yellow"/>
        </w:rPr>
        <w:t xml:space="preserve">aged ≥65 years </w:t>
      </w:r>
      <w:r w:rsidRPr="009C22B1">
        <w:rPr>
          <w:rFonts w:ascii="Calibri" w:eastAsia="Malgun Gothic" w:hAnsi="Calibri" w:cs="Calibri"/>
          <w:sz w:val="22"/>
          <w:szCs w:val="22"/>
          <w:highlight w:val="yellow"/>
        </w:rPr>
        <w:t xml:space="preserve">through high coverage </w:t>
      </w:r>
      <w:r w:rsidR="0F6B724D" w:rsidRPr="2631DAB5">
        <w:rPr>
          <w:rFonts w:ascii="Calibri" w:eastAsia="Malgun Gothic" w:hAnsi="Calibri" w:cs="Calibri"/>
          <w:sz w:val="22"/>
          <w:szCs w:val="22"/>
          <w:highlight w:val="yellow"/>
        </w:rPr>
        <w:t xml:space="preserve">among </w:t>
      </w:r>
      <w:r w:rsidR="5D0DE486" w:rsidRPr="0856230F">
        <w:rPr>
          <w:rFonts w:ascii="Calibri" w:eastAsia="Malgun Gothic" w:hAnsi="Calibri" w:cs="Calibri"/>
          <w:sz w:val="22"/>
          <w:szCs w:val="22"/>
          <w:highlight w:val="yellow"/>
        </w:rPr>
        <w:t xml:space="preserve">adults aged 18–64 years </w:t>
      </w:r>
      <w:r w:rsidRPr="009C22B1">
        <w:rPr>
          <w:rFonts w:ascii="Calibri" w:eastAsia="Malgun Gothic" w:hAnsi="Calibri" w:cs="Calibri"/>
          <w:sz w:val="22"/>
          <w:szCs w:val="22"/>
          <w:highlight w:val="yellow"/>
        </w:rPr>
        <w:t>in moderate</w:t>
      </w:r>
      <w:r w:rsidR="00B018CD" w:rsidRPr="009C22B1">
        <w:rPr>
          <w:rFonts w:ascii="Calibri" w:eastAsia="Malgun Gothic" w:hAnsi="Calibri" w:cs="Calibri" w:hint="eastAsia"/>
          <w:sz w:val="22"/>
          <w:szCs w:val="22"/>
          <w:highlight w:val="yellow"/>
        </w:rPr>
        <w:t xml:space="preserve"> or low</w:t>
      </w:r>
      <w:r w:rsidRPr="009C22B1">
        <w:rPr>
          <w:rFonts w:ascii="Calibri" w:eastAsia="Malgun Gothic" w:hAnsi="Calibri" w:cs="Calibri"/>
          <w:sz w:val="22"/>
          <w:szCs w:val="22"/>
          <w:highlight w:val="yellow"/>
        </w:rPr>
        <w:t xml:space="preserve"> transmission settings could become a viable vaccination strategy.</w:t>
      </w:r>
      <w:r w:rsidRPr="009C22B1">
        <w:rPr>
          <w:rFonts w:ascii="Calibri" w:eastAsia="Malgun Gothic" w:hAnsi="Calibri" w:cs="Calibri"/>
          <w:sz w:val="22"/>
          <w:szCs w:val="22"/>
        </w:rPr>
        <w:t xml:space="preserve"> </w:t>
      </w:r>
    </w:p>
    <w:p w14:paraId="3911B5F8" w14:textId="77777777" w:rsidR="00DF70C6" w:rsidRPr="00581DA5" w:rsidRDefault="00DF70C6" w:rsidP="00442163">
      <w:pPr>
        <w:spacing w:line="360" w:lineRule="auto"/>
        <w:rPr>
          <w:rFonts w:ascii="Calibri" w:eastAsia="Malgun Gothic" w:hAnsi="Calibri" w:cs="Calibri"/>
          <w:sz w:val="22"/>
          <w:szCs w:val="22"/>
        </w:rPr>
      </w:pPr>
    </w:p>
    <w:p w14:paraId="777EC215" w14:textId="77777777" w:rsidR="00DF70C6" w:rsidRPr="009C22B1" w:rsidRDefault="00DF70C6" w:rsidP="00390A07">
      <w:pPr>
        <w:spacing w:line="360" w:lineRule="auto"/>
        <w:rPr>
          <w:rFonts w:ascii="Calibri" w:eastAsia="Malgun Gothic" w:hAnsi="Calibri" w:cs="Calibri"/>
          <w:sz w:val="22"/>
          <w:szCs w:val="22"/>
        </w:rPr>
      </w:pPr>
      <w:r w:rsidRPr="009C22B1">
        <w:rPr>
          <w:rFonts w:ascii="Calibri" w:eastAsia="Malgun Gothic" w:hAnsi="Calibri" w:cs="Calibri"/>
          <w:sz w:val="22"/>
          <w:szCs w:val="22"/>
          <w:highlight w:val="yellow"/>
        </w:rPr>
        <w:t>Recent regulatory decisions reflect the context-dependence of Ixchiq benefit-risk assessment</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 xml:space="preserve">Restrictions apply mainly to older adults aged </w:t>
      </w:r>
      <w:r w:rsidRPr="00581DA5">
        <w:rPr>
          <w:rFonts w:ascii="Calibri" w:eastAsia="Malgun Gothic" w:hAnsi="Calibri" w:cs="Calibri"/>
          <w:sz w:val="22"/>
          <w:szCs w:val="22"/>
          <w:highlight w:val="yellow"/>
        </w:rPr>
        <w:t xml:space="preserve">≥65 years and to travellers, while conditional use has been retained in settings where the risk of chikungunya infection is increased. Precautionary restrictions by Health Canada, and the UK Commission on Human Medicines, with the suspension of the vaccine by US FDA, correspond closely to the travel vaccination context, where exposure is time-limited and vaccinated individuals are unlikely to receive indirect protection from population-level herd effects </w:t>
      </w:r>
      <w:hyperlink r:id="rId38">
        <w:r w:rsidR="008C3E7C">
          <w:rPr>
            <w:rFonts w:ascii="Calibri" w:hAnsi="Calibri" w:cs="Calibri"/>
            <w:sz w:val="22"/>
            <w:szCs w:val="22"/>
            <w:vertAlign w:val="superscript"/>
          </w:rPr>
          <w:t>11,13,26</w:t>
        </w:r>
      </w:hyperlink>
      <w:r w:rsidR="008C3E7C" w:rsidRPr="66D85C6A">
        <w:rPr>
          <w:rFonts w:ascii="Calibri" w:eastAsia="Malgun Gothic" w:hAnsi="Calibri" w:cs="Calibri"/>
          <w:sz w:val="22"/>
          <w:szCs w:val="22"/>
          <w:highlight w:val="yellow"/>
        </w:rPr>
        <w:t>.</w:t>
      </w:r>
      <w:r w:rsidR="008C3E7C" w:rsidRPr="00581DA5">
        <w:rPr>
          <w:rFonts w:ascii="Calibri" w:eastAsia="Malgun Gothic" w:hAnsi="Calibri" w:cs="Calibri"/>
          <w:sz w:val="22"/>
          <w:szCs w:val="22"/>
          <w:highlight w:val="yellow"/>
        </w:rPr>
        <w:t xml:space="preserve"> In contrast, the European Medicines Agency m</w:t>
      </w:r>
      <w:r w:rsidR="008C3E7C" w:rsidRPr="009C22B1">
        <w:rPr>
          <w:rFonts w:ascii="Calibri" w:eastAsia="Malgun Gothic" w:hAnsi="Calibri" w:cs="Calibri"/>
          <w:sz w:val="22"/>
          <w:szCs w:val="22"/>
          <w:highlight w:val="yellow"/>
        </w:rPr>
        <w:t>aintains a</w:t>
      </w:r>
      <w:r w:rsidR="008C3E7C" w:rsidRPr="00581DA5">
        <w:rPr>
          <w:rFonts w:ascii="Calibri" w:eastAsia="Malgun Gothic" w:hAnsi="Calibri" w:cs="Calibri"/>
          <w:sz w:val="22"/>
          <w:szCs w:val="22"/>
          <w:highlight w:val="yellow"/>
        </w:rPr>
        <w:t xml:space="preserve"> conditional position, allowing use in </w:t>
      </w:r>
      <w:r w:rsidR="008C3E7C" w:rsidRPr="009C22B1">
        <w:rPr>
          <w:rFonts w:ascii="Calibri" w:eastAsia="Malgun Gothic" w:hAnsi="Calibri" w:cs="Calibri"/>
          <w:sz w:val="22"/>
          <w:szCs w:val="22"/>
          <w:highlight w:val="yellow"/>
        </w:rPr>
        <w:t xml:space="preserve">older adults aged </w:t>
      </w:r>
      <w:r w:rsidR="008C3E7C" w:rsidRPr="00581DA5">
        <w:rPr>
          <w:rFonts w:ascii="Calibri" w:eastAsia="Malgun Gothic" w:hAnsi="Calibri" w:cs="Calibri"/>
          <w:sz w:val="22"/>
          <w:szCs w:val="22"/>
          <w:highlight w:val="yellow"/>
        </w:rPr>
        <w:t xml:space="preserve">≥65 years </w:t>
      </w:r>
      <w:r w:rsidRPr="00581DA5">
        <w:rPr>
          <w:rFonts w:ascii="Calibri" w:eastAsia="Malgun Gothic" w:hAnsi="Calibri" w:cs="Calibri"/>
          <w:sz w:val="22"/>
          <w:szCs w:val="22"/>
          <w:highlight w:val="yellow"/>
        </w:rPr>
        <w:t xml:space="preserve">when there is a significant risk of chikungunya infection </w:t>
      </w:r>
      <w:hyperlink r:id="rId39">
        <w:r w:rsidR="008C3E7C">
          <w:rPr>
            <w:rFonts w:ascii="Calibri" w:hAnsi="Calibri" w:cs="Calibri"/>
            <w:sz w:val="22"/>
            <w:szCs w:val="22"/>
            <w:vertAlign w:val="superscript"/>
          </w:rPr>
          <w:t>29</w:t>
        </w:r>
      </w:hyperlink>
      <w:r w:rsidRPr="66D85C6A">
        <w:rPr>
          <w:rFonts w:ascii="Calibri" w:eastAsia="Malgun Gothic" w:hAnsi="Calibri" w:cs="Calibri"/>
          <w:sz w:val="22"/>
          <w:szCs w:val="22"/>
          <w:highlight w:val="yellow"/>
        </w:rPr>
        <w:t>.</w:t>
      </w:r>
      <w:r w:rsidRPr="00581DA5">
        <w:rPr>
          <w:rFonts w:ascii="Calibri" w:eastAsia="Malgun Gothic" w:hAnsi="Calibri" w:cs="Calibri"/>
          <w:sz w:val="22"/>
          <w:szCs w:val="22"/>
          <w:highlight w:val="yellow"/>
        </w:rPr>
        <w:t xml:space="preserve"> Our findings provide quantitative basis for this distinction. Overall, these regulatory positions and our findings suggest that </w:t>
      </w:r>
      <w:r w:rsidR="008C3E7C" w:rsidRPr="003020B7">
        <w:rPr>
          <w:rFonts w:ascii="Calibri" w:eastAsia="Malgun Gothic" w:hAnsi="Calibri" w:cs="Calibri"/>
          <w:sz w:val="22"/>
          <w:szCs w:val="22"/>
          <w:highlight w:val="yellow"/>
        </w:rPr>
        <w:t>the benefit-risk balance of Ixchiq</w:t>
      </w:r>
      <w:r w:rsidRPr="00581DA5">
        <w:rPr>
          <w:rFonts w:ascii="Calibri" w:eastAsia="Malgun Gothic" w:hAnsi="Calibri" w:cs="Calibri"/>
          <w:sz w:val="22"/>
          <w:szCs w:val="22"/>
          <w:highlight w:val="yellow"/>
        </w:rPr>
        <w:t xml:space="preserve"> in older adults </w:t>
      </w:r>
      <w:r w:rsidR="008C3E7C" w:rsidRPr="003020B7">
        <w:rPr>
          <w:rFonts w:ascii="Calibri" w:eastAsia="Malgun Gothic" w:hAnsi="Calibri" w:cs="Calibri"/>
          <w:sz w:val="22"/>
          <w:szCs w:val="22"/>
          <w:highlight w:val="yellow"/>
        </w:rPr>
        <w:t>depends</w:t>
      </w:r>
      <w:r w:rsidRPr="00581DA5">
        <w:rPr>
          <w:rFonts w:ascii="Calibri" w:eastAsia="Malgun Gothic" w:hAnsi="Calibri" w:cs="Calibri"/>
          <w:sz w:val="22"/>
          <w:szCs w:val="22"/>
          <w:highlight w:val="yellow"/>
        </w:rPr>
        <w:t xml:space="preserve"> on </w:t>
      </w:r>
      <w:r w:rsidRPr="00581DA5">
        <w:rPr>
          <w:rFonts w:ascii="Calibri" w:eastAsia="Malgun Gothic" w:hAnsi="Calibri" w:cs="Calibri" w:hint="eastAsia"/>
          <w:sz w:val="22"/>
          <w:szCs w:val="22"/>
          <w:highlight w:val="yellow"/>
        </w:rPr>
        <w:t>t</w:t>
      </w:r>
      <w:r w:rsidRPr="009C22B1">
        <w:rPr>
          <w:rFonts w:ascii="Calibri" w:eastAsia="Malgun Gothic" w:hAnsi="Calibri" w:cs="Calibri"/>
          <w:sz w:val="22"/>
          <w:szCs w:val="22"/>
          <w:highlight w:val="yellow"/>
        </w:rPr>
        <w:t xml:space="preserve">he </w:t>
      </w:r>
      <w:r w:rsidRPr="009C22B1">
        <w:rPr>
          <w:rFonts w:ascii="Calibri" w:eastAsia="Malgun Gothic" w:hAnsi="Calibri" w:cs="Calibri"/>
          <w:sz w:val="22"/>
          <w:szCs w:val="22"/>
          <w:highlight w:val="yellow"/>
        </w:rPr>
        <w:lastRenderedPageBreak/>
        <w:t xml:space="preserve">exposure context, </w:t>
      </w:r>
      <w:r w:rsidR="008C3E7C" w:rsidRPr="003020B7">
        <w:rPr>
          <w:rFonts w:ascii="Calibri" w:eastAsia="Malgun Gothic" w:hAnsi="Calibri" w:cs="Calibri"/>
          <w:sz w:val="22"/>
          <w:szCs w:val="22"/>
          <w:highlight w:val="yellow"/>
        </w:rPr>
        <w:t>and in</w:t>
      </w:r>
      <w:r w:rsidRPr="009C22B1">
        <w:rPr>
          <w:rFonts w:ascii="Calibri" w:eastAsia="Malgun Gothic" w:hAnsi="Calibri" w:cs="Calibri"/>
          <w:sz w:val="22"/>
          <w:szCs w:val="22"/>
          <w:highlight w:val="yellow"/>
        </w:rPr>
        <w:t xml:space="preserve"> outbreak response </w:t>
      </w:r>
      <w:r w:rsidR="008C3E7C" w:rsidRPr="003020B7">
        <w:rPr>
          <w:rFonts w:ascii="Calibri" w:eastAsia="Malgun Gothic" w:hAnsi="Calibri" w:cs="Calibri"/>
          <w:sz w:val="22"/>
          <w:szCs w:val="22"/>
          <w:highlight w:val="yellow"/>
        </w:rPr>
        <w:t>settings, it depends</w:t>
      </w:r>
      <w:r w:rsidRPr="009C22B1">
        <w:rPr>
          <w:rFonts w:ascii="Calibri" w:eastAsia="Malgun Gothic" w:hAnsi="Calibri" w:cs="Calibri"/>
          <w:sz w:val="22"/>
          <w:szCs w:val="22"/>
          <w:highlight w:val="yellow"/>
        </w:rPr>
        <w:t xml:space="preserve"> further on </w:t>
      </w:r>
      <w:r w:rsidR="008C3E7C" w:rsidRPr="003020B7">
        <w:rPr>
          <w:rFonts w:ascii="Calibri" w:eastAsia="Malgun Gothic" w:hAnsi="Calibri" w:cs="Calibri"/>
          <w:sz w:val="22"/>
          <w:szCs w:val="22"/>
          <w:highlight w:val="yellow"/>
        </w:rPr>
        <w:t xml:space="preserve">the mechanism of </w:t>
      </w:r>
      <w:r w:rsidRPr="009C22B1">
        <w:rPr>
          <w:rFonts w:ascii="Calibri" w:eastAsia="Malgun Gothic" w:hAnsi="Calibri" w:cs="Calibri"/>
          <w:sz w:val="22"/>
          <w:szCs w:val="22"/>
          <w:highlight w:val="yellow"/>
        </w:rPr>
        <w:t>vaccine protection</w:t>
      </w:r>
      <w:r w:rsidR="008C3E7C" w:rsidRPr="003020B7">
        <w:rPr>
          <w:rFonts w:ascii="Calibri" w:eastAsia="Malgun Gothic" w:hAnsi="Calibri" w:cs="Calibri"/>
          <w:sz w:val="22"/>
          <w:szCs w:val="22"/>
          <w:highlight w:val="yellow"/>
        </w:rPr>
        <w:t>.</w:t>
      </w:r>
      <w:r w:rsidRPr="009C22B1">
        <w:rPr>
          <w:rFonts w:ascii="Calibri" w:eastAsia="Malgun Gothic" w:hAnsi="Calibri" w:cs="Calibri"/>
          <w:sz w:val="22"/>
          <w:szCs w:val="22"/>
        </w:rPr>
        <w:t xml:space="preserve"> </w:t>
      </w:r>
    </w:p>
    <w:p w14:paraId="54E89B69" w14:textId="77777777" w:rsidR="00DF70C6" w:rsidRPr="00581DA5" w:rsidRDefault="00DF70C6">
      <w:pPr>
        <w:spacing w:line="360" w:lineRule="auto"/>
        <w:rPr>
          <w:rFonts w:ascii="Calibri" w:eastAsia="Malgun Gothic" w:hAnsi="Calibri" w:cs="Calibri"/>
          <w:sz w:val="22"/>
          <w:szCs w:val="22"/>
        </w:rPr>
      </w:pPr>
    </w:p>
    <w:p w14:paraId="7A9EE7AD" w14:textId="77777777" w:rsidR="00DF70C6" w:rsidRPr="009C22B1" w:rsidRDefault="00DF70C6">
      <w:pPr>
        <w:spacing w:line="360" w:lineRule="auto"/>
        <w:rPr>
          <w:rFonts w:ascii="Calibri" w:hAnsi="Calibri" w:cs="Calibri"/>
          <w:sz w:val="22"/>
          <w:szCs w:val="22"/>
        </w:rPr>
      </w:pPr>
      <w:r w:rsidRPr="009C22B1">
        <w:rPr>
          <w:rFonts w:ascii="Calibri" w:hAnsi="Calibri" w:cs="Calibri"/>
          <w:sz w:val="22"/>
          <w:szCs w:val="22"/>
          <w:highlight w:val="yellow"/>
        </w:rPr>
        <w:t xml:space="preserve">Translating benefit-risk estimates into vaccination policy requires both quantitative assessment and consideration of real-world implementation. Experience with other vaccines shows that safety concerns are often concentrated in specific subgroups rather than applying uniformly across the target population. For Dengvaxia, vaccine-associated risk varied by serostatus, leading to recommendations restricted to seropositive individuals </w:t>
      </w:r>
      <w:hyperlink r:id="rId40" w:history="1">
        <w:r w:rsidR="008C3E7C">
          <w:rPr>
            <w:rFonts w:ascii="Calibri" w:hAnsi="Calibri" w:cs="Calibri"/>
            <w:sz w:val="22"/>
            <w:vertAlign w:val="superscript"/>
          </w:rPr>
          <w:t>30</w:t>
        </w:r>
      </w:hyperlink>
      <w:r w:rsidR="008C3E7C" w:rsidRPr="009C22B1">
        <w:rPr>
          <w:rFonts w:ascii="Calibri" w:hAnsi="Calibri" w:cs="Calibri"/>
          <w:sz w:val="22"/>
          <w:szCs w:val="22"/>
          <w:highlight w:val="yellow"/>
        </w:rPr>
        <w:t xml:space="preserve">. Yellow fever vaccination illustrates age-related variation in vaccine-attributable risk, with higher </w:t>
      </w:r>
      <w:r w:rsidR="008C3E7C">
        <w:rPr>
          <w:rFonts w:ascii="Calibri" w:eastAsiaTheme="minorEastAsia" w:hAnsi="Calibri" w:cs="Calibri" w:hint="eastAsia"/>
          <w:sz w:val="22"/>
          <w:szCs w:val="22"/>
          <w:highlight w:val="yellow"/>
        </w:rPr>
        <w:t>SAE</w:t>
      </w:r>
      <w:r w:rsidR="008C3E7C" w:rsidRPr="009C22B1">
        <w:rPr>
          <w:rFonts w:ascii="Calibri" w:hAnsi="Calibri" w:cs="Calibri"/>
          <w:sz w:val="22"/>
          <w:szCs w:val="22"/>
          <w:highlight w:val="yellow"/>
        </w:rPr>
        <w:t xml:space="preserve"> risk among older recipients and recommendations for individual benefit-risk assessment in adults aged ≥60 years </w:t>
      </w:r>
      <w:hyperlink r:id="rId41" w:history="1">
        <w:r w:rsidR="008C3E7C">
          <w:rPr>
            <w:rFonts w:ascii="Calibri" w:hAnsi="Calibri" w:cs="Calibri"/>
            <w:sz w:val="22"/>
            <w:vertAlign w:val="superscript"/>
          </w:rPr>
          <w:t>31</w:t>
        </w:r>
      </w:hyperlink>
      <w:r w:rsidRPr="009C22B1">
        <w:rPr>
          <w:rFonts w:ascii="Calibri" w:hAnsi="Calibri" w:cs="Calibri"/>
          <w:sz w:val="22"/>
          <w:szCs w:val="22"/>
          <w:highlight w:val="yellow"/>
        </w:rPr>
        <w:t xml:space="preserve">. These patterns are relevant to Ixchiq, because post-licensure safety concerns have been concentrated among older adults, while uncertainty remains about whether vaccine-attributable risk differs by pre-existing CHIKV immunity. 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 Quantitative estimates are therefore useful when accompanied by transparent communication about the population, exposure context, outcome metric, and uncertainty assumptions to which they apply </w:t>
      </w:r>
      <w:hyperlink r:id="rId42" w:history="1">
        <w:r w:rsidR="008C3E7C">
          <w:rPr>
            <w:rFonts w:ascii="Calibri" w:hAnsi="Calibri" w:cs="Calibri"/>
            <w:sz w:val="22"/>
            <w:vertAlign w:val="superscript"/>
          </w:rPr>
          <w:t>32</w:t>
        </w:r>
      </w:hyperlink>
      <w:r w:rsidRPr="009C22B1">
        <w:rPr>
          <w:rFonts w:ascii="Calibri" w:hAnsi="Calibri" w:cs="Calibri"/>
          <w:sz w:val="22"/>
          <w:szCs w:val="22"/>
          <w:highlight w:val="yellow"/>
        </w:rPr>
        <w:t>.</w:t>
      </w:r>
    </w:p>
    <w:p w14:paraId="3D2AE490" w14:textId="77777777" w:rsidR="008C3E7C" w:rsidRPr="009C22B1" w:rsidRDefault="008C3E7C" w:rsidP="002D688F">
      <w:pPr>
        <w:spacing w:line="360" w:lineRule="auto"/>
        <w:rPr>
          <w:rFonts w:ascii="Calibri" w:eastAsia="Malgun Gothic" w:hAnsi="Calibri" w:cs="Calibri"/>
          <w:sz w:val="22"/>
          <w:szCs w:val="22"/>
          <w:highlight w:val="yellow"/>
        </w:rPr>
      </w:pPr>
    </w:p>
    <w:p w14:paraId="318F46F3" w14:textId="77777777" w:rsidR="008C3E7C" w:rsidRDefault="008C3E7C" w:rsidP="00442163">
      <w:pPr>
        <w:spacing w:line="360" w:lineRule="auto"/>
        <w:rPr>
          <w:rFonts w:ascii="Calibri" w:eastAsiaTheme="minorEastAsia" w:hAnsi="Calibri" w:cs="Calibri"/>
          <w:sz w:val="22"/>
          <w:szCs w:val="22"/>
        </w:rPr>
      </w:pPr>
      <w:r w:rsidRPr="00581DA5">
        <w:rPr>
          <w:rFonts w:ascii="Calibri" w:eastAsia="Malgun Gothic" w:hAnsi="Calibri" w:cs="Calibri"/>
          <w:sz w:val="22"/>
          <w:szCs w:val="22"/>
          <w:highlight w:val="yellow"/>
        </w:rPr>
        <w:t xml:space="preserve">Our study has </w:t>
      </w:r>
      <w:r w:rsidRPr="009C22B1">
        <w:rPr>
          <w:rFonts w:ascii="Calibri" w:eastAsia="Malgun Gothic" w:hAnsi="Calibri" w:cs="Calibri"/>
          <w:sz w:val="22"/>
          <w:szCs w:val="22"/>
          <w:highlight w:val="yellow"/>
        </w:rPr>
        <w:t xml:space="preserve">several </w:t>
      </w:r>
      <w:r w:rsidRPr="00581DA5">
        <w:rPr>
          <w:rFonts w:ascii="Calibri" w:eastAsia="Malgun Gothic" w:hAnsi="Calibri" w:cs="Calibri"/>
          <w:sz w:val="22"/>
          <w:szCs w:val="22"/>
          <w:highlight w:val="yellow"/>
        </w:rPr>
        <w:t xml:space="preserve">limitations. First, age-specific vaccine-attributable </w:t>
      </w:r>
      <w:r>
        <w:rPr>
          <w:rFonts w:ascii="Calibri" w:eastAsia="Malgun Gothic" w:hAnsi="Calibri" w:cs="Calibri" w:hint="eastAsia"/>
          <w:sz w:val="22"/>
          <w:szCs w:val="22"/>
          <w:highlight w:val="yellow"/>
        </w:rPr>
        <w:t xml:space="preserve">non-fatal </w:t>
      </w:r>
      <w:r w:rsidRPr="00581DA5">
        <w:rPr>
          <w:rFonts w:ascii="Calibri" w:eastAsia="Malgun Gothic" w:hAnsi="Calibri" w:cs="Calibri"/>
          <w:sz w:val="22"/>
          <w:szCs w:val="22"/>
          <w:highlight w:val="yellow"/>
        </w:rPr>
        <w:t>SAE and death risks were informed by US VAERS, a passive surveillance system subject to under-reporting</w:t>
      </w:r>
      <w:r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 xml:space="preserve">uncertainty in vaccinated </w:t>
      </w:r>
      <w:r w:rsidRPr="009C22B1">
        <w:rPr>
          <w:rFonts w:ascii="Calibri" w:eastAsia="Malgun Gothic" w:hAnsi="Calibri" w:cs="Calibri"/>
          <w:sz w:val="22"/>
          <w:szCs w:val="22"/>
          <w:highlight w:val="yellow"/>
        </w:rPr>
        <w:t>individuals</w:t>
      </w:r>
      <w:r w:rsidRPr="009C22B1">
        <w:rPr>
          <w:rFonts w:ascii="Calibri" w:eastAsia="Malgun Gothic" w:hAnsi="Calibri" w:cs="Calibri" w:hint="eastAsia"/>
          <w:sz w:val="22"/>
          <w:szCs w:val="22"/>
          <w:highlight w:val="yellow"/>
        </w:rPr>
        <w:t xml:space="preserve">, </w:t>
      </w:r>
      <w:r w:rsidRPr="009C22B1">
        <w:rPr>
          <w:rFonts w:ascii="Calibri" w:eastAsia="Malgun Gothic" w:hAnsi="Calibri" w:cs="Calibri"/>
          <w:sz w:val="22"/>
          <w:szCs w:val="22"/>
          <w:highlight w:val="yellow"/>
        </w:rPr>
        <w:t>and predominantly capturing acute events</w:t>
      </w:r>
      <w:r w:rsidRPr="00581DA5">
        <w:rPr>
          <w:rFonts w:ascii="Calibri" w:eastAsia="Malgun Gothic" w:hAnsi="Calibri" w:cs="Calibri"/>
          <w:sz w:val="22"/>
          <w:szCs w:val="22"/>
          <w:highlight w:val="yellow"/>
        </w:rPr>
        <w:t>. We included events classified only as vaccine-attributable in the safety assessment</w:t>
      </w:r>
      <w:r w:rsidRPr="00581DA5">
        <w:rPr>
          <w:rFonts w:ascii="Calibri" w:eastAsia="Malgun Gothic" w:hAnsi="Calibri" w:cs="Calibri" w:hint="eastAsia"/>
          <w:sz w:val="22"/>
          <w:szCs w:val="22"/>
          <w:highlight w:val="yellow"/>
        </w:rPr>
        <w:t>.</w:t>
      </w:r>
      <w:r w:rsidRPr="00581DA5">
        <w:rPr>
          <w:rFonts w:ascii="Calibri" w:eastAsia="Malgun Gothic" w:hAnsi="Calibri" w:cs="Calibri"/>
          <w:sz w:val="22"/>
          <w:szCs w:val="22"/>
          <w:highlight w:val="yellow"/>
        </w:rPr>
        <w:t xml:space="preserve"> </w:t>
      </w:r>
      <w:r>
        <w:rPr>
          <w:rFonts w:ascii="Calibri" w:eastAsia="Malgun Gothic" w:hAnsi="Calibri" w:cs="Calibri" w:hint="eastAsia"/>
          <w:sz w:val="22"/>
          <w:szCs w:val="22"/>
          <w:highlight w:val="yellow"/>
        </w:rPr>
        <w:t>I</w:t>
      </w:r>
      <w:r w:rsidRPr="00581DA5">
        <w:rPr>
          <w:rFonts w:ascii="Calibri" w:eastAsia="Malgun Gothic" w:hAnsi="Calibri" w:cs="Calibri"/>
          <w:sz w:val="22"/>
          <w:szCs w:val="22"/>
          <w:highlight w:val="yellow"/>
        </w:rPr>
        <w:t>nclusion of additional events would further reduce estimated benefit-risk ratios in older adults</w:t>
      </w:r>
      <w:r w:rsidRPr="00581DA5">
        <w:rPr>
          <w:rFonts w:ascii="Calibri" w:eastAsia="Malgun Gothic" w:hAnsi="Calibri" w:cs="Calibri" w:hint="eastAsia"/>
          <w:sz w:val="22"/>
          <w:szCs w:val="22"/>
          <w:highlight w:val="yellow"/>
        </w:rPr>
        <w:t>, reinforcing our current results</w:t>
      </w:r>
      <w:r w:rsidRPr="00581DA5">
        <w:rPr>
          <w:rFonts w:ascii="Calibri" w:eastAsia="Malgun Gothic" w:hAnsi="Calibri" w:cs="Calibri"/>
          <w:sz w:val="22"/>
          <w:szCs w:val="22"/>
          <w:highlight w:val="yellow"/>
        </w:rPr>
        <w:t>. We assumed that vaccine-attributable SAE</w:t>
      </w:r>
      <w:r w:rsidRPr="00581DA5">
        <w:rPr>
          <w:rFonts w:ascii="Calibri" w:eastAsia="Malgun Gothic" w:hAnsi="Calibri" w:cs="Calibri" w:hint="eastAsia"/>
          <w:sz w:val="22"/>
          <w:szCs w:val="22"/>
          <w:highlight w:val="yellow"/>
        </w:rPr>
        <w:t xml:space="preserve"> cases also</w:t>
      </w:r>
      <w:r w:rsidRPr="00581DA5">
        <w:rPr>
          <w:rFonts w:ascii="Calibri" w:eastAsia="Malgun Gothic" w:hAnsi="Calibri" w:cs="Calibri"/>
          <w:sz w:val="22"/>
          <w:szCs w:val="22"/>
          <w:highlight w:val="yellow"/>
        </w:rPr>
        <w:t xml:space="preserve"> progress into chronic phases at the same proportions as natural chikungunya infection. Long-term follow-up of vaccine recipients to characterise whether vaccine-attributable SAEs progress to chronic arthralgia at rates </w:t>
      </w:r>
      <w:r w:rsidRPr="00581DA5">
        <w:rPr>
          <w:rFonts w:ascii="Calibri" w:eastAsia="Malgun Gothic" w:hAnsi="Calibri" w:cs="Calibri" w:hint="eastAsia"/>
          <w:sz w:val="22"/>
          <w:szCs w:val="22"/>
          <w:highlight w:val="yellow"/>
        </w:rPr>
        <w:t>similar</w:t>
      </w:r>
      <w:r w:rsidRPr="00581DA5">
        <w:rPr>
          <w:rFonts w:ascii="Calibri" w:eastAsia="Malgun Gothic" w:hAnsi="Calibri" w:cs="Calibri"/>
          <w:sz w:val="22"/>
          <w:szCs w:val="22"/>
          <w:highlight w:val="yellow"/>
        </w:rPr>
        <w:t xml:space="preserve"> to natural infection is needed.</w:t>
      </w:r>
      <w:r w:rsidRPr="00581DA5">
        <w:rPr>
          <w:rFonts w:ascii="Calibri" w:eastAsia="Malgun Gothic" w:hAnsi="Calibri" w:cs="Calibri" w:hint="eastAsia"/>
          <w:sz w:val="22"/>
          <w:szCs w:val="22"/>
          <w:highlight w:val="yellow"/>
        </w:rPr>
        <w:t xml:space="preserve"> </w:t>
      </w:r>
      <w:r w:rsidRPr="00581DA5">
        <w:rPr>
          <w:rFonts w:ascii="Calibri" w:eastAsia="Malgun Gothic" w:hAnsi="Calibri" w:cs="Calibri"/>
          <w:sz w:val="22"/>
          <w:szCs w:val="22"/>
          <w:highlight w:val="yellow"/>
        </w:rPr>
        <w:t>Second, we did not model heterogeneity in baseline comorbidities, which could shift benefit-risk profiles within age groups</w:t>
      </w:r>
      <w:r w:rsidRPr="2BBFA3A3">
        <w:rPr>
          <w:rFonts w:ascii="Calibri" w:eastAsia="Malgun Gothic" w:hAnsi="Calibri" w:cs="Calibri"/>
          <w:sz w:val="22"/>
          <w:szCs w:val="22"/>
          <w:highlight w:val="yellow"/>
        </w:rPr>
        <w:t xml:space="preserve"> </w:t>
      </w:r>
      <w:r w:rsidRPr="23B6CAE1">
        <w:rPr>
          <w:rFonts w:ascii="Calibri" w:eastAsia="Malgun Gothic" w:hAnsi="Calibri" w:cs="Calibri"/>
          <w:sz w:val="22"/>
          <w:szCs w:val="22"/>
          <w:highlight w:val="yellow"/>
        </w:rPr>
        <w:t xml:space="preserve">based </w:t>
      </w:r>
      <w:r w:rsidRPr="77DC813D">
        <w:rPr>
          <w:rFonts w:ascii="Calibri" w:eastAsia="Malgun Gothic" w:hAnsi="Calibri" w:cs="Calibri"/>
          <w:sz w:val="22"/>
          <w:szCs w:val="22"/>
          <w:highlight w:val="yellow"/>
        </w:rPr>
        <w:t xml:space="preserve">on </w:t>
      </w:r>
      <w:r w:rsidRPr="4E0A2DF2">
        <w:rPr>
          <w:rFonts w:ascii="Calibri" w:eastAsia="Malgun Gothic" w:hAnsi="Calibri" w:cs="Calibri"/>
          <w:sz w:val="22"/>
          <w:szCs w:val="22"/>
          <w:highlight w:val="yellow"/>
        </w:rPr>
        <w:t>comorbidities.</w:t>
      </w:r>
      <w:r w:rsidRPr="00581DA5">
        <w:rPr>
          <w:rFonts w:ascii="Calibri" w:eastAsia="Malgun Gothic" w:hAnsi="Calibri" w:cs="Calibri"/>
          <w:sz w:val="22"/>
          <w:szCs w:val="22"/>
          <w:highlight w:val="yellow"/>
        </w:rPr>
        <w:t xml:space="preserve"> Future analyses incorporating individual-level safety data linked to comorbidity status could identify subgroups within each age group for whom benefit-risk profiles differ. </w:t>
      </w:r>
      <w:r w:rsidRPr="009C22B1">
        <w:rPr>
          <w:rFonts w:ascii="Calibri" w:eastAsia="Malgun Gothic" w:hAnsi="Calibri" w:cs="Calibri"/>
          <w:sz w:val="22"/>
          <w:szCs w:val="22"/>
          <w:highlight w:val="yellow"/>
        </w:rPr>
        <w:t>Third</w:t>
      </w:r>
      <w:r w:rsidRPr="00581DA5">
        <w:rPr>
          <w:rFonts w:ascii="Calibri" w:eastAsia="Malgun Gothic" w:hAnsi="Calibri" w:cs="Calibri"/>
          <w:sz w:val="22"/>
          <w:szCs w:val="22"/>
          <w:highlight w:val="yellow"/>
        </w:rPr>
        <w:t xml:space="preserve">, baseline age-specific seroprevalence was estimated using a catalytic model with a long-term average annual force of infection, representing average transmission profile rather than Brazil’s specific CHIKV introduction history </w:t>
      </w:r>
      <w:r w:rsidR="00DF70C6">
        <w:fldChar w:fldCharType="begin"/>
      </w:r>
      <w:ins w:id="0" w:author="Microsoft Word" w:date="2026-05-26T11:23:00Z" w16du:dateUtc="2026-05-26T02:23:00Z">
        <w:r w:rsidR="00DF70C6">
          <w:instrText>HYPERLINK "https://sciwheel.com/work/citation?ids=18332060,16033691&amp;pre=&amp;pre=&amp;suf=&amp;suf=&amp;sa=0,0&amp;dbf=0&amp;dbf=0"</w:instrText>
        </w:r>
      </w:ins>
      <w:r w:rsidR="00DF70C6">
        <w:fldChar w:fldCharType="separate"/>
      </w:r>
      <w:r>
        <w:rPr>
          <w:rFonts w:ascii="Calibri" w:hAnsi="Calibri" w:cs="Calibri"/>
          <w:sz w:val="22"/>
          <w:vertAlign w:val="superscript"/>
        </w:rPr>
        <w:t>1,19</w:t>
      </w:r>
      <w:r w:rsidR="00DF70C6">
        <w:fldChar w:fldCharType="end"/>
      </w:r>
      <w:r w:rsidRPr="36BC0433">
        <w:rPr>
          <w:rFonts w:ascii="Calibri" w:hAnsi="Calibri" w:cs="Calibri"/>
          <w:sz w:val="22"/>
          <w:szCs w:val="22"/>
        </w:rPr>
        <w:t xml:space="preserve">. 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C22B1">
        <w:rPr>
          <w:rFonts w:ascii="Calibri" w:eastAsia="Malgun Gothic" w:hAnsi="Calibri" w:cs="Calibri"/>
          <w:sz w:val="22"/>
          <w:szCs w:val="22"/>
          <w:highlight w:val="yellow"/>
        </w:rPr>
        <w:t>clinical</w:t>
      </w:r>
      <w:r w:rsidRPr="00581DA5">
        <w:rPr>
          <w:rFonts w:ascii="Calibri" w:eastAsia="Malgun Gothic" w:hAnsi="Calibri" w:cs="Calibri"/>
          <w:sz w:val="22"/>
          <w:szCs w:val="22"/>
          <w:highlight w:val="yellow"/>
        </w:rPr>
        <w:t xml:space="preserve"> protection after vaccination, which remains uncertain </w:t>
      </w:r>
      <w:r w:rsidR="00DF70C6">
        <w:fldChar w:fldCharType="begin"/>
      </w:r>
      <w:ins w:id="1" w:author="Microsoft Word" w:date="2026-05-26T11:23:00Z" w16du:dateUtc="2026-05-26T02:23:00Z">
        <w:r w:rsidR="00DF70C6">
          <w:instrText>HYPERLINK "https://sciwheel.com/work/citation?ids=16826344&amp;pre=&amp;suf=&amp;sa=0&amp;dbf=0"</w:instrText>
        </w:r>
      </w:ins>
      <w:r w:rsidR="00DF70C6">
        <w:fldChar w:fldCharType="separate"/>
      </w:r>
      <w:r>
        <w:rPr>
          <w:rFonts w:ascii="Calibri" w:hAnsi="Calibri" w:cs="Calibri"/>
          <w:sz w:val="22"/>
          <w:vertAlign w:val="superscript"/>
        </w:rPr>
        <w:t>33</w:t>
      </w:r>
      <w:r w:rsidR="00DF70C6">
        <w:fldChar w:fldCharType="end"/>
      </w:r>
      <w:r w:rsidRPr="36BC0433">
        <w:rPr>
          <w:rFonts w:ascii="Calibri" w:hAnsi="Calibri" w:cs="Calibri"/>
          <w:sz w:val="22"/>
          <w:szCs w:val="22"/>
        </w:rPr>
        <w:t xml:space="preserve">. </w:t>
      </w:r>
    </w:p>
    <w:p w14:paraId="60A19B90" w14:textId="77777777" w:rsidR="00DF70C6" w:rsidRPr="00581DA5" w:rsidRDefault="00DF70C6" w:rsidP="00442163">
      <w:pPr>
        <w:spacing w:line="360" w:lineRule="auto"/>
        <w:rPr>
          <w:rFonts w:ascii="Calibri" w:eastAsia="Malgun Gothic" w:hAnsi="Calibri" w:cs="Calibri"/>
          <w:sz w:val="22"/>
          <w:szCs w:val="22"/>
          <w:highlight w:val="yellow"/>
        </w:rPr>
      </w:pPr>
    </w:p>
    <w:p w14:paraId="32D9C180" w14:textId="77777777" w:rsidR="00DF70C6" w:rsidRPr="00581DA5" w:rsidRDefault="0010071C" w:rsidP="00442163">
      <w:pPr>
        <w:spacing w:line="360" w:lineRule="auto"/>
        <w:rPr>
          <w:rFonts w:ascii="Calibri" w:eastAsia="Malgun Gothic" w:hAnsi="Calibri" w:cs="Calibri"/>
          <w:sz w:val="22"/>
          <w:szCs w:val="22"/>
          <w:highlight w:val="yellow"/>
        </w:rPr>
      </w:pPr>
      <w:r w:rsidRPr="00581DA5">
        <w:rPr>
          <w:rFonts w:ascii="Calibri" w:eastAsia="Malgun Gothic" w:hAnsi="Calibri" w:cs="Calibri" w:hint="eastAsia"/>
          <w:sz w:val="22"/>
          <w:szCs w:val="22"/>
          <w:highlight w:val="yellow"/>
        </w:rPr>
        <w:t>Key e</w:t>
      </w:r>
      <w:r w:rsidR="00DF70C6" w:rsidRPr="00581DA5">
        <w:rPr>
          <w:rFonts w:ascii="Calibri" w:eastAsia="Malgun Gothic" w:hAnsi="Calibri" w:cs="Calibri" w:hint="eastAsia"/>
          <w:sz w:val="22"/>
          <w:szCs w:val="22"/>
          <w:highlight w:val="yellow"/>
        </w:rPr>
        <w:t xml:space="preserve">vidence remains limited on several questions central to policy decisions for Ixchiq, including vaccine efficacy against clinical endpoints, protection against chronic chikungunya, serostaus-dependent vaccine attributable risk, and post-licensure SAE rates </w:t>
      </w:r>
      <w:r w:rsidR="008E5A50" w:rsidRPr="00581DA5">
        <w:rPr>
          <w:rFonts w:ascii="Calibri" w:eastAsia="Malgun Gothic" w:hAnsi="Calibri" w:cs="Calibri" w:hint="eastAsia"/>
          <w:sz w:val="22"/>
          <w:szCs w:val="22"/>
          <w:highlight w:val="yellow"/>
        </w:rPr>
        <w:t>among</w:t>
      </w:r>
      <w:r w:rsidR="00DF70C6" w:rsidRPr="00581DA5">
        <w:rPr>
          <w:rFonts w:ascii="Calibri" w:eastAsia="Malgun Gothic" w:hAnsi="Calibri" w:cs="Calibri" w:hint="eastAsia"/>
          <w:sz w:val="22"/>
          <w:szCs w:val="22"/>
          <w:highlight w:val="yellow"/>
        </w:rPr>
        <w:t xml:space="preserve"> comorbidity groups </w:t>
      </w:r>
      <w:hyperlink r:id="rId43">
        <w:r w:rsidR="008C3E7C">
          <w:rPr>
            <w:rFonts w:ascii="Calibri" w:hAnsi="Calibri" w:cs="Calibri"/>
            <w:sz w:val="22"/>
            <w:szCs w:val="22"/>
            <w:vertAlign w:val="superscript"/>
          </w:rPr>
          <w:t>8</w:t>
        </w:r>
      </w:hyperlink>
      <w:r w:rsidR="00DF70C6" w:rsidRPr="00581DA5">
        <w:rPr>
          <w:rFonts w:ascii="Calibri" w:eastAsia="Malgun Gothic" w:hAnsi="Calibri" w:cs="Calibri"/>
          <w:sz w:val="22"/>
          <w:szCs w:val="22"/>
          <w:highlight w:val="yellow"/>
        </w:rPr>
        <w:t xml:space="preserve">. Within this uncertainty, our analysis quantified how benefit-risk profiles vary by use case, age, and transmission setting. As accelerated regulatory pathways become </w:t>
      </w:r>
      <w:r w:rsidR="005D7A41" w:rsidRPr="00581DA5">
        <w:rPr>
          <w:rFonts w:ascii="Calibri" w:eastAsia="Malgun Gothic" w:hAnsi="Calibri" w:cs="Calibri" w:hint="eastAsia"/>
          <w:sz w:val="22"/>
          <w:szCs w:val="22"/>
          <w:highlight w:val="yellow"/>
        </w:rPr>
        <w:t>increasingly necessary</w:t>
      </w:r>
      <w:r w:rsidR="00883A4A" w:rsidRPr="00581DA5">
        <w:rPr>
          <w:rFonts w:ascii="Calibri" w:eastAsia="Malgun Gothic" w:hAnsi="Calibri" w:cs="Calibri"/>
          <w:sz w:val="22"/>
          <w:szCs w:val="22"/>
          <w:highlight w:val="yellow"/>
        </w:rPr>
        <w:t xml:space="preserve"> </w:t>
      </w:r>
      <w:r w:rsidR="00DF70C6" w:rsidRPr="00581DA5">
        <w:rPr>
          <w:rFonts w:ascii="Calibri" w:eastAsia="Malgun Gothic" w:hAnsi="Calibri" w:cs="Calibri"/>
          <w:sz w:val="22"/>
          <w:szCs w:val="22"/>
          <w:highlight w:val="yellow"/>
        </w:rPr>
        <w:t xml:space="preserve">for </w:t>
      </w:r>
      <w:r w:rsidR="00BF60BC" w:rsidRPr="00581DA5">
        <w:rPr>
          <w:rFonts w:ascii="Calibri" w:eastAsia="Malgun Gothic" w:hAnsi="Calibri" w:cs="Calibri" w:hint="eastAsia"/>
          <w:sz w:val="22"/>
          <w:szCs w:val="22"/>
          <w:highlight w:val="yellow"/>
        </w:rPr>
        <w:t>sporadic</w:t>
      </w:r>
      <w:r w:rsidR="00DF70C6" w:rsidRPr="00581DA5">
        <w:rPr>
          <w:rFonts w:ascii="Calibri" w:eastAsia="Malgun Gothic" w:hAnsi="Calibri" w:cs="Calibri"/>
          <w:sz w:val="22"/>
          <w:szCs w:val="22"/>
          <w:highlight w:val="yellow"/>
        </w:rPr>
        <w:t xml:space="preserve"> diseases, structured benefit-risk frameworks </w:t>
      </w:r>
      <w:r w:rsidR="00264672" w:rsidRPr="00581DA5">
        <w:rPr>
          <w:rFonts w:ascii="Calibri" w:eastAsia="Malgun Gothic" w:hAnsi="Calibri" w:cs="Calibri" w:hint="eastAsia"/>
          <w:sz w:val="22"/>
          <w:szCs w:val="22"/>
          <w:highlight w:val="yellow"/>
        </w:rPr>
        <w:t>stratified</w:t>
      </w:r>
      <w:r w:rsidR="00DF70C6" w:rsidRPr="00581DA5">
        <w:rPr>
          <w:rFonts w:ascii="Calibri" w:eastAsia="Malgun Gothic" w:hAnsi="Calibri" w:cs="Calibri"/>
          <w:sz w:val="22"/>
          <w:szCs w:val="22"/>
          <w:highlight w:val="yellow"/>
        </w:rPr>
        <w:t xml:space="preserve"> by use case, exposure context, and vaccine mechanism will be essential for translating limited evidence into context-specific decisions.</w:t>
      </w:r>
    </w:p>
    <w:p w14:paraId="66E10B56" w14:textId="77777777" w:rsidR="00DF70C6" w:rsidRPr="00581DA5" w:rsidRDefault="00DF70C6" w:rsidP="00442163">
      <w:pPr>
        <w:spacing w:line="360" w:lineRule="auto"/>
        <w:rPr>
          <w:rFonts w:ascii="Calibri" w:eastAsia="Malgun Gothic" w:hAnsi="Calibri" w:cs="Calibri"/>
          <w:sz w:val="22"/>
          <w:szCs w:val="22"/>
        </w:rPr>
      </w:pPr>
    </w:p>
    <w:p w14:paraId="627CD927" w14:textId="77777777" w:rsidR="00DF70C6" w:rsidRPr="00581DA5" w:rsidRDefault="00DF70C6" w:rsidP="00442163">
      <w:pPr>
        <w:spacing w:line="360" w:lineRule="auto"/>
        <w:rPr>
          <w:rFonts w:ascii="Calibri" w:eastAsia="Malgun Gothic" w:hAnsi="Calibri" w:cs="Calibri"/>
          <w:sz w:val="22"/>
          <w:szCs w:val="22"/>
        </w:rPr>
      </w:pPr>
    </w:p>
    <w:p w14:paraId="6AA3911F" w14:textId="77777777" w:rsidR="00DF70C6" w:rsidRPr="009C22B1" w:rsidRDefault="00DF70C6" w:rsidP="00442163">
      <w:pPr>
        <w:spacing w:line="360" w:lineRule="auto"/>
        <w:rPr>
          <w:rFonts w:ascii="Calibri" w:eastAsia="Malgun Gothic" w:hAnsi="Calibri" w:cs="Calibri"/>
          <w:sz w:val="22"/>
          <w:szCs w:val="22"/>
        </w:rPr>
        <w:sectPr w:rsidR="00DF70C6" w:rsidRPr="009C22B1" w:rsidSect="00DF70C6">
          <w:pgSz w:w="11906" w:h="16838"/>
          <w:pgMar w:top="1440" w:right="1440" w:bottom="1440" w:left="1440" w:header="706" w:footer="706" w:gutter="0"/>
          <w:lnNumType w:countBy="5" w:restart="continuous"/>
          <w:cols w:space="708"/>
          <w:docGrid w:linePitch="360"/>
        </w:sectPr>
      </w:pPr>
    </w:p>
    <w:p w14:paraId="200337F1" w14:textId="77777777" w:rsidR="00DF70C6" w:rsidRPr="00581DA5" w:rsidRDefault="00DF70C6" w:rsidP="00B0229B">
      <w:pPr>
        <w:spacing w:line="360" w:lineRule="auto"/>
        <w:rPr>
          <w:rStyle w:val="IntenseEmphasis"/>
          <w:rFonts w:ascii="Calibri" w:hAnsi="Calibri" w:cs="Calibri"/>
          <w:i w:val="0"/>
          <w:iCs w:val="0"/>
          <w:color w:val="0070C0"/>
        </w:rPr>
      </w:pPr>
      <w:r w:rsidRPr="00581DA5">
        <w:rPr>
          <w:rStyle w:val="IntenseEmphasis"/>
          <w:rFonts w:ascii="Calibri" w:hAnsi="Calibri" w:cs="Calibri"/>
          <w:i w:val="0"/>
          <w:iCs w:val="0"/>
          <w:color w:val="0070C0"/>
        </w:rPr>
        <w:lastRenderedPageBreak/>
        <w:t>Contributors</w:t>
      </w:r>
    </w:p>
    <w:p w14:paraId="3685DEAF" w14:textId="77777777" w:rsidR="00DF70C6" w:rsidRPr="00581DA5" w:rsidRDefault="00DF70C6" w:rsidP="003F2521">
      <w:pPr>
        <w:spacing w:line="360" w:lineRule="auto"/>
        <w:rPr>
          <w:rFonts w:ascii="Calibri" w:eastAsia="Malgun Gothic" w:hAnsi="Calibri" w:cs="Calibri"/>
          <w:sz w:val="22"/>
          <w:szCs w:val="22"/>
        </w:rPr>
      </w:pPr>
      <w:r w:rsidRPr="57389C6C">
        <w:rPr>
          <w:rFonts w:ascii="Calibri" w:eastAsia="Malgun Gothic" w:hAnsi="Calibri" w:cs="Calibri"/>
          <w:sz w:val="22"/>
          <w:szCs w:val="22"/>
        </w:rPr>
        <w:t>HK and KA conceptualised the study. HK conducted the analyses, coding, visualisation, and wrote the original draft. All authors reviewed and approved the final version of the manuscript. All authors had</w:t>
      </w:r>
      <w:r w:rsidR="00AC1D95">
        <w:rPr>
          <w:rFonts w:ascii="Calibri" w:eastAsia="Malgun Gothic" w:hAnsi="Calibri" w:cs="Calibri" w:hint="eastAsia"/>
          <w:sz w:val="22"/>
          <w:szCs w:val="22"/>
        </w:rPr>
        <w:t xml:space="preserve"> </w:t>
      </w:r>
      <w:r w:rsidRPr="00581DA5">
        <w:rPr>
          <w:rFonts w:ascii="Calibri" w:eastAsia="Malgun Gothic" w:hAnsi="Calibri" w:cs="Calibri"/>
          <w:sz w:val="22"/>
          <w:szCs w:val="22"/>
        </w:rPr>
        <w:t xml:space="preserve">access to the study dataset, which was verified by HK and KA. The authors alone are responsible for the views expressed in this article, which do not necessarily reflect the views, decisions or policies of their affiliated organisations or the study funders. HK is the guarantor for the overall content of this article. </w:t>
      </w:r>
    </w:p>
    <w:p w14:paraId="48BCBA03" w14:textId="77777777" w:rsidR="00DF70C6" w:rsidRPr="00581DA5" w:rsidRDefault="00DF70C6" w:rsidP="00B0229B">
      <w:pPr>
        <w:spacing w:line="360" w:lineRule="auto"/>
        <w:rPr>
          <w:rStyle w:val="IntenseEmphasis"/>
          <w:rFonts w:ascii="Calibri" w:hAnsi="Calibri" w:cs="Calibri"/>
          <w:i w:val="0"/>
          <w:iCs w:val="0"/>
          <w:color w:val="auto"/>
        </w:rPr>
      </w:pPr>
    </w:p>
    <w:p w14:paraId="0B38E826" w14:textId="77777777" w:rsidR="00DF70C6" w:rsidRPr="00581DA5" w:rsidRDefault="00DF70C6" w:rsidP="00B0229B">
      <w:pPr>
        <w:spacing w:line="360" w:lineRule="auto"/>
        <w:rPr>
          <w:rStyle w:val="IntenseEmphasis"/>
          <w:rFonts w:ascii="Calibri" w:hAnsi="Calibri" w:cs="Calibri"/>
          <w:i w:val="0"/>
          <w:iCs w:val="0"/>
          <w:color w:val="0070C0"/>
        </w:rPr>
      </w:pPr>
      <w:r w:rsidRPr="00581DA5">
        <w:rPr>
          <w:rStyle w:val="IntenseEmphasis"/>
          <w:rFonts w:ascii="Calibri" w:hAnsi="Calibri" w:cs="Calibri"/>
          <w:i w:val="0"/>
          <w:iCs w:val="0"/>
          <w:color w:val="0070C0"/>
        </w:rPr>
        <w:t xml:space="preserve">Data sharing statement </w:t>
      </w:r>
    </w:p>
    <w:p w14:paraId="212EB23A" w14:textId="77777777" w:rsidR="00DF70C6" w:rsidRPr="00581DA5" w:rsidRDefault="00DF70C6" w:rsidP="67A93E4B">
      <w:pPr>
        <w:spacing w:line="360" w:lineRule="auto"/>
        <w:rPr>
          <w:rStyle w:val="IntenseEmphasis"/>
          <w:rFonts w:ascii="Calibri" w:hAnsi="Calibri" w:cs="Calibri"/>
          <w:i w:val="0"/>
          <w:iCs w:val="0"/>
          <w:color w:val="auto"/>
          <w:sz w:val="22"/>
          <w:szCs w:val="22"/>
        </w:rPr>
      </w:pPr>
      <w:r w:rsidRPr="00581DA5">
        <w:rPr>
          <w:rFonts w:ascii="Calibri" w:eastAsia="Malgun Gothic" w:hAnsi="Calibri" w:cs="Calibri"/>
          <w:sz w:val="22"/>
          <w:szCs w:val="22"/>
        </w:rPr>
        <w:t>All analyses were conducted using R.4.3.3, and the software code and</w:t>
      </w:r>
      <w:r w:rsidRPr="00581DA5">
        <w:rPr>
          <w:rStyle w:val="IntenseEmphasis"/>
          <w:rFonts w:ascii="Calibri" w:hAnsi="Calibri" w:cs="Calibri"/>
          <w:i w:val="0"/>
          <w:iCs w:val="0"/>
          <w:color w:val="auto"/>
          <w:sz w:val="22"/>
          <w:szCs w:val="22"/>
        </w:rPr>
        <w:t xml:space="preserve"> data supporting our findings are available in the public, open access repository (</w:t>
      </w:r>
      <w:hyperlink r:id="rId44">
        <w:r w:rsidRPr="00581DA5">
          <w:rPr>
            <w:rStyle w:val="Hyperlink"/>
            <w:rFonts w:ascii="Calibri" w:hAnsi="Calibri" w:cs="Calibri"/>
            <w:color w:val="auto"/>
            <w:sz w:val="22"/>
            <w:szCs w:val="22"/>
          </w:rPr>
          <w:t>https://github.com/hyolimkang/CHIK_benefit_risk_modelling</w:t>
        </w:r>
      </w:hyperlink>
      <w:r w:rsidRPr="00581DA5">
        <w:rPr>
          <w:rStyle w:val="IntenseEmphasis"/>
          <w:rFonts w:ascii="Calibri" w:hAnsi="Calibri" w:cs="Calibri"/>
          <w:i w:val="0"/>
          <w:iCs w:val="0"/>
          <w:color w:val="auto"/>
          <w:sz w:val="22"/>
          <w:szCs w:val="22"/>
        </w:rPr>
        <w:t xml:space="preserve">). </w:t>
      </w:r>
    </w:p>
    <w:p w14:paraId="17782C4C" w14:textId="77777777" w:rsidR="00DF70C6" w:rsidRPr="00581DA5" w:rsidRDefault="00DF70C6" w:rsidP="00117CEF">
      <w:pPr>
        <w:spacing w:line="360" w:lineRule="auto"/>
        <w:rPr>
          <w:rStyle w:val="IntenseEmphasis"/>
          <w:rFonts w:ascii="Calibri" w:hAnsi="Calibri" w:cs="Calibri"/>
          <w:i w:val="0"/>
          <w:iCs w:val="0"/>
          <w:color w:val="auto"/>
          <w:sz w:val="22"/>
          <w:szCs w:val="22"/>
        </w:rPr>
      </w:pPr>
    </w:p>
    <w:p w14:paraId="78480F30" w14:textId="77777777" w:rsidR="00DF70C6" w:rsidRPr="00581DA5" w:rsidRDefault="00DF70C6" w:rsidP="00B0229B">
      <w:pPr>
        <w:spacing w:line="360" w:lineRule="auto"/>
        <w:rPr>
          <w:rStyle w:val="IntenseEmphasis"/>
          <w:rFonts w:ascii="Calibri" w:hAnsi="Calibri" w:cs="Calibri"/>
          <w:i w:val="0"/>
          <w:iCs w:val="0"/>
          <w:color w:val="0070C0"/>
        </w:rPr>
      </w:pPr>
      <w:r w:rsidRPr="00581DA5">
        <w:rPr>
          <w:rStyle w:val="IntenseEmphasis"/>
          <w:rFonts w:ascii="Calibri" w:hAnsi="Calibri" w:cs="Calibri"/>
          <w:i w:val="0"/>
          <w:iCs w:val="0"/>
          <w:color w:val="0070C0"/>
        </w:rPr>
        <w:t>Declaration of interests</w:t>
      </w:r>
    </w:p>
    <w:p w14:paraId="7F7B8B63" w14:textId="77777777" w:rsidR="00DF70C6" w:rsidRPr="00581DA5" w:rsidRDefault="00DF70C6" w:rsidP="00B0229B">
      <w:pPr>
        <w:spacing w:line="360" w:lineRule="auto"/>
        <w:rPr>
          <w:rStyle w:val="IntenseEmphasis"/>
          <w:rFonts w:ascii="Calibri" w:hAnsi="Calibri" w:cs="Calibri"/>
          <w:i w:val="0"/>
          <w:iCs w:val="0"/>
          <w:color w:val="auto"/>
          <w:sz w:val="22"/>
          <w:szCs w:val="22"/>
        </w:rPr>
      </w:pPr>
      <w:r w:rsidRPr="00581DA5">
        <w:rPr>
          <w:rStyle w:val="IntenseEmphasis"/>
          <w:rFonts w:ascii="Calibri" w:hAnsi="Calibri" w:cs="Calibri"/>
          <w:i w:val="0"/>
          <w:iCs w:val="0"/>
          <w:color w:val="auto"/>
          <w:sz w:val="22"/>
          <w:szCs w:val="22"/>
        </w:rPr>
        <w:t>We declare no competing interests.</w:t>
      </w:r>
    </w:p>
    <w:p w14:paraId="419F44FC" w14:textId="77777777" w:rsidR="00DF70C6" w:rsidRPr="00581DA5" w:rsidRDefault="00DF70C6" w:rsidP="00B0229B">
      <w:pPr>
        <w:spacing w:line="360" w:lineRule="auto"/>
        <w:rPr>
          <w:rStyle w:val="IntenseEmphasis"/>
          <w:rFonts w:ascii="Calibri" w:hAnsi="Calibri" w:cs="Calibri"/>
          <w:i w:val="0"/>
          <w:iCs w:val="0"/>
          <w:color w:val="auto"/>
          <w:sz w:val="22"/>
          <w:szCs w:val="22"/>
        </w:rPr>
      </w:pPr>
    </w:p>
    <w:p w14:paraId="1626404E" w14:textId="77777777" w:rsidR="00DF70C6" w:rsidRPr="00581DA5" w:rsidRDefault="00DF70C6" w:rsidP="00B0229B">
      <w:pPr>
        <w:spacing w:line="360" w:lineRule="auto"/>
        <w:rPr>
          <w:rFonts w:ascii="Calibri" w:eastAsia="Malgun Gothic" w:hAnsi="Calibri" w:cs="Calibri"/>
          <w:i/>
          <w:iCs/>
          <w:color w:val="0070C0"/>
          <w:sz w:val="22"/>
        </w:rPr>
      </w:pPr>
      <w:r w:rsidRPr="00581DA5">
        <w:rPr>
          <w:rStyle w:val="IntenseEmphasis"/>
          <w:rFonts w:ascii="Calibri" w:hAnsi="Calibri" w:cs="Calibri"/>
          <w:i w:val="0"/>
          <w:iCs w:val="0"/>
          <w:color w:val="0070C0"/>
        </w:rPr>
        <w:t xml:space="preserve">Acknowledgements </w:t>
      </w:r>
    </w:p>
    <w:p w14:paraId="547DB21F" w14:textId="77777777" w:rsidR="00DF70C6" w:rsidRPr="00581DA5" w:rsidRDefault="00DF70C6" w:rsidP="005C1F01">
      <w:pPr>
        <w:spacing w:line="360" w:lineRule="auto"/>
        <w:rPr>
          <w:rFonts w:ascii="Calibri" w:eastAsiaTheme="minorEastAsia" w:hAnsi="Calibri" w:cs="Calibri"/>
          <w:sz w:val="22"/>
          <w:szCs w:val="22"/>
        </w:rPr>
      </w:pPr>
      <w:r w:rsidRPr="00581DA5">
        <w:rPr>
          <w:rFonts w:ascii="Calibri" w:hAnsi="Calibri" w:cs="Calibri"/>
          <w:sz w:val="22"/>
          <w:szCs w:val="22"/>
        </w:rPr>
        <w:t>HK and KA are supported by the Japan Agency for Medical Research and Development (JP223fa627004) and the Vaccine Impact Modelling Consortium (INV-034281). OJB is supported by a UK Medical Research Council grant (MR/V031112/1).  TC-S is supported by the Royal Society (NIF\R1\231435). We thank Annelies Wilder-Smith and Philipp Lambach for helpful discussions. The authors alone are responsible for the views expressed in this article, and they do not necessarily represent the decisions, policies, or views of their affiliated organisations.</w:t>
      </w:r>
    </w:p>
    <w:p w14:paraId="75273B88" w14:textId="77777777" w:rsidR="00DF70C6" w:rsidRPr="00581DA5" w:rsidRDefault="00DF70C6" w:rsidP="005C1F01">
      <w:pPr>
        <w:spacing w:line="360" w:lineRule="auto"/>
        <w:rPr>
          <w:rFonts w:ascii="Calibri" w:eastAsiaTheme="minorEastAsia" w:hAnsi="Calibri" w:cs="Calibri"/>
          <w:sz w:val="22"/>
          <w:szCs w:val="22"/>
        </w:rPr>
      </w:pPr>
    </w:p>
    <w:p w14:paraId="7D23BC4D" w14:textId="77777777" w:rsidR="00DF70C6" w:rsidRPr="00581DA5" w:rsidRDefault="00DF70C6" w:rsidP="005C1F01">
      <w:pPr>
        <w:spacing w:line="360" w:lineRule="auto"/>
        <w:rPr>
          <w:rStyle w:val="IntenseEmphasis"/>
          <w:rFonts w:ascii="Calibri" w:eastAsiaTheme="minorEastAsia" w:hAnsi="Calibri" w:cs="Calibri"/>
          <w:i w:val="0"/>
          <w:iCs w:val="0"/>
          <w:color w:val="auto"/>
          <w:sz w:val="22"/>
          <w:szCs w:val="22"/>
        </w:rPr>
        <w:sectPr w:rsidR="00DF70C6" w:rsidRPr="00581DA5" w:rsidSect="00DF70C6">
          <w:pgSz w:w="11906" w:h="16838"/>
          <w:pgMar w:top="1440" w:right="1440" w:bottom="1440" w:left="1440" w:header="706" w:footer="706" w:gutter="0"/>
          <w:lnNumType w:countBy="5" w:restart="continuous"/>
          <w:cols w:space="708"/>
          <w:docGrid w:linePitch="360"/>
        </w:sectPr>
      </w:pPr>
    </w:p>
    <w:p w14:paraId="03BCADD1" w14:textId="73E3D4A3" w:rsidR="00A416EE" w:rsidRPr="004C6811" w:rsidRDefault="00DF70C6" w:rsidP="0068431D">
      <w:pPr>
        <w:spacing w:line="276" w:lineRule="auto"/>
        <w:rPr>
          <w:rFonts w:ascii="Calibri" w:eastAsiaTheme="minorEastAsia" w:hAnsi="Calibri" w:cs="Calibri"/>
          <w:color w:val="0070C0"/>
        </w:rPr>
      </w:pPr>
      <w:r w:rsidRPr="00581DA5">
        <w:rPr>
          <w:rStyle w:val="IntenseEmphasis"/>
          <w:rFonts w:ascii="Calibri" w:hAnsi="Calibri" w:cs="Calibri"/>
          <w:i w:val="0"/>
          <w:iCs w:val="0"/>
          <w:color w:val="0070C0"/>
        </w:rPr>
        <w:lastRenderedPageBreak/>
        <w:t>References</w:t>
      </w:r>
    </w:p>
    <w:p w14:paraId="7864D482" w14:textId="77777777" w:rsidR="00A416EE" w:rsidRPr="004C6811" w:rsidRDefault="00A416EE" w:rsidP="00A416EE">
      <w:pPr>
        <w:pStyle w:val="NormalWeb"/>
        <w:spacing w:afterLines="100" w:after="240"/>
        <w:ind w:left="700" w:hanging="700"/>
        <w:rPr>
          <w:rFonts w:ascii="Calibri" w:eastAsia="Malgun Gothic" w:hAnsi="Calibri" w:cs="Calibri"/>
          <w:color w:val="000000"/>
          <w:sz w:val="22"/>
          <w:szCs w:val="22"/>
        </w:rPr>
      </w:pPr>
      <w:hyperlink r:id="rId45" w:history="1">
        <w:r w:rsidR="004C6811" w:rsidRPr="004C6811">
          <w:rPr>
            <w:rStyle w:val="csl-left-margin"/>
            <w:rFonts w:ascii="Calibri" w:hAnsi="Calibri" w:cs="Calibri"/>
            <w:color w:val="000000"/>
            <w:sz w:val="22"/>
            <w:szCs w:val="22"/>
            <w:lang w:val="pt-BR"/>
          </w:rPr>
          <w:t>1  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lang w:val="pt-BR"/>
          </w:rPr>
          <w:t xml:space="preserve">Kang H, Auzenbergs M, Clapham H, </w:t>
        </w:r>
        <w:r w:rsidR="004C6811" w:rsidRPr="004C6811">
          <w:rPr>
            <w:rStyle w:val="csl-right-inline"/>
            <w:rFonts w:ascii="Calibri" w:hAnsi="Calibri" w:cs="Calibri"/>
            <w:i/>
            <w:iCs/>
            <w:color w:val="000000"/>
            <w:sz w:val="22"/>
            <w:szCs w:val="22"/>
            <w:lang w:val="pt-BR"/>
          </w:rPr>
          <w:t>et al.</w:t>
        </w:r>
        <w:r w:rsidR="004C6811" w:rsidRPr="004C6811">
          <w:rPr>
            <w:rStyle w:val="csl-right-inline"/>
            <w:rFonts w:ascii="Calibri" w:hAnsi="Calibri" w:cs="Calibri"/>
            <w:color w:val="000000"/>
            <w:sz w:val="22"/>
            <w:szCs w:val="22"/>
            <w:lang w:val="pt-BR"/>
          </w:rPr>
          <w:t xml:space="preserve"> </w:t>
        </w:r>
        <w:r w:rsidR="004C6811" w:rsidRPr="004C6811">
          <w:rPr>
            <w:rStyle w:val="csl-right-inline"/>
            <w:rFonts w:ascii="Calibri" w:hAnsi="Calibri" w:cs="Calibri"/>
            <w:color w:val="000000"/>
            <w:sz w:val="22"/>
            <w:szCs w:val="22"/>
          </w:rPr>
          <w:t xml:space="preserve">Chikungunya seroprevalence, force of infection, and prevalence of chronic disability after infection in endemic and epidemic settings: a systematic review, meta-analysis, and modelling study. </w:t>
        </w:r>
        <w:r w:rsidR="004C6811" w:rsidRPr="004C6811">
          <w:rPr>
            <w:rStyle w:val="csl-right-inline"/>
            <w:rFonts w:ascii="Calibri" w:hAnsi="Calibri" w:cs="Calibri"/>
            <w:i/>
            <w:iCs/>
            <w:color w:val="000000"/>
            <w:sz w:val="22"/>
            <w:szCs w:val="22"/>
          </w:rPr>
          <w:t>Lancet Infect Dis</w:t>
        </w:r>
        <w:r w:rsidR="004C6811" w:rsidRPr="004C6811">
          <w:rPr>
            <w:rStyle w:val="csl-right-inline"/>
            <w:rFonts w:ascii="Calibri" w:hAnsi="Calibri" w:cs="Calibri"/>
            <w:color w:val="000000"/>
            <w:sz w:val="22"/>
            <w:szCs w:val="22"/>
          </w:rPr>
          <w:t xml:space="preserve"> 2024; </w:t>
        </w:r>
        <w:r w:rsidR="004C6811" w:rsidRPr="004C6811">
          <w:rPr>
            <w:rStyle w:val="csl-right-inline"/>
            <w:rFonts w:ascii="Calibri" w:hAnsi="Calibri" w:cs="Calibri"/>
            <w:b/>
            <w:bCs/>
            <w:color w:val="000000"/>
            <w:sz w:val="22"/>
            <w:szCs w:val="22"/>
          </w:rPr>
          <w:t>24</w:t>
        </w:r>
        <w:r w:rsidR="004C6811" w:rsidRPr="004C6811">
          <w:rPr>
            <w:rStyle w:val="csl-right-inline"/>
            <w:rFonts w:ascii="Calibri" w:hAnsi="Calibri" w:cs="Calibri"/>
            <w:color w:val="000000"/>
            <w:sz w:val="22"/>
            <w:szCs w:val="22"/>
          </w:rPr>
          <w:t>: 488–503.</w:t>
        </w:r>
      </w:hyperlink>
    </w:p>
    <w:p w14:paraId="4F397829"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46" w:history="1">
        <w:r w:rsidR="004C6811" w:rsidRPr="004C6811">
          <w:rPr>
            <w:rStyle w:val="csl-left-margin"/>
            <w:rFonts w:ascii="Calibri" w:hAnsi="Calibri" w:cs="Calibri"/>
            <w:color w:val="000000"/>
            <w:sz w:val="22"/>
            <w:szCs w:val="22"/>
          </w:rPr>
          <w:t>2  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O’Driscoll M, Salje H, Chang AY, Watson H. Arthralgia resolution rate following chikungunya virus infection. </w:t>
        </w:r>
        <w:r w:rsidR="004C6811" w:rsidRPr="004C6811">
          <w:rPr>
            <w:rStyle w:val="csl-right-inline"/>
            <w:rFonts w:ascii="Calibri" w:hAnsi="Calibri" w:cs="Calibri"/>
            <w:i/>
            <w:iCs/>
            <w:color w:val="000000"/>
            <w:sz w:val="22"/>
            <w:szCs w:val="22"/>
          </w:rPr>
          <w:t>Int J Infect Dis</w:t>
        </w:r>
        <w:r w:rsidR="004C6811" w:rsidRPr="004C6811">
          <w:rPr>
            <w:rStyle w:val="csl-right-inline"/>
            <w:rFonts w:ascii="Calibri" w:hAnsi="Calibri" w:cs="Calibri"/>
            <w:color w:val="000000"/>
            <w:sz w:val="22"/>
            <w:szCs w:val="22"/>
          </w:rPr>
          <w:t xml:space="preserve"> 2021; </w:t>
        </w:r>
        <w:r w:rsidR="004C6811" w:rsidRPr="004C6811">
          <w:rPr>
            <w:rStyle w:val="csl-right-inline"/>
            <w:rFonts w:ascii="Calibri" w:hAnsi="Calibri" w:cs="Calibri"/>
            <w:b/>
            <w:bCs/>
            <w:color w:val="000000"/>
            <w:sz w:val="22"/>
            <w:szCs w:val="22"/>
          </w:rPr>
          <w:t>112</w:t>
        </w:r>
        <w:r w:rsidR="004C6811" w:rsidRPr="004C6811">
          <w:rPr>
            <w:rStyle w:val="csl-right-inline"/>
            <w:rFonts w:ascii="Calibri" w:hAnsi="Calibri" w:cs="Calibri"/>
            <w:color w:val="000000"/>
            <w:sz w:val="22"/>
            <w:szCs w:val="22"/>
          </w:rPr>
          <w:t>: 1–7.</w:t>
        </w:r>
      </w:hyperlink>
    </w:p>
    <w:p w14:paraId="6AC39D53"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47" w:history="1">
        <w:r w:rsidR="004C6811" w:rsidRPr="004C6811">
          <w:rPr>
            <w:rStyle w:val="csl-left-margin"/>
            <w:rFonts w:ascii="Calibri" w:hAnsi="Calibri" w:cs="Calibri"/>
            <w:color w:val="000000"/>
            <w:sz w:val="22"/>
            <w:szCs w:val="22"/>
          </w:rPr>
          <w:t>3  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Nyamwaya DK, Otiende M, Mwango L,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Incidence of chikungunya virus infections among Kenyan children with neurological disease, 2014-2018: A cohort study. </w:t>
        </w:r>
        <w:r w:rsidR="004C6811" w:rsidRPr="004C6811">
          <w:rPr>
            <w:rStyle w:val="csl-right-inline"/>
            <w:rFonts w:ascii="Calibri" w:hAnsi="Calibri" w:cs="Calibri"/>
            <w:i/>
            <w:iCs/>
            <w:color w:val="000000"/>
            <w:sz w:val="22"/>
            <w:szCs w:val="22"/>
          </w:rPr>
          <w:t>PLoS Med</w:t>
        </w:r>
        <w:r w:rsidR="004C6811" w:rsidRPr="004C6811">
          <w:rPr>
            <w:rStyle w:val="csl-right-inline"/>
            <w:rFonts w:ascii="Calibri" w:hAnsi="Calibri" w:cs="Calibri"/>
            <w:color w:val="000000"/>
            <w:sz w:val="22"/>
            <w:szCs w:val="22"/>
          </w:rPr>
          <w:t xml:space="preserve"> 2022; </w:t>
        </w:r>
        <w:r w:rsidR="004C6811" w:rsidRPr="004C6811">
          <w:rPr>
            <w:rStyle w:val="csl-right-inline"/>
            <w:rFonts w:ascii="Calibri" w:hAnsi="Calibri" w:cs="Calibri"/>
            <w:b/>
            <w:bCs/>
            <w:color w:val="000000"/>
            <w:sz w:val="22"/>
            <w:szCs w:val="22"/>
          </w:rPr>
          <w:t>19</w:t>
        </w:r>
        <w:r w:rsidR="004C6811" w:rsidRPr="004C6811">
          <w:rPr>
            <w:rStyle w:val="csl-right-inline"/>
            <w:rFonts w:ascii="Calibri" w:hAnsi="Calibri" w:cs="Calibri"/>
            <w:color w:val="000000"/>
            <w:sz w:val="22"/>
            <w:szCs w:val="22"/>
          </w:rPr>
          <w:t>: e1003994.</w:t>
        </w:r>
      </w:hyperlink>
    </w:p>
    <w:p w14:paraId="6D777096"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48" w:history="1">
        <w:r w:rsidRPr="004C6811">
          <w:rPr>
            <w:rStyle w:val="csl-left-margin"/>
            <w:rFonts w:ascii="Calibri" w:hAnsi="Calibri" w:cs="Calibri"/>
            <w:color w:val="000000"/>
            <w:sz w:val="22"/>
            <w:szCs w:val="22"/>
          </w:rPr>
          <w:t>4  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US FDA. VIMKUNYA. 2025; published online March 13. https://www.fda.gov/vaccines-blood-biologics/vimkunya (accessed April 9, 2025).</w:t>
        </w:r>
      </w:hyperlink>
    </w:p>
    <w:p w14:paraId="1A2718DD"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49" w:history="1">
        <w:r w:rsidR="004C6811" w:rsidRPr="004C6811">
          <w:rPr>
            <w:rStyle w:val="csl-left-margin"/>
            <w:rFonts w:ascii="Calibri" w:hAnsi="Calibri" w:cs="Calibri"/>
            <w:color w:val="000000"/>
            <w:sz w:val="22"/>
            <w:szCs w:val="22"/>
          </w:rPr>
          <w:t>5  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US FDA. November 9, 2023 Approval Letter - IXCHIQ. 2023. https://www.fda.gov/news-events/press-announcements/fda-approves-first-vaccine-prevent-disease-caused-chikungunya-virus (accessed May 23, 2024).</w:t>
        </w:r>
      </w:hyperlink>
    </w:p>
    <w:p w14:paraId="68F19F30"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0" w:history="1">
        <w:r w:rsidR="004C6811" w:rsidRPr="004C6811">
          <w:rPr>
            <w:rStyle w:val="csl-left-margin"/>
            <w:rFonts w:ascii="Calibri" w:hAnsi="Calibri" w:cs="Calibri"/>
            <w:color w:val="000000"/>
            <w:sz w:val="22"/>
            <w:szCs w:val="22"/>
          </w:rPr>
          <w:t>6  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Salje H, Cauchemez S, Alera MT,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Reconstruction of 60 years of chikungunya epidemiology in the philippines demonstrates episodic and focal transmission. </w:t>
        </w:r>
        <w:r w:rsidR="004C6811" w:rsidRPr="004C6811">
          <w:rPr>
            <w:rStyle w:val="csl-right-inline"/>
            <w:rFonts w:ascii="Calibri" w:hAnsi="Calibri" w:cs="Calibri"/>
            <w:i/>
            <w:iCs/>
            <w:color w:val="000000"/>
            <w:sz w:val="22"/>
            <w:szCs w:val="22"/>
          </w:rPr>
          <w:t>J Infect Dis</w:t>
        </w:r>
        <w:r w:rsidR="004C6811" w:rsidRPr="004C6811">
          <w:rPr>
            <w:rStyle w:val="csl-right-inline"/>
            <w:rFonts w:ascii="Calibri" w:hAnsi="Calibri" w:cs="Calibri"/>
            <w:color w:val="000000"/>
            <w:sz w:val="22"/>
            <w:szCs w:val="22"/>
          </w:rPr>
          <w:t xml:space="preserve"> 2016; </w:t>
        </w:r>
        <w:r w:rsidR="004C6811" w:rsidRPr="004C6811">
          <w:rPr>
            <w:rStyle w:val="csl-right-inline"/>
            <w:rFonts w:ascii="Calibri" w:hAnsi="Calibri" w:cs="Calibri"/>
            <w:b/>
            <w:bCs/>
            <w:color w:val="000000"/>
            <w:sz w:val="22"/>
            <w:szCs w:val="22"/>
          </w:rPr>
          <w:t>213</w:t>
        </w:r>
        <w:r w:rsidR="004C6811" w:rsidRPr="004C6811">
          <w:rPr>
            <w:rStyle w:val="csl-right-inline"/>
            <w:rFonts w:ascii="Calibri" w:hAnsi="Calibri" w:cs="Calibri"/>
            <w:color w:val="000000"/>
            <w:sz w:val="22"/>
            <w:szCs w:val="22"/>
          </w:rPr>
          <w:t>: 604–10.</w:t>
        </w:r>
      </w:hyperlink>
    </w:p>
    <w:p w14:paraId="1874EA87"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1" w:history="1">
        <w:r w:rsidR="004C6811" w:rsidRPr="004C6811">
          <w:rPr>
            <w:rStyle w:val="csl-left-margin"/>
            <w:rFonts w:ascii="Calibri" w:hAnsi="Calibri" w:cs="Calibri"/>
            <w:color w:val="000000"/>
            <w:sz w:val="22"/>
            <w:szCs w:val="22"/>
          </w:rPr>
          <w:t>7  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Roques P, Fritzer A, Dereuddre-Bosquet N,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Effectiveness of CHIKV vaccine VLA1553 demonstrated by passive transfer of human sera. </w:t>
        </w:r>
        <w:r w:rsidR="004C6811" w:rsidRPr="004C6811">
          <w:rPr>
            <w:rStyle w:val="csl-right-inline"/>
            <w:rFonts w:ascii="Calibri" w:hAnsi="Calibri" w:cs="Calibri"/>
            <w:i/>
            <w:iCs/>
            <w:color w:val="000000"/>
            <w:sz w:val="22"/>
            <w:szCs w:val="22"/>
          </w:rPr>
          <w:t>JCI Insight</w:t>
        </w:r>
        <w:r w:rsidR="004C6811" w:rsidRPr="004C6811">
          <w:rPr>
            <w:rStyle w:val="csl-right-inline"/>
            <w:rFonts w:ascii="Calibri" w:hAnsi="Calibri" w:cs="Calibri"/>
            <w:color w:val="000000"/>
            <w:sz w:val="22"/>
            <w:szCs w:val="22"/>
          </w:rPr>
          <w:t xml:space="preserve"> 2022; </w:t>
        </w:r>
        <w:r w:rsidR="004C6811" w:rsidRPr="004C6811">
          <w:rPr>
            <w:rStyle w:val="csl-right-inline"/>
            <w:rFonts w:ascii="Calibri" w:hAnsi="Calibri" w:cs="Calibri"/>
            <w:b/>
            <w:bCs/>
            <w:color w:val="000000"/>
            <w:sz w:val="22"/>
            <w:szCs w:val="22"/>
          </w:rPr>
          <w:t>7</w:t>
        </w:r>
        <w:r w:rsidR="004C6811" w:rsidRPr="004C6811">
          <w:rPr>
            <w:rStyle w:val="csl-right-inline"/>
            <w:rFonts w:ascii="Calibri" w:hAnsi="Calibri" w:cs="Calibri"/>
            <w:color w:val="000000"/>
            <w:sz w:val="22"/>
            <w:szCs w:val="22"/>
          </w:rPr>
          <w:t>. DOI:10.1172/jci.insight.160173.</w:t>
        </w:r>
      </w:hyperlink>
    </w:p>
    <w:p w14:paraId="5855FAB5"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2" w:history="1">
        <w:r w:rsidR="004C6811" w:rsidRPr="004C6811">
          <w:rPr>
            <w:rStyle w:val="csl-left-margin"/>
            <w:rFonts w:ascii="Calibri" w:hAnsi="Calibri" w:cs="Calibri"/>
            <w:color w:val="000000"/>
            <w:sz w:val="22"/>
            <w:szCs w:val="22"/>
          </w:rPr>
          <w:t>8  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Schneider M, Narciso-Abraham M, Hadl S,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Safety and immunogenicity of a single-shot live-attenuated chikungunya vaccine: a double-blind, multicentre, randomised, placebo-controlled, phase 3 trial. </w:t>
        </w:r>
        <w:r w:rsidR="004C6811" w:rsidRPr="004C6811">
          <w:rPr>
            <w:rStyle w:val="csl-right-inline"/>
            <w:rFonts w:ascii="Calibri" w:hAnsi="Calibri" w:cs="Calibri"/>
            <w:i/>
            <w:iCs/>
            <w:color w:val="000000"/>
            <w:sz w:val="22"/>
            <w:szCs w:val="22"/>
          </w:rPr>
          <w:t>Lancet</w:t>
        </w:r>
        <w:r w:rsidR="004C6811" w:rsidRPr="004C6811">
          <w:rPr>
            <w:rStyle w:val="csl-right-inline"/>
            <w:rFonts w:ascii="Calibri" w:hAnsi="Calibri" w:cs="Calibri"/>
            <w:color w:val="000000"/>
            <w:sz w:val="22"/>
            <w:szCs w:val="22"/>
          </w:rPr>
          <w:t xml:space="preserve"> 2023; </w:t>
        </w:r>
        <w:r w:rsidR="004C6811" w:rsidRPr="004C6811">
          <w:rPr>
            <w:rStyle w:val="csl-right-inline"/>
            <w:rFonts w:ascii="Calibri" w:hAnsi="Calibri" w:cs="Calibri"/>
            <w:b/>
            <w:bCs/>
            <w:color w:val="000000"/>
            <w:sz w:val="22"/>
            <w:szCs w:val="22"/>
          </w:rPr>
          <w:t>401</w:t>
        </w:r>
        <w:r w:rsidR="004C6811" w:rsidRPr="004C6811">
          <w:rPr>
            <w:rStyle w:val="csl-right-inline"/>
            <w:rFonts w:ascii="Calibri" w:hAnsi="Calibri" w:cs="Calibri"/>
            <w:color w:val="000000"/>
            <w:sz w:val="22"/>
            <w:szCs w:val="22"/>
          </w:rPr>
          <w:t>: 2138–47.</w:t>
        </w:r>
      </w:hyperlink>
    </w:p>
    <w:p w14:paraId="757FDE66"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3" w:history="1">
        <w:r w:rsidR="004C6811" w:rsidRPr="004C6811">
          <w:rPr>
            <w:rStyle w:val="csl-left-margin"/>
            <w:rFonts w:ascii="Calibri" w:hAnsi="Calibri" w:cs="Calibri"/>
            <w:color w:val="000000"/>
            <w:sz w:val="22"/>
            <w:szCs w:val="22"/>
          </w:rPr>
          <w:t>9  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Richardson JS, Anderson DM, Mendy J,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Chikungunya virus virus-like particle vaccine safety and immunogenicity in adolescents and adults in the USA: a phase 3, randomised, double-blind, placebo-controlled trial. </w:t>
        </w:r>
        <w:r w:rsidR="004C6811" w:rsidRPr="004C6811">
          <w:rPr>
            <w:rStyle w:val="csl-right-inline"/>
            <w:rFonts w:ascii="Calibri" w:hAnsi="Calibri" w:cs="Calibri"/>
            <w:i/>
            <w:iCs/>
            <w:color w:val="000000"/>
            <w:sz w:val="22"/>
            <w:szCs w:val="22"/>
          </w:rPr>
          <w:t>Lancet</w:t>
        </w:r>
        <w:r w:rsidR="004C6811" w:rsidRPr="004C6811">
          <w:rPr>
            <w:rStyle w:val="csl-right-inline"/>
            <w:rFonts w:ascii="Calibri" w:hAnsi="Calibri" w:cs="Calibri"/>
            <w:color w:val="000000"/>
            <w:sz w:val="22"/>
            <w:szCs w:val="22"/>
          </w:rPr>
          <w:t xml:space="preserve"> 2025; </w:t>
        </w:r>
        <w:r w:rsidR="004C6811" w:rsidRPr="004C6811">
          <w:rPr>
            <w:rStyle w:val="csl-right-inline"/>
            <w:rFonts w:ascii="Calibri" w:hAnsi="Calibri" w:cs="Calibri"/>
            <w:b/>
            <w:bCs/>
            <w:color w:val="000000"/>
            <w:sz w:val="22"/>
            <w:szCs w:val="22"/>
          </w:rPr>
          <w:t>405</w:t>
        </w:r>
        <w:r w:rsidR="004C6811" w:rsidRPr="004C6811">
          <w:rPr>
            <w:rStyle w:val="csl-right-inline"/>
            <w:rFonts w:ascii="Calibri" w:hAnsi="Calibri" w:cs="Calibri"/>
            <w:color w:val="000000"/>
            <w:sz w:val="22"/>
            <w:szCs w:val="22"/>
          </w:rPr>
          <w:t>: 1343–52.</w:t>
        </w:r>
      </w:hyperlink>
    </w:p>
    <w:p w14:paraId="4583D76E"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4" w:history="1">
        <w:r w:rsidR="004C6811" w:rsidRPr="004C6811">
          <w:rPr>
            <w:rStyle w:val="csl-left-margin"/>
            <w:rFonts w:ascii="Calibri" w:hAnsi="Calibri" w:cs="Calibri"/>
            <w:color w:val="000000"/>
            <w:sz w:val="22"/>
            <w:szCs w:val="22"/>
            <w:lang w:val="pt-BR"/>
          </w:rPr>
          <w:t>10  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lang w:val="pt-BR"/>
          </w:rPr>
          <w:t xml:space="preserve">RÉPUBLIQUE FRANÇAISE. Chikungunya : Les autorités sanitaires retirent les personnes de 65 ans et plus des cibles de la campagne de vaccination contre le chikungunya avec le vaccin IXCHIQ à La Réunion et à Mayotte | Agence Régionale de Santé La Réunion. </w:t>
        </w:r>
        <w:r w:rsidR="004C6811" w:rsidRPr="004C6811">
          <w:rPr>
            <w:rStyle w:val="csl-right-inline"/>
            <w:rFonts w:ascii="Calibri" w:hAnsi="Calibri" w:cs="Calibri"/>
            <w:color w:val="000000"/>
            <w:sz w:val="22"/>
            <w:szCs w:val="22"/>
          </w:rPr>
          <w:t>2025; published online April 26. https://www.lareunion.ars.sante.fr/chikungunya-les-autorites-sanitaires-retirent-les-personnes-de-65-ans-et-plus-des-cibles-de-la?utm_source=chatgpt.com (accessed Feb 25, 2026).</w:t>
        </w:r>
      </w:hyperlink>
    </w:p>
    <w:p w14:paraId="6DEC71D9"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5" w:history="1">
        <w:r w:rsidR="004C6811" w:rsidRPr="004C6811">
          <w:rPr>
            <w:rStyle w:val="csl-left-margin"/>
            <w:rFonts w:ascii="Calibri" w:hAnsi="Calibri" w:cs="Calibri"/>
            <w:color w:val="000000"/>
            <w:sz w:val="22"/>
            <w:szCs w:val="22"/>
          </w:rPr>
          <w:t>11  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US Food and Drug Administration. Suspension Memo of Biologics License 1909 - IXCHIQ. 2025; published online Aug 15.</w:t>
        </w:r>
      </w:hyperlink>
    </w:p>
    <w:p w14:paraId="22D87856"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6" w:history="1">
        <w:r w:rsidR="004C6811" w:rsidRPr="004C6811">
          <w:rPr>
            <w:rStyle w:val="csl-left-margin"/>
            <w:rFonts w:ascii="Calibri" w:hAnsi="Calibri" w:cs="Calibri"/>
            <w:color w:val="000000"/>
            <w:sz w:val="22"/>
            <w:szCs w:val="22"/>
          </w:rPr>
          <w:t>12  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Government of Canada. Recommendations for the use of chikungunya live attenuated vaccine (IXCHIQ). 2025; published online Dec 24. https://www.canada.ca/en/public-health/services/catmat/recommendations-use-chikungunya-vaccine.html (accessed April 30, 2026).</w:t>
        </w:r>
      </w:hyperlink>
    </w:p>
    <w:p w14:paraId="658D414C"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7" w:history="1">
        <w:r w:rsidR="004C6811" w:rsidRPr="004C6811">
          <w:rPr>
            <w:rStyle w:val="csl-left-margin"/>
            <w:rFonts w:ascii="Calibri" w:hAnsi="Calibri" w:cs="Calibri"/>
            <w:color w:val="000000"/>
            <w:sz w:val="22"/>
            <w:szCs w:val="22"/>
          </w:rPr>
          <w:t>13  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GOV UK. IXCHIQ Chikungunya vaccine: updates to restrictions of use following safety review - GOV.UK. 2026; published online Feb 11. https://www.gov.uk/drug-safety-update/ixchiq-chikungunya-vaccine-updates-to-restrictions-of-use-following-safety-review (accessed March 1, 2026).</w:t>
        </w:r>
      </w:hyperlink>
    </w:p>
    <w:p w14:paraId="770EFA71"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8" w:history="1">
        <w:r w:rsidR="004C6811" w:rsidRPr="004C6811">
          <w:rPr>
            <w:rStyle w:val="csl-left-margin"/>
            <w:rFonts w:ascii="Calibri" w:hAnsi="Calibri" w:cs="Calibri"/>
            <w:color w:val="000000"/>
            <w:sz w:val="22"/>
            <w:szCs w:val="22"/>
          </w:rPr>
          <w:t>14  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Valneva. Valneva Provides Update on Chikungunya Vaccine IXCHIQ® - Valneva. 2026; published online Jan 19. https://valneva.com/press-release/valneva-provides-update-on-chikungunya-vaccine-ixchiq/ (accessed Jan 26, 2026).</w:t>
        </w:r>
      </w:hyperlink>
    </w:p>
    <w:p w14:paraId="14AAA83B"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59" w:history="1">
        <w:r w:rsidR="004C6811" w:rsidRPr="004C6811">
          <w:rPr>
            <w:rStyle w:val="csl-left-margin"/>
            <w:rFonts w:ascii="Calibri" w:hAnsi="Calibri" w:cs="Calibri"/>
            <w:color w:val="000000"/>
            <w:sz w:val="22"/>
            <w:szCs w:val="22"/>
          </w:rPr>
          <w:t>15  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Valneva. Valneva and Instituto Butantan Announce Initiation of a Pilot Vaccination Campaign in Brazil with Single-Shot Chikungunya Vaccine IXCHIQ. 2026; published online Feb 3. https://valneva.com/wp-content/uploads/2026/02/2026_02_03_VLA_Butantan_PVS_PR_EN_Final.pdf (accessed March 5, 2026).</w:t>
        </w:r>
      </w:hyperlink>
    </w:p>
    <w:p w14:paraId="7204978D"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60" w:history="1">
        <w:r w:rsidR="004C6811" w:rsidRPr="004C6811">
          <w:rPr>
            <w:rStyle w:val="csl-left-margin"/>
            <w:rFonts w:ascii="Calibri" w:hAnsi="Calibri" w:cs="Calibri"/>
            <w:color w:val="000000"/>
            <w:sz w:val="22"/>
            <w:szCs w:val="22"/>
          </w:rPr>
          <w:t>16  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Hills SL, Sutter RA, Miller ER,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Surveillance for adverse events following use of live attenuated chikungunya vaccine, United States, 2024, and the associated public health response in 2024 and 2025. </w:t>
        </w:r>
        <w:r w:rsidR="004C6811" w:rsidRPr="004C6811">
          <w:rPr>
            <w:rStyle w:val="csl-right-inline"/>
            <w:rFonts w:ascii="Calibri" w:hAnsi="Calibri" w:cs="Calibri"/>
            <w:i/>
            <w:iCs/>
            <w:color w:val="000000"/>
            <w:sz w:val="22"/>
            <w:szCs w:val="22"/>
          </w:rPr>
          <w:t>Euro Surveill</w:t>
        </w:r>
        <w:r w:rsidR="004C6811" w:rsidRPr="004C6811">
          <w:rPr>
            <w:rStyle w:val="csl-right-inline"/>
            <w:rFonts w:ascii="Calibri" w:hAnsi="Calibri" w:cs="Calibri"/>
            <w:color w:val="000000"/>
            <w:sz w:val="22"/>
            <w:szCs w:val="22"/>
          </w:rPr>
          <w:t xml:space="preserve"> 2025; </w:t>
        </w:r>
        <w:r w:rsidR="004C6811" w:rsidRPr="004C6811">
          <w:rPr>
            <w:rStyle w:val="csl-right-inline"/>
            <w:rFonts w:ascii="Calibri" w:hAnsi="Calibri" w:cs="Calibri"/>
            <w:b/>
            <w:bCs/>
            <w:color w:val="000000"/>
            <w:sz w:val="22"/>
            <w:szCs w:val="22"/>
          </w:rPr>
          <w:t>30</w:t>
        </w:r>
        <w:r w:rsidR="004C6811" w:rsidRPr="004C6811">
          <w:rPr>
            <w:rStyle w:val="csl-right-inline"/>
            <w:rFonts w:ascii="Calibri" w:hAnsi="Calibri" w:cs="Calibri"/>
            <w:color w:val="000000"/>
            <w:sz w:val="22"/>
            <w:szCs w:val="22"/>
          </w:rPr>
          <w:t>. DOI:10.2807/1560-7917.ES.2025.30.32.2500543.</w:t>
        </w:r>
      </w:hyperlink>
    </w:p>
    <w:p w14:paraId="3536FE4D" w14:textId="77777777" w:rsidR="00A416EE" w:rsidRPr="004C6811" w:rsidRDefault="00A416EE" w:rsidP="00A416EE">
      <w:pPr>
        <w:pStyle w:val="NormalWeb"/>
        <w:spacing w:afterLines="100" w:after="240"/>
        <w:ind w:left="700" w:hanging="700"/>
        <w:rPr>
          <w:rFonts w:ascii="Calibri" w:hAnsi="Calibri" w:cs="Calibri"/>
          <w:color w:val="000000"/>
          <w:sz w:val="22"/>
          <w:szCs w:val="22"/>
          <w:lang w:val="pt-BR"/>
        </w:rPr>
      </w:pPr>
      <w:hyperlink r:id="rId61" w:history="1">
        <w:r w:rsidR="004C6811" w:rsidRPr="004C6811">
          <w:rPr>
            <w:rStyle w:val="csl-left-margin"/>
            <w:rFonts w:ascii="Calibri" w:hAnsi="Calibri" w:cs="Calibri"/>
            <w:color w:val="000000"/>
            <w:sz w:val="22"/>
            <w:szCs w:val="22"/>
          </w:rPr>
          <w:t>17  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Kang H, Lim A, Clark A,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Age-specific chikungunya outbreak response immunisation strategies in Brazil: a modelling study. </w:t>
        </w:r>
        <w:r w:rsidR="004C6811" w:rsidRPr="004C6811">
          <w:rPr>
            <w:rStyle w:val="csl-right-inline"/>
            <w:rFonts w:ascii="Calibri" w:hAnsi="Calibri" w:cs="Calibri"/>
            <w:i/>
            <w:iCs/>
            <w:color w:val="000000"/>
            <w:sz w:val="22"/>
            <w:szCs w:val="22"/>
            <w:lang w:val="pt-BR"/>
          </w:rPr>
          <w:t>EClinicalMedicine</w:t>
        </w:r>
        <w:r w:rsidR="004C6811" w:rsidRPr="004C6811">
          <w:rPr>
            <w:rStyle w:val="csl-right-inline"/>
            <w:rFonts w:ascii="Calibri" w:hAnsi="Calibri" w:cs="Calibri"/>
            <w:color w:val="000000"/>
            <w:sz w:val="22"/>
            <w:szCs w:val="22"/>
            <w:lang w:val="pt-BR"/>
          </w:rPr>
          <w:t xml:space="preserve"> 2025; </w:t>
        </w:r>
        <w:r w:rsidR="004C6811" w:rsidRPr="004C6811">
          <w:rPr>
            <w:rStyle w:val="csl-right-inline"/>
            <w:rFonts w:ascii="Calibri" w:hAnsi="Calibri" w:cs="Calibri"/>
            <w:b/>
            <w:bCs/>
            <w:color w:val="000000"/>
            <w:sz w:val="22"/>
            <w:szCs w:val="22"/>
            <w:lang w:val="pt-BR"/>
          </w:rPr>
          <w:t>90</w:t>
        </w:r>
        <w:r w:rsidR="004C6811" w:rsidRPr="004C6811">
          <w:rPr>
            <w:rStyle w:val="csl-right-inline"/>
            <w:rFonts w:ascii="Calibri" w:hAnsi="Calibri" w:cs="Calibri"/>
            <w:color w:val="000000"/>
            <w:sz w:val="22"/>
            <w:szCs w:val="22"/>
            <w:lang w:val="pt-BR"/>
          </w:rPr>
          <w:t>: 103690.</w:t>
        </w:r>
      </w:hyperlink>
    </w:p>
    <w:p w14:paraId="19C6900A"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62" w:history="1">
        <w:r w:rsidR="004C6811" w:rsidRPr="004C6811">
          <w:rPr>
            <w:rStyle w:val="csl-left-margin"/>
            <w:rFonts w:ascii="Calibri" w:hAnsi="Calibri" w:cs="Calibri"/>
            <w:color w:val="000000"/>
            <w:sz w:val="22"/>
            <w:szCs w:val="22"/>
            <w:lang w:val="pt-BR"/>
          </w:rPr>
          <w:t>18  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lang w:val="pt-BR"/>
          </w:rPr>
          <w:t xml:space="preserve">Pérez-Estigarribia PE, Ribeiro Dos Santos G, Cauchemez S, </w:t>
        </w:r>
        <w:r w:rsidR="004C6811" w:rsidRPr="004C6811">
          <w:rPr>
            <w:rStyle w:val="csl-right-inline"/>
            <w:rFonts w:ascii="Calibri" w:hAnsi="Calibri" w:cs="Calibri"/>
            <w:i/>
            <w:iCs/>
            <w:color w:val="000000"/>
            <w:sz w:val="22"/>
            <w:szCs w:val="22"/>
            <w:lang w:val="pt-BR"/>
          </w:rPr>
          <w:t>et al.</w:t>
        </w:r>
        <w:r w:rsidR="004C6811" w:rsidRPr="004C6811">
          <w:rPr>
            <w:rStyle w:val="csl-right-inline"/>
            <w:rFonts w:ascii="Calibri" w:hAnsi="Calibri" w:cs="Calibri"/>
            <w:color w:val="000000"/>
            <w:sz w:val="22"/>
            <w:szCs w:val="22"/>
            <w:lang w:val="pt-BR"/>
          </w:rPr>
          <w:t xml:space="preserve"> </w:t>
        </w:r>
        <w:r w:rsidR="004C6811" w:rsidRPr="004C6811">
          <w:rPr>
            <w:rStyle w:val="csl-right-inline"/>
            <w:rFonts w:ascii="Calibri" w:hAnsi="Calibri" w:cs="Calibri"/>
            <w:color w:val="000000"/>
            <w:sz w:val="22"/>
            <w:szCs w:val="22"/>
          </w:rPr>
          <w:t xml:space="preserve">Modeling the impact of vaccine campaigns on the epidemic transmission dynamics of chikungunya virus outbreaks. </w:t>
        </w:r>
        <w:r w:rsidR="004C6811" w:rsidRPr="004C6811">
          <w:rPr>
            <w:rStyle w:val="csl-right-inline"/>
            <w:rFonts w:ascii="Calibri" w:hAnsi="Calibri" w:cs="Calibri"/>
            <w:i/>
            <w:iCs/>
            <w:color w:val="000000"/>
            <w:sz w:val="22"/>
            <w:szCs w:val="22"/>
          </w:rPr>
          <w:t>Nat Med</w:t>
        </w:r>
        <w:r w:rsidR="004C6811" w:rsidRPr="004C6811">
          <w:rPr>
            <w:rStyle w:val="csl-right-inline"/>
            <w:rFonts w:ascii="Calibri" w:hAnsi="Calibri" w:cs="Calibri"/>
            <w:color w:val="000000"/>
            <w:sz w:val="22"/>
            <w:szCs w:val="22"/>
          </w:rPr>
          <w:t xml:space="preserve"> 2025; </w:t>
        </w:r>
        <w:r w:rsidR="004C6811" w:rsidRPr="004C6811">
          <w:rPr>
            <w:rStyle w:val="csl-right-inline"/>
            <w:rFonts w:ascii="Calibri" w:hAnsi="Calibri" w:cs="Calibri"/>
            <w:b/>
            <w:bCs/>
            <w:color w:val="000000"/>
            <w:sz w:val="22"/>
            <w:szCs w:val="22"/>
          </w:rPr>
          <w:t>31</w:t>
        </w:r>
        <w:r w:rsidR="004C6811" w:rsidRPr="004C6811">
          <w:rPr>
            <w:rStyle w:val="csl-right-inline"/>
            <w:rFonts w:ascii="Calibri" w:hAnsi="Calibri" w:cs="Calibri"/>
            <w:color w:val="000000"/>
            <w:sz w:val="22"/>
            <w:szCs w:val="22"/>
          </w:rPr>
          <w:t>: 2335–41.</w:t>
        </w:r>
      </w:hyperlink>
    </w:p>
    <w:p w14:paraId="71908EB8" w14:textId="77777777" w:rsidR="00A416EE" w:rsidRPr="004C6811" w:rsidRDefault="00A416EE" w:rsidP="00A416EE">
      <w:pPr>
        <w:pStyle w:val="NormalWeb"/>
        <w:spacing w:afterLines="100" w:after="240"/>
        <w:ind w:left="700" w:hanging="700"/>
        <w:rPr>
          <w:rFonts w:ascii="Calibri" w:hAnsi="Calibri" w:cs="Calibri"/>
          <w:color w:val="000000"/>
          <w:sz w:val="22"/>
          <w:szCs w:val="22"/>
        </w:rPr>
      </w:pPr>
      <w:hyperlink r:id="rId63" w:history="1">
        <w:r w:rsidR="004C6811" w:rsidRPr="004C6811">
          <w:rPr>
            <w:rStyle w:val="csl-left-margin"/>
            <w:rFonts w:ascii="Calibri" w:hAnsi="Calibri" w:cs="Calibri"/>
            <w:color w:val="000000"/>
            <w:sz w:val="22"/>
            <w:szCs w:val="22"/>
          </w:rPr>
          <w:t>19  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Kang H, Lim A, Auzenbergs M, </w:t>
        </w:r>
        <w:r w:rsidR="004C6811" w:rsidRPr="004C6811">
          <w:rPr>
            <w:rStyle w:val="csl-right-inline"/>
            <w:rFonts w:ascii="Calibri" w:hAnsi="Calibri" w:cs="Calibri"/>
            <w:i/>
            <w:iCs/>
            <w:color w:val="000000"/>
            <w:sz w:val="22"/>
            <w:szCs w:val="22"/>
          </w:rPr>
          <w:t>et al.</w:t>
        </w:r>
        <w:r w:rsidR="004C6811" w:rsidRPr="004C6811">
          <w:rPr>
            <w:rStyle w:val="csl-right-inline"/>
            <w:rFonts w:ascii="Calibri" w:hAnsi="Calibri" w:cs="Calibri"/>
            <w:color w:val="000000"/>
            <w:sz w:val="22"/>
            <w:szCs w:val="22"/>
          </w:rPr>
          <w:t xml:space="preserve"> Global, regional and national burden of chikungunya: force of infection mapping and spatial modelling study. </w:t>
        </w:r>
        <w:r w:rsidR="004C6811" w:rsidRPr="004C6811">
          <w:rPr>
            <w:rStyle w:val="csl-right-inline"/>
            <w:rFonts w:ascii="Calibri" w:hAnsi="Calibri" w:cs="Calibri"/>
            <w:i/>
            <w:iCs/>
            <w:color w:val="000000"/>
            <w:sz w:val="22"/>
            <w:szCs w:val="22"/>
          </w:rPr>
          <w:t>BMJ Glob Health</w:t>
        </w:r>
        <w:r w:rsidR="004C6811" w:rsidRPr="004C6811">
          <w:rPr>
            <w:rStyle w:val="csl-right-inline"/>
            <w:rFonts w:ascii="Calibri" w:hAnsi="Calibri" w:cs="Calibri"/>
            <w:color w:val="000000"/>
            <w:sz w:val="22"/>
            <w:szCs w:val="22"/>
          </w:rPr>
          <w:t xml:space="preserve"> 2025; </w:t>
        </w:r>
        <w:r w:rsidR="004C6811" w:rsidRPr="004C6811">
          <w:rPr>
            <w:rStyle w:val="csl-right-inline"/>
            <w:rFonts w:ascii="Calibri" w:hAnsi="Calibri" w:cs="Calibri"/>
            <w:b/>
            <w:bCs/>
            <w:color w:val="000000"/>
            <w:sz w:val="22"/>
            <w:szCs w:val="22"/>
          </w:rPr>
          <w:t>10</w:t>
        </w:r>
        <w:r w:rsidR="004C6811" w:rsidRPr="004C6811">
          <w:rPr>
            <w:rStyle w:val="csl-right-inline"/>
            <w:rFonts w:ascii="Calibri" w:hAnsi="Calibri" w:cs="Calibri"/>
            <w:color w:val="000000"/>
            <w:sz w:val="22"/>
            <w:szCs w:val="22"/>
          </w:rPr>
          <w:t>. DOI:10.1136/bmjgh-2024-018598.</w:t>
        </w:r>
      </w:hyperlink>
    </w:p>
    <w:p w14:paraId="51C026CC" w14:textId="77777777" w:rsidR="00A416EE" w:rsidRPr="004C6811" w:rsidRDefault="00A416EE" w:rsidP="00A416EE">
      <w:pPr>
        <w:pStyle w:val="NormalWeb"/>
        <w:spacing w:afterLines="100" w:after="240"/>
        <w:ind w:left="700" w:hanging="700"/>
        <w:rPr>
          <w:rFonts w:ascii="Calibri" w:hAnsi="Calibri" w:cs="Calibri"/>
          <w:color w:val="000000"/>
          <w:sz w:val="22"/>
          <w:szCs w:val="22"/>
          <w:lang w:val="pt-BR"/>
        </w:rPr>
      </w:pPr>
      <w:hyperlink r:id="rId64" w:history="1">
        <w:r w:rsidR="004C6811" w:rsidRPr="004C6811">
          <w:rPr>
            <w:rStyle w:val="csl-left-margin"/>
            <w:rFonts w:ascii="Calibri" w:hAnsi="Calibri" w:cs="Calibri"/>
            <w:color w:val="000000"/>
            <w:sz w:val="22"/>
            <w:szCs w:val="22"/>
          </w:rPr>
          <w:t>20  </w:t>
        </w:r>
        <w:r w:rsidR="004C6811" w:rsidRPr="004C6811">
          <w:rPr>
            <w:rStyle w:val="csl-left-margin"/>
            <w:rFonts w:ascii="Calibri" w:hAnsi="Calibri" w:cs="Calibri"/>
            <w:color w:val="000000"/>
            <w:sz w:val="22"/>
            <w:szCs w:val="22"/>
          </w:rPr>
          <w:t> </w:t>
        </w:r>
        <w:r w:rsidR="004C6811" w:rsidRPr="004C6811">
          <w:rPr>
            <w:rStyle w:val="csl-left-margin"/>
            <w:rFonts w:ascii="Calibri" w:hAnsi="Calibri" w:cs="Calibri"/>
            <w:color w:val="000000"/>
            <w:sz w:val="22"/>
            <w:szCs w:val="22"/>
          </w:rPr>
          <w:t> </w:t>
        </w:r>
        <w:r w:rsidR="004C6811" w:rsidRPr="004C6811">
          <w:rPr>
            <w:rStyle w:val="csl-right-inline"/>
            <w:rFonts w:ascii="Calibri" w:hAnsi="Calibri" w:cs="Calibri"/>
            <w:color w:val="000000"/>
            <w:sz w:val="22"/>
            <w:szCs w:val="22"/>
          </w:rPr>
          <w:t xml:space="preserve">Sloof AC, Boer M, Vondeling GT, de Roo AM, Jaramillo JC, Postma MJ. Strategic vaccination responses to Chikungunya outbreaks in Rome: Insights from a dynamic transmission model. </w:t>
        </w:r>
        <w:r w:rsidR="004C6811" w:rsidRPr="004C6811">
          <w:rPr>
            <w:rStyle w:val="csl-right-inline"/>
            <w:rFonts w:ascii="Calibri" w:hAnsi="Calibri" w:cs="Calibri"/>
            <w:i/>
            <w:iCs/>
            <w:color w:val="000000"/>
            <w:sz w:val="22"/>
            <w:szCs w:val="22"/>
            <w:lang w:val="pt-BR"/>
          </w:rPr>
          <w:t>PLoS Negl Trop Dis</w:t>
        </w:r>
        <w:r w:rsidR="004C6811" w:rsidRPr="004C6811">
          <w:rPr>
            <w:rStyle w:val="csl-right-inline"/>
            <w:rFonts w:ascii="Calibri" w:hAnsi="Calibri" w:cs="Calibri"/>
            <w:color w:val="000000"/>
            <w:sz w:val="22"/>
            <w:szCs w:val="22"/>
            <w:lang w:val="pt-BR"/>
          </w:rPr>
          <w:t xml:space="preserve"> 2024; </w:t>
        </w:r>
        <w:r w:rsidR="004C6811" w:rsidRPr="004C6811">
          <w:rPr>
            <w:rStyle w:val="csl-right-inline"/>
            <w:rFonts w:ascii="Calibri" w:hAnsi="Calibri" w:cs="Calibri"/>
            <w:b/>
            <w:bCs/>
            <w:color w:val="000000"/>
            <w:sz w:val="22"/>
            <w:szCs w:val="22"/>
            <w:lang w:val="pt-BR"/>
          </w:rPr>
          <w:t>18</w:t>
        </w:r>
        <w:r w:rsidR="004C6811" w:rsidRPr="004C6811">
          <w:rPr>
            <w:rStyle w:val="csl-right-inline"/>
            <w:rFonts w:ascii="Calibri" w:hAnsi="Calibri" w:cs="Calibri"/>
            <w:color w:val="000000"/>
            <w:sz w:val="22"/>
            <w:szCs w:val="22"/>
            <w:lang w:val="pt-BR"/>
          </w:rPr>
          <w:t>: e0012713.</w:t>
        </w:r>
      </w:hyperlink>
    </w:p>
    <w:p w14:paraId="539D46FC"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65" w:history="1">
        <w:r w:rsidRPr="004C6811">
          <w:rPr>
            <w:rStyle w:val="csl-left-margin"/>
            <w:rFonts w:ascii="Calibri" w:hAnsi="Calibri" w:cs="Calibri"/>
            <w:color w:val="000000"/>
            <w:sz w:val="22"/>
            <w:szCs w:val="22"/>
            <w:lang w:val="pt-BR"/>
          </w:rPr>
          <w:t>21  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lang w:val="pt-BR"/>
          </w:rPr>
          <w:t xml:space="preserve">Ribeiro Dos Santos G, Jawed F, Mukandavire C, </w:t>
        </w:r>
        <w:r w:rsidRPr="004C6811">
          <w:rPr>
            <w:rStyle w:val="csl-right-inline"/>
            <w:rFonts w:ascii="Calibri" w:hAnsi="Calibri" w:cs="Calibri"/>
            <w:i/>
            <w:iCs/>
            <w:color w:val="000000"/>
            <w:sz w:val="22"/>
            <w:szCs w:val="22"/>
            <w:lang w:val="pt-BR"/>
          </w:rPr>
          <w:t>et al.</w:t>
        </w:r>
        <w:r w:rsidRPr="004C6811">
          <w:rPr>
            <w:rStyle w:val="csl-right-inline"/>
            <w:rFonts w:ascii="Calibri" w:hAnsi="Calibri" w:cs="Calibri"/>
            <w:color w:val="000000"/>
            <w:sz w:val="22"/>
            <w:szCs w:val="22"/>
            <w:lang w:val="pt-BR"/>
          </w:rPr>
          <w:t xml:space="preserve"> </w:t>
        </w:r>
        <w:r w:rsidRPr="004C6811">
          <w:rPr>
            <w:rStyle w:val="csl-right-inline"/>
            <w:rFonts w:ascii="Calibri" w:hAnsi="Calibri" w:cs="Calibri"/>
            <w:color w:val="000000"/>
            <w:sz w:val="22"/>
            <w:szCs w:val="22"/>
          </w:rPr>
          <w:t xml:space="preserve">Global burden of chikungunya virus infections and the potential benefit of vaccination campaigns. </w:t>
        </w:r>
        <w:r w:rsidRPr="004C6811">
          <w:rPr>
            <w:rStyle w:val="csl-right-inline"/>
            <w:rFonts w:ascii="Calibri" w:hAnsi="Calibri" w:cs="Calibri"/>
            <w:i/>
            <w:iCs/>
            <w:color w:val="000000"/>
            <w:sz w:val="22"/>
            <w:szCs w:val="22"/>
          </w:rPr>
          <w:t>Nat Med</w:t>
        </w:r>
        <w:r w:rsidRPr="004C6811">
          <w:rPr>
            <w:rStyle w:val="csl-right-inline"/>
            <w:rFonts w:ascii="Calibri" w:hAnsi="Calibri" w:cs="Calibri"/>
            <w:color w:val="000000"/>
            <w:sz w:val="22"/>
            <w:szCs w:val="22"/>
          </w:rPr>
          <w:t xml:space="preserve"> 2025; </w:t>
        </w:r>
        <w:r w:rsidRPr="004C6811">
          <w:rPr>
            <w:rStyle w:val="csl-right-inline"/>
            <w:rFonts w:ascii="Calibri" w:hAnsi="Calibri" w:cs="Calibri"/>
            <w:b/>
            <w:bCs/>
            <w:color w:val="000000"/>
            <w:sz w:val="22"/>
            <w:szCs w:val="22"/>
          </w:rPr>
          <w:t>31</w:t>
        </w:r>
        <w:r w:rsidRPr="004C6811">
          <w:rPr>
            <w:rStyle w:val="csl-right-inline"/>
            <w:rFonts w:ascii="Calibri" w:hAnsi="Calibri" w:cs="Calibri"/>
            <w:color w:val="000000"/>
            <w:sz w:val="22"/>
            <w:szCs w:val="22"/>
          </w:rPr>
          <w:t>: 2342–9.</w:t>
        </w:r>
      </w:hyperlink>
    </w:p>
    <w:p w14:paraId="53B91A72"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66" w:history="1">
        <w:r w:rsidRPr="004C6811">
          <w:rPr>
            <w:rStyle w:val="csl-left-margin"/>
            <w:rFonts w:ascii="Calibri" w:hAnsi="Calibri" w:cs="Calibri"/>
            <w:color w:val="000000"/>
            <w:sz w:val="22"/>
            <w:szCs w:val="22"/>
          </w:rPr>
          <w:t>22  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 xml:space="preserve">Cracknell Daniels B, Endy T, Lewnard J, </w:t>
        </w:r>
        <w:r w:rsidRPr="004C6811">
          <w:rPr>
            <w:rStyle w:val="csl-right-inline"/>
            <w:rFonts w:ascii="Calibri" w:hAnsi="Calibri" w:cs="Calibri"/>
            <w:i/>
            <w:iCs/>
            <w:color w:val="000000"/>
            <w:sz w:val="22"/>
            <w:szCs w:val="22"/>
          </w:rPr>
          <w:t>et al.</w:t>
        </w:r>
        <w:r w:rsidRPr="004C6811">
          <w:rPr>
            <w:rStyle w:val="csl-right-inline"/>
            <w:rFonts w:ascii="Calibri" w:hAnsi="Calibri" w:cs="Calibri"/>
            <w:color w:val="000000"/>
            <w:sz w:val="22"/>
            <w:szCs w:val="22"/>
          </w:rPr>
          <w:t xml:space="preserve"> A framework for risk–benefit analysis of vaccines approved through accelerated pathways. </w:t>
        </w:r>
        <w:r w:rsidRPr="004C6811">
          <w:rPr>
            <w:rStyle w:val="csl-right-inline"/>
            <w:rFonts w:ascii="Calibri" w:hAnsi="Calibri" w:cs="Calibri"/>
            <w:i/>
            <w:iCs/>
            <w:color w:val="000000"/>
            <w:sz w:val="22"/>
            <w:szCs w:val="22"/>
          </w:rPr>
          <w:t>Nat Health</w:t>
        </w:r>
        <w:r w:rsidRPr="004C6811">
          <w:rPr>
            <w:rStyle w:val="csl-right-inline"/>
            <w:rFonts w:ascii="Calibri" w:hAnsi="Calibri" w:cs="Calibri"/>
            <w:color w:val="000000"/>
            <w:sz w:val="22"/>
            <w:szCs w:val="22"/>
          </w:rPr>
          <w:t xml:space="preserve"> 2026; </w:t>
        </w:r>
        <w:r w:rsidRPr="004C6811">
          <w:rPr>
            <w:rStyle w:val="csl-right-inline"/>
            <w:rFonts w:ascii="Calibri" w:hAnsi="Calibri" w:cs="Calibri"/>
            <w:b/>
            <w:bCs/>
            <w:color w:val="000000"/>
            <w:sz w:val="22"/>
            <w:szCs w:val="22"/>
          </w:rPr>
          <w:t>1</w:t>
        </w:r>
        <w:r w:rsidRPr="004C6811">
          <w:rPr>
            <w:rStyle w:val="csl-right-inline"/>
            <w:rFonts w:ascii="Calibri" w:hAnsi="Calibri" w:cs="Calibri"/>
            <w:color w:val="000000"/>
            <w:sz w:val="22"/>
            <w:szCs w:val="22"/>
          </w:rPr>
          <w:t>: 120–8.</w:t>
        </w:r>
      </w:hyperlink>
    </w:p>
    <w:p w14:paraId="7F386CA3"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67" w:history="1">
        <w:r w:rsidRPr="004C6811">
          <w:rPr>
            <w:rStyle w:val="csl-left-margin"/>
            <w:rFonts w:ascii="Calibri" w:hAnsi="Calibri" w:cs="Calibri"/>
            <w:color w:val="000000"/>
            <w:sz w:val="22"/>
            <w:szCs w:val="22"/>
          </w:rPr>
          <w:t>23  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SINANWEB - Página inicial. 2024. http://portalsinan.saude.gov.br/ (accessed Oct 1, 2024).</w:t>
        </w:r>
      </w:hyperlink>
    </w:p>
    <w:p w14:paraId="32ACB8A1"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68" w:history="1">
        <w:r w:rsidRPr="004C6811">
          <w:rPr>
            <w:rStyle w:val="csl-left-margin"/>
            <w:rFonts w:ascii="Calibri" w:hAnsi="Calibri" w:cs="Calibri"/>
            <w:color w:val="000000"/>
            <w:sz w:val="22"/>
            <w:szCs w:val="22"/>
            <w:lang w:val="pt-BR"/>
          </w:rPr>
          <w:t>24  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lang w:val="pt-BR"/>
          </w:rPr>
          <w:t xml:space="preserve">Cerqueira-Silva T, Cardim LL, Paixão E, </w:t>
        </w:r>
        <w:r w:rsidRPr="004C6811">
          <w:rPr>
            <w:rStyle w:val="csl-right-inline"/>
            <w:rFonts w:ascii="Calibri" w:hAnsi="Calibri" w:cs="Calibri"/>
            <w:i/>
            <w:iCs/>
            <w:color w:val="000000"/>
            <w:sz w:val="22"/>
            <w:szCs w:val="22"/>
            <w:lang w:val="pt-BR"/>
          </w:rPr>
          <w:t>et al.</w:t>
        </w:r>
        <w:r w:rsidRPr="004C6811">
          <w:rPr>
            <w:rStyle w:val="csl-right-inline"/>
            <w:rFonts w:ascii="Calibri" w:hAnsi="Calibri" w:cs="Calibri"/>
            <w:color w:val="000000"/>
            <w:sz w:val="22"/>
            <w:szCs w:val="22"/>
            <w:lang w:val="pt-BR"/>
          </w:rPr>
          <w:t xml:space="preserve"> </w:t>
        </w:r>
        <w:r w:rsidRPr="004C6811">
          <w:rPr>
            <w:rStyle w:val="csl-right-inline"/>
            <w:rFonts w:ascii="Calibri" w:hAnsi="Calibri" w:cs="Calibri"/>
            <w:color w:val="000000"/>
            <w:sz w:val="22"/>
            <w:szCs w:val="22"/>
          </w:rPr>
          <w:t xml:space="preserve">Hospitalisation, mortality and years of life lost among chikungunya and dengue cases in Brazil: a nationwide cohort study, 2015-2024. </w:t>
        </w:r>
        <w:r w:rsidRPr="004C6811">
          <w:rPr>
            <w:rStyle w:val="csl-right-inline"/>
            <w:rFonts w:ascii="Calibri" w:hAnsi="Calibri" w:cs="Calibri"/>
            <w:i/>
            <w:iCs/>
            <w:color w:val="000000"/>
            <w:sz w:val="22"/>
            <w:szCs w:val="22"/>
          </w:rPr>
          <w:t>Lancet Reg Health Am</w:t>
        </w:r>
        <w:r w:rsidRPr="004C6811">
          <w:rPr>
            <w:rStyle w:val="csl-right-inline"/>
            <w:rFonts w:ascii="Calibri" w:hAnsi="Calibri" w:cs="Calibri"/>
            <w:color w:val="000000"/>
            <w:sz w:val="22"/>
            <w:szCs w:val="22"/>
          </w:rPr>
          <w:t xml:space="preserve"> 2025; </w:t>
        </w:r>
        <w:r w:rsidRPr="004C6811">
          <w:rPr>
            <w:rStyle w:val="csl-right-inline"/>
            <w:rFonts w:ascii="Calibri" w:hAnsi="Calibri" w:cs="Calibri"/>
            <w:b/>
            <w:bCs/>
            <w:color w:val="000000"/>
            <w:sz w:val="22"/>
            <w:szCs w:val="22"/>
          </w:rPr>
          <w:t>49</w:t>
        </w:r>
        <w:r w:rsidRPr="004C6811">
          <w:rPr>
            <w:rStyle w:val="csl-right-inline"/>
            <w:rFonts w:ascii="Calibri" w:hAnsi="Calibri" w:cs="Calibri"/>
            <w:color w:val="000000"/>
            <w:sz w:val="22"/>
            <w:szCs w:val="22"/>
          </w:rPr>
          <w:t>: 101177.</w:t>
        </w:r>
      </w:hyperlink>
    </w:p>
    <w:p w14:paraId="2733C571"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69" w:history="1">
        <w:r w:rsidRPr="004C6811">
          <w:rPr>
            <w:rStyle w:val="csl-left-margin"/>
            <w:rFonts w:ascii="Calibri" w:hAnsi="Calibri" w:cs="Calibri"/>
            <w:color w:val="000000"/>
            <w:sz w:val="22"/>
            <w:szCs w:val="22"/>
          </w:rPr>
          <w:t>25  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Global Burden of Disease Study 2017 (GBD 2017) Disability Weights | GHDx. 2018. https://ghdx.healthdata.org/record/ihme-data/gbd-2017-disability-weights (accessed Aug 11, 2022).</w:t>
        </w:r>
      </w:hyperlink>
    </w:p>
    <w:p w14:paraId="082A486F"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70" w:history="1">
        <w:r w:rsidRPr="004C6811">
          <w:rPr>
            <w:rStyle w:val="csl-left-margin"/>
            <w:rFonts w:ascii="Calibri" w:hAnsi="Calibri" w:cs="Calibri"/>
            <w:color w:val="000000"/>
            <w:sz w:val="22"/>
            <w:szCs w:val="22"/>
          </w:rPr>
          <w:t>26  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Government of Canada. Recommendations for the use of chikungunya live attenuated vaccine (IXCHIQ). 2025; published online Dec 24. https://www.canada.ca/en/public-health/services/catmat/recommendations-use-chikungunya-vaccine.html (accessed Jan 20, 2026).</w:t>
        </w:r>
      </w:hyperlink>
    </w:p>
    <w:p w14:paraId="59298FA2"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71" w:history="1">
        <w:r w:rsidRPr="004C6811">
          <w:rPr>
            <w:rStyle w:val="csl-left-margin"/>
            <w:rFonts w:ascii="Calibri" w:hAnsi="Calibri" w:cs="Calibri"/>
            <w:color w:val="000000"/>
            <w:sz w:val="22"/>
            <w:szCs w:val="22"/>
            <w:lang w:val="pt-BR"/>
          </w:rPr>
          <w:t>27  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lang w:val="pt-BR"/>
          </w:rPr>
          <w:t xml:space="preserve">Wressnigg N, Hochreiter R, Zoihsl O, </w:t>
        </w:r>
        <w:r w:rsidRPr="004C6811">
          <w:rPr>
            <w:rStyle w:val="csl-right-inline"/>
            <w:rFonts w:ascii="Calibri" w:hAnsi="Calibri" w:cs="Calibri"/>
            <w:i/>
            <w:iCs/>
            <w:color w:val="000000"/>
            <w:sz w:val="22"/>
            <w:szCs w:val="22"/>
            <w:lang w:val="pt-BR"/>
          </w:rPr>
          <w:t>et al.</w:t>
        </w:r>
        <w:r w:rsidRPr="004C6811">
          <w:rPr>
            <w:rStyle w:val="csl-right-inline"/>
            <w:rFonts w:ascii="Calibri" w:hAnsi="Calibri" w:cs="Calibri"/>
            <w:color w:val="000000"/>
            <w:sz w:val="22"/>
            <w:szCs w:val="22"/>
            <w:lang w:val="pt-BR"/>
          </w:rPr>
          <w:t xml:space="preserve"> </w:t>
        </w:r>
        <w:r w:rsidRPr="004C6811">
          <w:rPr>
            <w:rStyle w:val="csl-right-inline"/>
            <w:rFonts w:ascii="Calibri" w:hAnsi="Calibri" w:cs="Calibri"/>
            <w:color w:val="000000"/>
            <w:sz w:val="22"/>
            <w:szCs w:val="22"/>
          </w:rPr>
          <w:t xml:space="preserve">Single-shot live-attenuated chikungunya vaccine in healthy adults: a phase 1, randomised controlled trial. </w:t>
        </w:r>
        <w:r w:rsidRPr="004C6811">
          <w:rPr>
            <w:rStyle w:val="csl-right-inline"/>
            <w:rFonts w:ascii="Calibri" w:hAnsi="Calibri" w:cs="Calibri"/>
            <w:i/>
            <w:iCs/>
            <w:color w:val="000000"/>
            <w:sz w:val="22"/>
            <w:szCs w:val="22"/>
          </w:rPr>
          <w:t>Lancet Infect Dis</w:t>
        </w:r>
        <w:r w:rsidRPr="004C6811">
          <w:rPr>
            <w:rStyle w:val="csl-right-inline"/>
            <w:rFonts w:ascii="Calibri" w:hAnsi="Calibri" w:cs="Calibri"/>
            <w:color w:val="000000"/>
            <w:sz w:val="22"/>
            <w:szCs w:val="22"/>
          </w:rPr>
          <w:t xml:space="preserve"> 2020; </w:t>
        </w:r>
        <w:r w:rsidRPr="004C6811">
          <w:rPr>
            <w:rStyle w:val="csl-right-inline"/>
            <w:rFonts w:ascii="Calibri" w:hAnsi="Calibri" w:cs="Calibri"/>
            <w:b/>
            <w:bCs/>
            <w:color w:val="000000"/>
            <w:sz w:val="22"/>
            <w:szCs w:val="22"/>
          </w:rPr>
          <w:t>20</w:t>
        </w:r>
        <w:r w:rsidRPr="004C6811">
          <w:rPr>
            <w:rStyle w:val="csl-right-inline"/>
            <w:rFonts w:ascii="Calibri" w:hAnsi="Calibri" w:cs="Calibri"/>
            <w:color w:val="000000"/>
            <w:sz w:val="22"/>
            <w:szCs w:val="22"/>
          </w:rPr>
          <w:t>: 1193–203.</w:t>
        </w:r>
      </w:hyperlink>
    </w:p>
    <w:p w14:paraId="2A78145E"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72" w:history="1">
        <w:r w:rsidRPr="004C6811">
          <w:rPr>
            <w:rStyle w:val="csl-left-margin"/>
            <w:rFonts w:ascii="Calibri" w:hAnsi="Calibri" w:cs="Calibri"/>
            <w:color w:val="000000"/>
            <w:sz w:val="22"/>
            <w:szCs w:val="22"/>
          </w:rPr>
          <w:t>28  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C D C. Altered Immunocompetence | Vaccines &amp; Immunizations | CDC. 2023; published online Aug 1. https://www.cdc.gov/vaccines/hcp/imz-best-practices/altered-immunocompetence.html?utm_source=chatgpt.com (accessed May 4, 2026).</w:t>
        </w:r>
      </w:hyperlink>
    </w:p>
    <w:p w14:paraId="5BB21DCF"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73" w:history="1">
        <w:r w:rsidRPr="004C6811">
          <w:rPr>
            <w:rStyle w:val="csl-left-margin"/>
            <w:rFonts w:ascii="Calibri" w:hAnsi="Calibri" w:cs="Calibri"/>
            <w:color w:val="000000"/>
            <w:sz w:val="22"/>
            <w:szCs w:val="22"/>
          </w:rPr>
          <w:t>29  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E M A. Ixchiq | European Medicines Agency (EMA). https://www.ema.europa.eu/en/medicines/human/EPAR/ixchiq (accessed May 28, 2025).</w:t>
        </w:r>
      </w:hyperlink>
    </w:p>
    <w:p w14:paraId="5B2E68DC"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74" w:history="1">
        <w:r w:rsidRPr="004C6811">
          <w:rPr>
            <w:rStyle w:val="csl-left-margin"/>
            <w:rFonts w:ascii="Calibri" w:hAnsi="Calibri" w:cs="Calibri"/>
            <w:color w:val="000000"/>
            <w:sz w:val="22"/>
            <w:szCs w:val="22"/>
          </w:rPr>
          <w:t>30  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 xml:space="preserve">Flasche S, Jit M, Rodríguez-Barraquer I, </w:t>
        </w:r>
        <w:r w:rsidRPr="004C6811">
          <w:rPr>
            <w:rStyle w:val="csl-right-inline"/>
            <w:rFonts w:ascii="Calibri" w:hAnsi="Calibri" w:cs="Calibri"/>
            <w:i/>
            <w:iCs/>
            <w:color w:val="000000"/>
            <w:sz w:val="22"/>
            <w:szCs w:val="22"/>
          </w:rPr>
          <w:t>et al.</w:t>
        </w:r>
        <w:r w:rsidRPr="004C6811">
          <w:rPr>
            <w:rStyle w:val="csl-right-inline"/>
            <w:rFonts w:ascii="Calibri" w:hAnsi="Calibri" w:cs="Calibri"/>
            <w:color w:val="000000"/>
            <w:sz w:val="22"/>
            <w:szCs w:val="22"/>
          </w:rPr>
          <w:t xml:space="preserve"> The Long-Term Safety, Public Health Impact, and Cost-Effectiveness of Routine Vaccination with a Recombinant, Live-Attenuated Dengue Vaccine (Dengvaxia): A Model Comparison Study. </w:t>
        </w:r>
        <w:r w:rsidRPr="004C6811">
          <w:rPr>
            <w:rStyle w:val="csl-right-inline"/>
            <w:rFonts w:ascii="Calibri" w:hAnsi="Calibri" w:cs="Calibri"/>
            <w:i/>
            <w:iCs/>
            <w:color w:val="000000"/>
            <w:sz w:val="22"/>
            <w:szCs w:val="22"/>
          </w:rPr>
          <w:t>PLoS Med</w:t>
        </w:r>
        <w:r w:rsidRPr="004C6811">
          <w:rPr>
            <w:rStyle w:val="csl-right-inline"/>
            <w:rFonts w:ascii="Calibri" w:hAnsi="Calibri" w:cs="Calibri"/>
            <w:color w:val="000000"/>
            <w:sz w:val="22"/>
            <w:szCs w:val="22"/>
          </w:rPr>
          <w:t xml:space="preserve"> 2016; </w:t>
        </w:r>
        <w:r w:rsidRPr="004C6811">
          <w:rPr>
            <w:rStyle w:val="csl-right-inline"/>
            <w:rFonts w:ascii="Calibri" w:hAnsi="Calibri" w:cs="Calibri"/>
            <w:b/>
            <w:bCs/>
            <w:color w:val="000000"/>
            <w:sz w:val="22"/>
            <w:szCs w:val="22"/>
          </w:rPr>
          <w:t>13</w:t>
        </w:r>
        <w:r w:rsidRPr="004C6811">
          <w:rPr>
            <w:rStyle w:val="csl-right-inline"/>
            <w:rFonts w:ascii="Calibri" w:hAnsi="Calibri" w:cs="Calibri"/>
            <w:color w:val="000000"/>
            <w:sz w:val="22"/>
            <w:szCs w:val="22"/>
          </w:rPr>
          <w:t>: e1002181.</w:t>
        </w:r>
      </w:hyperlink>
    </w:p>
    <w:p w14:paraId="1E79B7E2"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75" w:history="1">
        <w:r w:rsidRPr="004C6811">
          <w:rPr>
            <w:rStyle w:val="csl-left-margin"/>
            <w:rFonts w:ascii="Calibri" w:hAnsi="Calibri" w:cs="Calibri"/>
            <w:color w:val="000000"/>
            <w:sz w:val="22"/>
            <w:szCs w:val="22"/>
          </w:rPr>
          <w:t>31  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 xml:space="preserve">Khromava AY, Eidex RB, Weld LH, </w:t>
        </w:r>
        <w:r w:rsidRPr="004C6811">
          <w:rPr>
            <w:rStyle w:val="csl-right-inline"/>
            <w:rFonts w:ascii="Calibri" w:hAnsi="Calibri" w:cs="Calibri"/>
            <w:i/>
            <w:iCs/>
            <w:color w:val="000000"/>
            <w:sz w:val="22"/>
            <w:szCs w:val="22"/>
          </w:rPr>
          <w:t>et al.</w:t>
        </w:r>
        <w:r w:rsidRPr="004C6811">
          <w:rPr>
            <w:rStyle w:val="csl-right-inline"/>
            <w:rFonts w:ascii="Calibri" w:hAnsi="Calibri" w:cs="Calibri"/>
            <w:color w:val="000000"/>
            <w:sz w:val="22"/>
            <w:szCs w:val="22"/>
          </w:rPr>
          <w:t xml:space="preserve"> Yellow fever vaccine: an updated assessment of advanced age as a risk factor for serious adverse events. </w:t>
        </w:r>
        <w:r w:rsidRPr="004C6811">
          <w:rPr>
            <w:rStyle w:val="csl-right-inline"/>
            <w:rFonts w:ascii="Calibri" w:hAnsi="Calibri" w:cs="Calibri"/>
            <w:i/>
            <w:iCs/>
            <w:color w:val="000000"/>
            <w:sz w:val="22"/>
            <w:szCs w:val="22"/>
          </w:rPr>
          <w:t>Vaccine</w:t>
        </w:r>
        <w:r w:rsidRPr="004C6811">
          <w:rPr>
            <w:rStyle w:val="csl-right-inline"/>
            <w:rFonts w:ascii="Calibri" w:hAnsi="Calibri" w:cs="Calibri"/>
            <w:color w:val="000000"/>
            <w:sz w:val="22"/>
            <w:szCs w:val="22"/>
          </w:rPr>
          <w:t xml:space="preserve"> 2005; </w:t>
        </w:r>
        <w:r w:rsidRPr="004C6811">
          <w:rPr>
            <w:rStyle w:val="csl-right-inline"/>
            <w:rFonts w:ascii="Calibri" w:hAnsi="Calibri" w:cs="Calibri"/>
            <w:b/>
            <w:bCs/>
            <w:color w:val="000000"/>
            <w:sz w:val="22"/>
            <w:szCs w:val="22"/>
          </w:rPr>
          <w:t>23</w:t>
        </w:r>
        <w:r w:rsidRPr="004C6811">
          <w:rPr>
            <w:rStyle w:val="csl-right-inline"/>
            <w:rFonts w:ascii="Calibri" w:hAnsi="Calibri" w:cs="Calibri"/>
            <w:color w:val="000000"/>
            <w:sz w:val="22"/>
            <w:szCs w:val="22"/>
          </w:rPr>
          <w:t>: 3256–63.</w:t>
        </w:r>
      </w:hyperlink>
    </w:p>
    <w:p w14:paraId="3E902B86" w14:textId="77777777" w:rsidR="004C6811" w:rsidRPr="004C6811" w:rsidRDefault="004C6811" w:rsidP="004C6811">
      <w:pPr>
        <w:pStyle w:val="NormalWeb"/>
        <w:spacing w:afterLines="100" w:after="240"/>
        <w:ind w:left="700" w:hanging="700"/>
        <w:rPr>
          <w:rFonts w:ascii="Calibri" w:hAnsi="Calibri" w:cs="Calibri"/>
          <w:color w:val="000000"/>
          <w:sz w:val="22"/>
          <w:szCs w:val="22"/>
        </w:rPr>
      </w:pPr>
      <w:hyperlink r:id="rId76" w:history="1">
        <w:r w:rsidRPr="004C6811">
          <w:rPr>
            <w:rStyle w:val="csl-left-margin"/>
            <w:rFonts w:ascii="Calibri" w:hAnsi="Calibri" w:cs="Calibri"/>
            <w:color w:val="000000"/>
            <w:sz w:val="22"/>
            <w:szCs w:val="22"/>
          </w:rPr>
          <w:t>32  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 xml:space="preserve">Auzenbergs M, Maure C, Kang H, </w:t>
        </w:r>
        <w:r w:rsidRPr="004C6811">
          <w:rPr>
            <w:rStyle w:val="csl-right-inline"/>
            <w:rFonts w:ascii="Calibri" w:hAnsi="Calibri" w:cs="Calibri"/>
            <w:i/>
            <w:iCs/>
            <w:color w:val="000000"/>
            <w:sz w:val="22"/>
            <w:szCs w:val="22"/>
          </w:rPr>
          <w:t>et al.</w:t>
        </w:r>
        <w:r w:rsidRPr="004C6811">
          <w:rPr>
            <w:rStyle w:val="csl-right-inline"/>
            <w:rFonts w:ascii="Calibri" w:hAnsi="Calibri" w:cs="Calibri"/>
            <w:color w:val="000000"/>
            <w:sz w:val="22"/>
            <w:szCs w:val="22"/>
          </w:rPr>
          <w:t xml:space="preserve"> Programmatic considerations and evidence gaps for chikungunya vaccine introduction in countries at risk of chikungunya outbreaks: Stakeholder analysis. </w:t>
        </w:r>
        <w:r w:rsidRPr="004C6811">
          <w:rPr>
            <w:rStyle w:val="csl-right-inline"/>
            <w:rFonts w:ascii="Calibri" w:hAnsi="Calibri" w:cs="Calibri"/>
            <w:i/>
            <w:iCs/>
            <w:color w:val="000000"/>
            <w:sz w:val="22"/>
            <w:szCs w:val="22"/>
          </w:rPr>
          <w:t>PLoS Negl Trop Dis</w:t>
        </w:r>
        <w:r w:rsidRPr="004C6811">
          <w:rPr>
            <w:rStyle w:val="csl-right-inline"/>
            <w:rFonts w:ascii="Calibri" w:hAnsi="Calibri" w:cs="Calibri"/>
            <w:color w:val="000000"/>
            <w:sz w:val="22"/>
            <w:szCs w:val="22"/>
          </w:rPr>
          <w:t xml:space="preserve"> 2024; </w:t>
        </w:r>
        <w:r w:rsidRPr="004C6811">
          <w:rPr>
            <w:rStyle w:val="csl-right-inline"/>
            <w:rFonts w:ascii="Calibri" w:hAnsi="Calibri" w:cs="Calibri"/>
            <w:b/>
            <w:bCs/>
            <w:color w:val="000000"/>
            <w:sz w:val="22"/>
            <w:szCs w:val="22"/>
          </w:rPr>
          <w:t>18</w:t>
        </w:r>
        <w:r w:rsidRPr="004C6811">
          <w:rPr>
            <w:rStyle w:val="csl-right-inline"/>
            <w:rFonts w:ascii="Calibri" w:hAnsi="Calibri" w:cs="Calibri"/>
            <w:color w:val="000000"/>
            <w:sz w:val="22"/>
            <w:szCs w:val="22"/>
          </w:rPr>
          <w:t>: e0012075.</w:t>
        </w:r>
      </w:hyperlink>
    </w:p>
    <w:p w14:paraId="7BD06B0F" w14:textId="3BE28607" w:rsidR="00DF70C6" w:rsidRPr="004C6811" w:rsidRDefault="004C6811" w:rsidP="00FC6207">
      <w:pPr>
        <w:spacing w:afterLines="100" w:after="240"/>
        <w:ind w:left="700" w:hanging="700"/>
        <w:rPr>
          <w:rFonts w:ascii="Calibri" w:hAnsi="Calibri" w:cs="Calibri"/>
          <w:color w:val="000000"/>
          <w:sz w:val="22"/>
          <w:szCs w:val="22"/>
        </w:rPr>
      </w:pPr>
      <w:hyperlink r:id="rId77" w:history="1">
        <w:r w:rsidRPr="004C6811">
          <w:rPr>
            <w:rStyle w:val="csl-left-margin"/>
            <w:rFonts w:ascii="Calibri" w:hAnsi="Calibri" w:cs="Calibri"/>
            <w:color w:val="000000"/>
            <w:sz w:val="22"/>
            <w:szCs w:val="22"/>
          </w:rPr>
          <w:t>33  </w:t>
        </w:r>
        <w:r w:rsidRPr="004C6811">
          <w:rPr>
            <w:rStyle w:val="csl-left-margin"/>
            <w:rFonts w:ascii="Calibri" w:hAnsi="Calibri" w:cs="Calibri"/>
            <w:color w:val="000000"/>
            <w:sz w:val="22"/>
            <w:szCs w:val="22"/>
          </w:rPr>
          <w:t> </w:t>
        </w:r>
        <w:r w:rsidRPr="004C6811">
          <w:rPr>
            <w:rStyle w:val="csl-left-margin"/>
            <w:rFonts w:ascii="Calibri" w:hAnsi="Calibri" w:cs="Calibri"/>
            <w:color w:val="000000"/>
            <w:sz w:val="22"/>
            <w:szCs w:val="22"/>
          </w:rPr>
          <w:t> </w:t>
        </w:r>
        <w:r w:rsidRPr="004C6811">
          <w:rPr>
            <w:rStyle w:val="csl-right-inline"/>
            <w:rFonts w:ascii="Calibri" w:hAnsi="Calibri" w:cs="Calibri"/>
            <w:color w:val="000000"/>
            <w:sz w:val="22"/>
            <w:szCs w:val="22"/>
          </w:rPr>
          <w:t xml:space="preserve">McMahon R, Toepfer S, Sattler N, </w:t>
        </w:r>
        <w:r w:rsidRPr="004C6811">
          <w:rPr>
            <w:rStyle w:val="csl-right-inline"/>
            <w:rFonts w:ascii="Calibri" w:hAnsi="Calibri" w:cs="Calibri"/>
            <w:i/>
            <w:iCs/>
            <w:color w:val="000000"/>
            <w:sz w:val="22"/>
            <w:szCs w:val="22"/>
          </w:rPr>
          <w:t>et al.</w:t>
        </w:r>
        <w:r w:rsidRPr="004C6811">
          <w:rPr>
            <w:rStyle w:val="csl-right-inline"/>
            <w:rFonts w:ascii="Calibri" w:hAnsi="Calibri" w:cs="Calibri"/>
            <w:color w:val="000000"/>
            <w:sz w:val="22"/>
            <w:szCs w:val="22"/>
          </w:rPr>
          <w:t xml:space="preserve"> Antibody persistence and safety of a live-attenuated chikungunya virus vaccine up to 2 years after single-dose administration in adults in the USA: a single-arm, multicentre, phase 3b study. </w:t>
        </w:r>
        <w:r w:rsidRPr="004C6811">
          <w:rPr>
            <w:rStyle w:val="csl-right-inline"/>
            <w:rFonts w:ascii="Calibri" w:hAnsi="Calibri" w:cs="Calibri"/>
            <w:i/>
            <w:iCs/>
            <w:color w:val="000000"/>
            <w:sz w:val="22"/>
            <w:szCs w:val="22"/>
          </w:rPr>
          <w:t>Lancet Infect Dis</w:t>
        </w:r>
        <w:r w:rsidRPr="004C6811">
          <w:rPr>
            <w:rStyle w:val="csl-right-inline"/>
            <w:rFonts w:ascii="Calibri" w:hAnsi="Calibri" w:cs="Calibri"/>
            <w:color w:val="000000"/>
            <w:sz w:val="22"/>
            <w:szCs w:val="22"/>
          </w:rPr>
          <w:t xml:space="preserve"> 2024; published online Aug 12. DOI:10.1016/S1473-3099(24)00357-8.</w:t>
        </w:r>
      </w:hyperlink>
      <w:r w:rsidR="00DF70C6" w:rsidRPr="004C6811">
        <w:rPr>
          <w:rFonts w:ascii="Calibri" w:hAnsi="Calibri" w:cs="Calibri"/>
          <w:color w:val="000000"/>
          <w:sz w:val="22"/>
          <w:szCs w:val="22"/>
        </w:rPr>
        <w:t xml:space="preserve"> </w:t>
      </w:r>
    </w:p>
    <w:p w14:paraId="2E324826" w14:textId="2A2642F5" w:rsidR="00DF70C6" w:rsidRPr="00B1797E" w:rsidRDefault="00DF70C6" w:rsidP="00243633">
      <w:pPr>
        <w:spacing w:afterLines="100" w:after="240"/>
        <w:ind w:left="700" w:hanging="700"/>
        <w:rPr>
          <w:rFonts w:ascii="Calibri" w:eastAsiaTheme="minorEastAsia" w:hAnsi="Calibri" w:cs="Calibri"/>
          <w:color w:val="0070C0"/>
        </w:rPr>
      </w:pPr>
      <w:r w:rsidRPr="00B1797E">
        <w:rPr>
          <w:rFonts w:ascii="Calibri" w:hAnsi="Calibri" w:cs="Calibri"/>
          <w:color w:val="000000"/>
        </w:rPr>
        <w:t xml:space="preserve"> </w:t>
      </w:r>
    </w:p>
    <w:p w14:paraId="5A06B597" w14:textId="77777777" w:rsidR="00DF70C6" w:rsidRPr="00990E37" w:rsidRDefault="00DF70C6" w:rsidP="007800DE">
      <w:pPr>
        <w:spacing w:afterLines="100" w:after="240"/>
        <w:ind w:left="700" w:hanging="700"/>
        <w:rPr>
          <w:rFonts w:ascii="Calibri" w:eastAsiaTheme="minorEastAsia" w:hAnsi="Calibri" w:cs="Calibri"/>
          <w:color w:val="0070C0"/>
          <w:sz w:val="22"/>
          <w:szCs w:val="22"/>
        </w:rPr>
      </w:pPr>
      <w:r w:rsidRPr="00990E37">
        <w:rPr>
          <w:rFonts w:ascii="Calibri" w:hAnsi="Calibri" w:cs="Calibri"/>
          <w:color w:val="000000"/>
          <w:sz w:val="22"/>
          <w:szCs w:val="22"/>
        </w:rPr>
        <w:t xml:space="preserve"> </w:t>
      </w:r>
    </w:p>
    <w:p w14:paraId="4E714F40" w14:textId="77777777" w:rsidR="00DF70C6" w:rsidRPr="00581DA5" w:rsidRDefault="00DF70C6" w:rsidP="008E1C68">
      <w:pPr>
        <w:spacing w:afterLines="100" w:after="240"/>
        <w:ind w:left="700" w:hanging="700"/>
        <w:rPr>
          <w:rFonts w:ascii="Calibri" w:hAnsi="Calibri" w:cs="Calibri"/>
          <w:sz w:val="22"/>
          <w:szCs w:val="22"/>
        </w:rPr>
      </w:pPr>
      <w:r w:rsidRPr="00581DA5">
        <w:rPr>
          <w:rFonts w:ascii="Calibri" w:hAnsi="Calibri" w:cs="Calibri"/>
          <w:sz w:val="22"/>
          <w:szCs w:val="22"/>
        </w:rPr>
        <w:t xml:space="preserve"> </w:t>
      </w:r>
    </w:p>
    <w:p w14:paraId="6BFA2B94" w14:textId="77777777" w:rsidR="00DF70C6" w:rsidRPr="00581DA5" w:rsidRDefault="00DF70C6" w:rsidP="00F3371C">
      <w:pPr>
        <w:spacing w:afterLines="100" w:after="240"/>
        <w:ind w:left="700" w:hanging="700"/>
        <w:rPr>
          <w:rFonts w:ascii="Calibri" w:hAnsi="Calibri" w:cs="Calibri"/>
        </w:rPr>
      </w:pPr>
      <w:r w:rsidRPr="00581DA5">
        <w:rPr>
          <w:rFonts w:ascii="Calibri" w:hAnsi="Calibri" w:cs="Calibri"/>
          <w:sz w:val="21"/>
          <w:szCs w:val="21"/>
        </w:rPr>
        <w:t xml:space="preserve"> </w:t>
      </w:r>
    </w:p>
    <w:p w14:paraId="7766CB17" w14:textId="77777777" w:rsidR="00DF70C6" w:rsidRPr="00581DA5" w:rsidRDefault="00DF70C6" w:rsidP="00F3371C">
      <w:pPr>
        <w:spacing w:afterLines="100" w:after="240"/>
        <w:ind w:left="700" w:hanging="700"/>
        <w:rPr>
          <w:rFonts w:ascii="Calibri" w:hAnsi="Calibri" w:cs="Calibri"/>
        </w:rPr>
      </w:pPr>
      <w:r w:rsidRPr="00581DA5">
        <w:rPr>
          <w:rFonts w:ascii="Calibri" w:hAnsi="Calibri" w:cs="Calibri"/>
        </w:rPr>
        <w:t xml:space="preserve"> </w:t>
      </w:r>
    </w:p>
    <w:p w14:paraId="3D8A3B26" w14:textId="77777777" w:rsidR="00DF70C6" w:rsidRPr="00581DA5" w:rsidRDefault="00DF70C6" w:rsidP="00EF0791">
      <w:pPr>
        <w:spacing w:afterLines="100" w:after="240"/>
        <w:ind w:left="700" w:hanging="700"/>
        <w:rPr>
          <w:rStyle w:val="IntenseEmphasis"/>
          <w:rFonts w:ascii="Calibri" w:hAnsi="Calibri" w:cs="Calibri"/>
          <w:i w:val="0"/>
          <w:iCs w:val="0"/>
          <w:color w:val="auto"/>
          <w:sz w:val="21"/>
          <w:szCs w:val="21"/>
        </w:rPr>
        <w:sectPr w:rsidR="00DF70C6" w:rsidRPr="00581DA5" w:rsidSect="00DF70C6">
          <w:pgSz w:w="11906" w:h="16838"/>
          <w:pgMar w:top="1440" w:right="1440" w:bottom="1440" w:left="1440" w:header="708" w:footer="708" w:gutter="0"/>
          <w:cols w:space="708"/>
          <w:docGrid w:linePitch="360"/>
        </w:sectPr>
      </w:pPr>
    </w:p>
    <w:p w14:paraId="7B0BFC24" w14:textId="77777777" w:rsidR="00DF70C6" w:rsidRPr="00581DA5" w:rsidRDefault="00DF70C6" w:rsidP="00442163">
      <w:pPr>
        <w:spacing w:line="360" w:lineRule="auto"/>
        <w:rPr>
          <w:rStyle w:val="IntenseEmphasis"/>
          <w:rFonts w:ascii="Calibri" w:eastAsia="Malgun Gothic" w:hAnsi="Calibri" w:cs="Calibri"/>
          <w:i w:val="0"/>
          <w:color w:val="0070C0"/>
          <w:sz w:val="28"/>
          <w:szCs w:val="28"/>
        </w:rPr>
      </w:pPr>
      <w:r w:rsidRPr="00581DA5">
        <w:rPr>
          <w:rStyle w:val="IntenseEmphasis"/>
          <w:rFonts w:ascii="Calibri" w:hAnsi="Calibri" w:cs="Calibri"/>
          <w:i w:val="0"/>
          <w:color w:val="0070C0"/>
          <w:sz w:val="28"/>
          <w:szCs w:val="28"/>
        </w:rPr>
        <w:lastRenderedPageBreak/>
        <w:t>Tables</w:t>
      </w:r>
    </w:p>
    <w:p w14:paraId="15D4DB08" w14:textId="77777777" w:rsidR="00DF70C6" w:rsidRPr="00581DA5" w:rsidRDefault="00DF70C6" w:rsidP="006C3DFB">
      <w:pPr>
        <w:spacing w:line="360" w:lineRule="auto"/>
        <w:rPr>
          <w:rFonts w:ascii="Calibri" w:eastAsiaTheme="minorEastAsia" w:hAnsi="Calibri" w:cs="Calibri"/>
          <w:b/>
          <w:bCs/>
          <w:sz w:val="18"/>
          <w:szCs w:val="18"/>
        </w:rPr>
      </w:pPr>
      <w:r w:rsidRPr="00581DA5">
        <w:rPr>
          <w:rStyle w:val="IntenseEmphasis"/>
          <w:rFonts w:ascii="Calibri" w:eastAsia="Malgun Gothic" w:hAnsi="Calibri" w:cs="Calibri"/>
          <w:b/>
          <w:bCs/>
          <w:i w:val="0"/>
          <w:iCs w:val="0"/>
          <w:color w:val="auto"/>
          <w:sz w:val="18"/>
          <w:szCs w:val="18"/>
        </w:rPr>
        <w:t>Table 1.</w:t>
      </w:r>
      <w:r w:rsidRPr="00581DA5">
        <w:rPr>
          <w:rStyle w:val="IntenseEmphasis"/>
          <w:rFonts w:ascii="Calibri" w:eastAsiaTheme="minorEastAsia" w:hAnsi="Calibri" w:cs="Calibri"/>
          <w:b/>
          <w:i w:val="0"/>
          <w:color w:val="auto"/>
          <w:sz w:val="18"/>
          <w:szCs w:val="18"/>
        </w:rPr>
        <w:t xml:space="preserve"> </w:t>
      </w:r>
      <w:r w:rsidRPr="00581DA5">
        <w:rPr>
          <w:rStyle w:val="IntenseEmphasis"/>
          <w:rFonts w:ascii="Calibri" w:eastAsiaTheme="minorEastAsia" w:hAnsi="Calibri" w:cs="Calibri"/>
          <w:b/>
          <w:bCs/>
          <w:i w:val="0"/>
          <w:iCs w:val="0"/>
          <w:color w:val="auto"/>
          <w:sz w:val="18"/>
          <w:szCs w:val="18"/>
        </w:rPr>
        <w:t xml:space="preserve">Benefit-risk assessment of travel vaccination. </w:t>
      </w:r>
      <w:r w:rsidRPr="00581DA5">
        <w:rPr>
          <w:rStyle w:val="IntenseEmphasis"/>
          <w:rFonts w:ascii="Calibri" w:eastAsiaTheme="minorEastAsia" w:hAnsi="Calibri" w:cs="Calibri"/>
          <w:i w:val="0"/>
          <w:color w:val="auto"/>
          <w:sz w:val="18"/>
          <w:szCs w:val="18"/>
        </w:rPr>
        <w:t>Benefit risk ratios for travel vaccination scenarios</w:t>
      </w:r>
      <w:r w:rsidRPr="00581DA5">
        <w:rPr>
          <w:rStyle w:val="IntenseEmphasis"/>
          <w:rFonts w:ascii="Calibri" w:eastAsiaTheme="minorEastAsia" w:hAnsi="Calibri" w:cs="Calibri"/>
          <w:i w:val="0"/>
          <w:iCs w:val="0"/>
          <w:color w:val="auto"/>
          <w:sz w:val="18"/>
          <w:szCs w:val="18"/>
        </w:rPr>
        <w:t xml:space="preserve"> by transmission setting, age group, and duration of travel. Benefit-risk ratio compares the benefits of DALYs/deaths/SAEs averted by vaccination to the risk of DALYs/deaths/SAEs attributable to vaccination.</w:t>
      </w:r>
      <w:r w:rsidRPr="00581DA5">
        <w:rPr>
          <w:rStyle w:val="IntenseEmphasis"/>
          <w:rFonts w:ascii="Calibri" w:eastAsiaTheme="minorEastAsia" w:hAnsi="Calibri" w:cs="Calibri" w:hint="eastAsia"/>
          <w:i w:val="0"/>
          <w:iCs w:val="0"/>
          <w:color w:val="auto"/>
          <w:sz w:val="18"/>
          <w:szCs w:val="18"/>
        </w:rPr>
        <w:t xml:space="preserve"> </w:t>
      </w:r>
      <w:r w:rsidRPr="00581DA5">
        <w:rPr>
          <w:rStyle w:val="IntenseEmphasis"/>
          <w:rFonts w:ascii="Calibri" w:eastAsiaTheme="minorEastAsia" w:hAnsi="Calibri" w:cs="Calibri"/>
          <w:i w:val="0"/>
          <w:iCs w:val="0"/>
          <w:color w:val="auto"/>
          <w:sz w:val="18"/>
          <w:szCs w:val="18"/>
          <w:highlight w:val="yellow"/>
        </w:rPr>
        <w:t>SAEs include both non-fatal and fatal serious adverse events</w:t>
      </w:r>
      <w:r w:rsidRPr="00581DA5">
        <w:rPr>
          <w:rStyle w:val="IntenseEmphasis"/>
          <w:rFonts w:ascii="Calibri" w:eastAsiaTheme="minorEastAsia" w:hAnsi="Calibri" w:cs="Calibri" w:hint="eastAsia"/>
          <w:i w:val="0"/>
          <w:iCs w:val="0"/>
          <w:color w:val="auto"/>
          <w:sz w:val="18"/>
          <w:szCs w:val="18"/>
          <w:highlight w:val="yellow"/>
        </w:rPr>
        <w:t>.</w:t>
      </w:r>
    </w:p>
    <w:tbl>
      <w:tblPr>
        <w:tblStyle w:val="PlainTable2"/>
        <w:tblW w:w="0" w:type="auto"/>
        <w:tblLayout w:type="fixed"/>
        <w:tblLook w:val="0420" w:firstRow="1" w:lastRow="0" w:firstColumn="0" w:lastColumn="0" w:noHBand="0" w:noVBand="1"/>
      </w:tblPr>
      <w:tblGrid>
        <w:gridCol w:w="1701"/>
        <w:gridCol w:w="341"/>
        <w:gridCol w:w="1077"/>
        <w:gridCol w:w="1405"/>
        <w:gridCol w:w="1131"/>
        <w:gridCol w:w="1981"/>
        <w:gridCol w:w="2321"/>
        <w:gridCol w:w="2092"/>
        <w:gridCol w:w="1843"/>
      </w:tblGrid>
      <w:tr w:rsidR="008C3E7C" w:rsidRPr="00581DA5" w14:paraId="779D73A9" w14:textId="77777777" w:rsidTr="00A42FD5">
        <w:trPr>
          <w:cnfStyle w:val="100000000000" w:firstRow="1" w:lastRow="0" w:firstColumn="0" w:lastColumn="0" w:oddVBand="0" w:evenVBand="0" w:oddHBand="0" w:evenHBand="0" w:firstRowFirstColumn="0" w:firstRowLastColumn="0" w:lastRowFirstColumn="0" w:lastRowLastColumn="0"/>
        </w:trPr>
        <w:tc>
          <w:tcPr>
            <w:tcW w:w="1701" w:type="dxa"/>
          </w:tcPr>
          <w:p w14:paraId="21E36F64"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Outcome</w:t>
            </w:r>
          </w:p>
        </w:tc>
        <w:tc>
          <w:tcPr>
            <w:tcW w:w="1418" w:type="dxa"/>
            <w:gridSpan w:val="2"/>
          </w:tcPr>
          <w:p w14:paraId="2D350C9F"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Setting</w:t>
            </w:r>
          </w:p>
        </w:tc>
        <w:tc>
          <w:tcPr>
            <w:tcW w:w="1405" w:type="dxa"/>
          </w:tcPr>
          <w:p w14:paraId="6731F990"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Age group</w:t>
            </w:r>
          </w:p>
        </w:tc>
        <w:tc>
          <w:tcPr>
            <w:tcW w:w="1131" w:type="dxa"/>
          </w:tcPr>
          <w:p w14:paraId="0340064C"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Travel</w:t>
            </w:r>
            <w:r w:rsidRPr="00581DA5">
              <w:rPr>
                <w:rFonts w:ascii="Calibri" w:eastAsia="Arial" w:hAnsi="Calibri" w:cs="Calibri"/>
                <w:sz w:val="18"/>
                <w:szCs w:val="18"/>
                <w:highlight w:val="yellow"/>
              </w:rPr>
              <w:br/>
              <w:t>duration</w:t>
            </w:r>
            <w:r w:rsidRPr="00581DA5">
              <w:rPr>
                <w:rFonts w:ascii="Calibri" w:eastAsia="Arial" w:hAnsi="Calibri" w:cs="Calibri"/>
                <w:sz w:val="18"/>
                <w:szCs w:val="18"/>
                <w:highlight w:val="yellow"/>
              </w:rPr>
              <w:br/>
              <w:t>(days)</w:t>
            </w:r>
          </w:p>
        </w:tc>
        <w:tc>
          <w:tcPr>
            <w:tcW w:w="1981" w:type="dxa"/>
          </w:tcPr>
          <w:p w14:paraId="4A3E4430"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Benefit:</w:t>
            </w:r>
            <w:r w:rsidRPr="00581DA5">
              <w:br/>
            </w:r>
            <w:r w:rsidRPr="00581DA5">
              <w:rPr>
                <w:rFonts w:ascii="Calibri" w:eastAsia="Arial" w:hAnsi="Calibri" w:cs="Calibri"/>
                <w:sz w:val="18"/>
                <w:szCs w:val="18"/>
                <w:highlight w:val="yellow"/>
              </w:rPr>
              <w:t>Outcomes averted</w:t>
            </w:r>
            <w:r w:rsidRPr="00581DA5">
              <w:br/>
            </w:r>
            <w:r w:rsidRPr="00581DA5">
              <w:rPr>
                <w:rFonts w:ascii="Calibri" w:eastAsia="Arial" w:hAnsi="Calibri" w:cs="Calibri"/>
                <w:sz w:val="18"/>
                <w:szCs w:val="18"/>
                <w:highlight w:val="yellow"/>
              </w:rPr>
              <w:t xml:space="preserve">per 10,000 </w:t>
            </w:r>
            <w:r w:rsidRPr="00581DA5">
              <w:rPr>
                <w:rFonts w:ascii="Calibri" w:eastAsiaTheme="minorEastAsia" w:hAnsi="Calibri" w:cs="Calibri" w:hint="eastAsia"/>
                <w:sz w:val="18"/>
                <w:szCs w:val="18"/>
                <w:highlight w:val="yellow"/>
              </w:rPr>
              <w:t>(</w:t>
            </w:r>
            <w:r w:rsidRPr="00581DA5">
              <w:rPr>
                <w:rFonts w:ascii="Calibri" w:eastAsia="Arial" w:hAnsi="Calibri" w:cs="Calibri"/>
                <w:sz w:val="18"/>
                <w:szCs w:val="18"/>
                <w:highlight w:val="yellow"/>
              </w:rPr>
              <w:t>95%UI</w:t>
            </w:r>
            <w:r w:rsidRPr="00581DA5">
              <w:rPr>
                <w:rFonts w:ascii="Calibri" w:eastAsiaTheme="minorEastAsia" w:hAnsi="Calibri" w:cs="Calibri" w:hint="eastAsia"/>
                <w:sz w:val="18"/>
                <w:szCs w:val="18"/>
                <w:highlight w:val="yellow"/>
              </w:rPr>
              <w:t>)</w:t>
            </w:r>
          </w:p>
        </w:tc>
        <w:tc>
          <w:tcPr>
            <w:tcW w:w="2321" w:type="dxa"/>
          </w:tcPr>
          <w:p w14:paraId="51CAB038"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Risk:</w:t>
            </w:r>
            <w:r w:rsidRPr="00581DA5">
              <w:rPr>
                <w:rFonts w:ascii="Calibri" w:eastAsia="Arial" w:hAnsi="Calibri" w:cs="Calibri"/>
                <w:sz w:val="18"/>
                <w:szCs w:val="18"/>
                <w:highlight w:val="yellow"/>
              </w:rPr>
              <w:br/>
              <w:t>Outcomes attributable</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2092" w:type="dxa"/>
          </w:tcPr>
          <w:p w14:paraId="67D72976"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BRR:</w:t>
            </w:r>
            <w:r w:rsidRPr="00581DA5">
              <w:rPr>
                <w:rFonts w:ascii="Calibri" w:eastAsia="Arial" w:hAnsi="Calibri" w:cs="Calibri"/>
                <w:sz w:val="18"/>
                <w:szCs w:val="18"/>
                <w:highlight w:val="yellow"/>
              </w:rPr>
              <w:br/>
              <w:t>Prevented per 1</w:t>
            </w:r>
            <w:r w:rsidRPr="00581DA5">
              <w:rPr>
                <w:rFonts w:ascii="Calibri" w:eastAsia="Arial" w:hAnsi="Calibri" w:cs="Calibri"/>
                <w:sz w:val="18"/>
                <w:szCs w:val="18"/>
                <w:highlight w:val="yellow"/>
              </w:rPr>
              <w:br/>
              <w:t>outcome caused</w:t>
            </w:r>
          </w:p>
        </w:tc>
        <w:tc>
          <w:tcPr>
            <w:tcW w:w="1843" w:type="dxa"/>
          </w:tcPr>
          <w:p w14:paraId="445E7AE5" w14:textId="77777777" w:rsidR="008C3E7C" w:rsidRPr="00581DA5" w:rsidRDefault="008C3E7C"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Probability</w:t>
            </w:r>
            <w:r w:rsidRPr="00581DA5">
              <w:rPr>
                <w:rFonts w:ascii="Calibri" w:eastAsia="Arial" w:hAnsi="Calibri" w:cs="Calibri"/>
                <w:sz w:val="18"/>
                <w:szCs w:val="18"/>
                <w:highlight w:val="yellow"/>
              </w:rPr>
              <w:br/>
              <w:t>(BRR &gt; 1)</w:t>
            </w:r>
            <w:r w:rsidRPr="00581DA5">
              <w:rPr>
                <w:rFonts w:ascii="Calibri" w:eastAsia="Arial" w:hAnsi="Calibri" w:cs="Calibri"/>
                <w:sz w:val="18"/>
                <w:szCs w:val="18"/>
                <w:highlight w:val="yellow"/>
              </w:rPr>
              <w:br/>
              <w:t>(%)</w:t>
            </w:r>
          </w:p>
        </w:tc>
      </w:tr>
      <w:tr w:rsidR="008C3E7C" w:rsidRPr="00581DA5" w14:paraId="496AB73C"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val="restart"/>
          </w:tcPr>
          <w:p w14:paraId="6E6B1DB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DALY</w:t>
            </w:r>
          </w:p>
        </w:tc>
        <w:tc>
          <w:tcPr>
            <w:tcW w:w="1418" w:type="dxa"/>
            <w:gridSpan w:val="2"/>
            <w:vMerge w:val="restart"/>
          </w:tcPr>
          <w:p w14:paraId="1E60EBE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1405" w:type="dxa"/>
            <w:vMerge w:val="restart"/>
          </w:tcPr>
          <w:p w14:paraId="0746A35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3BF5BAD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5D0EA43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0.38</w:t>
            </w:r>
            <w:r w:rsidRPr="00581DA5">
              <w:rPr>
                <w:rFonts w:ascii="Calibri" w:eastAsia="Arial" w:hAnsi="Calibri" w:cs="Calibri"/>
                <w:sz w:val="18"/>
                <w:szCs w:val="18"/>
                <w:highlight w:val="yellow"/>
              </w:rPr>
              <w:br/>
              <w:t>(0.03–3.59)</w:t>
            </w:r>
          </w:p>
        </w:tc>
        <w:tc>
          <w:tcPr>
            <w:tcW w:w="2321" w:type="dxa"/>
          </w:tcPr>
          <w:p w14:paraId="15BE124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37D091F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2.54</w:t>
            </w:r>
            <w:r w:rsidRPr="00581DA5">
              <w:rPr>
                <w:rFonts w:ascii="Calibri" w:eastAsia="Arial" w:hAnsi="Calibri" w:cs="Calibri"/>
                <w:sz w:val="18"/>
                <w:szCs w:val="18"/>
                <w:highlight w:val="yellow"/>
              </w:rPr>
              <w:br/>
              <w:t>(0.19–26.91)</w:t>
            </w:r>
          </w:p>
        </w:tc>
        <w:tc>
          <w:tcPr>
            <w:tcW w:w="1843" w:type="dxa"/>
          </w:tcPr>
          <w:p w14:paraId="577BF4C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77.5%</w:t>
            </w:r>
          </w:p>
        </w:tc>
      </w:tr>
      <w:tr w:rsidR="008C3E7C" w:rsidRPr="00581DA5" w14:paraId="00FCBEF3" w14:textId="77777777" w:rsidTr="00A42FD5">
        <w:tc>
          <w:tcPr>
            <w:tcW w:w="1701" w:type="dxa"/>
            <w:vMerge/>
          </w:tcPr>
          <w:p w14:paraId="1E04481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254DBB2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210734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C23043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2664BBB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0.87</w:t>
            </w:r>
            <w:r w:rsidRPr="00581DA5">
              <w:rPr>
                <w:rFonts w:ascii="Calibri" w:eastAsia="Arial" w:hAnsi="Calibri" w:cs="Calibri"/>
                <w:sz w:val="18"/>
                <w:szCs w:val="18"/>
                <w:highlight w:val="yellow"/>
              </w:rPr>
              <w:br/>
              <w:t>(0.07–7.67)</w:t>
            </w:r>
          </w:p>
        </w:tc>
        <w:tc>
          <w:tcPr>
            <w:tcW w:w="2321" w:type="dxa"/>
          </w:tcPr>
          <w:p w14:paraId="0183501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25A4B46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5.80</w:t>
            </w:r>
            <w:r w:rsidRPr="00581DA5">
              <w:rPr>
                <w:rFonts w:ascii="Calibri" w:eastAsia="Arial" w:hAnsi="Calibri" w:cs="Calibri"/>
                <w:sz w:val="18"/>
                <w:szCs w:val="18"/>
                <w:highlight w:val="yellow"/>
              </w:rPr>
              <w:br/>
              <w:t>(0.43–58.22)</w:t>
            </w:r>
          </w:p>
        </w:tc>
        <w:tc>
          <w:tcPr>
            <w:tcW w:w="1843" w:type="dxa"/>
          </w:tcPr>
          <w:p w14:paraId="3AA9039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91.5%</w:t>
            </w:r>
          </w:p>
        </w:tc>
      </w:tr>
      <w:tr w:rsidR="008C3E7C" w:rsidRPr="00581DA5" w14:paraId="1472DB06"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7B36135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6490F1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77E91F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DB2A5E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0994058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2.22</w:t>
            </w:r>
            <w:r w:rsidRPr="00581DA5">
              <w:rPr>
                <w:rFonts w:ascii="Calibri" w:eastAsia="Arial" w:hAnsi="Calibri" w:cs="Calibri"/>
                <w:sz w:val="18"/>
                <w:szCs w:val="18"/>
                <w:highlight w:val="yellow"/>
              </w:rPr>
              <w:br/>
              <w:t>(0.16–18.86)</w:t>
            </w:r>
          </w:p>
        </w:tc>
        <w:tc>
          <w:tcPr>
            <w:tcW w:w="2321" w:type="dxa"/>
          </w:tcPr>
          <w:p w14:paraId="0EA41D9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49105A7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14.53</w:t>
            </w:r>
            <w:r w:rsidRPr="00581DA5">
              <w:rPr>
                <w:rFonts w:ascii="Calibri" w:eastAsia="Arial" w:hAnsi="Calibri" w:cs="Calibri"/>
                <w:sz w:val="18"/>
                <w:szCs w:val="18"/>
                <w:highlight w:val="yellow"/>
              </w:rPr>
              <w:br/>
              <w:t>(0.99–138.09)</w:t>
            </w:r>
          </w:p>
        </w:tc>
        <w:tc>
          <w:tcPr>
            <w:tcW w:w="1843" w:type="dxa"/>
          </w:tcPr>
          <w:p w14:paraId="136B3F9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97.5%</w:t>
            </w:r>
          </w:p>
        </w:tc>
      </w:tr>
      <w:tr w:rsidR="008C3E7C" w:rsidRPr="00581DA5" w14:paraId="557D7EB6" w14:textId="77777777" w:rsidTr="00A42FD5">
        <w:tc>
          <w:tcPr>
            <w:tcW w:w="1701" w:type="dxa"/>
            <w:vMerge/>
          </w:tcPr>
          <w:p w14:paraId="154928E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2B2265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774BE7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4BB377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2D4C9E0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11.55</w:t>
            </w:r>
            <w:r w:rsidRPr="00581DA5">
              <w:rPr>
                <w:rFonts w:ascii="Calibri" w:eastAsia="Arial" w:hAnsi="Calibri" w:cs="Calibri"/>
                <w:sz w:val="18"/>
                <w:szCs w:val="18"/>
                <w:highlight w:val="yellow"/>
              </w:rPr>
              <w:br/>
              <w:t>(1.06–106.02)</w:t>
            </w:r>
          </w:p>
        </w:tc>
        <w:tc>
          <w:tcPr>
            <w:tcW w:w="2321" w:type="dxa"/>
          </w:tcPr>
          <w:p w14:paraId="6F57A12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0FCD2B0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75.24</w:t>
            </w:r>
            <w:r w:rsidRPr="00581DA5">
              <w:rPr>
                <w:rFonts w:ascii="Calibri" w:eastAsia="Arial" w:hAnsi="Calibri" w:cs="Calibri"/>
                <w:sz w:val="18"/>
                <w:szCs w:val="18"/>
                <w:highlight w:val="yellow"/>
              </w:rPr>
              <w:br/>
              <w:t>(6.73–760.21)</w:t>
            </w:r>
          </w:p>
        </w:tc>
        <w:tc>
          <w:tcPr>
            <w:tcW w:w="1843" w:type="dxa"/>
          </w:tcPr>
          <w:p w14:paraId="4CF7B23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100.0%</w:t>
            </w:r>
          </w:p>
        </w:tc>
      </w:tr>
      <w:tr w:rsidR="008C3E7C" w:rsidRPr="00581DA5" w14:paraId="12272299"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4A7300E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8F78B1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0BA0E3E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3652EA6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25F67B8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0.50</w:t>
            </w:r>
            <w:r w:rsidRPr="00581DA5">
              <w:rPr>
                <w:rFonts w:ascii="Calibri" w:eastAsia="Arial" w:hAnsi="Calibri" w:cs="Calibri"/>
                <w:sz w:val="18"/>
                <w:szCs w:val="18"/>
                <w:highlight w:val="yellow"/>
              </w:rPr>
              <w:br/>
              <w:t>(0.04–4.67)</w:t>
            </w:r>
          </w:p>
        </w:tc>
        <w:tc>
          <w:tcPr>
            <w:tcW w:w="2321" w:type="dxa"/>
          </w:tcPr>
          <w:p w14:paraId="7BEEDB2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1559C4C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(0.01–1.23)</w:t>
            </w:r>
          </w:p>
        </w:tc>
        <w:tc>
          <w:tcPr>
            <w:tcW w:w="1843" w:type="dxa"/>
          </w:tcPr>
          <w:p w14:paraId="2FDED1E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3.7%</w:t>
            </w:r>
          </w:p>
        </w:tc>
      </w:tr>
      <w:tr w:rsidR="008C3E7C" w:rsidRPr="00581DA5" w14:paraId="2A83ABF8" w14:textId="77777777" w:rsidTr="00A42FD5">
        <w:tc>
          <w:tcPr>
            <w:tcW w:w="1701" w:type="dxa"/>
            <w:vMerge/>
          </w:tcPr>
          <w:p w14:paraId="02670A5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604A5B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B57205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880DB4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2268668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1.13</w:t>
            </w:r>
            <w:r w:rsidRPr="00581DA5">
              <w:rPr>
                <w:rFonts w:ascii="Calibri" w:eastAsia="Arial" w:hAnsi="Calibri" w:cs="Calibri"/>
                <w:sz w:val="18"/>
                <w:szCs w:val="18"/>
                <w:highlight w:val="yellow"/>
              </w:rPr>
              <w:br/>
              <w:t>(0.09–10.32)</w:t>
            </w:r>
          </w:p>
        </w:tc>
        <w:tc>
          <w:tcPr>
            <w:tcW w:w="2321" w:type="dxa"/>
          </w:tcPr>
          <w:p w14:paraId="1A31B33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7FB60A7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0.23</w:t>
            </w:r>
            <w:r w:rsidRPr="00581DA5">
              <w:rPr>
                <w:rFonts w:ascii="Calibri" w:eastAsia="Arial" w:hAnsi="Calibri" w:cs="Calibri"/>
                <w:sz w:val="18"/>
                <w:szCs w:val="18"/>
                <w:highlight w:val="yellow"/>
              </w:rPr>
              <w:br/>
              <w:t>(0.01–2.81)</w:t>
            </w:r>
          </w:p>
        </w:tc>
        <w:tc>
          <w:tcPr>
            <w:tcW w:w="1843" w:type="dxa"/>
          </w:tcPr>
          <w:p w14:paraId="05BC793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12.4%</w:t>
            </w:r>
          </w:p>
        </w:tc>
      </w:tr>
      <w:tr w:rsidR="008C3E7C" w:rsidRPr="00581DA5" w14:paraId="2FE2C8FD"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869134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1215378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2FFFA6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13527E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2F4828B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2.94</w:t>
            </w:r>
            <w:r w:rsidRPr="00581DA5">
              <w:rPr>
                <w:rFonts w:ascii="Calibri" w:eastAsia="Arial" w:hAnsi="Calibri" w:cs="Calibri"/>
                <w:sz w:val="18"/>
                <w:szCs w:val="18"/>
                <w:highlight w:val="yellow"/>
              </w:rPr>
              <w:br/>
              <w:t>(0.21–25.54)</w:t>
            </w:r>
          </w:p>
        </w:tc>
        <w:tc>
          <w:tcPr>
            <w:tcW w:w="2321" w:type="dxa"/>
          </w:tcPr>
          <w:p w14:paraId="7E4E30D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18B3C14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0.58</w:t>
            </w:r>
            <w:r w:rsidRPr="00581DA5">
              <w:rPr>
                <w:rFonts w:ascii="Calibri" w:eastAsia="Arial" w:hAnsi="Calibri" w:cs="Calibri"/>
                <w:sz w:val="18"/>
                <w:szCs w:val="18"/>
                <w:highlight w:val="yellow"/>
              </w:rPr>
              <w:br/>
              <w:t>(0.03–6.88)</w:t>
            </w:r>
          </w:p>
        </w:tc>
        <w:tc>
          <w:tcPr>
            <w:tcW w:w="1843" w:type="dxa"/>
          </w:tcPr>
          <w:p w14:paraId="430B9F1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34.0%</w:t>
            </w:r>
          </w:p>
        </w:tc>
      </w:tr>
      <w:tr w:rsidR="008C3E7C" w:rsidRPr="00581DA5" w14:paraId="123A2061" w14:textId="77777777" w:rsidTr="00A42FD5">
        <w:tc>
          <w:tcPr>
            <w:tcW w:w="1701" w:type="dxa"/>
            <w:vMerge/>
          </w:tcPr>
          <w:p w14:paraId="2A455C0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1E7D19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560099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05C8BC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796ADB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15.11</w:t>
            </w:r>
            <w:r w:rsidRPr="00581DA5">
              <w:rPr>
                <w:rFonts w:ascii="Calibri" w:eastAsia="Arial" w:hAnsi="Calibri" w:cs="Calibri"/>
                <w:sz w:val="18"/>
                <w:szCs w:val="18"/>
                <w:highlight w:val="yellow"/>
              </w:rPr>
              <w:br/>
              <w:t>(1.46–137.03)</w:t>
            </w:r>
          </w:p>
        </w:tc>
        <w:tc>
          <w:tcPr>
            <w:tcW w:w="2321" w:type="dxa"/>
          </w:tcPr>
          <w:p w14:paraId="1364932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146DCFB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3.01</w:t>
            </w:r>
            <w:r w:rsidRPr="00581DA5">
              <w:rPr>
                <w:rFonts w:ascii="Calibri" w:eastAsia="Arial" w:hAnsi="Calibri" w:cs="Calibri"/>
                <w:sz w:val="18"/>
                <w:szCs w:val="18"/>
                <w:highlight w:val="yellow"/>
              </w:rPr>
              <w:br/>
              <w:t>(0.22–37.34)</w:t>
            </w:r>
          </w:p>
        </w:tc>
        <w:tc>
          <w:tcPr>
            <w:tcW w:w="1843" w:type="dxa"/>
          </w:tcPr>
          <w:p w14:paraId="53C6F1E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79.8%</w:t>
            </w:r>
          </w:p>
        </w:tc>
      </w:tr>
      <w:tr w:rsidR="008C3E7C" w:rsidRPr="00581DA5" w14:paraId="2D36EEC2"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AF8E25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val="restart"/>
          </w:tcPr>
          <w:p w14:paraId="190FC07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1405" w:type="dxa"/>
            <w:vMerge w:val="restart"/>
          </w:tcPr>
          <w:p w14:paraId="0C56F95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7FA9026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11CD39C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(0.03–1.19)</w:t>
            </w:r>
          </w:p>
        </w:tc>
        <w:tc>
          <w:tcPr>
            <w:tcW w:w="2321" w:type="dxa"/>
          </w:tcPr>
          <w:p w14:paraId="092E488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4FA2517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1.30</w:t>
            </w:r>
            <w:r w:rsidRPr="00581DA5">
              <w:rPr>
                <w:rFonts w:ascii="Calibri" w:eastAsia="Arial" w:hAnsi="Calibri" w:cs="Calibri"/>
                <w:sz w:val="18"/>
                <w:szCs w:val="18"/>
                <w:highlight w:val="yellow"/>
              </w:rPr>
              <w:br/>
              <w:t>(0.18–8.71)</w:t>
            </w:r>
          </w:p>
        </w:tc>
        <w:tc>
          <w:tcPr>
            <w:tcW w:w="1843" w:type="dxa"/>
          </w:tcPr>
          <w:p w14:paraId="211B3E6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59.6%</w:t>
            </w:r>
          </w:p>
        </w:tc>
      </w:tr>
      <w:tr w:rsidR="008C3E7C" w:rsidRPr="00581DA5" w14:paraId="38A3EC5A" w14:textId="77777777" w:rsidTr="00A42FD5">
        <w:tc>
          <w:tcPr>
            <w:tcW w:w="1701" w:type="dxa"/>
            <w:vMerge/>
          </w:tcPr>
          <w:p w14:paraId="2F72586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50B7202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C59F1E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1A2146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01F61D2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0.44</w:t>
            </w:r>
            <w:r w:rsidRPr="00581DA5">
              <w:rPr>
                <w:rFonts w:ascii="Calibri" w:eastAsia="Arial" w:hAnsi="Calibri" w:cs="Calibri"/>
                <w:sz w:val="18"/>
                <w:szCs w:val="18"/>
                <w:highlight w:val="yellow"/>
              </w:rPr>
              <w:br/>
              <w:t>(0.07–2.77)</w:t>
            </w:r>
          </w:p>
        </w:tc>
        <w:tc>
          <w:tcPr>
            <w:tcW w:w="2321" w:type="dxa"/>
          </w:tcPr>
          <w:p w14:paraId="59C7F65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67425DC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2.95</w:t>
            </w:r>
            <w:r w:rsidRPr="00581DA5">
              <w:rPr>
                <w:rFonts w:ascii="Calibri" w:eastAsia="Arial" w:hAnsi="Calibri" w:cs="Calibri"/>
                <w:sz w:val="18"/>
                <w:szCs w:val="18"/>
                <w:highlight w:val="yellow"/>
              </w:rPr>
              <w:br/>
              <w:t>(0.41–19.91)</w:t>
            </w:r>
          </w:p>
        </w:tc>
        <w:tc>
          <w:tcPr>
            <w:tcW w:w="1843" w:type="dxa"/>
          </w:tcPr>
          <w:p w14:paraId="78142A3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85.6%</w:t>
            </w:r>
          </w:p>
        </w:tc>
      </w:tr>
      <w:tr w:rsidR="008C3E7C" w:rsidRPr="00581DA5" w14:paraId="3AF2FC25"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3AEFC0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6B088A3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1AC283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490A38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3BDE0CB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1.05</w:t>
            </w:r>
            <w:r w:rsidRPr="00581DA5">
              <w:rPr>
                <w:rFonts w:ascii="Calibri" w:eastAsia="Arial" w:hAnsi="Calibri" w:cs="Calibri"/>
                <w:sz w:val="18"/>
                <w:szCs w:val="18"/>
                <w:highlight w:val="yellow"/>
              </w:rPr>
              <w:br/>
              <w:t>(0.16–6.46)</w:t>
            </w:r>
          </w:p>
        </w:tc>
        <w:tc>
          <w:tcPr>
            <w:tcW w:w="2321" w:type="dxa"/>
          </w:tcPr>
          <w:p w14:paraId="509ABBC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5B23497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6.96</w:t>
            </w:r>
            <w:r w:rsidRPr="00581DA5">
              <w:rPr>
                <w:rFonts w:ascii="Calibri" w:eastAsia="Arial" w:hAnsi="Calibri" w:cs="Calibri"/>
                <w:sz w:val="18"/>
                <w:szCs w:val="18"/>
                <w:highlight w:val="yellow"/>
              </w:rPr>
              <w:br/>
              <w:t>(0.99–47.33)</w:t>
            </w:r>
          </w:p>
        </w:tc>
        <w:tc>
          <w:tcPr>
            <w:tcW w:w="1843" w:type="dxa"/>
          </w:tcPr>
          <w:p w14:paraId="73C72C1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97.4%</w:t>
            </w:r>
          </w:p>
        </w:tc>
      </w:tr>
      <w:tr w:rsidR="008C3E7C" w:rsidRPr="00581DA5" w14:paraId="1EF76E6C" w14:textId="77777777" w:rsidTr="00A42FD5">
        <w:tc>
          <w:tcPr>
            <w:tcW w:w="1701" w:type="dxa"/>
            <w:vMerge/>
          </w:tcPr>
          <w:p w14:paraId="16BFDB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59454F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2F8B6C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A8875F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50233D4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4.09</w:t>
            </w:r>
            <w:r w:rsidRPr="00581DA5">
              <w:rPr>
                <w:rFonts w:ascii="Calibri" w:eastAsia="Arial" w:hAnsi="Calibri" w:cs="Calibri"/>
                <w:sz w:val="18"/>
                <w:szCs w:val="18"/>
                <w:highlight w:val="yellow"/>
              </w:rPr>
              <w:br/>
              <w:t>(0.67–23.49)</w:t>
            </w:r>
          </w:p>
        </w:tc>
        <w:tc>
          <w:tcPr>
            <w:tcW w:w="2321" w:type="dxa"/>
          </w:tcPr>
          <w:p w14:paraId="72F1D85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4305EA8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27.08</w:t>
            </w:r>
            <w:r w:rsidRPr="00581DA5">
              <w:rPr>
                <w:rFonts w:ascii="Calibri" w:eastAsia="Arial" w:hAnsi="Calibri" w:cs="Calibri"/>
                <w:sz w:val="18"/>
                <w:szCs w:val="18"/>
                <w:highlight w:val="yellow"/>
              </w:rPr>
              <w:br/>
              <w:t>(4.01–172.12)</w:t>
            </w:r>
          </w:p>
        </w:tc>
        <w:tc>
          <w:tcPr>
            <w:tcW w:w="1843" w:type="dxa"/>
          </w:tcPr>
          <w:p w14:paraId="55043F2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100.0%</w:t>
            </w:r>
          </w:p>
        </w:tc>
      </w:tr>
      <w:tr w:rsidR="008C3E7C" w:rsidRPr="00581DA5" w14:paraId="1B40A0FB"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553E20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E11FFC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238D5C3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0117804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7DA1C70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0.25</w:t>
            </w:r>
            <w:r w:rsidRPr="00581DA5">
              <w:rPr>
                <w:rFonts w:ascii="Calibri" w:eastAsia="Arial" w:hAnsi="Calibri" w:cs="Calibri"/>
                <w:sz w:val="18"/>
                <w:szCs w:val="18"/>
                <w:highlight w:val="yellow"/>
              </w:rPr>
              <w:br/>
              <w:t>(0.04–1.56)</w:t>
            </w:r>
          </w:p>
        </w:tc>
        <w:tc>
          <w:tcPr>
            <w:tcW w:w="2321" w:type="dxa"/>
          </w:tcPr>
          <w:p w14:paraId="425DA5E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1DB230B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(0.01–0.48)</w:t>
            </w:r>
          </w:p>
        </w:tc>
        <w:tc>
          <w:tcPr>
            <w:tcW w:w="1843" w:type="dxa"/>
          </w:tcPr>
          <w:p w14:paraId="58038CE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w:t>
            </w:r>
          </w:p>
        </w:tc>
      </w:tr>
      <w:tr w:rsidR="008C3E7C" w:rsidRPr="00581DA5" w14:paraId="32A9342F" w14:textId="77777777" w:rsidTr="00A42FD5">
        <w:tc>
          <w:tcPr>
            <w:tcW w:w="1701" w:type="dxa"/>
            <w:vMerge/>
          </w:tcPr>
          <w:p w14:paraId="196C7FB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726C9B1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B85EA9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B856FC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91F209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0.58</w:t>
            </w:r>
            <w:r w:rsidRPr="00581DA5">
              <w:rPr>
                <w:rFonts w:ascii="Calibri" w:eastAsia="Arial" w:hAnsi="Calibri" w:cs="Calibri"/>
                <w:sz w:val="18"/>
                <w:szCs w:val="18"/>
                <w:highlight w:val="yellow"/>
              </w:rPr>
              <w:br/>
              <w:t>(0.09–3.63)</w:t>
            </w:r>
          </w:p>
        </w:tc>
        <w:tc>
          <w:tcPr>
            <w:tcW w:w="2321" w:type="dxa"/>
          </w:tcPr>
          <w:p w14:paraId="3A31B99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20A9980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0.12</w:t>
            </w:r>
            <w:r w:rsidRPr="00581DA5">
              <w:rPr>
                <w:rFonts w:ascii="Calibri" w:eastAsia="Arial" w:hAnsi="Calibri" w:cs="Calibri"/>
                <w:sz w:val="18"/>
                <w:szCs w:val="18"/>
                <w:highlight w:val="yellow"/>
              </w:rPr>
              <w:br/>
              <w:t>(0.01–1.09)</w:t>
            </w:r>
          </w:p>
        </w:tc>
        <w:tc>
          <w:tcPr>
            <w:tcW w:w="1843" w:type="dxa"/>
          </w:tcPr>
          <w:p w14:paraId="2539BA3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3.1%</w:t>
            </w:r>
          </w:p>
        </w:tc>
      </w:tr>
      <w:tr w:rsidR="008C3E7C" w:rsidRPr="00581DA5" w14:paraId="33421565"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2043BA0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6143846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63BBE5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D029FD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18BA116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1.39</w:t>
            </w:r>
            <w:r w:rsidRPr="00581DA5">
              <w:rPr>
                <w:rFonts w:ascii="Calibri" w:eastAsia="Arial" w:hAnsi="Calibri" w:cs="Calibri"/>
                <w:sz w:val="18"/>
                <w:szCs w:val="18"/>
                <w:highlight w:val="yellow"/>
              </w:rPr>
              <w:br/>
              <w:t>(0.21–8.51)</w:t>
            </w:r>
          </w:p>
        </w:tc>
        <w:tc>
          <w:tcPr>
            <w:tcW w:w="2321" w:type="dxa"/>
          </w:tcPr>
          <w:p w14:paraId="3539AB3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0069B22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0.28</w:t>
            </w:r>
            <w:r w:rsidRPr="00581DA5">
              <w:rPr>
                <w:rFonts w:ascii="Calibri" w:eastAsia="Arial" w:hAnsi="Calibri" w:cs="Calibri"/>
                <w:sz w:val="18"/>
                <w:szCs w:val="18"/>
                <w:highlight w:val="yellow"/>
              </w:rPr>
              <w:br/>
              <w:t>(0.03–2.62)</w:t>
            </w:r>
          </w:p>
        </w:tc>
        <w:tc>
          <w:tcPr>
            <w:tcW w:w="1843" w:type="dxa"/>
          </w:tcPr>
          <w:p w14:paraId="71E32CF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13.0%</w:t>
            </w:r>
          </w:p>
        </w:tc>
      </w:tr>
      <w:tr w:rsidR="008C3E7C" w:rsidRPr="00581DA5" w14:paraId="6C5D4227" w14:textId="77777777" w:rsidTr="00A42FD5">
        <w:tc>
          <w:tcPr>
            <w:tcW w:w="1701" w:type="dxa"/>
            <w:vMerge/>
          </w:tcPr>
          <w:p w14:paraId="093B94F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DCF8AD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E0D7D1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685D82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67C1BAA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5.34</w:t>
            </w:r>
            <w:r w:rsidRPr="00581DA5">
              <w:rPr>
                <w:rFonts w:ascii="Calibri" w:eastAsia="Arial" w:hAnsi="Calibri" w:cs="Calibri"/>
                <w:sz w:val="18"/>
                <w:szCs w:val="18"/>
                <w:highlight w:val="yellow"/>
              </w:rPr>
              <w:br/>
              <w:t>(0.89–30.07)</w:t>
            </w:r>
          </w:p>
        </w:tc>
        <w:tc>
          <w:tcPr>
            <w:tcW w:w="2321" w:type="dxa"/>
          </w:tcPr>
          <w:p w14:paraId="0E22E09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6B0E58E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1.07</w:t>
            </w:r>
            <w:r w:rsidRPr="00581DA5">
              <w:rPr>
                <w:rFonts w:ascii="Calibri" w:eastAsia="Arial" w:hAnsi="Calibri" w:cs="Calibri"/>
                <w:sz w:val="18"/>
                <w:szCs w:val="18"/>
                <w:highlight w:val="yellow"/>
              </w:rPr>
              <w:br/>
              <w:t>(0.12–9.66)</w:t>
            </w:r>
          </w:p>
        </w:tc>
        <w:tc>
          <w:tcPr>
            <w:tcW w:w="1843" w:type="dxa"/>
          </w:tcPr>
          <w:p w14:paraId="2076105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52.5%</w:t>
            </w:r>
          </w:p>
        </w:tc>
      </w:tr>
      <w:tr w:rsidR="008C3E7C" w:rsidRPr="00581DA5" w14:paraId="3A6125BC"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0BFB1A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val="restart"/>
          </w:tcPr>
          <w:p w14:paraId="650E30D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1405" w:type="dxa"/>
            <w:vMerge w:val="restart"/>
          </w:tcPr>
          <w:p w14:paraId="6C74D9F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59DB7AA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53FC437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(0.01–0.51)</w:t>
            </w:r>
          </w:p>
        </w:tc>
        <w:tc>
          <w:tcPr>
            <w:tcW w:w="2321" w:type="dxa"/>
          </w:tcPr>
          <w:p w14:paraId="0FB5D37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4D7DAFB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0.22</w:t>
            </w:r>
            <w:r w:rsidRPr="00581DA5">
              <w:rPr>
                <w:rFonts w:ascii="Calibri" w:eastAsia="Arial" w:hAnsi="Calibri" w:cs="Calibri"/>
                <w:sz w:val="18"/>
                <w:szCs w:val="18"/>
                <w:highlight w:val="yellow"/>
              </w:rPr>
              <w:br/>
              <w:t>(0.04–3.44)</w:t>
            </w:r>
          </w:p>
        </w:tc>
        <w:tc>
          <w:tcPr>
            <w:tcW w:w="1843" w:type="dxa"/>
          </w:tcPr>
          <w:p w14:paraId="69CB615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9.1%</w:t>
            </w:r>
          </w:p>
        </w:tc>
      </w:tr>
      <w:tr w:rsidR="008C3E7C" w:rsidRPr="00581DA5" w14:paraId="60DB4D9D" w14:textId="77777777" w:rsidTr="00A42FD5">
        <w:tc>
          <w:tcPr>
            <w:tcW w:w="1701" w:type="dxa"/>
            <w:vMerge/>
          </w:tcPr>
          <w:p w14:paraId="3BF177D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98E2A3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DF6A75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A7FB91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30ED399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(0.01–0.96)</w:t>
            </w:r>
          </w:p>
        </w:tc>
        <w:tc>
          <w:tcPr>
            <w:tcW w:w="2321" w:type="dxa"/>
          </w:tcPr>
          <w:p w14:paraId="17C74E9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541DDC0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0.45</w:t>
            </w:r>
            <w:r w:rsidRPr="00581DA5">
              <w:rPr>
                <w:rFonts w:ascii="Calibri" w:eastAsia="Arial" w:hAnsi="Calibri" w:cs="Calibri"/>
                <w:sz w:val="18"/>
                <w:szCs w:val="18"/>
                <w:highlight w:val="yellow"/>
              </w:rPr>
              <w:br/>
              <w:t>(0.08–6.69)</w:t>
            </w:r>
          </w:p>
        </w:tc>
        <w:tc>
          <w:tcPr>
            <w:tcW w:w="1843" w:type="dxa"/>
          </w:tcPr>
          <w:p w14:paraId="188FD49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21.9%</w:t>
            </w:r>
          </w:p>
        </w:tc>
      </w:tr>
      <w:tr w:rsidR="008C3E7C" w:rsidRPr="00581DA5" w14:paraId="29970667"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83D790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959823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9E6904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D39515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4AF1C81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0.15</w:t>
            </w:r>
            <w:r w:rsidRPr="00581DA5">
              <w:rPr>
                <w:rFonts w:ascii="Calibri" w:eastAsia="Arial" w:hAnsi="Calibri" w:cs="Calibri"/>
                <w:sz w:val="18"/>
                <w:szCs w:val="18"/>
                <w:highlight w:val="yellow"/>
              </w:rPr>
              <w:br/>
              <w:t>(0.03–2.23)</w:t>
            </w:r>
          </w:p>
        </w:tc>
        <w:tc>
          <w:tcPr>
            <w:tcW w:w="2321" w:type="dxa"/>
          </w:tcPr>
          <w:p w14:paraId="3895628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55F1EF3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1.03</w:t>
            </w:r>
            <w:r w:rsidRPr="00581DA5">
              <w:rPr>
                <w:rFonts w:ascii="Calibri" w:eastAsia="Arial" w:hAnsi="Calibri" w:cs="Calibri"/>
                <w:sz w:val="18"/>
                <w:szCs w:val="18"/>
                <w:highlight w:val="yellow"/>
              </w:rPr>
              <w:br/>
              <w:t>(0.17–15.37)</w:t>
            </w:r>
          </w:p>
        </w:tc>
        <w:tc>
          <w:tcPr>
            <w:tcW w:w="1843" w:type="dxa"/>
          </w:tcPr>
          <w:p w14:paraId="3D7416A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51.3%</w:t>
            </w:r>
          </w:p>
        </w:tc>
      </w:tr>
      <w:tr w:rsidR="008C3E7C" w:rsidRPr="00581DA5" w14:paraId="5D9D2F7A" w14:textId="77777777" w:rsidTr="00A42FD5">
        <w:tc>
          <w:tcPr>
            <w:tcW w:w="1701" w:type="dxa"/>
            <w:vMerge/>
          </w:tcPr>
          <w:p w14:paraId="21DD543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42F3AD2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94754D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08F80F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7C5480E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0.49</w:t>
            </w:r>
            <w:r w:rsidRPr="00581DA5">
              <w:rPr>
                <w:rFonts w:ascii="Calibri" w:eastAsia="Arial" w:hAnsi="Calibri" w:cs="Calibri"/>
                <w:sz w:val="18"/>
                <w:szCs w:val="18"/>
                <w:highlight w:val="yellow"/>
              </w:rPr>
              <w:br/>
              <w:t>(0.10–8.57)</w:t>
            </w:r>
          </w:p>
        </w:tc>
        <w:tc>
          <w:tcPr>
            <w:tcW w:w="2321" w:type="dxa"/>
          </w:tcPr>
          <w:p w14:paraId="50E184E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(0.05–0.39)</w:t>
            </w:r>
          </w:p>
        </w:tc>
        <w:tc>
          <w:tcPr>
            <w:tcW w:w="2092" w:type="dxa"/>
          </w:tcPr>
          <w:p w14:paraId="76B4058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3.29</w:t>
            </w:r>
            <w:r w:rsidRPr="00581DA5">
              <w:rPr>
                <w:rFonts w:ascii="Calibri" w:eastAsia="Arial" w:hAnsi="Calibri" w:cs="Calibri"/>
                <w:sz w:val="18"/>
                <w:szCs w:val="18"/>
                <w:highlight w:val="yellow"/>
              </w:rPr>
              <w:br/>
              <w:t>(0.62–56.64)</w:t>
            </w:r>
          </w:p>
        </w:tc>
        <w:tc>
          <w:tcPr>
            <w:tcW w:w="1843" w:type="dxa"/>
          </w:tcPr>
          <w:p w14:paraId="7345F38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91.5%</w:t>
            </w:r>
          </w:p>
        </w:tc>
      </w:tr>
      <w:tr w:rsidR="008C3E7C" w:rsidRPr="00581DA5" w14:paraId="14AB156F"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723351A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5CF866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7564BDA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34CD1A3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3B72B85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(0.01–0.62)</w:t>
            </w:r>
          </w:p>
        </w:tc>
        <w:tc>
          <w:tcPr>
            <w:tcW w:w="2321" w:type="dxa"/>
          </w:tcPr>
          <w:p w14:paraId="3B15F88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54ED467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(0.00–0.16)</w:t>
            </w:r>
          </w:p>
        </w:tc>
        <w:tc>
          <w:tcPr>
            <w:tcW w:w="1843" w:type="dxa"/>
          </w:tcPr>
          <w:p w14:paraId="2DB505C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w:t>
            </w:r>
          </w:p>
        </w:tc>
      </w:tr>
      <w:tr w:rsidR="008C3E7C" w:rsidRPr="00581DA5" w14:paraId="495FF017" w14:textId="77777777" w:rsidTr="00A42FD5">
        <w:tc>
          <w:tcPr>
            <w:tcW w:w="1701" w:type="dxa"/>
            <w:vMerge/>
          </w:tcPr>
          <w:p w14:paraId="0262060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058D6DE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DBDA4A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F61E5C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39B82B4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(0.02–1.25)</w:t>
            </w:r>
          </w:p>
        </w:tc>
        <w:tc>
          <w:tcPr>
            <w:tcW w:w="2321" w:type="dxa"/>
          </w:tcPr>
          <w:p w14:paraId="696195F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5FC3831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(0.00–0.31)</w:t>
            </w:r>
          </w:p>
        </w:tc>
        <w:tc>
          <w:tcPr>
            <w:tcW w:w="1843" w:type="dxa"/>
          </w:tcPr>
          <w:p w14:paraId="6A89F3E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w:t>
            </w:r>
          </w:p>
        </w:tc>
      </w:tr>
      <w:tr w:rsidR="008C3E7C" w:rsidRPr="00581DA5" w14:paraId="49587B63"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08A7B2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5BA31DA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BB52FA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0F2613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3D87D69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(0.04–2.84)</w:t>
            </w:r>
          </w:p>
        </w:tc>
        <w:tc>
          <w:tcPr>
            <w:tcW w:w="2321" w:type="dxa"/>
          </w:tcPr>
          <w:p w14:paraId="1F3F47E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59B535F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(0.01–0.70)</w:t>
            </w:r>
          </w:p>
        </w:tc>
        <w:tc>
          <w:tcPr>
            <w:tcW w:w="1843" w:type="dxa"/>
          </w:tcPr>
          <w:p w14:paraId="17E50E0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w:t>
            </w:r>
          </w:p>
        </w:tc>
      </w:tr>
      <w:tr w:rsidR="008C3E7C" w:rsidRPr="00581DA5" w14:paraId="293828F5" w14:textId="77777777" w:rsidTr="00A42FD5">
        <w:tc>
          <w:tcPr>
            <w:tcW w:w="1701" w:type="dxa"/>
            <w:vMerge/>
          </w:tcPr>
          <w:p w14:paraId="6282521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18" w:type="dxa"/>
            <w:gridSpan w:val="2"/>
            <w:vMerge/>
          </w:tcPr>
          <w:p w14:paraId="3C932C7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51EC13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7E6C32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2AD9924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(0.14–11.27)</w:t>
            </w:r>
          </w:p>
        </w:tc>
        <w:tc>
          <w:tcPr>
            <w:tcW w:w="2321" w:type="dxa"/>
          </w:tcPr>
          <w:p w14:paraId="77CE535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5.08</w:t>
            </w:r>
            <w:r w:rsidRPr="00581DA5">
              <w:rPr>
                <w:rFonts w:ascii="Calibri" w:eastAsia="Arial" w:hAnsi="Calibri" w:cs="Calibri"/>
                <w:sz w:val="18"/>
                <w:szCs w:val="18"/>
                <w:highlight w:val="yellow"/>
              </w:rPr>
              <w:br/>
              <w:t>(1.32–16.70)</w:t>
            </w:r>
          </w:p>
        </w:tc>
        <w:tc>
          <w:tcPr>
            <w:tcW w:w="2092" w:type="dxa"/>
          </w:tcPr>
          <w:p w14:paraId="4160E3E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0.13</w:t>
            </w:r>
            <w:r w:rsidRPr="00581DA5">
              <w:rPr>
                <w:rFonts w:ascii="Calibri" w:eastAsia="Arial" w:hAnsi="Calibri" w:cs="Calibri"/>
                <w:sz w:val="18"/>
                <w:szCs w:val="18"/>
                <w:highlight w:val="yellow"/>
              </w:rPr>
              <w:br/>
              <w:t>(0.02–2.86)</w:t>
            </w:r>
          </w:p>
        </w:tc>
        <w:tc>
          <w:tcPr>
            <w:tcW w:w="1843" w:type="dxa"/>
          </w:tcPr>
          <w:p w14:paraId="3D1351D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6.1%</w:t>
            </w:r>
          </w:p>
        </w:tc>
      </w:tr>
      <w:tr w:rsidR="008C3E7C" w:rsidRPr="00581DA5" w14:paraId="138299D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6A88162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DEATH</w:t>
            </w:r>
          </w:p>
        </w:tc>
        <w:tc>
          <w:tcPr>
            <w:tcW w:w="1077" w:type="dxa"/>
            <w:vMerge w:val="restart"/>
          </w:tcPr>
          <w:p w14:paraId="01C66CC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1405" w:type="dxa"/>
            <w:vMerge w:val="restart"/>
          </w:tcPr>
          <w:p w14:paraId="3448A26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618B308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33D14CC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(0.00–0.02)</w:t>
            </w:r>
          </w:p>
        </w:tc>
        <w:tc>
          <w:tcPr>
            <w:tcW w:w="2321" w:type="dxa"/>
          </w:tcPr>
          <w:p w14:paraId="7F7AA4A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1F0AEC3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0114BC2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410C3816" w14:textId="77777777" w:rsidTr="00A42FD5">
        <w:tc>
          <w:tcPr>
            <w:tcW w:w="2042" w:type="dxa"/>
            <w:gridSpan w:val="2"/>
            <w:vMerge/>
          </w:tcPr>
          <w:p w14:paraId="1454315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CF47A2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9FE1EB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4EC2E5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63B98DE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(0.00–0.03)</w:t>
            </w:r>
          </w:p>
        </w:tc>
        <w:tc>
          <w:tcPr>
            <w:tcW w:w="2321" w:type="dxa"/>
          </w:tcPr>
          <w:p w14:paraId="6084A9E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5C7719D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602686B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3184A2F7"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CD070A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37E3CD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CEFCD5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6A5F51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07B7ABA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(0.00–0.08)</w:t>
            </w:r>
          </w:p>
        </w:tc>
        <w:tc>
          <w:tcPr>
            <w:tcW w:w="2321" w:type="dxa"/>
          </w:tcPr>
          <w:p w14:paraId="2C40DFA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4FD146D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2A98586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617035F0" w14:textId="77777777" w:rsidTr="00A42FD5">
        <w:tc>
          <w:tcPr>
            <w:tcW w:w="2042" w:type="dxa"/>
            <w:gridSpan w:val="2"/>
            <w:vMerge/>
          </w:tcPr>
          <w:p w14:paraId="486CAA0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BC2E51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EDC9A4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0182CC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3A79A5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(0.01–0.44)</w:t>
            </w:r>
          </w:p>
        </w:tc>
        <w:tc>
          <w:tcPr>
            <w:tcW w:w="2321" w:type="dxa"/>
          </w:tcPr>
          <w:p w14:paraId="67BFD11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44C5C72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72772FC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5C8A5DCD"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8D219D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F355AC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5CE7E3F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4722A2D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16CD55C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(0.00–0.16)</w:t>
            </w:r>
          </w:p>
        </w:tc>
        <w:tc>
          <w:tcPr>
            <w:tcW w:w="2321" w:type="dxa"/>
          </w:tcPr>
          <w:p w14:paraId="5E60F7C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490D8AF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(0.00–0.65)</w:t>
            </w:r>
          </w:p>
        </w:tc>
        <w:tc>
          <w:tcPr>
            <w:tcW w:w="1843" w:type="dxa"/>
          </w:tcPr>
          <w:p w14:paraId="279A10F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1.6%</w:t>
            </w:r>
          </w:p>
        </w:tc>
      </w:tr>
      <w:tr w:rsidR="008C3E7C" w:rsidRPr="00581DA5" w14:paraId="34936322" w14:textId="77777777" w:rsidTr="00A42FD5">
        <w:tc>
          <w:tcPr>
            <w:tcW w:w="2042" w:type="dxa"/>
            <w:gridSpan w:val="2"/>
            <w:vMerge/>
          </w:tcPr>
          <w:p w14:paraId="433D5B8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3ED7D5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8EE8C5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28B74C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5B0B911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(0.00–0.34)</w:t>
            </w:r>
          </w:p>
        </w:tc>
        <w:tc>
          <w:tcPr>
            <w:tcW w:w="2321" w:type="dxa"/>
          </w:tcPr>
          <w:p w14:paraId="65CB06C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38D0338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(0.00–1.49)</w:t>
            </w:r>
          </w:p>
        </w:tc>
        <w:tc>
          <w:tcPr>
            <w:tcW w:w="1843" w:type="dxa"/>
          </w:tcPr>
          <w:p w14:paraId="265561B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4.3%</w:t>
            </w:r>
          </w:p>
        </w:tc>
      </w:tr>
      <w:tr w:rsidR="008C3E7C" w:rsidRPr="00581DA5" w14:paraId="2141F3E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54ED02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B94B9A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3A3A9D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8B86DD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765A697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(0.01–0.85)</w:t>
            </w:r>
          </w:p>
        </w:tc>
        <w:tc>
          <w:tcPr>
            <w:tcW w:w="2321" w:type="dxa"/>
          </w:tcPr>
          <w:p w14:paraId="058C889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7B61EA7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0.17</w:t>
            </w:r>
            <w:r w:rsidRPr="00581DA5">
              <w:rPr>
                <w:rFonts w:ascii="Calibri" w:eastAsia="Arial" w:hAnsi="Calibri" w:cs="Calibri"/>
                <w:sz w:val="18"/>
                <w:szCs w:val="18"/>
                <w:highlight w:val="yellow"/>
              </w:rPr>
              <w:br/>
              <w:t>(0.01–3.66)</w:t>
            </w:r>
          </w:p>
        </w:tc>
        <w:tc>
          <w:tcPr>
            <w:tcW w:w="1843" w:type="dxa"/>
          </w:tcPr>
          <w:p w14:paraId="766BD1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12.2%</w:t>
            </w:r>
          </w:p>
        </w:tc>
      </w:tr>
      <w:tr w:rsidR="008C3E7C" w:rsidRPr="00581DA5" w14:paraId="5041C7DC" w14:textId="77777777" w:rsidTr="00A42FD5">
        <w:tc>
          <w:tcPr>
            <w:tcW w:w="2042" w:type="dxa"/>
            <w:gridSpan w:val="2"/>
            <w:vMerge/>
          </w:tcPr>
          <w:p w14:paraId="7A3742A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504068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67B8CE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CD9A9F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455B967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0.54</w:t>
            </w:r>
            <w:r w:rsidRPr="00581DA5">
              <w:rPr>
                <w:rFonts w:ascii="Calibri" w:eastAsia="Arial" w:hAnsi="Calibri" w:cs="Calibri"/>
                <w:sz w:val="18"/>
                <w:szCs w:val="18"/>
                <w:highlight w:val="yellow"/>
              </w:rPr>
              <w:br/>
              <w:t>(0.06–4.51)</w:t>
            </w:r>
          </w:p>
        </w:tc>
        <w:tc>
          <w:tcPr>
            <w:tcW w:w="2321" w:type="dxa"/>
          </w:tcPr>
          <w:p w14:paraId="65A7622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616DBB6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0.91</w:t>
            </w:r>
            <w:r w:rsidRPr="00581DA5">
              <w:rPr>
                <w:rFonts w:ascii="Calibri" w:eastAsia="Arial" w:hAnsi="Calibri" w:cs="Calibri"/>
                <w:sz w:val="18"/>
                <w:szCs w:val="18"/>
                <w:highlight w:val="yellow"/>
              </w:rPr>
              <w:br/>
              <w:t>(0.06–20.10)</w:t>
            </w:r>
          </w:p>
        </w:tc>
        <w:tc>
          <w:tcPr>
            <w:tcW w:w="1843" w:type="dxa"/>
          </w:tcPr>
          <w:p w14:paraId="49BC1A1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47.6%</w:t>
            </w:r>
          </w:p>
        </w:tc>
      </w:tr>
      <w:tr w:rsidR="008C3E7C" w:rsidRPr="00581DA5" w14:paraId="6FDA3C9E"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69D252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55A7280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1405" w:type="dxa"/>
            <w:vMerge w:val="restart"/>
          </w:tcPr>
          <w:p w14:paraId="08B76CB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7FD33A1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6569783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2321" w:type="dxa"/>
          </w:tcPr>
          <w:p w14:paraId="1A360F2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26EF387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4255C7A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72C71A37" w14:textId="77777777" w:rsidTr="00A42FD5">
        <w:tc>
          <w:tcPr>
            <w:tcW w:w="2042" w:type="dxa"/>
            <w:gridSpan w:val="2"/>
            <w:vMerge/>
          </w:tcPr>
          <w:p w14:paraId="2254748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D06637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923781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0C307B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550BA68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(0.00–0.01)</w:t>
            </w:r>
          </w:p>
        </w:tc>
        <w:tc>
          <w:tcPr>
            <w:tcW w:w="2321" w:type="dxa"/>
          </w:tcPr>
          <w:p w14:paraId="3B00B24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24C54C2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40074AA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69DD4A32"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5B45A95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A7F388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DA7F0B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ECAE21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584F7F7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(0.00–0.03)</w:t>
            </w:r>
          </w:p>
        </w:tc>
        <w:tc>
          <w:tcPr>
            <w:tcW w:w="2321" w:type="dxa"/>
          </w:tcPr>
          <w:p w14:paraId="7CDACC0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70D21EC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47F3AA6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6CE193A6" w14:textId="77777777" w:rsidTr="00A42FD5">
        <w:tc>
          <w:tcPr>
            <w:tcW w:w="2042" w:type="dxa"/>
            <w:gridSpan w:val="2"/>
            <w:vMerge/>
          </w:tcPr>
          <w:p w14:paraId="6974480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CFB91D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A172E3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654BB8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2BAB628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(0.00–0.09)</w:t>
            </w:r>
          </w:p>
        </w:tc>
        <w:tc>
          <w:tcPr>
            <w:tcW w:w="2321" w:type="dxa"/>
          </w:tcPr>
          <w:p w14:paraId="68EF439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3E009EF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38DF62E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66F0993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4EA4AC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4B44924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20ACBF0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1E2863F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0E8F524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(0.00–0.05)</w:t>
            </w:r>
          </w:p>
        </w:tc>
        <w:tc>
          <w:tcPr>
            <w:tcW w:w="2321" w:type="dxa"/>
          </w:tcPr>
          <w:p w14:paraId="2B53F79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4F4EEDA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(0.00–0.27)</w:t>
            </w:r>
          </w:p>
        </w:tc>
        <w:tc>
          <w:tcPr>
            <w:tcW w:w="1843" w:type="dxa"/>
          </w:tcPr>
          <w:p w14:paraId="21FFA1D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w:t>
            </w:r>
          </w:p>
        </w:tc>
      </w:tr>
      <w:tr w:rsidR="008C3E7C" w:rsidRPr="00581DA5" w14:paraId="32FA3DF9" w14:textId="77777777" w:rsidTr="00A42FD5">
        <w:tc>
          <w:tcPr>
            <w:tcW w:w="2042" w:type="dxa"/>
            <w:gridSpan w:val="2"/>
            <w:vMerge/>
          </w:tcPr>
          <w:p w14:paraId="373279D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67A1DE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5DA02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78FA1D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2C3FD13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(0.00–0.12)</w:t>
            </w:r>
          </w:p>
        </w:tc>
        <w:tc>
          <w:tcPr>
            <w:tcW w:w="2321" w:type="dxa"/>
          </w:tcPr>
          <w:p w14:paraId="274A730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6E2C1FB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(0.00–0.63)</w:t>
            </w:r>
          </w:p>
        </w:tc>
        <w:tc>
          <w:tcPr>
            <w:tcW w:w="1843" w:type="dxa"/>
          </w:tcPr>
          <w:p w14:paraId="2DC9D4E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w:t>
            </w:r>
          </w:p>
        </w:tc>
      </w:tr>
      <w:tr w:rsidR="008C3E7C" w:rsidRPr="00581DA5" w14:paraId="19B742BE"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52843F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4C316C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B4E43F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492028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30776D1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(0.01–0.28)</w:t>
            </w:r>
          </w:p>
        </w:tc>
        <w:tc>
          <w:tcPr>
            <w:tcW w:w="2321" w:type="dxa"/>
          </w:tcPr>
          <w:p w14:paraId="70A14E8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774F0B0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(0.01–1.54)</w:t>
            </w:r>
          </w:p>
        </w:tc>
        <w:tc>
          <w:tcPr>
            <w:tcW w:w="1843" w:type="dxa"/>
          </w:tcPr>
          <w:p w14:paraId="2E65FD6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w:t>
            </w:r>
          </w:p>
        </w:tc>
      </w:tr>
      <w:tr w:rsidR="008C3E7C" w:rsidRPr="00581DA5" w14:paraId="5FA2DE7E" w14:textId="77777777" w:rsidTr="00A42FD5">
        <w:tc>
          <w:tcPr>
            <w:tcW w:w="2042" w:type="dxa"/>
            <w:gridSpan w:val="2"/>
            <w:vMerge/>
          </w:tcPr>
          <w:p w14:paraId="2688433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486BCA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FFFB37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F95F9C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579B738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0.19</w:t>
            </w:r>
            <w:r w:rsidRPr="00581DA5">
              <w:rPr>
                <w:rFonts w:ascii="Calibri" w:eastAsia="Arial" w:hAnsi="Calibri" w:cs="Calibri"/>
                <w:sz w:val="18"/>
                <w:szCs w:val="18"/>
                <w:highlight w:val="yellow"/>
              </w:rPr>
              <w:br/>
              <w:t>(0.03–0.98)</w:t>
            </w:r>
          </w:p>
        </w:tc>
        <w:tc>
          <w:tcPr>
            <w:tcW w:w="2321" w:type="dxa"/>
          </w:tcPr>
          <w:p w14:paraId="01ABB2A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32F245E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0.31</w:t>
            </w:r>
            <w:r w:rsidRPr="00581DA5">
              <w:rPr>
                <w:rFonts w:ascii="Calibri" w:eastAsia="Arial" w:hAnsi="Calibri" w:cs="Calibri"/>
                <w:sz w:val="18"/>
                <w:szCs w:val="18"/>
                <w:highlight w:val="yellow"/>
              </w:rPr>
              <w:br/>
              <w:t>(0.03–5.64)</w:t>
            </w:r>
          </w:p>
        </w:tc>
        <w:tc>
          <w:tcPr>
            <w:tcW w:w="1843" w:type="dxa"/>
          </w:tcPr>
          <w:p w14:paraId="13708B7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18.9%</w:t>
            </w:r>
          </w:p>
        </w:tc>
      </w:tr>
      <w:tr w:rsidR="008C3E7C" w:rsidRPr="00581DA5" w14:paraId="0C9A429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63E838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2749BB2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1405" w:type="dxa"/>
            <w:vMerge w:val="restart"/>
          </w:tcPr>
          <w:p w14:paraId="529C7A9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5818B78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4745450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2321" w:type="dxa"/>
          </w:tcPr>
          <w:p w14:paraId="477603F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1583268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636AA07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53138112" w14:textId="77777777" w:rsidTr="00A42FD5">
        <w:tc>
          <w:tcPr>
            <w:tcW w:w="2042" w:type="dxa"/>
            <w:gridSpan w:val="2"/>
            <w:vMerge/>
          </w:tcPr>
          <w:p w14:paraId="14F909B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0F5DB0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2DFEAC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33E318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43FED71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2321" w:type="dxa"/>
          </w:tcPr>
          <w:p w14:paraId="228E7F6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4FBA311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34F917D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2B0A5FB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E4B68B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DFCA11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FBC2E0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13E40A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7C43CBA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(0.00–0.01)</w:t>
            </w:r>
          </w:p>
        </w:tc>
        <w:tc>
          <w:tcPr>
            <w:tcW w:w="2321" w:type="dxa"/>
          </w:tcPr>
          <w:p w14:paraId="4FE8459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1CC2AB2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732D470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70DF6946" w14:textId="77777777" w:rsidTr="00A42FD5">
        <w:tc>
          <w:tcPr>
            <w:tcW w:w="2042" w:type="dxa"/>
            <w:gridSpan w:val="2"/>
            <w:vMerge/>
          </w:tcPr>
          <w:p w14:paraId="48069B5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40812FD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7162F6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924DDB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465A1C1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(0.00–0.04)</w:t>
            </w:r>
          </w:p>
        </w:tc>
        <w:tc>
          <w:tcPr>
            <w:tcW w:w="2321" w:type="dxa"/>
          </w:tcPr>
          <w:p w14:paraId="09F4155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2092" w:type="dxa"/>
          </w:tcPr>
          <w:p w14:paraId="73E4726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1843" w:type="dxa"/>
          </w:tcPr>
          <w:p w14:paraId="1E06405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8C3E7C" w:rsidRPr="00581DA5" w14:paraId="6E78EFA3"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5D6A58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69A0DA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6F09B98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6320047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5E57B2D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(0.00–0.02)</w:t>
            </w:r>
          </w:p>
        </w:tc>
        <w:tc>
          <w:tcPr>
            <w:tcW w:w="2321" w:type="dxa"/>
          </w:tcPr>
          <w:p w14:paraId="65743CF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3752BFC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(0.00–0.08)</w:t>
            </w:r>
          </w:p>
        </w:tc>
        <w:tc>
          <w:tcPr>
            <w:tcW w:w="1843" w:type="dxa"/>
          </w:tcPr>
          <w:p w14:paraId="7C94AB3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w:t>
            </w:r>
          </w:p>
        </w:tc>
      </w:tr>
      <w:tr w:rsidR="008C3E7C" w:rsidRPr="00581DA5" w14:paraId="2424904C" w14:textId="77777777" w:rsidTr="00A42FD5">
        <w:tc>
          <w:tcPr>
            <w:tcW w:w="2042" w:type="dxa"/>
            <w:gridSpan w:val="2"/>
            <w:vMerge/>
          </w:tcPr>
          <w:p w14:paraId="308E22E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7DD8D9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98D06D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24C0FB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1B02CBE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(0.00–0.04)</w:t>
            </w:r>
          </w:p>
        </w:tc>
        <w:tc>
          <w:tcPr>
            <w:tcW w:w="2321" w:type="dxa"/>
          </w:tcPr>
          <w:p w14:paraId="55540A4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141BC8C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(0.00–0.16)</w:t>
            </w:r>
          </w:p>
        </w:tc>
        <w:tc>
          <w:tcPr>
            <w:tcW w:w="1843" w:type="dxa"/>
          </w:tcPr>
          <w:p w14:paraId="08F117A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w:t>
            </w:r>
          </w:p>
        </w:tc>
      </w:tr>
      <w:tr w:rsidR="008C3E7C" w:rsidRPr="00581DA5" w14:paraId="00D778D8"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9C0836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97E17C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56315D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548DBA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6720532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(0.00–0.10)</w:t>
            </w:r>
          </w:p>
        </w:tc>
        <w:tc>
          <w:tcPr>
            <w:tcW w:w="2321" w:type="dxa"/>
          </w:tcPr>
          <w:p w14:paraId="5E22570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6670B3C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(0.00–0.37)</w:t>
            </w:r>
          </w:p>
        </w:tc>
        <w:tc>
          <w:tcPr>
            <w:tcW w:w="1843" w:type="dxa"/>
          </w:tcPr>
          <w:p w14:paraId="0CADC12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w:t>
            </w:r>
          </w:p>
        </w:tc>
      </w:tr>
      <w:tr w:rsidR="008C3E7C" w:rsidRPr="00581DA5" w14:paraId="1F75412C" w14:textId="77777777" w:rsidTr="00A42FD5">
        <w:tc>
          <w:tcPr>
            <w:tcW w:w="2042" w:type="dxa"/>
            <w:gridSpan w:val="2"/>
            <w:vMerge/>
          </w:tcPr>
          <w:p w14:paraId="6543A61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6F48E12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9F398E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13E6F4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033FAC9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(0.01–0.42)</w:t>
            </w:r>
          </w:p>
        </w:tc>
        <w:tc>
          <w:tcPr>
            <w:tcW w:w="2321" w:type="dxa"/>
          </w:tcPr>
          <w:p w14:paraId="3CCD06E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(0.06–2.53)</w:t>
            </w:r>
          </w:p>
        </w:tc>
        <w:tc>
          <w:tcPr>
            <w:tcW w:w="2092" w:type="dxa"/>
          </w:tcPr>
          <w:p w14:paraId="208DC06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(0.00–1.33)</w:t>
            </w:r>
          </w:p>
        </w:tc>
        <w:tc>
          <w:tcPr>
            <w:tcW w:w="1843" w:type="dxa"/>
          </w:tcPr>
          <w:p w14:paraId="791B180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3.3%</w:t>
            </w:r>
          </w:p>
        </w:tc>
      </w:tr>
      <w:tr w:rsidR="008C3E7C" w:rsidRPr="00581DA5" w14:paraId="18BDA13A"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7052083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SAE</w:t>
            </w:r>
          </w:p>
        </w:tc>
        <w:tc>
          <w:tcPr>
            <w:tcW w:w="1077" w:type="dxa"/>
            <w:vMerge w:val="restart"/>
          </w:tcPr>
          <w:p w14:paraId="161291B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1405" w:type="dxa"/>
            <w:vMerge w:val="restart"/>
          </w:tcPr>
          <w:p w14:paraId="616C915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1D0F8B9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786C194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0.06</w:t>
            </w:r>
            <w:r w:rsidRPr="00581DA5">
              <w:rPr>
                <w:rFonts w:ascii="Calibri" w:eastAsia="Arial" w:hAnsi="Calibri" w:cs="Calibri"/>
                <w:sz w:val="18"/>
                <w:szCs w:val="18"/>
                <w:highlight w:val="yellow"/>
              </w:rPr>
              <w:br/>
              <w:t>(0.01–0.56)</w:t>
            </w:r>
          </w:p>
        </w:tc>
        <w:tc>
          <w:tcPr>
            <w:tcW w:w="2321" w:type="dxa"/>
          </w:tcPr>
          <w:p w14:paraId="661242F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65A08BF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(0.00–0.37)</w:t>
            </w:r>
          </w:p>
        </w:tc>
        <w:tc>
          <w:tcPr>
            <w:tcW w:w="1843" w:type="dxa"/>
          </w:tcPr>
          <w:p w14:paraId="5B27964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0.4%</w:t>
            </w:r>
          </w:p>
        </w:tc>
      </w:tr>
      <w:tr w:rsidR="008C3E7C" w:rsidRPr="00581DA5" w14:paraId="29624CAD" w14:textId="77777777" w:rsidTr="00A42FD5">
        <w:tc>
          <w:tcPr>
            <w:tcW w:w="2042" w:type="dxa"/>
            <w:gridSpan w:val="2"/>
            <w:vMerge/>
          </w:tcPr>
          <w:p w14:paraId="3DDEE9B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BB8DB7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DC715E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99F297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3A05794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0.15</w:t>
            </w:r>
            <w:r w:rsidRPr="00581DA5">
              <w:rPr>
                <w:rFonts w:ascii="Calibri" w:eastAsia="Arial" w:hAnsi="Calibri" w:cs="Calibri"/>
                <w:sz w:val="18"/>
                <w:szCs w:val="18"/>
                <w:highlight w:val="yellow"/>
              </w:rPr>
              <w:br/>
              <w:t>(0.01–1.20)</w:t>
            </w:r>
          </w:p>
        </w:tc>
        <w:tc>
          <w:tcPr>
            <w:tcW w:w="2321" w:type="dxa"/>
          </w:tcPr>
          <w:p w14:paraId="7F0AF04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61B109A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(0.01–0.81)</w:t>
            </w:r>
          </w:p>
        </w:tc>
        <w:tc>
          <w:tcPr>
            <w:tcW w:w="1843" w:type="dxa"/>
          </w:tcPr>
          <w:p w14:paraId="5FCBD2C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1.6%</w:t>
            </w:r>
          </w:p>
        </w:tc>
      </w:tr>
      <w:tr w:rsidR="008C3E7C" w:rsidRPr="00581DA5" w14:paraId="5D1F9649"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B2452A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B83A74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04B5747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0419DB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304C874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0.37</w:t>
            </w:r>
            <w:r w:rsidRPr="00581DA5">
              <w:rPr>
                <w:rFonts w:ascii="Calibri" w:eastAsia="Arial" w:hAnsi="Calibri" w:cs="Calibri"/>
                <w:sz w:val="18"/>
                <w:szCs w:val="18"/>
                <w:highlight w:val="yellow"/>
              </w:rPr>
              <w:br/>
              <w:t>(0.03–2.91)</w:t>
            </w:r>
          </w:p>
        </w:tc>
        <w:tc>
          <w:tcPr>
            <w:tcW w:w="2321" w:type="dxa"/>
          </w:tcPr>
          <w:p w14:paraId="02EF0DD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27F35A9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(0.01–1.94)</w:t>
            </w:r>
          </w:p>
        </w:tc>
        <w:tc>
          <w:tcPr>
            <w:tcW w:w="1843" w:type="dxa"/>
          </w:tcPr>
          <w:p w14:paraId="3DE6DFA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7.7%</w:t>
            </w:r>
          </w:p>
        </w:tc>
      </w:tr>
      <w:tr w:rsidR="008C3E7C" w:rsidRPr="00581DA5" w14:paraId="0DF6617C" w14:textId="77777777" w:rsidTr="00A42FD5">
        <w:tc>
          <w:tcPr>
            <w:tcW w:w="2042" w:type="dxa"/>
            <w:gridSpan w:val="2"/>
            <w:vMerge/>
          </w:tcPr>
          <w:p w14:paraId="1FD54F5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551171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2EEC0F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C6CA84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2F7FA32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1.93</w:t>
            </w:r>
            <w:r w:rsidRPr="00581DA5">
              <w:rPr>
                <w:rFonts w:ascii="Calibri" w:eastAsia="Arial" w:hAnsi="Calibri" w:cs="Calibri"/>
                <w:sz w:val="18"/>
                <w:szCs w:val="18"/>
                <w:highlight w:val="yellow"/>
              </w:rPr>
              <w:br/>
              <w:t>(0.19–16.34)</w:t>
            </w:r>
          </w:p>
        </w:tc>
        <w:tc>
          <w:tcPr>
            <w:tcW w:w="2321" w:type="dxa"/>
          </w:tcPr>
          <w:p w14:paraId="4EA1D07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30C7A79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1.05</w:t>
            </w:r>
            <w:r w:rsidRPr="00581DA5">
              <w:rPr>
                <w:rFonts w:ascii="Calibri" w:eastAsia="Arial" w:hAnsi="Calibri" w:cs="Calibri"/>
                <w:sz w:val="18"/>
                <w:szCs w:val="18"/>
                <w:highlight w:val="yellow"/>
              </w:rPr>
              <w:br/>
              <w:t>(0.09–10.54)</w:t>
            </w:r>
          </w:p>
        </w:tc>
        <w:tc>
          <w:tcPr>
            <w:tcW w:w="1843" w:type="dxa"/>
          </w:tcPr>
          <w:p w14:paraId="767552C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51.7%</w:t>
            </w:r>
          </w:p>
        </w:tc>
      </w:tr>
      <w:tr w:rsidR="008C3E7C" w:rsidRPr="00581DA5" w14:paraId="73E7048A"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00691D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714A22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4D9D272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20F3E87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482A339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0.14</w:t>
            </w:r>
            <w:r w:rsidRPr="00581DA5">
              <w:rPr>
                <w:rFonts w:ascii="Calibri" w:eastAsia="Arial" w:hAnsi="Calibri" w:cs="Calibri"/>
                <w:sz w:val="18"/>
                <w:szCs w:val="18"/>
                <w:highlight w:val="yellow"/>
              </w:rPr>
              <w:br/>
              <w:t>(0.01–1.28)</w:t>
            </w:r>
          </w:p>
        </w:tc>
        <w:tc>
          <w:tcPr>
            <w:tcW w:w="2321" w:type="dxa"/>
          </w:tcPr>
          <w:p w14:paraId="160AD6B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38DC0BA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(0.00–0.12)</w:t>
            </w:r>
          </w:p>
        </w:tc>
        <w:tc>
          <w:tcPr>
            <w:tcW w:w="1843" w:type="dxa"/>
          </w:tcPr>
          <w:p w14:paraId="6CB842C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594887C2" w14:textId="77777777" w:rsidTr="00A42FD5">
        <w:tc>
          <w:tcPr>
            <w:tcW w:w="2042" w:type="dxa"/>
            <w:gridSpan w:val="2"/>
            <w:vMerge/>
          </w:tcPr>
          <w:p w14:paraId="00A6152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E8625B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B63138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2F0690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BF9DC5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0.33</w:t>
            </w:r>
            <w:r w:rsidRPr="00581DA5">
              <w:rPr>
                <w:rFonts w:ascii="Calibri" w:eastAsia="Arial" w:hAnsi="Calibri" w:cs="Calibri"/>
                <w:sz w:val="18"/>
                <w:szCs w:val="18"/>
                <w:highlight w:val="yellow"/>
              </w:rPr>
              <w:br/>
              <w:t>(0.03–2.69)</w:t>
            </w:r>
          </w:p>
        </w:tc>
        <w:tc>
          <w:tcPr>
            <w:tcW w:w="2321" w:type="dxa"/>
          </w:tcPr>
          <w:p w14:paraId="3B86517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2AF113A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(0.00–0.25)</w:t>
            </w:r>
          </w:p>
        </w:tc>
        <w:tc>
          <w:tcPr>
            <w:tcW w:w="1843" w:type="dxa"/>
          </w:tcPr>
          <w:p w14:paraId="7D8B04E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w:t>
            </w:r>
          </w:p>
        </w:tc>
      </w:tr>
      <w:tr w:rsidR="008C3E7C" w:rsidRPr="00581DA5" w14:paraId="66412CBE"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E8CF5F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0C4F26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E95167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688AB48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2C3CAA5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0.83</w:t>
            </w:r>
            <w:r w:rsidRPr="00581DA5">
              <w:rPr>
                <w:rFonts w:ascii="Calibri" w:eastAsia="Arial" w:hAnsi="Calibri" w:cs="Calibri"/>
                <w:sz w:val="18"/>
                <w:szCs w:val="18"/>
                <w:highlight w:val="yellow"/>
              </w:rPr>
              <w:br/>
              <w:t>(0.07–6.70)</w:t>
            </w:r>
          </w:p>
        </w:tc>
        <w:tc>
          <w:tcPr>
            <w:tcW w:w="2321" w:type="dxa"/>
          </w:tcPr>
          <w:p w14:paraId="2E5F726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1EB5502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(0.01–0.64)</w:t>
            </w:r>
          </w:p>
        </w:tc>
        <w:tc>
          <w:tcPr>
            <w:tcW w:w="1843" w:type="dxa"/>
          </w:tcPr>
          <w:p w14:paraId="2CD0EDD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w:t>
            </w:r>
          </w:p>
        </w:tc>
      </w:tr>
      <w:tr w:rsidR="008C3E7C" w:rsidRPr="00581DA5" w14:paraId="1852389C" w14:textId="77777777" w:rsidTr="00A42FD5">
        <w:tc>
          <w:tcPr>
            <w:tcW w:w="2042" w:type="dxa"/>
            <w:gridSpan w:val="2"/>
            <w:vMerge/>
          </w:tcPr>
          <w:p w14:paraId="6D5E547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6DBDC4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4B9DA74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A26CCF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3D931EB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4.27</w:t>
            </w:r>
            <w:r w:rsidRPr="00581DA5">
              <w:rPr>
                <w:rFonts w:ascii="Calibri" w:eastAsia="Arial" w:hAnsi="Calibri" w:cs="Calibri"/>
                <w:sz w:val="18"/>
                <w:szCs w:val="18"/>
                <w:highlight w:val="yellow"/>
              </w:rPr>
              <w:br/>
              <w:t>(0.44–35.88)</w:t>
            </w:r>
          </w:p>
        </w:tc>
        <w:tc>
          <w:tcPr>
            <w:tcW w:w="2321" w:type="dxa"/>
          </w:tcPr>
          <w:p w14:paraId="500D2DD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24A54EA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0.38</w:t>
            </w:r>
            <w:r w:rsidRPr="00581DA5">
              <w:rPr>
                <w:rFonts w:ascii="Calibri" w:eastAsia="Arial" w:hAnsi="Calibri" w:cs="Calibri"/>
                <w:sz w:val="18"/>
                <w:szCs w:val="18"/>
                <w:highlight w:val="yellow"/>
              </w:rPr>
              <w:br/>
              <w:t>(0.04–3.39)</w:t>
            </w:r>
          </w:p>
        </w:tc>
        <w:tc>
          <w:tcPr>
            <w:tcW w:w="1843" w:type="dxa"/>
          </w:tcPr>
          <w:p w14:paraId="74C72E9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19.7%</w:t>
            </w:r>
          </w:p>
        </w:tc>
      </w:tr>
      <w:tr w:rsidR="008C3E7C" w:rsidRPr="00581DA5" w14:paraId="6B033181"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5527A8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6833A6A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1405" w:type="dxa"/>
            <w:vMerge w:val="restart"/>
          </w:tcPr>
          <w:p w14:paraId="208CEFB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59D52F4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62836A9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(0.01–0.18)</w:t>
            </w:r>
          </w:p>
        </w:tc>
        <w:tc>
          <w:tcPr>
            <w:tcW w:w="2321" w:type="dxa"/>
          </w:tcPr>
          <w:p w14:paraId="669C2A3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100C959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(0.00–0.12)</w:t>
            </w:r>
          </w:p>
        </w:tc>
        <w:tc>
          <w:tcPr>
            <w:tcW w:w="1843" w:type="dxa"/>
          </w:tcPr>
          <w:p w14:paraId="4DD477C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223459E3" w14:textId="77777777" w:rsidTr="00A42FD5">
        <w:tc>
          <w:tcPr>
            <w:tcW w:w="2042" w:type="dxa"/>
            <w:gridSpan w:val="2"/>
            <w:vMerge/>
          </w:tcPr>
          <w:p w14:paraId="748F0E8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2F2C79C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847A39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F5B1CA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5676C9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(0.01–0.42)</w:t>
            </w:r>
          </w:p>
        </w:tc>
        <w:tc>
          <w:tcPr>
            <w:tcW w:w="2321" w:type="dxa"/>
          </w:tcPr>
          <w:p w14:paraId="1BBCC31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3395A0C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(0.01–0.27)</w:t>
            </w:r>
          </w:p>
        </w:tc>
        <w:tc>
          <w:tcPr>
            <w:tcW w:w="1843" w:type="dxa"/>
          </w:tcPr>
          <w:p w14:paraId="0E45AE1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12CF9F10"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D690F6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28126F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FC0497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ED01AF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20A899A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0.18</w:t>
            </w:r>
            <w:r w:rsidRPr="00581DA5">
              <w:rPr>
                <w:rFonts w:ascii="Calibri" w:eastAsia="Arial" w:hAnsi="Calibri" w:cs="Calibri"/>
                <w:sz w:val="18"/>
                <w:szCs w:val="18"/>
                <w:highlight w:val="yellow"/>
              </w:rPr>
              <w:br/>
              <w:t>(0.03–0.98)</w:t>
            </w:r>
          </w:p>
        </w:tc>
        <w:tc>
          <w:tcPr>
            <w:tcW w:w="2321" w:type="dxa"/>
          </w:tcPr>
          <w:p w14:paraId="7F1A8C0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387AE0E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(0.01–0.65)</w:t>
            </w:r>
          </w:p>
        </w:tc>
        <w:tc>
          <w:tcPr>
            <w:tcW w:w="1843" w:type="dxa"/>
          </w:tcPr>
          <w:p w14:paraId="5D11E6C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w:t>
            </w:r>
          </w:p>
        </w:tc>
      </w:tr>
      <w:tr w:rsidR="008C3E7C" w:rsidRPr="00581DA5" w14:paraId="4D8E7A65" w14:textId="77777777" w:rsidTr="00A42FD5">
        <w:tc>
          <w:tcPr>
            <w:tcW w:w="2042" w:type="dxa"/>
            <w:gridSpan w:val="2"/>
            <w:vMerge/>
          </w:tcPr>
          <w:p w14:paraId="4215EDD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E51764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7633EF6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4173A87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0D13C99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0.69</w:t>
            </w:r>
            <w:r w:rsidRPr="00581DA5">
              <w:rPr>
                <w:rFonts w:ascii="Calibri" w:eastAsia="Arial" w:hAnsi="Calibri" w:cs="Calibri"/>
                <w:sz w:val="18"/>
                <w:szCs w:val="18"/>
                <w:highlight w:val="yellow"/>
              </w:rPr>
              <w:br/>
              <w:t>(0.12–3.49)</w:t>
            </w:r>
          </w:p>
        </w:tc>
        <w:tc>
          <w:tcPr>
            <w:tcW w:w="2321" w:type="dxa"/>
          </w:tcPr>
          <w:p w14:paraId="4B2A255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2AE8236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0.38</w:t>
            </w:r>
            <w:r w:rsidRPr="00581DA5">
              <w:rPr>
                <w:rFonts w:ascii="Calibri" w:eastAsia="Arial" w:hAnsi="Calibri" w:cs="Calibri"/>
                <w:sz w:val="18"/>
                <w:szCs w:val="18"/>
                <w:highlight w:val="yellow"/>
              </w:rPr>
              <w:br/>
              <w:t>(0.06–2.34)</w:t>
            </w:r>
          </w:p>
        </w:tc>
        <w:tc>
          <w:tcPr>
            <w:tcW w:w="1843" w:type="dxa"/>
          </w:tcPr>
          <w:p w14:paraId="26A2C5E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16.0%</w:t>
            </w:r>
          </w:p>
        </w:tc>
      </w:tr>
      <w:tr w:rsidR="008C3E7C" w:rsidRPr="00581DA5" w14:paraId="7C80BCC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DFA41D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4BDBEE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6E52B63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7624F1D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025F604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(0.01–0.40)</w:t>
            </w:r>
          </w:p>
        </w:tc>
        <w:tc>
          <w:tcPr>
            <w:tcW w:w="2321" w:type="dxa"/>
          </w:tcPr>
          <w:p w14:paraId="1FFCAE0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3BAC10A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(0.00–0.04)</w:t>
            </w:r>
          </w:p>
        </w:tc>
        <w:tc>
          <w:tcPr>
            <w:tcW w:w="1843" w:type="dxa"/>
          </w:tcPr>
          <w:p w14:paraId="5308325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6253B7CD" w14:textId="77777777" w:rsidTr="00A42FD5">
        <w:tc>
          <w:tcPr>
            <w:tcW w:w="2042" w:type="dxa"/>
            <w:gridSpan w:val="2"/>
            <w:vMerge/>
          </w:tcPr>
          <w:p w14:paraId="71D6F17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DFA2DA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1B7691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544875D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7ADEBAE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0.17</w:t>
            </w:r>
            <w:r w:rsidRPr="00581DA5">
              <w:rPr>
                <w:rFonts w:ascii="Calibri" w:eastAsia="Arial" w:hAnsi="Calibri" w:cs="Calibri"/>
                <w:sz w:val="18"/>
                <w:szCs w:val="18"/>
                <w:highlight w:val="yellow"/>
              </w:rPr>
              <w:br/>
              <w:t>(0.03–0.92)</w:t>
            </w:r>
          </w:p>
        </w:tc>
        <w:tc>
          <w:tcPr>
            <w:tcW w:w="2321" w:type="dxa"/>
          </w:tcPr>
          <w:p w14:paraId="4DB560C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424D730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(0.00–0.09)</w:t>
            </w:r>
          </w:p>
        </w:tc>
        <w:tc>
          <w:tcPr>
            <w:tcW w:w="1843" w:type="dxa"/>
          </w:tcPr>
          <w:p w14:paraId="3041AB4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726F3BF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0BF0F7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CC1E3F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35540F8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74E4143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6CE7827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0.39</w:t>
            </w:r>
            <w:r w:rsidRPr="00581DA5">
              <w:rPr>
                <w:rFonts w:ascii="Calibri" w:eastAsia="Arial" w:hAnsi="Calibri" w:cs="Calibri"/>
                <w:sz w:val="18"/>
                <w:szCs w:val="18"/>
                <w:highlight w:val="yellow"/>
              </w:rPr>
              <w:br/>
              <w:t>(0.07–2.22)</w:t>
            </w:r>
          </w:p>
        </w:tc>
        <w:tc>
          <w:tcPr>
            <w:tcW w:w="2321" w:type="dxa"/>
          </w:tcPr>
          <w:p w14:paraId="0884704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5BD479C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(0.01–0.21)</w:t>
            </w:r>
          </w:p>
        </w:tc>
        <w:tc>
          <w:tcPr>
            <w:tcW w:w="1843" w:type="dxa"/>
          </w:tcPr>
          <w:p w14:paraId="014FEE2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40D0DE7B" w14:textId="77777777" w:rsidTr="00A42FD5">
        <w:tc>
          <w:tcPr>
            <w:tcW w:w="2042" w:type="dxa"/>
            <w:gridSpan w:val="2"/>
            <w:vMerge/>
          </w:tcPr>
          <w:p w14:paraId="305CFDC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A80886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FFD610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67F6D2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018B72C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1.54</w:t>
            </w:r>
            <w:r w:rsidRPr="00581DA5">
              <w:rPr>
                <w:rFonts w:ascii="Calibri" w:eastAsia="Arial" w:hAnsi="Calibri" w:cs="Calibri"/>
                <w:sz w:val="18"/>
                <w:szCs w:val="18"/>
                <w:highlight w:val="yellow"/>
              </w:rPr>
              <w:br/>
              <w:t>(0.27–7.80)</w:t>
            </w:r>
          </w:p>
        </w:tc>
        <w:tc>
          <w:tcPr>
            <w:tcW w:w="2321" w:type="dxa"/>
          </w:tcPr>
          <w:p w14:paraId="5DBFB8B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1F1E8F6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0.14</w:t>
            </w:r>
            <w:r w:rsidRPr="00581DA5">
              <w:rPr>
                <w:rFonts w:ascii="Calibri" w:eastAsia="Arial" w:hAnsi="Calibri" w:cs="Calibri"/>
                <w:sz w:val="18"/>
                <w:szCs w:val="18"/>
                <w:highlight w:val="yellow"/>
              </w:rPr>
              <w:br/>
              <w:t>(0.02–0.73)</w:t>
            </w:r>
          </w:p>
        </w:tc>
        <w:tc>
          <w:tcPr>
            <w:tcW w:w="1843" w:type="dxa"/>
          </w:tcPr>
          <w:p w14:paraId="726FA9C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w:t>
            </w:r>
          </w:p>
        </w:tc>
      </w:tr>
      <w:tr w:rsidR="008C3E7C" w:rsidRPr="00581DA5" w14:paraId="064AD6B4"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7F3EE8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val="restart"/>
          </w:tcPr>
          <w:p w14:paraId="54125C5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1405" w:type="dxa"/>
            <w:vMerge w:val="restart"/>
          </w:tcPr>
          <w:p w14:paraId="5F6DC21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1131" w:type="dxa"/>
          </w:tcPr>
          <w:p w14:paraId="10BB943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0731F41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(0.00–0.08)</w:t>
            </w:r>
          </w:p>
        </w:tc>
        <w:tc>
          <w:tcPr>
            <w:tcW w:w="2321" w:type="dxa"/>
          </w:tcPr>
          <w:p w14:paraId="226E2F1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7810335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(0.00–0.05)</w:t>
            </w:r>
          </w:p>
        </w:tc>
        <w:tc>
          <w:tcPr>
            <w:tcW w:w="1843" w:type="dxa"/>
          </w:tcPr>
          <w:p w14:paraId="208E186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37D7A1E8" w14:textId="77777777" w:rsidTr="00A42FD5">
        <w:tc>
          <w:tcPr>
            <w:tcW w:w="2042" w:type="dxa"/>
            <w:gridSpan w:val="2"/>
            <w:vMerge/>
          </w:tcPr>
          <w:p w14:paraId="001B5C1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4A951C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EB3DEB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574186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41D80B6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(0.00–0.16)</w:t>
            </w:r>
          </w:p>
        </w:tc>
        <w:tc>
          <w:tcPr>
            <w:tcW w:w="2321" w:type="dxa"/>
          </w:tcPr>
          <w:p w14:paraId="183ADAF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24EF206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(0.00–0.10)</w:t>
            </w:r>
          </w:p>
        </w:tc>
        <w:tc>
          <w:tcPr>
            <w:tcW w:w="1843" w:type="dxa"/>
          </w:tcPr>
          <w:p w14:paraId="04BBE89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w:t>
            </w:r>
          </w:p>
        </w:tc>
      </w:tr>
      <w:tr w:rsidR="008C3E7C" w:rsidRPr="00581DA5" w14:paraId="417781D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66B171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35610CE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6739651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FE9104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4B217E1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(0.01–0.36)</w:t>
            </w:r>
          </w:p>
        </w:tc>
        <w:tc>
          <w:tcPr>
            <w:tcW w:w="2321" w:type="dxa"/>
          </w:tcPr>
          <w:p w14:paraId="5EEEB7C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070C55F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(0.00–0.21)</w:t>
            </w:r>
          </w:p>
        </w:tc>
        <w:tc>
          <w:tcPr>
            <w:tcW w:w="1843" w:type="dxa"/>
          </w:tcPr>
          <w:p w14:paraId="7F497E1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w:t>
            </w:r>
          </w:p>
        </w:tc>
      </w:tr>
      <w:tr w:rsidR="008C3E7C" w:rsidRPr="00581DA5" w14:paraId="355EE966" w14:textId="77777777" w:rsidTr="00A42FD5">
        <w:tc>
          <w:tcPr>
            <w:tcW w:w="2042" w:type="dxa"/>
            <w:gridSpan w:val="2"/>
            <w:vMerge/>
          </w:tcPr>
          <w:p w14:paraId="20BCD93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7E5F11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B5EDE9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218E1B8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63C2C74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0.08</w:t>
            </w:r>
            <w:r w:rsidRPr="00581DA5">
              <w:rPr>
                <w:rFonts w:ascii="Calibri" w:eastAsia="Arial" w:hAnsi="Calibri" w:cs="Calibri"/>
                <w:sz w:val="18"/>
                <w:szCs w:val="18"/>
                <w:highlight w:val="yellow"/>
              </w:rPr>
              <w:br/>
              <w:t>(0.02–1.44)</w:t>
            </w:r>
          </w:p>
        </w:tc>
        <w:tc>
          <w:tcPr>
            <w:tcW w:w="2321" w:type="dxa"/>
          </w:tcPr>
          <w:p w14:paraId="4263182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1.87</w:t>
            </w:r>
            <w:r w:rsidRPr="00581DA5">
              <w:rPr>
                <w:rFonts w:ascii="Calibri" w:eastAsia="Arial" w:hAnsi="Calibri" w:cs="Calibri"/>
                <w:sz w:val="18"/>
                <w:szCs w:val="18"/>
                <w:highlight w:val="yellow"/>
              </w:rPr>
              <w:br/>
              <w:t>(0.76–3.75)</w:t>
            </w:r>
          </w:p>
        </w:tc>
        <w:tc>
          <w:tcPr>
            <w:tcW w:w="2092" w:type="dxa"/>
          </w:tcPr>
          <w:p w14:paraId="6EA3511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(0.01–0.80)</w:t>
            </w:r>
          </w:p>
        </w:tc>
        <w:tc>
          <w:tcPr>
            <w:tcW w:w="1843" w:type="dxa"/>
          </w:tcPr>
          <w:p w14:paraId="0A6A919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w:t>
            </w:r>
          </w:p>
        </w:tc>
      </w:tr>
      <w:tr w:rsidR="008C3E7C" w:rsidRPr="00581DA5" w14:paraId="6A80630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52CCEB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73030218"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val="restart"/>
          </w:tcPr>
          <w:p w14:paraId="557434B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1131" w:type="dxa"/>
          </w:tcPr>
          <w:p w14:paraId="66178D8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7d</w:t>
            </w:r>
          </w:p>
        </w:tc>
        <w:tc>
          <w:tcPr>
            <w:tcW w:w="1981" w:type="dxa"/>
          </w:tcPr>
          <w:p w14:paraId="309D323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(0.00–0.18)</w:t>
            </w:r>
          </w:p>
        </w:tc>
        <w:tc>
          <w:tcPr>
            <w:tcW w:w="2321" w:type="dxa"/>
          </w:tcPr>
          <w:p w14:paraId="199CF87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35F5EBA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(0.00–0.02)</w:t>
            </w:r>
          </w:p>
        </w:tc>
        <w:tc>
          <w:tcPr>
            <w:tcW w:w="1843" w:type="dxa"/>
          </w:tcPr>
          <w:p w14:paraId="365EB63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507A76E2" w14:textId="77777777" w:rsidTr="00A42FD5">
        <w:tc>
          <w:tcPr>
            <w:tcW w:w="2042" w:type="dxa"/>
            <w:gridSpan w:val="2"/>
            <w:vMerge/>
          </w:tcPr>
          <w:p w14:paraId="5A6496C1"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5FF84A5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53480E5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0E5A342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14d</w:t>
            </w:r>
          </w:p>
        </w:tc>
        <w:tc>
          <w:tcPr>
            <w:tcW w:w="1981" w:type="dxa"/>
          </w:tcPr>
          <w:p w14:paraId="358FD09A"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0.03</w:t>
            </w:r>
            <w:r w:rsidRPr="00581DA5">
              <w:rPr>
                <w:rFonts w:ascii="Calibri" w:eastAsia="Arial" w:hAnsi="Calibri" w:cs="Calibri"/>
                <w:sz w:val="18"/>
                <w:szCs w:val="18"/>
                <w:highlight w:val="yellow"/>
              </w:rPr>
              <w:br/>
              <w:t>(0.01–0.35)</w:t>
            </w:r>
          </w:p>
        </w:tc>
        <w:tc>
          <w:tcPr>
            <w:tcW w:w="2321" w:type="dxa"/>
          </w:tcPr>
          <w:p w14:paraId="6942774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35E644F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(0.00–0.03)</w:t>
            </w:r>
          </w:p>
        </w:tc>
        <w:tc>
          <w:tcPr>
            <w:tcW w:w="1843" w:type="dxa"/>
          </w:tcPr>
          <w:p w14:paraId="5DEFB83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524CF6E7"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52FADB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1127473B"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2AE45370"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1461C19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30d</w:t>
            </w:r>
          </w:p>
        </w:tc>
        <w:tc>
          <w:tcPr>
            <w:tcW w:w="1981" w:type="dxa"/>
          </w:tcPr>
          <w:p w14:paraId="054C5F6D"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0.06</w:t>
            </w:r>
            <w:r w:rsidRPr="00581DA5">
              <w:rPr>
                <w:rFonts w:ascii="Calibri" w:eastAsia="Arial" w:hAnsi="Calibri" w:cs="Calibri"/>
                <w:sz w:val="18"/>
                <w:szCs w:val="18"/>
                <w:highlight w:val="yellow"/>
              </w:rPr>
              <w:br/>
              <w:t>(0.01–0.78)</w:t>
            </w:r>
          </w:p>
        </w:tc>
        <w:tc>
          <w:tcPr>
            <w:tcW w:w="2321" w:type="dxa"/>
          </w:tcPr>
          <w:p w14:paraId="5DF59A75"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32336DBF"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(0.00–0.08)</w:t>
            </w:r>
          </w:p>
        </w:tc>
        <w:tc>
          <w:tcPr>
            <w:tcW w:w="1843" w:type="dxa"/>
          </w:tcPr>
          <w:p w14:paraId="7A05F9CC"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w:t>
            </w:r>
          </w:p>
        </w:tc>
      </w:tr>
      <w:tr w:rsidR="008C3E7C" w:rsidRPr="00581DA5" w14:paraId="3ABB462D" w14:textId="77777777" w:rsidTr="00A42FD5">
        <w:trPr>
          <w:trHeight w:val="83"/>
        </w:trPr>
        <w:tc>
          <w:tcPr>
            <w:tcW w:w="2042" w:type="dxa"/>
            <w:gridSpan w:val="2"/>
            <w:vMerge/>
          </w:tcPr>
          <w:p w14:paraId="6DA8D60E"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077" w:type="dxa"/>
            <w:vMerge/>
          </w:tcPr>
          <w:p w14:paraId="0128C4A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405" w:type="dxa"/>
            <w:vMerge/>
          </w:tcPr>
          <w:p w14:paraId="140C43E9"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1131" w:type="dxa"/>
          </w:tcPr>
          <w:p w14:paraId="3595F8F2"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90d</w:t>
            </w:r>
          </w:p>
        </w:tc>
        <w:tc>
          <w:tcPr>
            <w:tcW w:w="1981" w:type="dxa"/>
          </w:tcPr>
          <w:p w14:paraId="557C1CD7"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0.18</w:t>
            </w:r>
            <w:r w:rsidRPr="00581DA5">
              <w:rPr>
                <w:rFonts w:ascii="Calibri" w:eastAsia="Arial" w:hAnsi="Calibri" w:cs="Calibri"/>
                <w:sz w:val="18"/>
                <w:szCs w:val="18"/>
                <w:highlight w:val="yellow"/>
              </w:rPr>
              <w:br/>
              <w:t>(0.04–3.31)</w:t>
            </w:r>
          </w:p>
        </w:tc>
        <w:tc>
          <w:tcPr>
            <w:tcW w:w="2321" w:type="dxa"/>
          </w:tcPr>
          <w:p w14:paraId="156B39D4"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11.22</w:t>
            </w:r>
            <w:r w:rsidRPr="00581DA5">
              <w:rPr>
                <w:rFonts w:ascii="Calibri" w:eastAsia="Arial" w:hAnsi="Calibri" w:cs="Calibri"/>
                <w:sz w:val="18"/>
                <w:szCs w:val="18"/>
                <w:highlight w:val="yellow"/>
              </w:rPr>
              <w:br/>
              <w:t>(7.07–16.70)</w:t>
            </w:r>
          </w:p>
        </w:tc>
        <w:tc>
          <w:tcPr>
            <w:tcW w:w="2092" w:type="dxa"/>
          </w:tcPr>
          <w:p w14:paraId="4D9625B3"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(0.00–0.31)</w:t>
            </w:r>
          </w:p>
        </w:tc>
        <w:tc>
          <w:tcPr>
            <w:tcW w:w="1843" w:type="dxa"/>
          </w:tcPr>
          <w:p w14:paraId="143119E6" w14:textId="77777777" w:rsidR="008C3E7C" w:rsidRPr="00581DA5" w:rsidRDefault="008C3E7C"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581DA5">
              <w:rPr>
                <w:rFonts w:ascii="Calibri" w:eastAsia="Arial" w:hAnsi="Calibri" w:cs="Calibri"/>
                <w:sz w:val="18"/>
                <w:szCs w:val="18"/>
                <w:highlight w:val="yellow"/>
              </w:rPr>
              <w:t>0.5%</w:t>
            </w:r>
          </w:p>
        </w:tc>
      </w:tr>
    </w:tbl>
    <w:p w14:paraId="3D7FF9F9" w14:textId="77777777" w:rsidR="00DF70C6" w:rsidRPr="00581DA5" w:rsidRDefault="00DF70C6" w:rsidP="00442163">
      <w:pPr>
        <w:spacing w:line="360" w:lineRule="auto"/>
        <w:rPr>
          <w:rFonts w:ascii="Calibri" w:eastAsia="Batang" w:hAnsi="Calibri" w:cs="Calibri"/>
        </w:rPr>
      </w:pPr>
    </w:p>
    <w:p w14:paraId="71A5A630" w14:textId="77777777" w:rsidR="00DF70C6" w:rsidRPr="00581DA5" w:rsidRDefault="00DF70C6" w:rsidP="00442163">
      <w:pPr>
        <w:spacing w:line="360" w:lineRule="auto"/>
        <w:rPr>
          <w:rFonts w:ascii="Calibri" w:eastAsia="Batang" w:hAnsi="Calibri" w:cs="Calibri"/>
        </w:rPr>
        <w:sectPr w:rsidR="00DF70C6" w:rsidRPr="00581DA5" w:rsidSect="00DF70C6">
          <w:pgSz w:w="16838" w:h="11906" w:orient="landscape"/>
          <w:pgMar w:top="1440" w:right="1440" w:bottom="1440" w:left="1440" w:header="708" w:footer="708" w:gutter="0"/>
          <w:cols w:space="708"/>
          <w:docGrid w:linePitch="360"/>
        </w:sectPr>
      </w:pPr>
    </w:p>
    <w:p w14:paraId="7AE56C61" w14:textId="77777777" w:rsidR="00DF70C6" w:rsidRPr="00581DA5" w:rsidRDefault="00DF70C6" w:rsidP="007603C9">
      <w:pPr>
        <w:spacing w:line="360" w:lineRule="auto"/>
        <w:rPr>
          <w:rFonts w:ascii="Calibri" w:eastAsiaTheme="minorEastAsia" w:hAnsi="Calibri" w:cs="Calibri"/>
          <w:b/>
          <w:bCs/>
          <w:sz w:val="18"/>
          <w:szCs w:val="18"/>
        </w:rPr>
      </w:pPr>
      <w:r w:rsidRPr="00581DA5">
        <w:rPr>
          <w:rStyle w:val="IntenseEmphasis"/>
          <w:rFonts w:ascii="Calibri" w:hAnsi="Calibri" w:cs="Calibri"/>
          <w:b/>
          <w:bCs/>
          <w:i w:val="0"/>
          <w:iCs w:val="0"/>
          <w:color w:val="auto"/>
          <w:sz w:val="18"/>
          <w:szCs w:val="18"/>
        </w:rPr>
        <w:lastRenderedPageBreak/>
        <w:t xml:space="preserve">Table 2. Benefit-risk assessment of outbreak response immunisation. </w:t>
      </w:r>
      <w:r w:rsidRPr="00581DA5">
        <w:rPr>
          <w:rStyle w:val="IntenseEmphasis"/>
          <w:rFonts w:ascii="Calibri" w:eastAsiaTheme="minorEastAsia" w:hAnsi="Calibri" w:cs="Calibri"/>
          <w:i w:val="0"/>
          <w:iCs w:val="0"/>
          <w:color w:val="auto"/>
          <w:sz w:val="18"/>
          <w:szCs w:val="18"/>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581DA5">
        <w:rPr>
          <w:rStyle w:val="IntenseEmphasis"/>
          <w:rFonts w:ascii="Calibri" w:eastAsiaTheme="minorEastAsia" w:hAnsi="Calibri" w:cs="Calibri" w:hint="eastAsia"/>
          <w:i w:val="0"/>
          <w:iCs w:val="0"/>
          <w:color w:val="auto"/>
          <w:sz w:val="18"/>
          <w:szCs w:val="18"/>
        </w:rPr>
        <w:t xml:space="preserve"> </w:t>
      </w:r>
      <w:r w:rsidRPr="00581DA5">
        <w:rPr>
          <w:rStyle w:val="IntenseEmphasis"/>
          <w:rFonts w:ascii="Calibri" w:eastAsiaTheme="minorEastAsia" w:hAnsi="Calibri" w:cs="Calibri"/>
          <w:i w:val="0"/>
          <w:iCs w:val="0"/>
          <w:color w:val="auto"/>
          <w:sz w:val="18"/>
          <w:szCs w:val="18"/>
          <w:highlight w:val="yellow"/>
        </w:rPr>
        <w:t>SAEs include both non-fatal and fatal serious adverse events</w:t>
      </w:r>
      <w:r w:rsidRPr="00581DA5">
        <w:rPr>
          <w:rStyle w:val="IntenseEmphasis"/>
          <w:rFonts w:ascii="Calibri" w:eastAsiaTheme="minorEastAsia" w:hAnsi="Calibri" w:cs="Calibri" w:hint="eastAsia"/>
          <w:i w:val="0"/>
          <w:iCs w:val="0"/>
          <w:color w:val="auto"/>
          <w:sz w:val="18"/>
          <w:szCs w:val="18"/>
          <w:highlight w:val="yellow"/>
        </w:rPr>
        <w:t>.</w:t>
      </w:r>
    </w:p>
    <w:tbl>
      <w:tblPr>
        <w:tblStyle w:val="PlainTable2"/>
        <w:tblW w:w="5092" w:type="pct"/>
        <w:tblLayout w:type="fixed"/>
        <w:tblLook w:val="0420" w:firstRow="1" w:lastRow="0" w:firstColumn="0" w:lastColumn="0" w:noHBand="0" w:noVBand="1"/>
      </w:tblPr>
      <w:tblGrid>
        <w:gridCol w:w="973"/>
        <w:gridCol w:w="1005"/>
        <w:gridCol w:w="1343"/>
        <w:gridCol w:w="1644"/>
        <w:gridCol w:w="1323"/>
        <w:gridCol w:w="1323"/>
        <w:gridCol w:w="1323"/>
        <w:gridCol w:w="1323"/>
        <w:gridCol w:w="1323"/>
        <w:gridCol w:w="1322"/>
        <w:gridCol w:w="1313"/>
      </w:tblGrid>
      <w:tr w:rsidR="00DF70C6" w:rsidRPr="00581DA5" w14:paraId="1D81D0DD" w14:textId="77777777" w:rsidTr="00A42FD5">
        <w:trPr>
          <w:cnfStyle w:val="100000000000" w:firstRow="1" w:lastRow="0" w:firstColumn="0" w:lastColumn="0" w:oddVBand="0" w:evenVBand="0" w:oddHBand="0" w:evenHBand="0" w:firstRowFirstColumn="0" w:firstRowLastColumn="0" w:lastRowFirstColumn="0" w:lastRowLastColumn="0"/>
        </w:trPr>
        <w:tc>
          <w:tcPr>
            <w:tcW w:w="342" w:type="pct"/>
          </w:tcPr>
          <w:p w14:paraId="4E7BC9A3"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Outcome</w:t>
            </w:r>
          </w:p>
        </w:tc>
        <w:tc>
          <w:tcPr>
            <w:tcW w:w="353" w:type="pct"/>
          </w:tcPr>
          <w:p w14:paraId="7DF34A8D"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Setting</w:t>
            </w:r>
          </w:p>
        </w:tc>
        <w:tc>
          <w:tcPr>
            <w:tcW w:w="472" w:type="pct"/>
          </w:tcPr>
          <w:p w14:paraId="79800957"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Age group</w:t>
            </w:r>
          </w:p>
        </w:tc>
        <w:tc>
          <w:tcPr>
            <w:tcW w:w="578" w:type="pct"/>
          </w:tcPr>
          <w:p w14:paraId="3FF35434"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highlight w:val="yellow"/>
              </w:rPr>
            </w:pPr>
            <w:r w:rsidRPr="00581DA5">
              <w:rPr>
                <w:rFonts w:ascii="Calibri" w:eastAsia="Arial" w:hAnsi="Calibri" w:cs="Calibri"/>
                <w:sz w:val="18"/>
                <w:szCs w:val="18"/>
                <w:highlight w:val="yellow"/>
              </w:rPr>
              <w:t>Vaccine protection</w:t>
            </w:r>
            <w:r w:rsidRPr="00581DA5">
              <w:rPr>
                <w:rFonts w:ascii="Calibri" w:eastAsia="Arial" w:hAnsi="Calibri" w:cs="Calibri"/>
                <w:sz w:val="18"/>
                <w:szCs w:val="18"/>
                <w:highlight w:val="yellow"/>
              </w:rPr>
              <w:br/>
              <w:t>mechanism</w:t>
            </w:r>
          </w:p>
        </w:tc>
        <w:tc>
          <w:tcPr>
            <w:tcW w:w="465" w:type="pct"/>
          </w:tcPr>
          <w:p w14:paraId="74F223A2"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Benefit:</w:t>
            </w:r>
            <w:r w:rsidRPr="00581DA5">
              <w:rPr>
                <w:rFonts w:ascii="Calibri" w:eastAsia="Arial" w:hAnsi="Calibri" w:cs="Calibri"/>
                <w:sz w:val="18"/>
                <w:szCs w:val="18"/>
                <w:highlight w:val="yellow"/>
              </w:rPr>
              <w:br/>
              <w:t>Outcomes averted</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465" w:type="pct"/>
          </w:tcPr>
          <w:p w14:paraId="084DE867"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Risk (base):</w:t>
            </w:r>
            <w:r w:rsidRPr="00581DA5">
              <w:rPr>
                <w:rFonts w:ascii="Calibri" w:eastAsia="Arial" w:hAnsi="Calibri" w:cs="Calibri"/>
                <w:sz w:val="18"/>
                <w:szCs w:val="18"/>
                <w:highlight w:val="yellow"/>
              </w:rPr>
              <w:br/>
              <w:t>Outcomes attributable</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465" w:type="pct"/>
          </w:tcPr>
          <w:p w14:paraId="2FD97649"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highlight w:val="yellow"/>
              </w:rPr>
            </w:pPr>
            <w:r w:rsidRPr="00581DA5">
              <w:rPr>
                <w:rFonts w:ascii="Calibri" w:eastAsia="Arial" w:hAnsi="Calibri" w:cs="Calibri"/>
                <w:sz w:val="18"/>
                <w:szCs w:val="18"/>
                <w:highlight w:val="yellow"/>
              </w:rPr>
              <w:t>Risk (adjusted):</w:t>
            </w:r>
            <w:r w:rsidRPr="00581DA5">
              <w:rPr>
                <w:rFonts w:ascii="Calibri" w:eastAsia="Arial" w:hAnsi="Calibri" w:cs="Calibri"/>
                <w:sz w:val="18"/>
                <w:szCs w:val="18"/>
                <w:highlight w:val="yellow"/>
              </w:rPr>
              <w:br/>
              <w:t>Outcomes attributable</w:t>
            </w:r>
            <w:r w:rsidRPr="00581DA5">
              <w:rPr>
                <w:rFonts w:ascii="Calibri" w:eastAsia="Arial" w:hAnsi="Calibri" w:cs="Calibri"/>
                <w:sz w:val="18"/>
                <w:szCs w:val="18"/>
                <w:highlight w:val="yellow"/>
              </w:rPr>
              <w:br/>
              <w:t>per 10,000</w:t>
            </w:r>
            <w:r w:rsidRPr="00581DA5">
              <w:rPr>
                <w:rFonts w:ascii="Calibri" w:eastAsiaTheme="minorEastAsia" w:hAnsi="Calibri" w:cs="Calibri" w:hint="eastAsia"/>
                <w:sz w:val="18"/>
                <w:szCs w:val="18"/>
                <w:highlight w:val="yellow"/>
              </w:rPr>
              <w:t xml:space="preserve"> (95%UI)</w:t>
            </w:r>
          </w:p>
        </w:tc>
        <w:tc>
          <w:tcPr>
            <w:tcW w:w="465" w:type="pct"/>
          </w:tcPr>
          <w:p w14:paraId="449B9135"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BRR (base):</w:t>
            </w:r>
            <w:r w:rsidRPr="00581DA5">
              <w:rPr>
                <w:rFonts w:ascii="Calibri" w:eastAsia="Arial" w:hAnsi="Calibri" w:cs="Calibri"/>
                <w:sz w:val="18"/>
                <w:szCs w:val="18"/>
                <w:highlight w:val="yellow"/>
              </w:rPr>
              <w:br/>
              <w:t>(Prevented per 1 caused)</w:t>
            </w:r>
          </w:p>
        </w:tc>
        <w:tc>
          <w:tcPr>
            <w:tcW w:w="465" w:type="pct"/>
          </w:tcPr>
          <w:p w14:paraId="1F1E6B0F"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BRR (adjusted):</w:t>
            </w:r>
            <w:r w:rsidRPr="00581DA5">
              <w:rPr>
                <w:rFonts w:ascii="Calibri" w:eastAsia="Arial" w:hAnsi="Calibri" w:cs="Calibri"/>
                <w:sz w:val="18"/>
                <w:szCs w:val="18"/>
                <w:highlight w:val="yellow"/>
              </w:rPr>
              <w:br/>
              <w:t>(Prevented per 1 caused)</w:t>
            </w:r>
          </w:p>
        </w:tc>
        <w:tc>
          <w:tcPr>
            <w:tcW w:w="465" w:type="pct"/>
          </w:tcPr>
          <w:p w14:paraId="6CFDD8E4"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Probability</w:t>
            </w:r>
            <w:r w:rsidRPr="00581DA5">
              <w:rPr>
                <w:rFonts w:ascii="Calibri" w:eastAsia="Arial" w:hAnsi="Calibri" w:cs="Calibri"/>
                <w:sz w:val="18"/>
                <w:szCs w:val="18"/>
                <w:highlight w:val="yellow"/>
              </w:rPr>
              <w:br/>
              <w:t>(Base BRR &gt; 1)</w:t>
            </w:r>
            <w:r w:rsidRPr="00581DA5">
              <w:rPr>
                <w:rFonts w:ascii="Calibri" w:eastAsia="Arial" w:hAnsi="Calibri" w:cs="Calibri"/>
                <w:sz w:val="18"/>
                <w:szCs w:val="18"/>
                <w:highlight w:val="yellow"/>
              </w:rPr>
              <w:br/>
              <w:t>(%)</w:t>
            </w:r>
          </w:p>
        </w:tc>
        <w:tc>
          <w:tcPr>
            <w:tcW w:w="462" w:type="pct"/>
          </w:tcPr>
          <w:p w14:paraId="617696BE" w14:textId="77777777" w:rsidR="00DF70C6" w:rsidRPr="00581DA5" w:rsidRDefault="00DF70C6">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highlight w:val="yellow"/>
              </w:rPr>
            </w:pPr>
            <w:r w:rsidRPr="00581DA5">
              <w:rPr>
                <w:rFonts w:ascii="Calibri" w:eastAsia="Arial" w:hAnsi="Calibri" w:cs="Calibri"/>
                <w:sz w:val="18"/>
                <w:szCs w:val="18"/>
                <w:highlight w:val="yellow"/>
              </w:rPr>
              <w:t>Probability</w:t>
            </w:r>
            <w:r w:rsidRPr="00581DA5">
              <w:rPr>
                <w:rFonts w:ascii="Calibri" w:eastAsia="Arial" w:hAnsi="Calibri" w:cs="Calibri"/>
                <w:sz w:val="18"/>
                <w:szCs w:val="18"/>
                <w:highlight w:val="yellow"/>
              </w:rPr>
              <w:br/>
              <w:t>(Adjusted BRR &gt; 1)</w:t>
            </w:r>
            <w:r w:rsidRPr="00581DA5">
              <w:rPr>
                <w:rFonts w:ascii="Calibri" w:eastAsia="Arial" w:hAnsi="Calibri" w:cs="Calibri"/>
                <w:sz w:val="18"/>
                <w:szCs w:val="18"/>
                <w:highlight w:val="yellow"/>
              </w:rPr>
              <w:br/>
              <w:t>(%)</w:t>
            </w:r>
          </w:p>
        </w:tc>
      </w:tr>
      <w:tr w:rsidR="00DF70C6" w:rsidRPr="00581DA5" w14:paraId="7EE0E04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18367FF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DALY</w:t>
            </w:r>
          </w:p>
        </w:tc>
        <w:tc>
          <w:tcPr>
            <w:tcW w:w="353" w:type="pct"/>
            <w:vMerge w:val="restart"/>
          </w:tcPr>
          <w:p w14:paraId="7DD7B36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472" w:type="pct"/>
            <w:vMerge w:val="restart"/>
          </w:tcPr>
          <w:p w14:paraId="5709F7E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3478BE2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7229D9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15.31</w:t>
            </w:r>
            <w:r w:rsidRPr="00581DA5">
              <w:rPr>
                <w:rFonts w:ascii="Calibri" w:eastAsia="Arial" w:hAnsi="Calibri" w:cs="Calibri"/>
                <w:sz w:val="18"/>
                <w:szCs w:val="18"/>
                <w:highlight w:val="yellow"/>
              </w:rPr>
              <w:br/>
              <w:t>(1.12–126.71)</w:t>
            </w:r>
          </w:p>
        </w:tc>
        <w:tc>
          <w:tcPr>
            <w:tcW w:w="465" w:type="pct"/>
          </w:tcPr>
          <w:p w14:paraId="2604FDD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288A828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0.10</w:t>
            </w:r>
            <w:r w:rsidRPr="00581DA5">
              <w:rPr>
                <w:rFonts w:ascii="Calibri" w:eastAsia="Arial" w:hAnsi="Calibri" w:cs="Calibri"/>
                <w:sz w:val="18"/>
                <w:szCs w:val="18"/>
                <w:highlight w:val="yellow"/>
              </w:rPr>
              <w:br/>
              <w:t>(0.03–0.25)</w:t>
            </w:r>
          </w:p>
        </w:tc>
        <w:tc>
          <w:tcPr>
            <w:tcW w:w="465" w:type="pct"/>
          </w:tcPr>
          <w:p w14:paraId="64BE976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101.48</w:t>
            </w:r>
            <w:r w:rsidRPr="00581DA5">
              <w:rPr>
                <w:rFonts w:ascii="Calibri" w:eastAsia="Arial" w:hAnsi="Calibri" w:cs="Calibri"/>
                <w:sz w:val="18"/>
                <w:szCs w:val="18"/>
                <w:highlight w:val="yellow"/>
              </w:rPr>
              <w:br/>
              <w:t>(6.14–1090.44)</w:t>
            </w:r>
          </w:p>
        </w:tc>
        <w:tc>
          <w:tcPr>
            <w:tcW w:w="465" w:type="pct"/>
          </w:tcPr>
          <w:p w14:paraId="7EC3889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154.05</w:t>
            </w:r>
            <w:r w:rsidRPr="00581DA5">
              <w:rPr>
                <w:rFonts w:ascii="Calibri" w:eastAsia="Arial" w:hAnsi="Calibri" w:cs="Calibri"/>
                <w:sz w:val="18"/>
                <w:szCs w:val="18"/>
                <w:highlight w:val="yellow"/>
              </w:rPr>
              <w:br/>
              <w:t>(13.18–1387.26)</w:t>
            </w:r>
          </w:p>
        </w:tc>
        <w:tc>
          <w:tcPr>
            <w:tcW w:w="465" w:type="pct"/>
          </w:tcPr>
          <w:p w14:paraId="2E5BBC7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105A9A5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DF70C6" w:rsidRPr="00581DA5" w14:paraId="0EB1AC25" w14:textId="77777777" w:rsidTr="00A42FD5">
        <w:tc>
          <w:tcPr>
            <w:tcW w:w="342" w:type="pct"/>
            <w:vMerge/>
          </w:tcPr>
          <w:p w14:paraId="14085B8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1FAD421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54CDF8B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7CCCA9A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5295459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56.61</w:t>
            </w:r>
            <w:r w:rsidRPr="00581DA5">
              <w:rPr>
                <w:rFonts w:ascii="Calibri" w:eastAsia="Arial" w:hAnsi="Calibri" w:cs="Calibri"/>
                <w:sz w:val="18"/>
                <w:szCs w:val="18"/>
                <w:highlight w:val="yellow"/>
              </w:rPr>
              <w:br/>
              <w:t>(4.83–421.51)</w:t>
            </w:r>
          </w:p>
        </w:tc>
        <w:tc>
          <w:tcPr>
            <w:tcW w:w="465" w:type="pct"/>
          </w:tcPr>
          <w:p w14:paraId="439B3DC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359D83D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(0.03–0.22)</w:t>
            </w:r>
          </w:p>
        </w:tc>
        <w:tc>
          <w:tcPr>
            <w:tcW w:w="465" w:type="pct"/>
          </w:tcPr>
          <w:p w14:paraId="76D7775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384.90</w:t>
            </w:r>
            <w:r w:rsidRPr="00581DA5">
              <w:rPr>
                <w:rFonts w:ascii="Calibri" w:eastAsia="Arial" w:hAnsi="Calibri" w:cs="Calibri"/>
                <w:sz w:val="18"/>
                <w:szCs w:val="18"/>
                <w:highlight w:val="yellow"/>
              </w:rPr>
              <w:br/>
              <w:t>(29.50–3708.42)</w:t>
            </w:r>
          </w:p>
        </w:tc>
        <w:tc>
          <w:tcPr>
            <w:tcW w:w="465" w:type="pct"/>
          </w:tcPr>
          <w:p w14:paraId="430A333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671.32</w:t>
            </w:r>
            <w:r w:rsidRPr="00581DA5">
              <w:rPr>
                <w:rFonts w:ascii="Calibri" w:eastAsia="Arial" w:hAnsi="Calibri" w:cs="Calibri"/>
                <w:sz w:val="18"/>
                <w:szCs w:val="18"/>
                <w:highlight w:val="yellow"/>
              </w:rPr>
              <w:br/>
              <w:t>(68.58–5382.27)</w:t>
            </w:r>
          </w:p>
        </w:tc>
        <w:tc>
          <w:tcPr>
            <w:tcW w:w="465" w:type="pct"/>
          </w:tcPr>
          <w:p w14:paraId="795B094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347F321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DF70C6" w:rsidRPr="00581DA5" w14:paraId="1CC80A8D"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125D0B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32C5156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4DD32C9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3961A53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720B45E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10.30</w:t>
            </w:r>
            <w:r w:rsidRPr="00581DA5">
              <w:rPr>
                <w:rFonts w:ascii="Calibri" w:eastAsia="Arial" w:hAnsi="Calibri" w:cs="Calibri"/>
                <w:sz w:val="18"/>
                <w:szCs w:val="18"/>
                <w:highlight w:val="yellow"/>
              </w:rPr>
              <w:br/>
              <w:t>(0.29–126.49)</w:t>
            </w:r>
          </w:p>
        </w:tc>
        <w:tc>
          <w:tcPr>
            <w:tcW w:w="465" w:type="pct"/>
          </w:tcPr>
          <w:p w14:paraId="3586A25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090EA63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2.15</w:t>
            </w:r>
            <w:r w:rsidRPr="00581DA5">
              <w:rPr>
                <w:rFonts w:ascii="Calibri" w:eastAsia="Arial" w:hAnsi="Calibri" w:cs="Calibri"/>
                <w:sz w:val="18"/>
                <w:szCs w:val="18"/>
                <w:highlight w:val="yellow"/>
              </w:rPr>
              <w:br/>
              <w:t>(0.43–8.16)</w:t>
            </w:r>
          </w:p>
        </w:tc>
        <w:tc>
          <w:tcPr>
            <w:tcW w:w="465" w:type="pct"/>
          </w:tcPr>
          <w:p w14:paraId="120B782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2.08</w:t>
            </w:r>
            <w:r w:rsidRPr="00581DA5">
              <w:rPr>
                <w:rFonts w:ascii="Calibri" w:eastAsia="Arial" w:hAnsi="Calibri" w:cs="Calibri"/>
                <w:sz w:val="18"/>
                <w:szCs w:val="18"/>
                <w:highlight w:val="yellow"/>
              </w:rPr>
              <w:br/>
              <w:t>(0.05–38.42)</w:t>
            </w:r>
          </w:p>
        </w:tc>
        <w:tc>
          <w:tcPr>
            <w:tcW w:w="465" w:type="pct"/>
          </w:tcPr>
          <w:p w14:paraId="5D0E3B4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4.58</w:t>
            </w:r>
            <w:r w:rsidRPr="00581DA5">
              <w:rPr>
                <w:rFonts w:ascii="Calibri" w:eastAsia="Arial" w:hAnsi="Calibri" w:cs="Calibri"/>
                <w:sz w:val="18"/>
                <w:szCs w:val="18"/>
                <w:highlight w:val="yellow"/>
              </w:rPr>
              <w:br/>
              <w:t>(0.25–60.02)</w:t>
            </w:r>
          </w:p>
        </w:tc>
        <w:tc>
          <w:tcPr>
            <w:tcW w:w="465" w:type="pct"/>
          </w:tcPr>
          <w:p w14:paraId="0604DFF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66%</w:t>
            </w:r>
          </w:p>
        </w:tc>
        <w:tc>
          <w:tcPr>
            <w:tcW w:w="462" w:type="pct"/>
          </w:tcPr>
          <w:p w14:paraId="04110A6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85%</w:t>
            </w:r>
          </w:p>
        </w:tc>
      </w:tr>
      <w:tr w:rsidR="00DF70C6" w:rsidRPr="00581DA5" w14:paraId="48FF1DBA" w14:textId="77777777" w:rsidTr="00A42FD5">
        <w:tc>
          <w:tcPr>
            <w:tcW w:w="342" w:type="pct"/>
            <w:vMerge/>
          </w:tcPr>
          <w:p w14:paraId="4149787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3AA07F9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3A4BD3C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0A08E9F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13046CB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65.98</w:t>
            </w:r>
            <w:r w:rsidRPr="00581DA5">
              <w:rPr>
                <w:rFonts w:ascii="Calibri" w:eastAsia="Arial" w:hAnsi="Calibri" w:cs="Calibri"/>
                <w:sz w:val="18"/>
                <w:szCs w:val="18"/>
                <w:highlight w:val="yellow"/>
              </w:rPr>
              <w:br/>
              <w:t>(3.31–621.17)</w:t>
            </w:r>
          </w:p>
        </w:tc>
        <w:tc>
          <w:tcPr>
            <w:tcW w:w="465" w:type="pct"/>
          </w:tcPr>
          <w:p w14:paraId="2BCA927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1562137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1.86</w:t>
            </w:r>
            <w:r w:rsidRPr="00581DA5">
              <w:rPr>
                <w:rFonts w:ascii="Calibri" w:eastAsia="Arial" w:hAnsi="Calibri" w:cs="Calibri"/>
                <w:sz w:val="18"/>
                <w:szCs w:val="18"/>
                <w:highlight w:val="yellow"/>
              </w:rPr>
              <w:br/>
              <w:t>(0.37–7.10)</w:t>
            </w:r>
          </w:p>
        </w:tc>
        <w:tc>
          <w:tcPr>
            <w:tcW w:w="465" w:type="pct"/>
          </w:tcPr>
          <w:p w14:paraId="6E905D3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13.30</w:t>
            </w:r>
            <w:r w:rsidRPr="00581DA5">
              <w:rPr>
                <w:rFonts w:ascii="Calibri" w:eastAsia="Arial" w:hAnsi="Calibri" w:cs="Calibri"/>
                <w:sz w:val="18"/>
                <w:szCs w:val="18"/>
                <w:highlight w:val="yellow"/>
              </w:rPr>
              <w:br/>
              <w:t>(0.55–205.83)</w:t>
            </w:r>
          </w:p>
        </w:tc>
        <w:tc>
          <w:tcPr>
            <w:tcW w:w="465" w:type="pct"/>
          </w:tcPr>
          <w:p w14:paraId="3355FE2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34.25</w:t>
            </w:r>
            <w:r w:rsidRPr="00581DA5">
              <w:rPr>
                <w:rFonts w:ascii="Calibri" w:eastAsia="Arial" w:hAnsi="Calibri" w:cs="Calibri"/>
                <w:sz w:val="18"/>
                <w:szCs w:val="18"/>
                <w:highlight w:val="yellow"/>
              </w:rPr>
              <w:br/>
              <w:t>(2.79–368.90)</w:t>
            </w:r>
          </w:p>
        </w:tc>
        <w:tc>
          <w:tcPr>
            <w:tcW w:w="465" w:type="pct"/>
          </w:tcPr>
          <w:p w14:paraId="0503BD9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94%</w:t>
            </w:r>
          </w:p>
        </w:tc>
        <w:tc>
          <w:tcPr>
            <w:tcW w:w="462" w:type="pct"/>
          </w:tcPr>
          <w:p w14:paraId="7B8C1B4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DF70C6" w:rsidRPr="00581DA5" w14:paraId="6D7C5638"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E24458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508D426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472" w:type="pct"/>
            <w:vMerge w:val="restart"/>
          </w:tcPr>
          <w:p w14:paraId="563895B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53D4B82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22AA1AE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5.45</w:t>
            </w:r>
            <w:r w:rsidRPr="00581DA5">
              <w:rPr>
                <w:rFonts w:ascii="Calibri" w:eastAsia="Arial" w:hAnsi="Calibri" w:cs="Calibri"/>
                <w:sz w:val="18"/>
                <w:szCs w:val="18"/>
                <w:highlight w:val="yellow"/>
              </w:rPr>
              <w:br/>
              <w:t>(0.48–31.89)</w:t>
            </w:r>
          </w:p>
        </w:tc>
        <w:tc>
          <w:tcPr>
            <w:tcW w:w="465" w:type="pct"/>
          </w:tcPr>
          <w:p w14:paraId="72D7864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51475AF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0.11</w:t>
            </w:r>
            <w:r w:rsidRPr="00581DA5">
              <w:rPr>
                <w:rFonts w:ascii="Calibri" w:eastAsia="Arial" w:hAnsi="Calibri" w:cs="Calibri"/>
                <w:sz w:val="18"/>
                <w:szCs w:val="18"/>
                <w:highlight w:val="yellow"/>
              </w:rPr>
              <w:br/>
              <w:t>(0.03–0.26)</w:t>
            </w:r>
          </w:p>
        </w:tc>
        <w:tc>
          <w:tcPr>
            <w:tcW w:w="465" w:type="pct"/>
          </w:tcPr>
          <w:p w14:paraId="397A65D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34.66</w:t>
            </w:r>
            <w:r w:rsidRPr="00581DA5">
              <w:rPr>
                <w:rFonts w:ascii="Calibri" w:eastAsia="Arial" w:hAnsi="Calibri" w:cs="Calibri"/>
                <w:sz w:val="18"/>
                <w:szCs w:val="18"/>
                <w:highlight w:val="yellow"/>
              </w:rPr>
              <w:br/>
              <w:t>(2.61–274.20)</w:t>
            </w:r>
          </w:p>
        </w:tc>
        <w:tc>
          <w:tcPr>
            <w:tcW w:w="465" w:type="pct"/>
          </w:tcPr>
          <w:p w14:paraId="27A2B3D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50.00</w:t>
            </w:r>
            <w:r w:rsidRPr="00581DA5">
              <w:rPr>
                <w:rFonts w:ascii="Calibri" w:eastAsia="Arial" w:hAnsi="Calibri" w:cs="Calibri"/>
                <w:sz w:val="18"/>
                <w:szCs w:val="18"/>
                <w:highlight w:val="yellow"/>
              </w:rPr>
              <w:br/>
              <w:t>(5.60–345.50)</w:t>
            </w:r>
          </w:p>
        </w:tc>
        <w:tc>
          <w:tcPr>
            <w:tcW w:w="465" w:type="pct"/>
          </w:tcPr>
          <w:p w14:paraId="27DA0FC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739D1D5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DF70C6" w:rsidRPr="00581DA5" w14:paraId="557D25F3" w14:textId="77777777" w:rsidTr="00A42FD5">
        <w:tc>
          <w:tcPr>
            <w:tcW w:w="342" w:type="pct"/>
            <w:vMerge/>
          </w:tcPr>
          <w:p w14:paraId="56048FA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808473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40A02C3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5BCD3F2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6BFBA63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18.28</w:t>
            </w:r>
            <w:r w:rsidRPr="00581DA5">
              <w:rPr>
                <w:rFonts w:ascii="Calibri" w:eastAsia="Arial" w:hAnsi="Calibri" w:cs="Calibri"/>
                <w:sz w:val="18"/>
                <w:szCs w:val="18"/>
                <w:highlight w:val="yellow"/>
              </w:rPr>
              <w:br/>
              <w:t>(2.00–102.76)</w:t>
            </w:r>
          </w:p>
        </w:tc>
        <w:tc>
          <w:tcPr>
            <w:tcW w:w="465" w:type="pct"/>
          </w:tcPr>
          <w:p w14:paraId="30243B9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790DC3F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(0.03–0.23)</w:t>
            </w:r>
          </w:p>
        </w:tc>
        <w:tc>
          <w:tcPr>
            <w:tcW w:w="465" w:type="pct"/>
          </w:tcPr>
          <w:p w14:paraId="20241E4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118.88</w:t>
            </w:r>
            <w:r w:rsidRPr="00581DA5">
              <w:rPr>
                <w:rFonts w:ascii="Calibri" w:eastAsia="Arial" w:hAnsi="Calibri" w:cs="Calibri"/>
                <w:sz w:val="18"/>
                <w:szCs w:val="18"/>
                <w:highlight w:val="yellow"/>
              </w:rPr>
              <w:br/>
              <w:t>(10.24–887.70)</w:t>
            </w:r>
          </w:p>
        </w:tc>
        <w:tc>
          <w:tcPr>
            <w:tcW w:w="465" w:type="pct"/>
          </w:tcPr>
          <w:p w14:paraId="24AB006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197.30</w:t>
            </w:r>
            <w:r w:rsidRPr="00581DA5">
              <w:rPr>
                <w:rFonts w:ascii="Calibri" w:eastAsia="Arial" w:hAnsi="Calibri" w:cs="Calibri"/>
                <w:sz w:val="18"/>
                <w:szCs w:val="18"/>
                <w:highlight w:val="yellow"/>
              </w:rPr>
              <w:br/>
              <w:t>(24.38–1334.91)</w:t>
            </w:r>
          </w:p>
        </w:tc>
        <w:tc>
          <w:tcPr>
            <w:tcW w:w="465" w:type="pct"/>
          </w:tcPr>
          <w:p w14:paraId="4F3A80F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c>
          <w:tcPr>
            <w:tcW w:w="462" w:type="pct"/>
          </w:tcPr>
          <w:p w14:paraId="1272B45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DF70C6" w:rsidRPr="00581DA5" w14:paraId="0CAF2124"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D25CBE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E0BEA4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5A26A63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17C272E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9BEDE3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4.00</w:t>
            </w:r>
            <w:r w:rsidRPr="00581DA5">
              <w:rPr>
                <w:rFonts w:ascii="Calibri" w:eastAsia="Arial" w:hAnsi="Calibri" w:cs="Calibri"/>
                <w:sz w:val="18"/>
                <w:szCs w:val="18"/>
                <w:highlight w:val="yellow"/>
              </w:rPr>
              <w:br/>
              <w:t>(0.15–32.55)</w:t>
            </w:r>
          </w:p>
        </w:tc>
        <w:tc>
          <w:tcPr>
            <w:tcW w:w="465" w:type="pct"/>
          </w:tcPr>
          <w:p w14:paraId="4A60873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7430975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2.35</w:t>
            </w:r>
            <w:r w:rsidRPr="00581DA5">
              <w:rPr>
                <w:rFonts w:ascii="Calibri" w:eastAsia="Arial" w:hAnsi="Calibri" w:cs="Calibri"/>
                <w:sz w:val="18"/>
                <w:szCs w:val="18"/>
                <w:highlight w:val="yellow"/>
              </w:rPr>
              <w:br/>
              <w:t>(0.49–9.03)</w:t>
            </w:r>
          </w:p>
        </w:tc>
        <w:tc>
          <w:tcPr>
            <w:tcW w:w="465" w:type="pct"/>
          </w:tcPr>
          <w:p w14:paraId="072A7AD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0.78</w:t>
            </w:r>
            <w:r w:rsidRPr="00581DA5">
              <w:rPr>
                <w:rFonts w:ascii="Calibri" w:eastAsia="Arial" w:hAnsi="Calibri" w:cs="Calibri"/>
                <w:sz w:val="18"/>
                <w:szCs w:val="18"/>
                <w:highlight w:val="yellow"/>
              </w:rPr>
              <w:br/>
              <w:t>(0.03–10.19)</w:t>
            </w:r>
          </w:p>
        </w:tc>
        <w:tc>
          <w:tcPr>
            <w:tcW w:w="465" w:type="pct"/>
          </w:tcPr>
          <w:p w14:paraId="03B821D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1.55</w:t>
            </w:r>
            <w:r w:rsidRPr="00581DA5">
              <w:rPr>
                <w:rFonts w:ascii="Calibri" w:eastAsia="Arial" w:hAnsi="Calibri" w:cs="Calibri"/>
                <w:sz w:val="18"/>
                <w:szCs w:val="18"/>
                <w:highlight w:val="yellow"/>
              </w:rPr>
              <w:br/>
              <w:t>(0.10–15.76)</w:t>
            </w:r>
          </w:p>
        </w:tc>
        <w:tc>
          <w:tcPr>
            <w:tcW w:w="465" w:type="pct"/>
          </w:tcPr>
          <w:p w14:paraId="49F604E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43%</w:t>
            </w:r>
          </w:p>
        </w:tc>
        <w:tc>
          <w:tcPr>
            <w:tcW w:w="462" w:type="pct"/>
          </w:tcPr>
          <w:p w14:paraId="7E25D6D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63%</w:t>
            </w:r>
          </w:p>
        </w:tc>
      </w:tr>
      <w:tr w:rsidR="00DF70C6" w:rsidRPr="00581DA5" w14:paraId="38D32C46" w14:textId="77777777" w:rsidTr="00A42FD5">
        <w:tc>
          <w:tcPr>
            <w:tcW w:w="342" w:type="pct"/>
            <w:vMerge/>
          </w:tcPr>
          <w:p w14:paraId="3597167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04538B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7A9D460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7E9559C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42A3307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22.89</w:t>
            </w:r>
            <w:r w:rsidRPr="00581DA5">
              <w:rPr>
                <w:rFonts w:ascii="Calibri" w:eastAsia="Arial" w:hAnsi="Calibri" w:cs="Calibri"/>
                <w:sz w:val="18"/>
                <w:szCs w:val="18"/>
                <w:highlight w:val="yellow"/>
              </w:rPr>
              <w:br/>
              <w:t>(1.34–155.99)</w:t>
            </w:r>
          </w:p>
        </w:tc>
        <w:tc>
          <w:tcPr>
            <w:tcW w:w="465" w:type="pct"/>
          </w:tcPr>
          <w:p w14:paraId="09863B9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7DA8CFD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2.04</w:t>
            </w:r>
            <w:r w:rsidRPr="00581DA5">
              <w:rPr>
                <w:rFonts w:ascii="Calibri" w:eastAsia="Arial" w:hAnsi="Calibri" w:cs="Calibri"/>
                <w:sz w:val="18"/>
                <w:szCs w:val="18"/>
                <w:highlight w:val="yellow"/>
              </w:rPr>
              <w:br/>
              <w:t>(0.43–7.80)</w:t>
            </w:r>
          </w:p>
        </w:tc>
        <w:tc>
          <w:tcPr>
            <w:tcW w:w="465" w:type="pct"/>
          </w:tcPr>
          <w:p w14:paraId="503A6FF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4.51</w:t>
            </w:r>
            <w:r w:rsidRPr="00581DA5">
              <w:rPr>
                <w:rFonts w:ascii="Calibri" w:eastAsia="Arial" w:hAnsi="Calibri" w:cs="Calibri"/>
                <w:sz w:val="18"/>
                <w:szCs w:val="18"/>
                <w:highlight w:val="yellow"/>
              </w:rPr>
              <w:br/>
              <w:t>(0.23–51.48)</w:t>
            </w:r>
          </w:p>
        </w:tc>
        <w:tc>
          <w:tcPr>
            <w:tcW w:w="465" w:type="pct"/>
          </w:tcPr>
          <w:p w14:paraId="6CE5BF6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10.45</w:t>
            </w:r>
            <w:r w:rsidRPr="00581DA5">
              <w:rPr>
                <w:rFonts w:ascii="Calibri" w:eastAsia="Arial" w:hAnsi="Calibri" w:cs="Calibri"/>
                <w:sz w:val="18"/>
                <w:szCs w:val="18"/>
                <w:highlight w:val="yellow"/>
              </w:rPr>
              <w:br/>
              <w:t>(1.06–94.70)</w:t>
            </w:r>
          </w:p>
        </w:tc>
        <w:tc>
          <w:tcPr>
            <w:tcW w:w="465" w:type="pct"/>
          </w:tcPr>
          <w:p w14:paraId="44EDA5F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85%</w:t>
            </w:r>
          </w:p>
        </w:tc>
        <w:tc>
          <w:tcPr>
            <w:tcW w:w="462" w:type="pct"/>
          </w:tcPr>
          <w:p w14:paraId="6C05E29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98%</w:t>
            </w:r>
          </w:p>
        </w:tc>
      </w:tr>
      <w:tr w:rsidR="00DF70C6" w:rsidRPr="00581DA5" w14:paraId="59B153EF"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18565CD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44353F2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472" w:type="pct"/>
            <w:vMerge w:val="restart"/>
          </w:tcPr>
          <w:p w14:paraId="49C5D10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44F1DDE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0DDABC4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1.02</w:t>
            </w:r>
            <w:r w:rsidRPr="00581DA5">
              <w:rPr>
                <w:rFonts w:ascii="Calibri" w:eastAsia="Arial" w:hAnsi="Calibri" w:cs="Calibri"/>
                <w:sz w:val="18"/>
                <w:szCs w:val="18"/>
                <w:highlight w:val="yellow"/>
              </w:rPr>
              <w:br/>
              <w:t>(0.11–26.76)</w:t>
            </w:r>
          </w:p>
        </w:tc>
        <w:tc>
          <w:tcPr>
            <w:tcW w:w="465" w:type="pct"/>
          </w:tcPr>
          <w:p w14:paraId="1B752BE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79224DC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0.11</w:t>
            </w:r>
            <w:r w:rsidRPr="00581DA5">
              <w:rPr>
                <w:rFonts w:ascii="Calibri" w:eastAsia="Arial" w:hAnsi="Calibri" w:cs="Calibri"/>
                <w:sz w:val="18"/>
                <w:szCs w:val="18"/>
                <w:highlight w:val="yellow"/>
              </w:rPr>
              <w:br/>
              <w:t>(0.03–0.26)</w:t>
            </w:r>
          </w:p>
        </w:tc>
        <w:tc>
          <w:tcPr>
            <w:tcW w:w="465" w:type="pct"/>
          </w:tcPr>
          <w:p w14:paraId="340DC33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6.61</w:t>
            </w:r>
            <w:r w:rsidRPr="00581DA5">
              <w:rPr>
                <w:rFonts w:ascii="Calibri" w:eastAsia="Arial" w:hAnsi="Calibri" w:cs="Calibri"/>
                <w:sz w:val="18"/>
                <w:szCs w:val="18"/>
                <w:highlight w:val="yellow"/>
              </w:rPr>
              <w:br/>
              <w:t>(0.56–204.82)</w:t>
            </w:r>
          </w:p>
        </w:tc>
        <w:tc>
          <w:tcPr>
            <w:tcW w:w="465" w:type="pct"/>
          </w:tcPr>
          <w:p w14:paraId="0F0740F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9.31</w:t>
            </w:r>
            <w:r w:rsidRPr="00581DA5">
              <w:rPr>
                <w:rFonts w:ascii="Calibri" w:eastAsia="Arial" w:hAnsi="Calibri" w:cs="Calibri"/>
                <w:sz w:val="18"/>
                <w:szCs w:val="18"/>
                <w:highlight w:val="yellow"/>
              </w:rPr>
              <w:br/>
              <w:t>(1.19–262.95)</w:t>
            </w:r>
          </w:p>
        </w:tc>
        <w:tc>
          <w:tcPr>
            <w:tcW w:w="465" w:type="pct"/>
          </w:tcPr>
          <w:p w14:paraId="2453323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94%</w:t>
            </w:r>
          </w:p>
        </w:tc>
        <w:tc>
          <w:tcPr>
            <w:tcW w:w="462" w:type="pct"/>
          </w:tcPr>
          <w:p w14:paraId="26BA71E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98%</w:t>
            </w:r>
          </w:p>
        </w:tc>
      </w:tr>
      <w:tr w:rsidR="00DF70C6" w:rsidRPr="00581DA5" w14:paraId="09D74634" w14:textId="77777777" w:rsidTr="00A42FD5">
        <w:tc>
          <w:tcPr>
            <w:tcW w:w="342" w:type="pct"/>
            <w:vMerge/>
          </w:tcPr>
          <w:p w14:paraId="02EDD29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8B3B6E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217BA40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1F50FD5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0114713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3.02</w:t>
            </w:r>
            <w:r w:rsidRPr="00581DA5">
              <w:rPr>
                <w:rFonts w:ascii="Calibri" w:eastAsia="Arial" w:hAnsi="Calibri" w:cs="Calibri"/>
                <w:sz w:val="18"/>
                <w:szCs w:val="18"/>
                <w:highlight w:val="yellow"/>
              </w:rPr>
              <w:br/>
              <w:t>(0.39–106.35)</w:t>
            </w:r>
          </w:p>
        </w:tc>
        <w:tc>
          <w:tcPr>
            <w:tcW w:w="465" w:type="pct"/>
          </w:tcPr>
          <w:p w14:paraId="084806B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(0.05–0.37)</w:t>
            </w:r>
          </w:p>
        </w:tc>
        <w:tc>
          <w:tcPr>
            <w:tcW w:w="465" w:type="pct"/>
          </w:tcPr>
          <w:p w14:paraId="4E35D1F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0.09</w:t>
            </w:r>
            <w:r w:rsidRPr="00581DA5">
              <w:rPr>
                <w:rFonts w:ascii="Calibri" w:eastAsia="Arial" w:hAnsi="Calibri" w:cs="Calibri"/>
                <w:sz w:val="18"/>
                <w:szCs w:val="18"/>
                <w:highlight w:val="yellow"/>
              </w:rPr>
              <w:br/>
              <w:t>(0.03–0.23)</w:t>
            </w:r>
          </w:p>
        </w:tc>
        <w:tc>
          <w:tcPr>
            <w:tcW w:w="465" w:type="pct"/>
          </w:tcPr>
          <w:p w14:paraId="01C4433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19.56</w:t>
            </w:r>
            <w:r w:rsidRPr="00581DA5">
              <w:rPr>
                <w:rFonts w:ascii="Calibri" w:eastAsia="Arial" w:hAnsi="Calibri" w:cs="Calibri"/>
                <w:sz w:val="18"/>
                <w:szCs w:val="18"/>
                <w:highlight w:val="yellow"/>
              </w:rPr>
              <w:br/>
              <w:t>(2.00–905.12)</w:t>
            </w:r>
          </w:p>
        </w:tc>
        <w:tc>
          <w:tcPr>
            <w:tcW w:w="465" w:type="pct"/>
          </w:tcPr>
          <w:p w14:paraId="61534E6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32.56</w:t>
            </w:r>
            <w:r w:rsidRPr="00581DA5">
              <w:rPr>
                <w:rFonts w:ascii="Calibri" w:eastAsia="Arial" w:hAnsi="Calibri" w:cs="Calibri"/>
                <w:sz w:val="18"/>
                <w:szCs w:val="18"/>
                <w:highlight w:val="yellow"/>
              </w:rPr>
              <w:br/>
              <w:t>(4.85–1308.57)</w:t>
            </w:r>
          </w:p>
        </w:tc>
        <w:tc>
          <w:tcPr>
            <w:tcW w:w="465" w:type="pct"/>
          </w:tcPr>
          <w:p w14:paraId="53F297F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99%</w:t>
            </w:r>
          </w:p>
        </w:tc>
        <w:tc>
          <w:tcPr>
            <w:tcW w:w="462" w:type="pct"/>
          </w:tcPr>
          <w:p w14:paraId="1CBC961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DF70C6" w:rsidRPr="00581DA5" w14:paraId="0BF9C674"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22ACFBC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144C92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26E6BE2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7D19D33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62C8677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0.77</w:t>
            </w:r>
            <w:r w:rsidRPr="00581DA5">
              <w:rPr>
                <w:rFonts w:ascii="Calibri" w:eastAsia="Arial" w:hAnsi="Calibri" w:cs="Calibri"/>
                <w:sz w:val="18"/>
                <w:szCs w:val="18"/>
                <w:highlight w:val="yellow"/>
              </w:rPr>
              <w:br/>
              <w:t>(0.03–23.61)</w:t>
            </w:r>
          </w:p>
        </w:tc>
        <w:tc>
          <w:tcPr>
            <w:tcW w:w="465" w:type="pct"/>
          </w:tcPr>
          <w:p w14:paraId="3D35A6D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4E4DFD1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2.37</w:t>
            </w:r>
            <w:r w:rsidRPr="00581DA5">
              <w:rPr>
                <w:rFonts w:ascii="Calibri" w:eastAsia="Arial" w:hAnsi="Calibri" w:cs="Calibri"/>
                <w:sz w:val="18"/>
                <w:szCs w:val="18"/>
                <w:highlight w:val="yellow"/>
              </w:rPr>
              <w:br/>
              <w:t>(0.48–9.18)</w:t>
            </w:r>
          </w:p>
        </w:tc>
        <w:tc>
          <w:tcPr>
            <w:tcW w:w="465" w:type="pct"/>
          </w:tcPr>
          <w:p w14:paraId="20F4232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0.15</w:t>
            </w:r>
            <w:r w:rsidRPr="00581DA5">
              <w:rPr>
                <w:rFonts w:ascii="Calibri" w:eastAsia="Arial" w:hAnsi="Calibri" w:cs="Calibri"/>
                <w:sz w:val="18"/>
                <w:szCs w:val="18"/>
                <w:highlight w:val="yellow"/>
              </w:rPr>
              <w:br/>
              <w:t>(0.01–5.71)</w:t>
            </w:r>
          </w:p>
        </w:tc>
        <w:tc>
          <w:tcPr>
            <w:tcW w:w="465" w:type="pct"/>
          </w:tcPr>
          <w:p w14:paraId="50F5F61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0.31</w:t>
            </w:r>
            <w:r w:rsidRPr="00581DA5">
              <w:rPr>
                <w:rFonts w:ascii="Calibri" w:eastAsia="Arial" w:hAnsi="Calibri" w:cs="Calibri"/>
                <w:sz w:val="18"/>
                <w:szCs w:val="18"/>
                <w:highlight w:val="yellow"/>
              </w:rPr>
              <w:br/>
              <w:t>(0.02–8.84)</w:t>
            </w:r>
          </w:p>
        </w:tc>
        <w:tc>
          <w:tcPr>
            <w:tcW w:w="465" w:type="pct"/>
          </w:tcPr>
          <w:p w14:paraId="06EEEFE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w:t>
            </w:r>
          </w:p>
        </w:tc>
        <w:tc>
          <w:tcPr>
            <w:tcW w:w="462" w:type="pct"/>
          </w:tcPr>
          <w:p w14:paraId="1775599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19%</w:t>
            </w:r>
          </w:p>
        </w:tc>
      </w:tr>
      <w:tr w:rsidR="00DF70C6" w:rsidRPr="00581DA5" w14:paraId="21090506" w14:textId="77777777" w:rsidTr="00A42FD5">
        <w:tc>
          <w:tcPr>
            <w:tcW w:w="342" w:type="pct"/>
            <w:vMerge/>
          </w:tcPr>
          <w:p w14:paraId="083EFB2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335C4A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70C74C4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28C656C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5BFBC41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3.87</w:t>
            </w:r>
            <w:r w:rsidRPr="00581DA5">
              <w:rPr>
                <w:rFonts w:ascii="Calibri" w:eastAsia="Arial" w:hAnsi="Calibri" w:cs="Calibri"/>
                <w:sz w:val="18"/>
                <w:szCs w:val="18"/>
                <w:highlight w:val="yellow"/>
              </w:rPr>
              <w:br/>
              <w:t>(0.26–266.35)</w:t>
            </w:r>
          </w:p>
        </w:tc>
        <w:tc>
          <w:tcPr>
            <w:tcW w:w="465" w:type="pct"/>
          </w:tcPr>
          <w:p w14:paraId="649DADB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5.10</w:t>
            </w:r>
            <w:r w:rsidRPr="00581DA5">
              <w:rPr>
                <w:rFonts w:ascii="Calibri" w:eastAsia="Arial" w:hAnsi="Calibri" w:cs="Calibri"/>
                <w:sz w:val="18"/>
                <w:szCs w:val="18"/>
                <w:highlight w:val="yellow"/>
              </w:rPr>
              <w:br/>
              <w:t>(1.31–16.57)</w:t>
            </w:r>
          </w:p>
        </w:tc>
        <w:tc>
          <w:tcPr>
            <w:tcW w:w="465" w:type="pct"/>
          </w:tcPr>
          <w:p w14:paraId="101E5B1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2.05</w:t>
            </w:r>
            <w:r w:rsidRPr="00581DA5">
              <w:rPr>
                <w:rFonts w:ascii="Calibri" w:eastAsia="Arial" w:hAnsi="Calibri" w:cs="Calibri"/>
                <w:sz w:val="18"/>
                <w:szCs w:val="18"/>
                <w:highlight w:val="yellow"/>
              </w:rPr>
              <w:br/>
              <w:t>(0.42–7.93)</w:t>
            </w:r>
          </w:p>
        </w:tc>
        <w:tc>
          <w:tcPr>
            <w:tcW w:w="465" w:type="pct"/>
          </w:tcPr>
          <w:p w14:paraId="779A374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0.81</w:t>
            </w:r>
            <w:r w:rsidRPr="00581DA5">
              <w:rPr>
                <w:rFonts w:ascii="Calibri" w:eastAsia="Arial" w:hAnsi="Calibri" w:cs="Calibri"/>
                <w:sz w:val="18"/>
                <w:szCs w:val="18"/>
                <w:highlight w:val="yellow"/>
              </w:rPr>
              <w:br/>
              <w:t>(0.04–61.06)</w:t>
            </w:r>
          </w:p>
        </w:tc>
        <w:tc>
          <w:tcPr>
            <w:tcW w:w="465" w:type="pct"/>
          </w:tcPr>
          <w:p w14:paraId="7246C30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1.83</w:t>
            </w:r>
            <w:r w:rsidRPr="00581DA5">
              <w:rPr>
                <w:rFonts w:ascii="Calibri" w:eastAsia="Arial" w:hAnsi="Calibri" w:cs="Calibri"/>
                <w:sz w:val="18"/>
                <w:szCs w:val="18"/>
                <w:highlight w:val="yellow"/>
              </w:rPr>
              <w:br/>
              <w:t>(0.19–117.51)</w:t>
            </w:r>
          </w:p>
        </w:tc>
        <w:tc>
          <w:tcPr>
            <w:tcW w:w="465" w:type="pct"/>
          </w:tcPr>
          <w:p w14:paraId="1FB3EA1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44%</w:t>
            </w:r>
          </w:p>
        </w:tc>
        <w:tc>
          <w:tcPr>
            <w:tcW w:w="462" w:type="pct"/>
          </w:tcPr>
          <w:p w14:paraId="5428170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69%</w:t>
            </w:r>
          </w:p>
        </w:tc>
      </w:tr>
      <w:tr w:rsidR="00DF70C6" w:rsidRPr="00581DA5" w14:paraId="4155CF40"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72126C9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Death</w:t>
            </w:r>
          </w:p>
        </w:tc>
        <w:tc>
          <w:tcPr>
            <w:tcW w:w="353" w:type="pct"/>
            <w:vMerge w:val="restart"/>
          </w:tcPr>
          <w:p w14:paraId="47DD3D5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472" w:type="pct"/>
            <w:vMerge w:val="restart"/>
          </w:tcPr>
          <w:p w14:paraId="0D8713F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1214B62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3F9CD97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(0.00–0.19)</w:t>
            </w:r>
          </w:p>
        </w:tc>
        <w:tc>
          <w:tcPr>
            <w:tcW w:w="465" w:type="pct"/>
          </w:tcPr>
          <w:p w14:paraId="7F4EDE1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0FAB76A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3FF4554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1B77CEB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5E4156F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0BB1DC1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DF70C6" w:rsidRPr="00581DA5" w14:paraId="2C0EB175" w14:textId="77777777" w:rsidTr="00A42FD5">
        <w:tc>
          <w:tcPr>
            <w:tcW w:w="342" w:type="pct"/>
            <w:vMerge/>
          </w:tcPr>
          <w:p w14:paraId="13FCA31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5E0A79B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52EBFD5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4263556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77D096A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0.20</w:t>
            </w:r>
            <w:r w:rsidRPr="00581DA5">
              <w:rPr>
                <w:rFonts w:ascii="Calibri" w:eastAsia="Arial" w:hAnsi="Calibri" w:cs="Calibri"/>
                <w:sz w:val="18"/>
                <w:szCs w:val="18"/>
                <w:highlight w:val="yellow"/>
              </w:rPr>
              <w:br/>
              <w:t>(0.01–1.54)</w:t>
            </w:r>
          </w:p>
        </w:tc>
        <w:tc>
          <w:tcPr>
            <w:tcW w:w="465" w:type="pct"/>
          </w:tcPr>
          <w:p w14:paraId="18315C8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38B6FC8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5F03D42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30EF1D6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604809E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46B1BF8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DF70C6" w:rsidRPr="00581DA5" w14:paraId="23B1BC29"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4ABAAD8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6A097B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09EA439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7B2FE38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77388C8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0.19</w:t>
            </w:r>
            <w:r w:rsidRPr="00581DA5">
              <w:rPr>
                <w:rFonts w:ascii="Calibri" w:eastAsia="Arial" w:hAnsi="Calibri" w:cs="Calibri"/>
                <w:sz w:val="18"/>
                <w:szCs w:val="18"/>
                <w:highlight w:val="yellow"/>
              </w:rPr>
              <w:br/>
              <w:t>(0.00–2.31)</w:t>
            </w:r>
          </w:p>
        </w:tc>
        <w:tc>
          <w:tcPr>
            <w:tcW w:w="465" w:type="pct"/>
          </w:tcPr>
          <w:p w14:paraId="4F750D9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5897F46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0.26</w:t>
            </w:r>
            <w:r w:rsidRPr="00581DA5">
              <w:rPr>
                <w:rFonts w:ascii="Calibri" w:eastAsia="Arial" w:hAnsi="Calibri" w:cs="Calibri"/>
                <w:sz w:val="18"/>
                <w:szCs w:val="18"/>
                <w:highlight w:val="yellow"/>
              </w:rPr>
              <w:br/>
              <w:t>(0.02–1.20)</w:t>
            </w:r>
          </w:p>
        </w:tc>
        <w:tc>
          <w:tcPr>
            <w:tcW w:w="465" w:type="pct"/>
          </w:tcPr>
          <w:p w14:paraId="588838B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0.33</w:t>
            </w:r>
            <w:r w:rsidRPr="00581DA5">
              <w:rPr>
                <w:rFonts w:ascii="Calibri" w:eastAsia="Arial" w:hAnsi="Calibri" w:cs="Calibri"/>
                <w:sz w:val="18"/>
                <w:szCs w:val="18"/>
                <w:highlight w:val="yellow"/>
              </w:rPr>
              <w:br/>
              <w:t>(0.01–10.21)</w:t>
            </w:r>
          </w:p>
        </w:tc>
        <w:tc>
          <w:tcPr>
            <w:tcW w:w="465" w:type="pct"/>
          </w:tcPr>
          <w:p w14:paraId="7CF46C6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0.73</w:t>
            </w:r>
            <w:r w:rsidRPr="00581DA5">
              <w:rPr>
                <w:rFonts w:ascii="Calibri" w:eastAsia="Arial" w:hAnsi="Calibri" w:cs="Calibri"/>
                <w:sz w:val="18"/>
                <w:szCs w:val="18"/>
                <w:highlight w:val="yellow"/>
              </w:rPr>
              <w:br/>
              <w:t>(0.03–17.35)</w:t>
            </w:r>
          </w:p>
        </w:tc>
        <w:tc>
          <w:tcPr>
            <w:tcW w:w="465" w:type="pct"/>
          </w:tcPr>
          <w:p w14:paraId="47F0179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26%</w:t>
            </w:r>
          </w:p>
        </w:tc>
        <w:tc>
          <w:tcPr>
            <w:tcW w:w="462" w:type="pct"/>
          </w:tcPr>
          <w:p w14:paraId="60C5EA1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w:t>
            </w:r>
          </w:p>
        </w:tc>
      </w:tr>
      <w:tr w:rsidR="00DF70C6" w:rsidRPr="00581DA5" w14:paraId="0FC78782" w14:textId="77777777" w:rsidTr="00A42FD5">
        <w:tc>
          <w:tcPr>
            <w:tcW w:w="342" w:type="pct"/>
            <w:vMerge/>
          </w:tcPr>
          <w:p w14:paraId="748C41E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3C8AF3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04F7376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1B14995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004BB0A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0.62</w:t>
            </w:r>
            <w:r w:rsidRPr="00581DA5">
              <w:rPr>
                <w:rFonts w:ascii="Calibri" w:eastAsia="Arial" w:hAnsi="Calibri" w:cs="Calibri"/>
                <w:sz w:val="18"/>
                <w:szCs w:val="18"/>
                <w:highlight w:val="yellow"/>
              </w:rPr>
              <w:br/>
              <w:t>(0.03–5.40)</w:t>
            </w:r>
          </w:p>
        </w:tc>
        <w:tc>
          <w:tcPr>
            <w:tcW w:w="465" w:type="pct"/>
          </w:tcPr>
          <w:p w14:paraId="72C45E1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725A826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0.23</w:t>
            </w:r>
            <w:r w:rsidRPr="00581DA5">
              <w:rPr>
                <w:rFonts w:ascii="Calibri" w:eastAsia="Arial" w:hAnsi="Calibri" w:cs="Calibri"/>
                <w:sz w:val="18"/>
                <w:szCs w:val="18"/>
                <w:highlight w:val="yellow"/>
              </w:rPr>
              <w:br/>
              <w:t>(0.02–1.05)</w:t>
            </w:r>
          </w:p>
        </w:tc>
        <w:tc>
          <w:tcPr>
            <w:tcW w:w="465" w:type="pct"/>
          </w:tcPr>
          <w:p w14:paraId="1548AC5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1.07</w:t>
            </w:r>
            <w:r w:rsidRPr="00581DA5">
              <w:rPr>
                <w:rFonts w:ascii="Calibri" w:eastAsia="Arial" w:hAnsi="Calibri" w:cs="Calibri"/>
                <w:sz w:val="18"/>
                <w:szCs w:val="18"/>
                <w:highlight w:val="yellow"/>
              </w:rPr>
              <w:br/>
              <w:t>(0.04–25.58)</w:t>
            </w:r>
          </w:p>
        </w:tc>
        <w:tc>
          <w:tcPr>
            <w:tcW w:w="465" w:type="pct"/>
          </w:tcPr>
          <w:p w14:paraId="20093FA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2.67</w:t>
            </w:r>
            <w:r w:rsidRPr="00581DA5">
              <w:rPr>
                <w:rFonts w:ascii="Calibri" w:eastAsia="Arial" w:hAnsi="Calibri" w:cs="Calibri"/>
                <w:sz w:val="18"/>
                <w:szCs w:val="18"/>
                <w:highlight w:val="yellow"/>
              </w:rPr>
              <w:br/>
              <w:t>(0.21–52.27)</w:t>
            </w:r>
          </w:p>
        </w:tc>
        <w:tc>
          <w:tcPr>
            <w:tcW w:w="465" w:type="pct"/>
          </w:tcPr>
          <w:p w14:paraId="1DDAE72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52%</w:t>
            </w:r>
          </w:p>
        </w:tc>
        <w:tc>
          <w:tcPr>
            <w:tcW w:w="462" w:type="pct"/>
          </w:tcPr>
          <w:p w14:paraId="71E2403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77%</w:t>
            </w:r>
          </w:p>
        </w:tc>
      </w:tr>
      <w:tr w:rsidR="00DF70C6" w:rsidRPr="00581DA5" w14:paraId="75D8BAA9"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4A638C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27DE019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472" w:type="pct"/>
            <w:vMerge w:val="restart"/>
          </w:tcPr>
          <w:p w14:paraId="0AF0C8A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524EF96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3AC3920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(0.00–0.05)</w:t>
            </w:r>
          </w:p>
        </w:tc>
        <w:tc>
          <w:tcPr>
            <w:tcW w:w="465" w:type="pct"/>
          </w:tcPr>
          <w:p w14:paraId="7BC50E2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51BD97B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7171DFF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38AA893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015F8FC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4A1A812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DF70C6" w:rsidRPr="00581DA5" w14:paraId="1291297D" w14:textId="77777777" w:rsidTr="00A42FD5">
        <w:tc>
          <w:tcPr>
            <w:tcW w:w="342" w:type="pct"/>
            <w:vMerge/>
          </w:tcPr>
          <w:p w14:paraId="167DCB6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2EFDD9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7714E12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770E028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6F832CB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0.06</w:t>
            </w:r>
            <w:r w:rsidRPr="00581DA5">
              <w:rPr>
                <w:rFonts w:ascii="Calibri" w:eastAsia="Arial" w:hAnsi="Calibri" w:cs="Calibri"/>
                <w:sz w:val="18"/>
                <w:szCs w:val="18"/>
                <w:highlight w:val="yellow"/>
              </w:rPr>
              <w:br/>
              <w:t>(0.01–0.38)</w:t>
            </w:r>
          </w:p>
        </w:tc>
        <w:tc>
          <w:tcPr>
            <w:tcW w:w="465" w:type="pct"/>
          </w:tcPr>
          <w:p w14:paraId="16581DB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4D789AD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26DA28F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1A6352C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6F6C0A4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1ED2A85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DF70C6" w:rsidRPr="00581DA5" w14:paraId="1D170D98"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5F15B0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73D10D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7CBC4CB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5ED7FA4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EAA0C2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(0.00–0.62)</w:t>
            </w:r>
          </w:p>
        </w:tc>
        <w:tc>
          <w:tcPr>
            <w:tcW w:w="465" w:type="pct"/>
          </w:tcPr>
          <w:p w14:paraId="7CA1062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487561F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0.29</w:t>
            </w:r>
            <w:r w:rsidRPr="00581DA5">
              <w:rPr>
                <w:rFonts w:ascii="Calibri" w:eastAsia="Arial" w:hAnsi="Calibri" w:cs="Calibri"/>
                <w:sz w:val="18"/>
                <w:szCs w:val="18"/>
                <w:highlight w:val="yellow"/>
              </w:rPr>
              <w:br/>
              <w:t>(0.03–1.34)</w:t>
            </w:r>
          </w:p>
        </w:tc>
        <w:tc>
          <w:tcPr>
            <w:tcW w:w="465" w:type="pct"/>
          </w:tcPr>
          <w:p w14:paraId="5A3C980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0.12</w:t>
            </w:r>
            <w:r w:rsidRPr="00581DA5">
              <w:rPr>
                <w:rFonts w:ascii="Calibri" w:eastAsia="Arial" w:hAnsi="Calibri" w:cs="Calibri"/>
                <w:sz w:val="18"/>
                <w:szCs w:val="18"/>
                <w:highlight w:val="yellow"/>
              </w:rPr>
              <w:br/>
              <w:t>(0.00–2.78)</w:t>
            </w:r>
          </w:p>
        </w:tc>
        <w:tc>
          <w:tcPr>
            <w:tcW w:w="465" w:type="pct"/>
          </w:tcPr>
          <w:p w14:paraId="61A00C3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0.24</w:t>
            </w:r>
            <w:r w:rsidRPr="00581DA5">
              <w:rPr>
                <w:rFonts w:ascii="Calibri" w:eastAsia="Arial" w:hAnsi="Calibri" w:cs="Calibri"/>
                <w:sz w:val="18"/>
                <w:szCs w:val="18"/>
                <w:highlight w:val="yellow"/>
              </w:rPr>
              <w:br/>
              <w:t>(0.01–4.25)</w:t>
            </w:r>
          </w:p>
        </w:tc>
        <w:tc>
          <w:tcPr>
            <w:tcW w:w="465" w:type="pct"/>
          </w:tcPr>
          <w:p w14:paraId="5401A07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w:t>
            </w:r>
          </w:p>
        </w:tc>
        <w:tc>
          <w:tcPr>
            <w:tcW w:w="462" w:type="pct"/>
          </w:tcPr>
          <w:p w14:paraId="5D7643E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17%</w:t>
            </w:r>
          </w:p>
        </w:tc>
      </w:tr>
      <w:tr w:rsidR="00DF70C6" w:rsidRPr="00581DA5" w14:paraId="22F81210" w14:textId="77777777" w:rsidTr="00A42FD5">
        <w:tc>
          <w:tcPr>
            <w:tcW w:w="342" w:type="pct"/>
            <w:vMerge/>
          </w:tcPr>
          <w:p w14:paraId="1871478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CD2C31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4C922AA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1E7B53D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7C4B11C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0.22</w:t>
            </w:r>
            <w:r w:rsidRPr="00581DA5">
              <w:rPr>
                <w:rFonts w:ascii="Calibri" w:eastAsia="Arial" w:hAnsi="Calibri" w:cs="Calibri"/>
                <w:sz w:val="18"/>
                <w:szCs w:val="18"/>
                <w:highlight w:val="yellow"/>
              </w:rPr>
              <w:br/>
              <w:t>(0.01–1.42)</w:t>
            </w:r>
          </w:p>
        </w:tc>
        <w:tc>
          <w:tcPr>
            <w:tcW w:w="465" w:type="pct"/>
          </w:tcPr>
          <w:p w14:paraId="66F6CB0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24D69DA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0.25</w:t>
            </w:r>
            <w:r w:rsidRPr="00581DA5">
              <w:rPr>
                <w:rFonts w:ascii="Calibri" w:eastAsia="Arial" w:hAnsi="Calibri" w:cs="Calibri"/>
                <w:sz w:val="18"/>
                <w:szCs w:val="18"/>
                <w:highlight w:val="yellow"/>
              </w:rPr>
              <w:br/>
              <w:t>(0.02–1.16)</w:t>
            </w:r>
          </w:p>
        </w:tc>
        <w:tc>
          <w:tcPr>
            <w:tcW w:w="465" w:type="pct"/>
          </w:tcPr>
          <w:p w14:paraId="586A398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0.35</w:t>
            </w:r>
            <w:r w:rsidRPr="00581DA5">
              <w:rPr>
                <w:rFonts w:ascii="Calibri" w:eastAsia="Arial" w:hAnsi="Calibri" w:cs="Calibri"/>
                <w:sz w:val="18"/>
                <w:szCs w:val="18"/>
                <w:highlight w:val="yellow"/>
              </w:rPr>
              <w:br/>
              <w:t>(0.02–6.86)</w:t>
            </w:r>
          </w:p>
        </w:tc>
        <w:tc>
          <w:tcPr>
            <w:tcW w:w="465" w:type="pct"/>
          </w:tcPr>
          <w:p w14:paraId="7E2CC1A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0.82</w:t>
            </w:r>
            <w:r w:rsidRPr="00581DA5">
              <w:rPr>
                <w:rFonts w:ascii="Calibri" w:eastAsia="Arial" w:hAnsi="Calibri" w:cs="Calibri"/>
                <w:sz w:val="18"/>
                <w:szCs w:val="18"/>
                <w:highlight w:val="yellow"/>
              </w:rPr>
              <w:br/>
              <w:t>(0.07–13.48)</w:t>
            </w:r>
          </w:p>
        </w:tc>
        <w:tc>
          <w:tcPr>
            <w:tcW w:w="465" w:type="pct"/>
          </w:tcPr>
          <w:p w14:paraId="160F3CC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24%</w:t>
            </w:r>
          </w:p>
        </w:tc>
        <w:tc>
          <w:tcPr>
            <w:tcW w:w="462" w:type="pct"/>
          </w:tcPr>
          <w:p w14:paraId="619B6ED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44%</w:t>
            </w:r>
          </w:p>
        </w:tc>
      </w:tr>
      <w:tr w:rsidR="00DF70C6" w:rsidRPr="00581DA5" w14:paraId="67197C97"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21D9AF2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37204B1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472" w:type="pct"/>
            <w:vMerge w:val="restart"/>
          </w:tcPr>
          <w:p w14:paraId="6CEEBEB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1E16BC1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693A509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(0.00–0.04)</w:t>
            </w:r>
          </w:p>
        </w:tc>
        <w:tc>
          <w:tcPr>
            <w:tcW w:w="465" w:type="pct"/>
          </w:tcPr>
          <w:p w14:paraId="7D31837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6F8D86A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2373C2C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2B0548B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04C3028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4843AB9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DF70C6" w:rsidRPr="00581DA5" w14:paraId="6224B3C6" w14:textId="77777777" w:rsidTr="00A42FD5">
        <w:tc>
          <w:tcPr>
            <w:tcW w:w="342" w:type="pct"/>
            <w:vMerge/>
          </w:tcPr>
          <w:p w14:paraId="57CD9F6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669C1A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2237388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3B814FF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6AE683C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(0.00–0.47)</w:t>
            </w:r>
          </w:p>
        </w:tc>
        <w:tc>
          <w:tcPr>
            <w:tcW w:w="465" w:type="pct"/>
          </w:tcPr>
          <w:p w14:paraId="285A9EE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378F829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0.00</w:t>
            </w:r>
            <w:r w:rsidRPr="00581DA5">
              <w:rPr>
                <w:rFonts w:ascii="Calibri" w:eastAsia="Arial" w:hAnsi="Calibri" w:cs="Calibri"/>
                <w:sz w:val="18"/>
                <w:szCs w:val="18"/>
                <w:highlight w:val="yellow"/>
              </w:rPr>
              <w:br/>
              <w:t>(0.00–0.00)</w:t>
            </w:r>
          </w:p>
        </w:tc>
        <w:tc>
          <w:tcPr>
            <w:tcW w:w="465" w:type="pct"/>
          </w:tcPr>
          <w:p w14:paraId="179210A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5994E3A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5" w:type="pct"/>
          </w:tcPr>
          <w:p w14:paraId="3FEE5E7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c>
          <w:tcPr>
            <w:tcW w:w="462" w:type="pct"/>
          </w:tcPr>
          <w:p w14:paraId="36AB3BD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beneficial</w:t>
            </w:r>
          </w:p>
        </w:tc>
      </w:tr>
      <w:tr w:rsidR="00DF70C6" w:rsidRPr="00581DA5" w14:paraId="45FD7935"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511A3F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0CD4B2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5EC8BEA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5647024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7D30566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0.01</w:t>
            </w:r>
            <w:r w:rsidRPr="00581DA5">
              <w:rPr>
                <w:rFonts w:ascii="Calibri" w:eastAsia="Arial" w:hAnsi="Calibri" w:cs="Calibri"/>
                <w:sz w:val="18"/>
                <w:szCs w:val="18"/>
                <w:highlight w:val="yellow"/>
              </w:rPr>
              <w:br/>
              <w:t>(0.00–0.47)</w:t>
            </w:r>
          </w:p>
        </w:tc>
        <w:tc>
          <w:tcPr>
            <w:tcW w:w="465" w:type="pct"/>
          </w:tcPr>
          <w:p w14:paraId="426EC49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2E78D0B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0.29</w:t>
            </w:r>
            <w:r w:rsidRPr="00581DA5">
              <w:rPr>
                <w:rFonts w:ascii="Calibri" w:eastAsia="Arial" w:hAnsi="Calibri" w:cs="Calibri"/>
                <w:sz w:val="18"/>
                <w:szCs w:val="18"/>
                <w:highlight w:val="yellow"/>
              </w:rPr>
              <w:br/>
              <w:t>(0.02–1.36)</w:t>
            </w:r>
          </w:p>
        </w:tc>
        <w:tc>
          <w:tcPr>
            <w:tcW w:w="465" w:type="pct"/>
          </w:tcPr>
          <w:p w14:paraId="6BEBB99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(0.00–1.47)</w:t>
            </w:r>
          </w:p>
        </w:tc>
        <w:tc>
          <w:tcPr>
            <w:tcW w:w="465" w:type="pct"/>
          </w:tcPr>
          <w:p w14:paraId="4D3CEAF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(0.00–2.39)</w:t>
            </w:r>
          </w:p>
        </w:tc>
        <w:tc>
          <w:tcPr>
            <w:tcW w:w="465" w:type="pct"/>
          </w:tcPr>
          <w:p w14:paraId="350FF13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w:t>
            </w:r>
          </w:p>
        </w:tc>
        <w:tc>
          <w:tcPr>
            <w:tcW w:w="462" w:type="pct"/>
          </w:tcPr>
          <w:p w14:paraId="3FA55D6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w:t>
            </w:r>
          </w:p>
        </w:tc>
      </w:tr>
      <w:tr w:rsidR="00DF70C6" w:rsidRPr="00581DA5" w14:paraId="681FE283" w14:textId="77777777" w:rsidTr="00A42FD5">
        <w:tc>
          <w:tcPr>
            <w:tcW w:w="342" w:type="pct"/>
            <w:vMerge/>
          </w:tcPr>
          <w:p w14:paraId="281FCDF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72CF27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425E9D7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42CCB19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41C56D8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0.04</w:t>
            </w:r>
            <w:r w:rsidRPr="00581DA5">
              <w:rPr>
                <w:rFonts w:ascii="Calibri" w:eastAsia="Arial" w:hAnsi="Calibri" w:cs="Calibri"/>
                <w:sz w:val="18"/>
                <w:szCs w:val="18"/>
                <w:highlight w:val="yellow"/>
              </w:rPr>
              <w:br/>
              <w:t>(0.00–1.52)</w:t>
            </w:r>
          </w:p>
        </w:tc>
        <w:tc>
          <w:tcPr>
            <w:tcW w:w="465" w:type="pct"/>
          </w:tcPr>
          <w:p w14:paraId="4E08C4E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0.64</w:t>
            </w:r>
            <w:r w:rsidRPr="00581DA5">
              <w:rPr>
                <w:rFonts w:ascii="Calibri" w:eastAsia="Arial" w:hAnsi="Calibri" w:cs="Calibri"/>
                <w:sz w:val="18"/>
                <w:szCs w:val="18"/>
                <w:highlight w:val="yellow"/>
              </w:rPr>
              <w:br/>
              <w:t>(0.06–2.43)</w:t>
            </w:r>
          </w:p>
        </w:tc>
        <w:tc>
          <w:tcPr>
            <w:tcW w:w="465" w:type="pct"/>
          </w:tcPr>
          <w:p w14:paraId="4177272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0.26</w:t>
            </w:r>
            <w:r w:rsidRPr="00581DA5">
              <w:rPr>
                <w:rFonts w:ascii="Calibri" w:eastAsia="Arial" w:hAnsi="Calibri" w:cs="Calibri"/>
                <w:sz w:val="18"/>
                <w:szCs w:val="18"/>
                <w:highlight w:val="yellow"/>
              </w:rPr>
              <w:br/>
              <w:t>(0.02–1.18)</w:t>
            </w:r>
          </w:p>
        </w:tc>
        <w:tc>
          <w:tcPr>
            <w:tcW w:w="465" w:type="pct"/>
          </w:tcPr>
          <w:p w14:paraId="13264E2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0.07</w:t>
            </w:r>
            <w:r w:rsidRPr="00581DA5">
              <w:rPr>
                <w:rFonts w:ascii="Calibri" w:eastAsia="Arial" w:hAnsi="Calibri" w:cs="Calibri"/>
                <w:sz w:val="18"/>
                <w:szCs w:val="18"/>
                <w:highlight w:val="yellow"/>
              </w:rPr>
              <w:br/>
              <w:t>(0.00–4.84)</w:t>
            </w:r>
          </w:p>
        </w:tc>
        <w:tc>
          <w:tcPr>
            <w:tcW w:w="465" w:type="pct"/>
          </w:tcPr>
          <w:p w14:paraId="3F90E41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0.16</w:t>
            </w:r>
            <w:r w:rsidRPr="00581DA5">
              <w:rPr>
                <w:rFonts w:ascii="Calibri" w:eastAsia="Arial" w:hAnsi="Calibri" w:cs="Calibri"/>
                <w:sz w:val="18"/>
                <w:szCs w:val="18"/>
                <w:highlight w:val="yellow"/>
              </w:rPr>
              <w:br/>
              <w:t>(0.02–9.00)</w:t>
            </w:r>
          </w:p>
        </w:tc>
        <w:tc>
          <w:tcPr>
            <w:tcW w:w="465" w:type="pct"/>
          </w:tcPr>
          <w:p w14:paraId="348C245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w:t>
            </w:r>
          </w:p>
        </w:tc>
        <w:tc>
          <w:tcPr>
            <w:tcW w:w="462" w:type="pct"/>
          </w:tcPr>
          <w:p w14:paraId="7F5B2ED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14%</w:t>
            </w:r>
          </w:p>
        </w:tc>
      </w:tr>
      <w:tr w:rsidR="00DF70C6" w:rsidRPr="00581DA5" w14:paraId="15184F0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2A41ACA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SAE</w:t>
            </w:r>
          </w:p>
        </w:tc>
        <w:tc>
          <w:tcPr>
            <w:tcW w:w="353" w:type="pct"/>
            <w:vMerge w:val="restart"/>
          </w:tcPr>
          <w:p w14:paraId="3489868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High</w:t>
            </w:r>
          </w:p>
        </w:tc>
        <w:tc>
          <w:tcPr>
            <w:tcW w:w="472" w:type="pct"/>
            <w:vMerge w:val="restart"/>
          </w:tcPr>
          <w:p w14:paraId="1AFB505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3646359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3E835BE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3.73</w:t>
            </w:r>
            <w:r w:rsidRPr="00581DA5">
              <w:rPr>
                <w:rFonts w:ascii="Calibri" w:eastAsia="Arial" w:hAnsi="Calibri" w:cs="Calibri"/>
                <w:sz w:val="18"/>
                <w:szCs w:val="18"/>
                <w:highlight w:val="yellow"/>
              </w:rPr>
              <w:br/>
              <w:t>(0.28–29.51)</w:t>
            </w:r>
          </w:p>
        </w:tc>
        <w:tc>
          <w:tcPr>
            <w:tcW w:w="465" w:type="pct"/>
          </w:tcPr>
          <w:p w14:paraId="506918D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6AEAAFD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1.21</w:t>
            </w:r>
            <w:r w:rsidRPr="00581DA5">
              <w:rPr>
                <w:rFonts w:ascii="Calibri" w:eastAsia="Arial" w:hAnsi="Calibri" w:cs="Calibri"/>
                <w:sz w:val="18"/>
                <w:szCs w:val="18"/>
                <w:highlight w:val="yellow"/>
              </w:rPr>
              <w:br/>
              <w:t>(0.46–2.65)</w:t>
            </w:r>
          </w:p>
        </w:tc>
        <w:tc>
          <w:tcPr>
            <w:tcW w:w="465" w:type="pct"/>
          </w:tcPr>
          <w:p w14:paraId="4869C79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2.01</w:t>
            </w:r>
            <w:r w:rsidRPr="00581DA5">
              <w:rPr>
                <w:rFonts w:ascii="Calibri" w:eastAsia="Arial" w:hAnsi="Calibri" w:cs="Calibri"/>
                <w:sz w:val="18"/>
                <w:szCs w:val="18"/>
                <w:highlight w:val="yellow"/>
              </w:rPr>
              <w:br/>
              <w:t>(0.13–19.02)</w:t>
            </w:r>
          </w:p>
        </w:tc>
        <w:tc>
          <w:tcPr>
            <w:tcW w:w="465" w:type="pct"/>
          </w:tcPr>
          <w:p w14:paraId="1D1AD41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3.05</w:t>
            </w:r>
            <w:r w:rsidRPr="00581DA5">
              <w:rPr>
                <w:rFonts w:ascii="Calibri" w:eastAsia="Arial" w:hAnsi="Calibri" w:cs="Calibri"/>
                <w:sz w:val="18"/>
                <w:szCs w:val="18"/>
                <w:highlight w:val="yellow"/>
              </w:rPr>
              <w:br/>
              <w:t>(0.29–23.24)</w:t>
            </w:r>
          </w:p>
        </w:tc>
        <w:tc>
          <w:tcPr>
            <w:tcW w:w="465" w:type="pct"/>
          </w:tcPr>
          <w:p w14:paraId="2946F68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70%</w:t>
            </w:r>
          </w:p>
        </w:tc>
        <w:tc>
          <w:tcPr>
            <w:tcW w:w="462" w:type="pct"/>
          </w:tcPr>
          <w:p w14:paraId="226B9AA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83%</w:t>
            </w:r>
          </w:p>
        </w:tc>
      </w:tr>
      <w:tr w:rsidR="00DF70C6" w:rsidRPr="00581DA5" w14:paraId="49D63D94" w14:textId="77777777" w:rsidTr="00A42FD5">
        <w:tc>
          <w:tcPr>
            <w:tcW w:w="342" w:type="pct"/>
            <w:vMerge/>
          </w:tcPr>
          <w:p w14:paraId="609BD9D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5601E0D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211B144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26E6043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613DA28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21.36</w:t>
            </w:r>
            <w:r w:rsidRPr="00581DA5">
              <w:rPr>
                <w:rFonts w:ascii="Calibri" w:eastAsia="Arial" w:hAnsi="Calibri" w:cs="Calibri"/>
                <w:sz w:val="18"/>
                <w:szCs w:val="18"/>
                <w:highlight w:val="yellow"/>
              </w:rPr>
              <w:br/>
              <w:t>(1.89–149.60)</w:t>
            </w:r>
          </w:p>
        </w:tc>
        <w:tc>
          <w:tcPr>
            <w:tcW w:w="465" w:type="pct"/>
          </w:tcPr>
          <w:p w14:paraId="1491E7D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3C79180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1.05</w:t>
            </w:r>
            <w:r w:rsidRPr="00581DA5">
              <w:rPr>
                <w:rFonts w:ascii="Calibri" w:eastAsia="Arial" w:hAnsi="Calibri" w:cs="Calibri"/>
                <w:sz w:val="18"/>
                <w:szCs w:val="18"/>
                <w:highlight w:val="yellow"/>
              </w:rPr>
              <w:br/>
              <w:t>(0.40–2.29)</w:t>
            </w:r>
          </w:p>
        </w:tc>
        <w:tc>
          <w:tcPr>
            <w:tcW w:w="465" w:type="pct"/>
          </w:tcPr>
          <w:p w14:paraId="0C9B78F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11.39</w:t>
            </w:r>
            <w:r w:rsidRPr="00581DA5">
              <w:rPr>
                <w:rFonts w:ascii="Calibri" w:eastAsia="Arial" w:hAnsi="Calibri" w:cs="Calibri"/>
                <w:sz w:val="18"/>
                <w:szCs w:val="18"/>
                <w:highlight w:val="yellow"/>
              </w:rPr>
              <w:br/>
              <w:t>(0.94–101.02)</w:t>
            </w:r>
          </w:p>
        </w:tc>
        <w:tc>
          <w:tcPr>
            <w:tcW w:w="465" w:type="pct"/>
          </w:tcPr>
          <w:p w14:paraId="437D87C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20.27</w:t>
            </w:r>
            <w:r w:rsidRPr="00581DA5">
              <w:rPr>
                <w:rFonts w:ascii="Calibri" w:eastAsia="Arial" w:hAnsi="Calibri" w:cs="Calibri"/>
                <w:sz w:val="18"/>
                <w:szCs w:val="18"/>
                <w:highlight w:val="yellow"/>
              </w:rPr>
              <w:br/>
              <w:t>(2.28–147.48)</w:t>
            </w:r>
          </w:p>
        </w:tc>
        <w:tc>
          <w:tcPr>
            <w:tcW w:w="465" w:type="pct"/>
          </w:tcPr>
          <w:p w14:paraId="41CFDA6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97%</w:t>
            </w:r>
          </w:p>
        </w:tc>
        <w:tc>
          <w:tcPr>
            <w:tcW w:w="462" w:type="pct"/>
          </w:tcPr>
          <w:p w14:paraId="5DF98E5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p>
        </w:tc>
      </w:tr>
      <w:tr w:rsidR="00DF70C6" w:rsidRPr="00581DA5" w14:paraId="52DF9A48"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B05236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F2C92B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7C0658D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1A8A22F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406B494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3.58</w:t>
            </w:r>
            <w:r w:rsidRPr="00581DA5">
              <w:rPr>
                <w:rFonts w:ascii="Calibri" w:eastAsia="Arial" w:hAnsi="Calibri" w:cs="Calibri"/>
                <w:sz w:val="18"/>
                <w:szCs w:val="18"/>
                <w:highlight w:val="yellow"/>
              </w:rPr>
              <w:br/>
              <w:t>(0.10–41.22)</w:t>
            </w:r>
          </w:p>
        </w:tc>
        <w:tc>
          <w:tcPr>
            <w:tcW w:w="465" w:type="pct"/>
          </w:tcPr>
          <w:p w14:paraId="6EE7C8F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4D159C3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4.97</w:t>
            </w:r>
            <w:r w:rsidRPr="00581DA5">
              <w:rPr>
                <w:rFonts w:ascii="Calibri" w:eastAsia="Arial" w:hAnsi="Calibri" w:cs="Calibri"/>
                <w:sz w:val="18"/>
                <w:szCs w:val="18"/>
                <w:highlight w:val="yellow"/>
              </w:rPr>
              <w:br/>
              <w:t>(1.76–9.57)</w:t>
            </w:r>
          </w:p>
        </w:tc>
        <w:tc>
          <w:tcPr>
            <w:tcW w:w="465" w:type="pct"/>
          </w:tcPr>
          <w:p w14:paraId="51161CB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0.32</w:t>
            </w:r>
            <w:r w:rsidRPr="00581DA5">
              <w:rPr>
                <w:rFonts w:ascii="Calibri" w:eastAsia="Arial" w:hAnsi="Calibri" w:cs="Calibri"/>
                <w:sz w:val="18"/>
                <w:szCs w:val="18"/>
                <w:highlight w:val="yellow"/>
              </w:rPr>
              <w:br/>
              <w:t>(0.01–3.94)</w:t>
            </w:r>
          </w:p>
        </w:tc>
        <w:tc>
          <w:tcPr>
            <w:tcW w:w="465" w:type="pct"/>
          </w:tcPr>
          <w:p w14:paraId="5859015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0.71</w:t>
            </w:r>
            <w:r w:rsidRPr="00581DA5">
              <w:rPr>
                <w:rFonts w:ascii="Calibri" w:eastAsia="Arial" w:hAnsi="Calibri" w:cs="Calibri"/>
                <w:sz w:val="18"/>
                <w:szCs w:val="18"/>
                <w:highlight w:val="yellow"/>
              </w:rPr>
              <w:br/>
              <w:t>(0.05–5.81)</w:t>
            </w:r>
          </w:p>
        </w:tc>
        <w:tc>
          <w:tcPr>
            <w:tcW w:w="465" w:type="pct"/>
          </w:tcPr>
          <w:p w14:paraId="6995EE9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23%</w:t>
            </w:r>
          </w:p>
        </w:tc>
        <w:tc>
          <w:tcPr>
            <w:tcW w:w="462" w:type="pct"/>
          </w:tcPr>
          <w:p w14:paraId="37EE7A8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40%</w:t>
            </w:r>
          </w:p>
        </w:tc>
      </w:tr>
      <w:tr w:rsidR="00DF70C6" w:rsidRPr="00581DA5" w14:paraId="7AEA43C5" w14:textId="77777777" w:rsidTr="00A42FD5">
        <w:tc>
          <w:tcPr>
            <w:tcW w:w="342" w:type="pct"/>
            <w:vMerge/>
          </w:tcPr>
          <w:p w14:paraId="672EA50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037EEF5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37AFB91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6B5D5A5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775F760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25.41</w:t>
            </w:r>
            <w:r w:rsidRPr="00581DA5">
              <w:rPr>
                <w:rFonts w:ascii="Calibri" w:eastAsia="Arial" w:hAnsi="Calibri" w:cs="Calibri"/>
                <w:sz w:val="18"/>
                <w:szCs w:val="18"/>
                <w:highlight w:val="yellow"/>
              </w:rPr>
              <w:br/>
              <w:t>(1.31–215.89)</w:t>
            </w:r>
          </w:p>
        </w:tc>
        <w:tc>
          <w:tcPr>
            <w:tcW w:w="465" w:type="pct"/>
          </w:tcPr>
          <w:p w14:paraId="24409E4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5E04BD4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4.30</w:t>
            </w:r>
            <w:r w:rsidRPr="00581DA5">
              <w:rPr>
                <w:rFonts w:ascii="Calibri" w:eastAsia="Arial" w:hAnsi="Calibri" w:cs="Calibri"/>
                <w:sz w:val="18"/>
                <w:szCs w:val="18"/>
                <w:highlight w:val="yellow"/>
              </w:rPr>
              <w:br/>
              <w:t>(1.53–8.28)</w:t>
            </w:r>
          </w:p>
        </w:tc>
        <w:tc>
          <w:tcPr>
            <w:tcW w:w="465" w:type="pct"/>
          </w:tcPr>
          <w:p w14:paraId="76DDD1B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2.28</w:t>
            </w:r>
            <w:r w:rsidRPr="00581DA5">
              <w:rPr>
                <w:rFonts w:ascii="Calibri" w:eastAsia="Arial" w:hAnsi="Calibri" w:cs="Calibri"/>
                <w:sz w:val="18"/>
                <w:szCs w:val="18"/>
                <w:highlight w:val="yellow"/>
              </w:rPr>
              <w:br/>
              <w:t>(0.12–20.41)</w:t>
            </w:r>
          </w:p>
        </w:tc>
        <w:tc>
          <w:tcPr>
            <w:tcW w:w="465" w:type="pct"/>
          </w:tcPr>
          <w:p w14:paraId="36C4190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5.95</w:t>
            </w:r>
            <w:r w:rsidRPr="00581DA5">
              <w:rPr>
                <w:rFonts w:ascii="Calibri" w:eastAsia="Arial" w:hAnsi="Calibri" w:cs="Calibri"/>
                <w:sz w:val="18"/>
                <w:szCs w:val="18"/>
                <w:highlight w:val="yellow"/>
              </w:rPr>
              <w:br/>
              <w:t>(0.64–37.97)</w:t>
            </w:r>
          </w:p>
        </w:tc>
        <w:tc>
          <w:tcPr>
            <w:tcW w:w="465" w:type="pct"/>
          </w:tcPr>
          <w:p w14:paraId="1C01D60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72%</w:t>
            </w:r>
          </w:p>
        </w:tc>
        <w:tc>
          <w:tcPr>
            <w:tcW w:w="462" w:type="pct"/>
          </w:tcPr>
          <w:p w14:paraId="0D7C76E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95%</w:t>
            </w:r>
          </w:p>
        </w:tc>
      </w:tr>
      <w:tr w:rsidR="00DF70C6" w:rsidRPr="00581DA5" w14:paraId="561E9C2B"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0836E43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3CDCD69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Moderate</w:t>
            </w:r>
          </w:p>
        </w:tc>
        <w:tc>
          <w:tcPr>
            <w:tcW w:w="472" w:type="pct"/>
            <w:vMerge w:val="restart"/>
          </w:tcPr>
          <w:p w14:paraId="7F21077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31284B4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71DDB88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1.29</w:t>
            </w:r>
            <w:r w:rsidRPr="00581DA5">
              <w:rPr>
                <w:rFonts w:ascii="Calibri" w:eastAsia="Arial" w:hAnsi="Calibri" w:cs="Calibri"/>
                <w:sz w:val="18"/>
                <w:szCs w:val="18"/>
                <w:highlight w:val="yellow"/>
              </w:rPr>
              <w:br/>
              <w:t>(0.12–7.24)</w:t>
            </w:r>
          </w:p>
        </w:tc>
        <w:tc>
          <w:tcPr>
            <w:tcW w:w="465" w:type="pct"/>
          </w:tcPr>
          <w:p w14:paraId="61FD71B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5300E67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1.27</w:t>
            </w:r>
            <w:r w:rsidRPr="00581DA5">
              <w:rPr>
                <w:rFonts w:ascii="Calibri" w:eastAsia="Arial" w:hAnsi="Calibri" w:cs="Calibri"/>
                <w:sz w:val="18"/>
                <w:szCs w:val="18"/>
                <w:highlight w:val="yellow"/>
              </w:rPr>
              <w:br/>
              <w:t>(0.49–2.71)</w:t>
            </w:r>
          </w:p>
        </w:tc>
        <w:tc>
          <w:tcPr>
            <w:tcW w:w="465" w:type="pct"/>
          </w:tcPr>
          <w:p w14:paraId="6496C47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0.69</w:t>
            </w:r>
            <w:r w:rsidRPr="00581DA5">
              <w:rPr>
                <w:rFonts w:ascii="Calibri" w:eastAsia="Arial" w:hAnsi="Calibri" w:cs="Calibri"/>
                <w:sz w:val="18"/>
                <w:szCs w:val="18"/>
                <w:highlight w:val="yellow"/>
              </w:rPr>
              <w:br/>
              <w:t>(0.06–4.70)</w:t>
            </w:r>
          </w:p>
        </w:tc>
        <w:tc>
          <w:tcPr>
            <w:tcW w:w="465" w:type="pct"/>
          </w:tcPr>
          <w:p w14:paraId="06FBE38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0.99</w:t>
            </w:r>
            <w:r w:rsidRPr="00581DA5">
              <w:rPr>
                <w:rFonts w:ascii="Calibri" w:eastAsia="Arial" w:hAnsi="Calibri" w:cs="Calibri"/>
                <w:sz w:val="18"/>
                <w:szCs w:val="18"/>
                <w:highlight w:val="yellow"/>
              </w:rPr>
              <w:br/>
              <w:t>(0.12–5.79)</w:t>
            </w:r>
          </w:p>
        </w:tc>
        <w:tc>
          <w:tcPr>
            <w:tcW w:w="465" w:type="pct"/>
          </w:tcPr>
          <w:p w14:paraId="08543A7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36%</w:t>
            </w:r>
          </w:p>
        </w:tc>
        <w:tc>
          <w:tcPr>
            <w:tcW w:w="462" w:type="pct"/>
          </w:tcPr>
          <w:p w14:paraId="22529B5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50%</w:t>
            </w:r>
          </w:p>
        </w:tc>
      </w:tr>
      <w:tr w:rsidR="00DF70C6" w:rsidRPr="00581DA5" w14:paraId="7C607122" w14:textId="77777777" w:rsidTr="00A42FD5">
        <w:tc>
          <w:tcPr>
            <w:tcW w:w="342" w:type="pct"/>
            <w:vMerge/>
          </w:tcPr>
          <w:p w14:paraId="6F59FA9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9EFF61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35C155E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550A696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0B7B258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6.66</w:t>
            </w:r>
            <w:r w:rsidRPr="00581DA5">
              <w:rPr>
                <w:rFonts w:ascii="Calibri" w:eastAsia="Arial" w:hAnsi="Calibri" w:cs="Calibri"/>
                <w:sz w:val="18"/>
                <w:szCs w:val="18"/>
                <w:highlight w:val="yellow"/>
              </w:rPr>
              <w:br/>
              <w:t>(0.72–35.97)</w:t>
            </w:r>
          </w:p>
        </w:tc>
        <w:tc>
          <w:tcPr>
            <w:tcW w:w="465" w:type="pct"/>
          </w:tcPr>
          <w:p w14:paraId="0E5BAF5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6E61994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1.10</w:t>
            </w:r>
            <w:r w:rsidRPr="00581DA5">
              <w:rPr>
                <w:rFonts w:ascii="Calibri" w:eastAsia="Arial" w:hAnsi="Calibri" w:cs="Calibri"/>
                <w:sz w:val="18"/>
                <w:szCs w:val="18"/>
                <w:highlight w:val="yellow"/>
              </w:rPr>
              <w:br/>
              <w:t>(0.43–2.36)</w:t>
            </w:r>
          </w:p>
        </w:tc>
        <w:tc>
          <w:tcPr>
            <w:tcW w:w="465" w:type="pct"/>
          </w:tcPr>
          <w:p w14:paraId="314142D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3.58</w:t>
            </w:r>
            <w:r w:rsidRPr="00581DA5">
              <w:rPr>
                <w:rFonts w:ascii="Calibri" w:eastAsia="Arial" w:hAnsi="Calibri" w:cs="Calibri"/>
                <w:sz w:val="18"/>
                <w:szCs w:val="18"/>
                <w:highlight w:val="yellow"/>
              </w:rPr>
              <w:br/>
              <w:t>(0.34–23.27)</w:t>
            </w:r>
          </w:p>
        </w:tc>
        <w:tc>
          <w:tcPr>
            <w:tcW w:w="465" w:type="pct"/>
          </w:tcPr>
          <w:p w14:paraId="2FAEA94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5.91</w:t>
            </w:r>
            <w:r w:rsidRPr="00581DA5">
              <w:rPr>
                <w:rFonts w:ascii="Calibri" w:eastAsia="Arial" w:hAnsi="Calibri" w:cs="Calibri"/>
                <w:sz w:val="18"/>
                <w:szCs w:val="18"/>
                <w:highlight w:val="yellow"/>
              </w:rPr>
              <w:br/>
              <w:t>(0.82–33.74)</w:t>
            </w:r>
          </w:p>
        </w:tc>
        <w:tc>
          <w:tcPr>
            <w:tcW w:w="465" w:type="pct"/>
          </w:tcPr>
          <w:p w14:paraId="5AA1850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88%</w:t>
            </w:r>
          </w:p>
        </w:tc>
        <w:tc>
          <w:tcPr>
            <w:tcW w:w="462" w:type="pct"/>
          </w:tcPr>
          <w:p w14:paraId="01783A4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96%</w:t>
            </w:r>
          </w:p>
        </w:tc>
      </w:tr>
      <w:tr w:rsidR="00DF70C6" w:rsidRPr="00581DA5" w14:paraId="0D4E06CD"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1AE1202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499B9F2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7236A33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351F75D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2F8169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1.37</w:t>
            </w:r>
            <w:r w:rsidRPr="00581DA5">
              <w:rPr>
                <w:rFonts w:ascii="Calibri" w:eastAsia="Arial" w:hAnsi="Calibri" w:cs="Calibri"/>
                <w:sz w:val="18"/>
                <w:szCs w:val="18"/>
                <w:highlight w:val="yellow"/>
              </w:rPr>
              <w:br/>
              <w:t>(0.05–10.94)</w:t>
            </w:r>
          </w:p>
        </w:tc>
        <w:tc>
          <w:tcPr>
            <w:tcW w:w="465" w:type="pct"/>
          </w:tcPr>
          <w:p w14:paraId="5286764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0B73F46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5.44</w:t>
            </w:r>
            <w:r w:rsidRPr="00581DA5">
              <w:rPr>
                <w:rFonts w:ascii="Calibri" w:eastAsia="Arial" w:hAnsi="Calibri" w:cs="Calibri"/>
                <w:sz w:val="18"/>
                <w:szCs w:val="18"/>
                <w:highlight w:val="yellow"/>
              </w:rPr>
              <w:br/>
              <w:t>(2.06–9.86)</w:t>
            </w:r>
          </w:p>
        </w:tc>
        <w:tc>
          <w:tcPr>
            <w:tcW w:w="465" w:type="pct"/>
          </w:tcPr>
          <w:p w14:paraId="7A7319B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0.12</w:t>
            </w:r>
            <w:r w:rsidRPr="00581DA5">
              <w:rPr>
                <w:rFonts w:ascii="Calibri" w:eastAsia="Arial" w:hAnsi="Calibri" w:cs="Calibri"/>
                <w:sz w:val="18"/>
                <w:szCs w:val="18"/>
                <w:highlight w:val="yellow"/>
              </w:rPr>
              <w:br/>
              <w:t>(0.00–1.03)</w:t>
            </w:r>
          </w:p>
        </w:tc>
        <w:tc>
          <w:tcPr>
            <w:tcW w:w="465" w:type="pct"/>
          </w:tcPr>
          <w:p w14:paraId="2CAF1BB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0.25</w:t>
            </w:r>
            <w:r w:rsidRPr="00581DA5">
              <w:rPr>
                <w:rFonts w:ascii="Calibri" w:eastAsia="Arial" w:hAnsi="Calibri" w:cs="Calibri"/>
                <w:sz w:val="18"/>
                <w:szCs w:val="18"/>
                <w:highlight w:val="yellow"/>
              </w:rPr>
              <w:br/>
              <w:t>(0.02–1.55)</w:t>
            </w:r>
          </w:p>
        </w:tc>
        <w:tc>
          <w:tcPr>
            <w:tcW w:w="465" w:type="pct"/>
          </w:tcPr>
          <w:p w14:paraId="54C7DE6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w:t>
            </w:r>
          </w:p>
        </w:tc>
        <w:tc>
          <w:tcPr>
            <w:tcW w:w="462" w:type="pct"/>
          </w:tcPr>
          <w:p w14:paraId="12ACE15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w:t>
            </w:r>
          </w:p>
        </w:tc>
      </w:tr>
      <w:tr w:rsidR="00DF70C6" w:rsidRPr="00581DA5" w14:paraId="40746E89" w14:textId="77777777" w:rsidTr="00A42FD5">
        <w:tc>
          <w:tcPr>
            <w:tcW w:w="342" w:type="pct"/>
            <w:vMerge/>
          </w:tcPr>
          <w:p w14:paraId="0567966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7202B70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6D3462C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0DBF5BF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0137F89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8.80</w:t>
            </w:r>
            <w:r w:rsidRPr="00581DA5">
              <w:rPr>
                <w:rFonts w:ascii="Calibri" w:eastAsia="Arial" w:hAnsi="Calibri" w:cs="Calibri"/>
                <w:sz w:val="18"/>
                <w:szCs w:val="18"/>
                <w:highlight w:val="yellow"/>
              </w:rPr>
              <w:br/>
              <w:t>(0.55–59.14)</w:t>
            </w:r>
          </w:p>
        </w:tc>
        <w:tc>
          <w:tcPr>
            <w:tcW w:w="465" w:type="pct"/>
          </w:tcPr>
          <w:p w14:paraId="5B475A0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5B55440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4.71</w:t>
            </w:r>
            <w:r w:rsidRPr="00581DA5">
              <w:rPr>
                <w:rFonts w:ascii="Calibri" w:eastAsia="Arial" w:hAnsi="Calibri" w:cs="Calibri"/>
                <w:sz w:val="18"/>
                <w:szCs w:val="18"/>
                <w:highlight w:val="yellow"/>
              </w:rPr>
              <w:br/>
              <w:t>(1.77–8.53)</w:t>
            </w:r>
          </w:p>
        </w:tc>
        <w:tc>
          <w:tcPr>
            <w:tcW w:w="465" w:type="pct"/>
          </w:tcPr>
          <w:p w14:paraId="711F165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0.78</w:t>
            </w:r>
            <w:r w:rsidRPr="00581DA5">
              <w:rPr>
                <w:rFonts w:ascii="Calibri" w:eastAsia="Arial" w:hAnsi="Calibri" w:cs="Calibri"/>
                <w:sz w:val="18"/>
                <w:szCs w:val="18"/>
                <w:highlight w:val="yellow"/>
              </w:rPr>
              <w:br/>
              <w:t>(0.05–5.74)</w:t>
            </w:r>
          </w:p>
        </w:tc>
        <w:tc>
          <w:tcPr>
            <w:tcW w:w="465" w:type="pct"/>
          </w:tcPr>
          <w:p w14:paraId="50A9972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1.80</w:t>
            </w:r>
            <w:r w:rsidRPr="00581DA5">
              <w:rPr>
                <w:rFonts w:ascii="Calibri" w:eastAsia="Arial" w:hAnsi="Calibri" w:cs="Calibri"/>
                <w:sz w:val="18"/>
                <w:szCs w:val="18"/>
                <w:highlight w:val="yellow"/>
              </w:rPr>
              <w:br/>
              <w:t>(0.25–9.92)</w:t>
            </w:r>
          </w:p>
        </w:tc>
        <w:tc>
          <w:tcPr>
            <w:tcW w:w="465" w:type="pct"/>
          </w:tcPr>
          <w:p w14:paraId="15184A7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42%</w:t>
            </w:r>
          </w:p>
        </w:tc>
        <w:tc>
          <w:tcPr>
            <w:tcW w:w="462" w:type="pct"/>
          </w:tcPr>
          <w:p w14:paraId="5FEDCA3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73%</w:t>
            </w:r>
          </w:p>
        </w:tc>
      </w:tr>
      <w:tr w:rsidR="00DF70C6" w:rsidRPr="00581DA5" w14:paraId="3BBE6C1E"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4DC1589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val="restart"/>
          </w:tcPr>
          <w:p w14:paraId="0D702BA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Low</w:t>
            </w:r>
          </w:p>
        </w:tc>
        <w:tc>
          <w:tcPr>
            <w:tcW w:w="472" w:type="pct"/>
            <w:vMerge w:val="restart"/>
          </w:tcPr>
          <w:p w14:paraId="2347E2F0"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18-64</w:t>
            </w:r>
          </w:p>
        </w:tc>
        <w:tc>
          <w:tcPr>
            <w:tcW w:w="578" w:type="pct"/>
          </w:tcPr>
          <w:p w14:paraId="17D9E44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1D1788D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0.24</w:t>
            </w:r>
            <w:r w:rsidRPr="00581DA5">
              <w:rPr>
                <w:rFonts w:ascii="Calibri" w:eastAsia="Arial" w:hAnsi="Calibri" w:cs="Calibri"/>
                <w:sz w:val="18"/>
                <w:szCs w:val="18"/>
                <w:highlight w:val="yellow"/>
              </w:rPr>
              <w:br/>
              <w:t>(0.03–5.67)</w:t>
            </w:r>
          </w:p>
        </w:tc>
        <w:tc>
          <w:tcPr>
            <w:tcW w:w="465" w:type="pct"/>
          </w:tcPr>
          <w:p w14:paraId="2AEA063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6EFD187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1.27</w:t>
            </w:r>
            <w:r w:rsidRPr="00581DA5">
              <w:rPr>
                <w:rFonts w:ascii="Calibri" w:eastAsia="Arial" w:hAnsi="Calibri" w:cs="Calibri"/>
                <w:sz w:val="18"/>
                <w:szCs w:val="18"/>
                <w:highlight w:val="yellow"/>
              </w:rPr>
              <w:br/>
              <w:t>(0.47–2.67)</w:t>
            </w:r>
          </w:p>
        </w:tc>
        <w:tc>
          <w:tcPr>
            <w:tcW w:w="465" w:type="pct"/>
          </w:tcPr>
          <w:p w14:paraId="7EA1493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0.13</w:t>
            </w:r>
            <w:r w:rsidRPr="00581DA5">
              <w:rPr>
                <w:rFonts w:ascii="Calibri" w:eastAsia="Arial" w:hAnsi="Calibri" w:cs="Calibri"/>
                <w:sz w:val="18"/>
                <w:szCs w:val="18"/>
                <w:highlight w:val="yellow"/>
              </w:rPr>
              <w:br/>
              <w:t>(0.01–3.54)</w:t>
            </w:r>
          </w:p>
        </w:tc>
        <w:tc>
          <w:tcPr>
            <w:tcW w:w="465" w:type="pct"/>
          </w:tcPr>
          <w:p w14:paraId="0C8228F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0.19</w:t>
            </w:r>
            <w:r w:rsidRPr="00581DA5">
              <w:rPr>
                <w:rFonts w:ascii="Calibri" w:eastAsia="Arial" w:hAnsi="Calibri" w:cs="Calibri"/>
                <w:sz w:val="18"/>
                <w:szCs w:val="18"/>
                <w:highlight w:val="yellow"/>
              </w:rPr>
              <w:br/>
              <w:t>(0.03–4.58)</w:t>
            </w:r>
          </w:p>
        </w:tc>
        <w:tc>
          <w:tcPr>
            <w:tcW w:w="465" w:type="pct"/>
          </w:tcPr>
          <w:p w14:paraId="786AFDF8"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7%</w:t>
            </w:r>
          </w:p>
        </w:tc>
        <w:tc>
          <w:tcPr>
            <w:tcW w:w="462" w:type="pct"/>
          </w:tcPr>
          <w:p w14:paraId="3B9E1CA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w:t>
            </w:r>
          </w:p>
        </w:tc>
      </w:tr>
      <w:tr w:rsidR="00DF70C6" w:rsidRPr="00581DA5" w14:paraId="3719D149" w14:textId="77777777" w:rsidTr="00A42FD5">
        <w:tc>
          <w:tcPr>
            <w:tcW w:w="342" w:type="pct"/>
            <w:vMerge/>
          </w:tcPr>
          <w:p w14:paraId="134683E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133E256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522ECCDE"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68764DA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1D8E7DF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1.00</w:t>
            </w:r>
            <w:r w:rsidRPr="00581DA5">
              <w:rPr>
                <w:rFonts w:ascii="Calibri" w:eastAsia="Arial" w:hAnsi="Calibri" w:cs="Calibri"/>
                <w:sz w:val="18"/>
                <w:szCs w:val="18"/>
                <w:highlight w:val="yellow"/>
              </w:rPr>
              <w:br/>
              <w:t>(0.13–37.55)</w:t>
            </w:r>
          </w:p>
        </w:tc>
        <w:tc>
          <w:tcPr>
            <w:tcW w:w="465" w:type="pct"/>
          </w:tcPr>
          <w:p w14:paraId="7E83A60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1.88</w:t>
            </w:r>
            <w:r w:rsidRPr="00581DA5">
              <w:rPr>
                <w:rFonts w:ascii="Calibri" w:eastAsia="Arial" w:hAnsi="Calibri" w:cs="Calibri"/>
                <w:sz w:val="18"/>
                <w:szCs w:val="18"/>
                <w:highlight w:val="yellow"/>
              </w:rPr>
              <w:br/>
              <w:t>(0.77–3.90)</w:t>
            </w:r>
          </w:p>
        </w:tc>
        <w:tc>
          <w:tcPr>
            <w:tcW w:w="465" w:type="pct"/>
          </w:tcPr>
          <w:p w14:paraId="1B853BF4"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1.10</w:t>
            </w:r>
            <w:r w:rsidRPr="00581DA5">
              <w:rPr>
                <w:rFonts w:ascii="Calibri" w:eastAsia="Arial" w:hAnsi="Calibri" w:cs="Calibri"/>
                <w:sz w:val="18"/>
                <w:szCs w:val="18"/>
                <w:highlight w:val="yellow"/>
              </w:rPr>
              <w:br/>
              <w:t>(0.41–2.33)</w:t>
            </w:r>
          </w:p>
        </w:tc>
        <w:tc>
          <w:tcPr>
            <w:tcW w:w="465" w:type="pct"/>
          </w:tcPr>
          <w:p w14:paraId="6159B836"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0.54</w:t>
            </w:r>
            <w:r w:rsidRPr="00581DA5">
              <w:rPr>
                <w:rFonts w:ascii="Calibri" w:eastAsia="Arial" w:hAnsi="Calibri" w:cs="Calibri"/>
                <w:sz w:val="18"/>
                <w:szCs w:val="18"/>
                <w:highlight w:val="yellow"/>
              </w:rPr>
              <w:br/>
              <w:t>(0.06–21.99)</w:t>
            </w:r>
          </w:p>
        </w:tc>
        <w:tc>
          <w:tcPr>
            <w:tcW w:w="465" w:type="pct"/>
          </w:tcPr>
          <w:p w14:paraId="49FCCEC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0.90</w:t>
            </w:r>
            <w:r w:rsidRPr="00581DA5">
              <w:rPr>
                <w:rFonts w:ascii="Calibri" w:eastAsia="Arial" w:hAnsi="Calibri" w:cs="Calibri"/>
                <w:sz w:val="18"/>
                <w:szCs w:val="18"/>
                <w:highlight w:val="yellow"/>
              </w:rPr>
              <w:br/>
              <w:t>(0.15–33.04)</w:t>
            </w:r>
          </w:p>
        </w:tc>
        <w:tc>
          <w:tcPr>
            <w:tcW w:w="465" w:type="pct"/>
          </w:tcPr>
          <w:p w14:paraId="029575F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30%</w:t>
            </w:r>
          </w:p>
        </w:tc>
        <w:tc>
          <w:tcPr>
            <w:tcW w:w="462" w:type="pct"/>
          </w:tcPr>
          <w:p w14:paraId="3ADC78F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46%</w:t>
            </w:r>
          </w:p>
        </w:tc>
      </w:tr>
      <w:tr w:rsidR="00DF70C6" w:rsidRPr="00581DA5" w14:paraId="082D5EB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47EAC6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3AA968F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val="restart"/>
          </w:tcPr>
          <w:p w14:paraId="102D0C13"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65+</w:t>
            </w:r>
          </w:p>
        </w:tc>
        <w:tc>
          <w:tcPr>
            <w:tcW w:w="578" w:type="pct"/>
          </w:tcPr>
          <w:p w14:paraId="2B34F2C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blocking only</w:t>
            </w:r>
          </w:p>
        </w:tc>
        <w:tc>
          <w:tcPr>
            <w:tcW w:w="465" w:type="pct"/>
          </w:tcPr>
          <w:p w14:paraId="295330EF"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0.26</w:t>
            </w:r>
            <w:r w:rsidRPr="00581DA5">
              <w:rPr>
                <w:rFonts w:ascii="Calibri" w:eastAsia="Arial" w:hAnsi="Calibri" w:cs="Calibri"/>
                <w:sz w:val="18"/>
                <w:szCs w:val="18"/>
                <w:highlight w:val="yellow"/>
              </w:rPr>
              <w:br/>
              <w:t>(0.01–8.44)</w:t>
            </w:r>
          </w:p>
        </w:tc>
        <w:tc>
          <w:tcPr>
            <w:tcW w:w="465" w:type="pct"/>
          </w:tcPr>
          <w:p w14:paraId="77891CD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622419A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5.45</w:t>
            </w:r>
            <w:r w:rsidRPr="00581DA5">
              <w:rPr>
                <w:rFonts w:ascii="Calibri" w:eastAsia="Arial" w:hAnsi="Calibri" w:cs="Calibri"/>
                <w:sz w:val="18"/>
                <w:szCs w:val="18"/>
                <w:highlight w:val="yellow"/>
              </w:rPr>
              <w:br/>
              <w:t>(2.01–10.18)</w:t>
            </w:r>
          </w:p>
        </w:tc>
        <w:tc>
          <w:tcPr>
            <w:tcW w:w="465" w:type="pct"/>
          </w:tcPr>
          <w:p w14:paraId="1DF9FD42"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0.02</w:t>
            </w:r>
            <w:r w:rsidRPr="00581DA5">
              <w:rPr>
                <w:rFonts w:ascii="Calibri" w:eastAsia="Arial" w:hAnsi="Calibri" w:cs="Calibri"/>
                <w:sz w:val="18"/>
                <w:szCs w:val="18"/>
                <w:highlight w:val="yellow"/>
              </w:rPr>
              <w:br/>
              <w:t>(0.00–0.81)</w:t>
            </w:r>
          </w:p>
        </w:tc>
        <w:tc>
          <w:tcPr>
            <w:tcW w:w="465" w:type="pct"/>
          </w:tcPr>
          <w:p w14:paraId="1A7586A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0.05</w:t>
            </w:r>
            <w:r w:rsidRPr="00581DA5">
              <w:rPr>
                <w:rFonts w:ascii="Calibri" w:eastAsia="Arial" w:hAnsi="Calibri" w:cs="Calibri"/>
                <w:sz w:val="18"/>
                <w:szCs w:val="18"/>
                <w:highlight w:val="yellow"/>
              </w:rPr>
              <w:br/>
              <w:t>(0.00–1.29)</w:t>
            </w:r>
          </w:p>
        </w:tc>
        <w:tc>
          <w:tcPr>
            <w:tcW w:w="465" w:type="pct"/>
          </w:tcPr>
          <w:p w14:paraId="29BC491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2%</w:t>
            </w:r>
          </w:p>
        </w:tc>
        <w:tc>
          <w:tcPr>
            <w:tcW w:w="462" w:type="pct"/>
          </w:tcPr>
          <w:p w14:paraId="374C60E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3%</w:t>
            </w:r>
          </w:p>
        </w:tc>
      </w:tr>
      <w:tr w:rsidR="00DF70C6" w:rsidRPr="00581DA5" w14:paraId="1C31BE87" w14:textId="77777777" w:rsidTr="00A42FD5">
        <w:tc>
          <w:tcPr>
            <w:tcW w:w="342" w:type="pct"/>
            <w:vMerge/>
          </w:tcPr>
          <w:p w14:paraId="4F96AD07"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353" w:type="pct"/>
            <w:vMerge/>
          </w:tcPr>
          <w:p w14:paraId="6278C1A1"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472" w:type="pct"/>
            <w:vMerge/>
          </w:tcPr>
          <w:p w14:paraId="4DA92065"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p>
        </w:tc>
        <w:tc>
          <w:tcPr>
            <w:tcW w:w="578" w:type="pct"/>
          </w:tcPr>
          <w:p w14:paraId="6C4C938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highlight w:val="yellow"/>
              </w:rPr>
            </w:pPr>
            <w:r w:rsidRPr="00581DA5">
              <w:rPr>
                <w:rFonts w:ascii="Calibri" w:eastAsia="Arial" w:hAnsi="Calibri" w:cs="Calibri"/>
                <w:sz w:val="18"/>
                <w:szCs w:val="18"/>
                <w:highlight w:val="yellow"/>
              </w:rPr>
              <w:t>Disease and infection blocking</w:t>
            </w:r>
          </w:p>
        </w:tc>
        <w:tc>
          <w:tcPr>
            <w:tcW w:w="465" w:type="pct"/>
          </w:tcPr>
          <w:p w14:paraId="50C4EE99"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1.43</w:t>
            </w:r>
            <w:r w:rsidRPr="00581DA5">
              <w:rPr>
                <w:rFonts w:ascii="Calibri" w:eastAsia="Arial" w:hAnsi="Calibri" w:cs="Calibri"/>
                <w:sz w:val="18"/>
                <w:szCs w:val="18"/>
                <w:highlight w:val="yellow"/>
              </w:rPr>
              <w:br/>
              <w:t>(0.10–90.01)</w:t>
            </w:r>
          </w:p>
        </w:tc>
        <w:tc>
          <w:tcPr>
            <w:tcW w:w="465" w:type="pct"/>
          </w:tcPr>
          <w:p w14:paraId="2E0238ED"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11.24</w:t>
            </w:r>
            <w:r w:rsidRPr="00581DA5">
              <w:rPr>
                <w:rFonts w:ascii="Calibri" w:eastAsia="Arial" w:hAnsi="Calibri" w:cs="Calibri"/>
                <w:sz w:val="18"/>
                <w:szCs w:val="18"/>
                <w:highlight w:val="yellow"/>
              </w:rPr>
              <w:br/>
              <w:t>(7.08–16.55)</w:t>
            </w:r>
          </w:p>
        </w:tc>
        <w:tc>
          <w:tcPr>
            <w:tcW w:w="465" w:type="pct"/>
          </w:tcPr>
          <w:p w14:paraId="264EB1A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4.71</w:t>
            </w:r>
            <w:r w:rsidRPr="00581DA5">
              <w:rPr>
                <w:rFonts w:ascii="Calibri" w:eastAsia="Arial" w:hAnsi="Calibri" w:cs="Calibri"/>
                <w:sz w:val="18"/>
                <w:szCs w:val="18"/>
                <w:highlight w:val="yellow"/>
              </w:rPr>
              <w:br/>
              <w:t>(1.74–8.81)</w:t>
            </w:r>
          </w:p>
        </w:tc>
        <w:tc>
          <w:tcPr>
            <w:tcW w:w="465" w:type="pct"/>
          </w:tcPr>
          <w:p w14:paraId="3402B13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0.13</w:t>
            </w:r>
            <w:r w:rsidRPr="00581DA5">
              <w:rPr>
                <w:rFonts w:ascii="Calibri" w:eastAsia="Arial" w:hAnsi="Calibri" w:cs="Calibri"/>
                <w:sz w:val="18"/>
                <w:szCs w:val="18"/>
                <w:highlight w:val="yellow"/>
              </w:rPr>
              <w:br/>
              <w:t>(0.01–8.42)</w:t>
            </w:r>
          </w:p>
        </w:tc>
        <w:tc>
          <w:tcPr>
            <w:tcW w:w="465" w:type="pct"/>
          </w:tcPr>
          <w:p w14:paraId="6656028B"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0.29</w:t>
            </w:r>
            <w:r w:rsidRPr="00581DA5">
              <w:rPr>
                <w:rFonts w:ascii="Calibri" w:eastAsia="Arial" w:hAnsi="Calibri" w:cs="Calibri"/>
                <w:sz w:val="18"/>
                <w:szCs w:val="18"/>
                <w:highlight w:val="yellow"/>
              </w:rPr>
              <w:br/>
              <w:t>(0.04–16.33)</w:t>
            </w:r>
          </w:p>
        </w:tc>
        <w:tc>
          <w:tcPr>
            <w:tcW w:w="465" w:type="pct"/>
          </w:tcPr>
          <w:p w14:paraId="0CAC6DBC"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highlight w:val="yellow"/>
              </w:rPr>
            </w:pPr>
            <w:r w:rsidRPr="00581DA5">
              <w:rPr>
                <w:rFonts w:ascii="Calibri" w:eastAsia="Arial" w:hAnsi="Calibri" w:cs="Calibri"/>
                <w:sz w:val="18"/>
                <w:szCs w:val="18"/>
                <w:highlight w:val="yellow"/>
              </w:rPr>
              <w:t>12%</w:t>
            </w:r>
          </w:p>
        </w:tc>
        <w:tc>
          <w:tcPr>
            <w:tcW w:w="462" w:type="pct"/>
          </w:tcPr>
          <w:p w14:paraId="4DFA739A" w14:textId="77777777" w:rsidR="00DF70C6" w:rsidRPr="00581DA5" w:rsidRDefault="00DF70C6"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581DA5">
              <w:rPr>
                <w:rFonts w:ascii="Calibri" w:eastAsia="Arial" w:hAnsi="Calibri" w:cs="Calibri"/>
                <w:sz w:val="18"/>
                <w:szCs w:val="18"/>
                <w:highlight w:val="yellow"/>
              </w:rPr>
              <w:t>19%</w:t>
            </w:r>
          </w:p>
        </w:tc>
      </w:tr>
    </w:tbl>
    <w:p w14:paraId="3B6703E1" w14:textId="77777777" w:rsidR="00DF70C6" w:rsidRPr="00581DA5" w:rsidRDefault="00DF70C6" w:rsidP="00C06846">
      <w:pPr>
        <w:spacing w:line="360" w:lineRule="auto"/>
        <w:jc w:val="both"/>
        <w:rPr>
          <w:rFonts w:ascii="Calibri" w:eastAsiaTheme="minorEastAsia" w:hAnsi="Calibri" w:cs="Calibri"/>
          <w:sz w:val="22"/>
          <w:szCs w:val="22"/>
        </w:rPr>
        <w:sectPr w:rsidR="00DF70C6" w:rsidRPr="00581DA5" w:rsidSect="00DF70C6">
          <w:pgSz w:w="16838" w:h="11906" w:orient="landscape"/>
          <w:pgMar w:top="1440" w:right="1440" w:bottom="1440" w:left="1440" w:header="708" w:footer="708" w:gutter="0"/>
          <w:cols w:space="708"/>
          <w:docGrid w:linePitch="360"/>
        </w:sectPr>
      </w:pPr>
    </w:p>
    <w:p w14:paraId="7A0CA979" w14:textId="77777777" w:rsidR="00DF70C6" w:rsidRPr="00581DA5" w:rsidRDefault="00DF70C6" w:rsidP="00442163">
      <w:pPr>
        <w:spacing w:line="360" w:lineRule="auto"/>
        <w:rPr>
          <w:rStyle w:val="IntenseEmphasis"/>
          <w:rFonts w:ascii="Calibri" w:hAnsi="Calibri" w:cs="Calibri"/>
          <w:i w:val="0"/>
          <w:color w:val="0070C0"/>
          <w:sz w:val="28"/>
          <w:szCs w:val="28"/>
        </w:rPr>
      </w:pPr>
      <w:r w:rsidRPr="00581DA5">
        <w:rPr>
          <w:rStyle w:val="IntenseEmphasis"/>
          <w:rFonts w:ascii="Calibri" w:hAnsi="Calibri" w:cs="Calibri"/>
          <w:i w:val="0"/>
          <w:color w:val="0070C0"/>
          <w:sz w:val="28"/>
          <w:szCs w:val="28"/>
        </w:rPr>
        <w:lastRenderedPageBreak/>
        <w:t xml:space="preserve">Figures </w:t>
      </w:r>
    </w:p>
    <w:p w14:paraId="52CE85E2" w14:textId="77777777" w:rsidR="00DF70C6" w:rsidRPr="00581DA5" w:rsidRDefault="00DF70C6" w:rsidP="11AF279A">
      <w:pPr>
        <w:spacing w:line="360" w:lineRule="auto"/>
        <w:rPr>
          <w:rStyle w:val="IntenseEmphasis"/>
          <w:rFonts w:ascii="Calibri" w:eastAsiaTheme="minorEastAsia" w:hAnsi="Calibri" w:cs="Calibri"/>
          <w:b/>
          <w:bCs/>
          <w:i w:val="0"/>
          <w:iCs w:val="0"/>
          <w:color w:val="auto"/>
          <w:sz w:val="18"/>
          <w:szCs w:val="18"/>
          <w:highlight w:val="yellow"/>
        </w:rPr>
      </w:pPr>
      <w:r w:rsidRPr="00581DA5">
        <w:rPr>
          <w:rStyle w:val="IntenseEmphasis"/>
          <w:rFonts w:ascii="Calibri" w:eastAsiaTheme="minorEastAsia" w:hAnsi="Calibri" w:cs="Calibri"/>
          <w:b/>
          <w:bCs/>
          <w:i w:val="0"/>
          <w:iCs w:val="0"/>
          <w:color w:val="auto"/>
          <w:sz w:val="18"/>
          <w:szCs w:val="18"/>
          <w:highlight w:val="yellow"/>
        </w:rPr>
        <w:t xml:space="preserve">Figure 1. Benefit-risk assessment of Ixchiq for travel vaccination. </w:t>
      </w:r>
      <w:r w:rsidRPr="00581DA5">
        <w:rPr>
          <w:rStyle w:val="IntenseEmphasis"/>
          <w:rFonts w:ascii="Calibri" w:eastAsiaTheme="minorEastAsia" w:hAnsi="Calibri" w:cs="Calibri"/>
          <w:i w:val="0"/>
          <w:iCs w:val="0"/>
          <w:color w:val="auto"/>
          <w:sz w:val="18"/>
          <w:szCs w:val="18"/>
          <w:highlight w:val="yellow"/>
        </w:rPr>
        <w:t>Benefit-risk assessment of travel vaccination scenarios by age group, travel duration, and transmission setting.</w:t>
      </w:r>
    </w:p>
    <w:p w14:paraId="57F323EA" w14:textId="77777777" w:rsidR="00DF70C6" w:rsidRPr="00581DA5" w:rsidRDefault="00DF70C6" w:rsidP="360A30B0">
      <w:pPr>
        <w:spacing w:line="360" w:lineRule="auto"/>
        <w:rPr>
          <w:rStyle w:val="IntenseEmphasis"/>
          <w:rFonts w:ascii="Calibri" w:eastAsiaTheme="minorEastAsia" w:hAnsi="Calibri" w:cs="Calibri"/>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t>Figure 1a</w:t>
      </w:r>
      <w:r w:rsidRPr="00581DA5">
        <w:rPr>
          <w:rStyle w:val="IntenseEmphasis"/>
          <w:rFonts w:ascii="Calibri" w:eastAsiaTheme="minorEastAsia" w:hAnsi="Calibri" w:cs="Calibri"/>
          <w:i w:val="0"/>
          <w:iCs w:val="0"/>
          <w:color w:val="auto"/>
          <w:sz w:val="18"/>
          <w:szCs w:val="18"/>
          <w:highlight w:val="yellow"/>
        </w:rPr>
        <w:t xml:space="preserve"> – </w:t>
      </w:r>
      <w:r w:rsidRPr="00581DA5">
        <w:rPr>
          <w:rStyle w:val="IntenseEmphasis"/>
          <w:rFonts w:ascii="Calibri" w:eastAsia="Malgun Gothic" w:hAnsi="Calibri" w:cs="Calibri"/>
          <w:i w:val="0"/>
          <w:iCs w:val="0"/>
          <w:color w:val="auto"/>
          <w:sz w:val="18"/>
          <w:szCs w:val="18"/>
          <w:highlight w:val="yellow"/>
        </w:rPr>
        <w:t>Benefit-risk</w:t>
      </w:r>
      <w:r w:rsidRPr="00581DA5">
        <w:rPr>
          <w:rStyle w:val="IntenseEmphasis"/>
          <w:rFonts w:ascii="Calibri" w:eastAsiaTheme="minorEastAsia" w:hAnsi="Calibri" w:cs="Calibri"/>
          <w:i w:val="0"/>
          <w:iCs w:val="0"/>
          <w:color w:val="auto"/>
          <w:sz w:val="18"/>
          <w:szCs w:val="18"/>
          <w:highlight w:val="yellow"/>
        </w:rPr>
        <w:t xml:space="preserve"> assessment of travel </w:t>
      </w:r>
      <w:r w:rsidRPr="00581DA5">
        <w:rPr>
          <w:rStyle w:val="IntenseEmphasis"/>
          <w:rFonts w:ascii="Calibri" w:eastAsia="Malgun Gothic" w:hAnsi="Calibri" w:cs="Calibri"/>
          <w:i w:val="0"/>
          <w:iCs w:val="0"/>
          <w:color w:val="auto"/>
          <w:sz w:val="18"/>
          <w:szCs w:val="18"/>
          <w:highlight w:val="yellow"/>
        </w:rPr>
        <w:t>vaccination</w:t>
      </w:r>
      <w:r w:rsidRPr="00581DA5">
        <w:rPr>
          <w:rStyle w:val="IntenseEmphasis"/>
          <w:rFonts w:ascii="Calibri" w:eastAsiaTheme="minorEastAsia" w:hAnsi="Calibri" w:cs="Calibri"/>
          <w:i w:val="0"/>
          <w:iCs w:val="0"/>
          <w:color w:val="auto"/>
          <w:sz w:val="18"/>
          <w:szCs w:val="18"/>
          <w:highlight w:val="yellow"/>
        </w:rPr>
        <w:t xml:space="preserve"> for DALY </w:t>
      </w:r>
      <w:r w:rsidRPr="00581DA5">
        <w:rPr>
          <w:rFonts w:ascii="Calibri" w:eastAsia="Calibri" w:hAnsi="Calibri" w:cs="Calibri"/>
          <w:sz w:val="18"/>
          <w:szCs w:val="18"/>
          <w:highlight w:val="yellow"/>
        </w:rPr>
        <w:t>across 11 Brazilian states – high transmission (Ceará, Piaui, Paraíba</w:t>
      </w:r>
      <w:r w:rsidRPr="00581DA5" w:rsidDel="00C2029E">
        <w:rPr>
          <w:rFonts w:ascii="Calibri" w:eastAsia="Calibri" w:hAnsi="Calibri" w:cs="Calibri"/>
          <w:sz w:val="18"/>
          <w:szCs w:val="18"/>
          <w:highlight w:val="yellow"/>
        </w:rPr>
        <w:t>,</w:t>
      </w:r>
      <w:r w:rsidRPr="00581DA5">
        <w:rPr>
          <w:rFonts w:ascii="Calibri" w:eastAsia="Calibri" w:hAnsi="Calibri" w:cs="Calibri"/>
          <w:sz w:val="18"/>
          <w:szCs w:val="18"/>
          <w:highlight w:val="yellow"/>
        </w:rPr>
        <w:t xml:space="preserve"> Alagoas); moderate transmission (Tocantins, Rio Grande do Norte, Sergipe, Pernambuco); and low transmission (Bahia, Minas Gerais, Goiás)</w:t>
      </w:r>
      <w:r w:rsidRPr="00581DA5">
        <w:rPr>
          <w:rStyle w:val="IntenseEmphasis"/>
          <w:rFonts w:ascii="Calibri" w:eastAsiaTheme="minorEastAsia" w:hAnsi="Calibri" w:cs="Calibri"/>
          <w:i w:val="0"/>
          <w:iCs w:val="0"/>
          <w:color w:val="auto"/>
          <w:sz w:val="18"/>
          <w:szCs w:val="18"/>
          <w:highlight w:val="yellow"/>
        </w:rPr>
        <w:t>. Pr (BRR (DALY)&gt;1) refers to probability of the benefit-risk ratio being larger than 1, regarding DALYs averted by vaccination (benefit) in comparison to DALYs attributable to vaccination (risk).</w:t>
      </w:r>
    </w:p>
    <w:p w14:paraId="25B5A8AB" w14:textId="77777777" w:rsidR="00DF70C6" w:rsidRPr="009C22B1" w:rsidRDefault="008C3E7C" w:rsidP="00712044">
      <w:pPr>
        <w:spacing w:line="360" w:lineRule="auto"/>
        <w:jc w:val="center"/>
        <w:rPr>
          <w:rStyle w:val="IntenseEmphasis"/>
          <w:rFonts w:ascii="Calibri" w:eastAsiaTheme="minorEastAsia" w:hAnsi="Calibri" w:cs="Calibri"/>
          <w:b/>
          <w:color w:val="auto"/>
        </w:rPr>
        <w:sectPr w:rsidR="00DF70C6" w:rsidRPr="009C22B1" w:rsidSect="00DF70C6">
          <w:pgSz w:w="16838" w:h="11906" w:orient="landscape"/>
          <w:pgMar w:top="1440" w:right="1440" w:bottom="1440" w:left="1440" w:header="708" w:footer="708" w:gutter="0"/>
          <w:cols w:space="708"/>
          <w:docGrid w:linePitch="360"/>
        </w:sectPr>
      </w:pPr>
      <w:r w:rsidRPr="009C22B1">
        <w:rPr>
          <w:rStyle w:val="IntenseEmphasis"/>
          <w:rFonts w:ascii="Calibri" w:eastAsiaTheme="minorEastAsia" w:hAnsi="Calibri" w:cs="Calibri"/>
          <w:b/>
          <w:noProof/>
          <w:color w:val="auto"/>
        </w:rPr>
        <w:drawing>
          <wp:inline distT="0" distB="0" distL="0" distR="0" wp14:anchorId="6CC309C7" wp14:editId="115B103B">
            <wp:extent cx="7984445" cy="4167265"/>
            <wp:effectExtent l="0" t="0" r="4445" b="0"/>
            <wp:docPr id="5853495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9583" name=""/>
                    <pic:cNvPicPr/>
                  </pic:nvPicPr>
                  <pic:blipFill>
                    <a:blip r:embed="rId78"/>
                    <a:stretch>
                      <a:fillRect/>
                    </a:stretch>
                  </pic:blipFill>
                  <pic:spPr>
                    <a:xfrm>
                      <a:off x="0" y="0"/>
                      <a:ext cx="8041681" cy="4197138"/>
                    </a:xfrm>
                    <a:prstGeom prst="rect">
                      <a:avLst/>
                    </a:prstGeom>
                  </pic:spPr>
                </pic:pic>
              </a:graphicData>
            </a:graphic>
          </wp:inline>
        </w:drawing>
      </w:r>
    </w:p>
    <w:p w14:paraId="451467BC" w14:textId="77777777" w:rsidR="00DF70C6" w:rsidRPr="00581DA5" w:rsidRDefault="00DF70C6" w:rsidP="360A30B0">
      <w:pPr>
        <w:spacing w:line="360" w:lineRule="auto"/>
        <w:rPr>
          <w:rStyle w:val="IntenseEmphasis"/>
          <w:rFonts w:ascii="Calibri" w:eastAsiaTheme="minorEastAsia" w:hAnsi="Calibri" w:cs="Calibri"/>
          <w:b/>
          <w:bCs/>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 xml:space="preserve">Figure </w:t>
      </w:r>
      <w:r w:rsidRPr="00581DA5">
        <w:rPr>
          <w:rStyle w:val="IntenseEmphasis"/>
          <w:rFonts w:ascii="Calibri" w:eastAsiaTheme="minorEastAsia" w:hAnsi="Calibri" w:cs="Calibri" w:hint="eastAsia"/>
          <w:b/>
          <w:bCs/>
          <w:i w:val="0"/>
          <w:iCs w:val="0"/>
          <w:color w:val="auto"/>
          <w:sz w:val="18"/>
          <w:szCs w:val="18"/>
          <w:highlight w:val="yellow"/>
        </w:rPr>
        <w:t>1</w:t>
      </w:r>
      <w:r w:rsidRPr="00581DA5">
        <w:rPr>
          <w:rStyle w:val="IntenseEmphasis"/>
          <w:rFonts w:ascii="Calibri" w:eastAsiaTheme="minorEastAsia" w:hAnsi="Calibri" w:cs="Calibri"/>
          <w:b/>
          <w:bCs/>
          <w:i w:val="0"/>
          <w:iCs w:val="0"/>
          <w:color w:val="auto"/>
          <w:sz w:val="18"/>
          <w:szCs w:val="18"/>
          <w:highlight w:val="yellow"/>
        </w:rPr>
        <w:t>b. Benefit-risk probabilistic clouds for DALYs under travel vaccination, by age group, travel duration, and transmission setting.</w:t>
      </w:r>
      <w:r w:rsidRPr="00581DA5">
        <w:rPr>
          <w:rStyle w:val="IntenseEmphasis"/>
          <w:rFonts w:ascii="Calibri" w:eastAsiaTheme="minorEastAsia" w:hAnsi="Calibri" w:cs="Calibri"/>
          <w:i w:val="0"/>
          <w:iCs w:val="0"/>
          <w:color w:val="auto"/>
          <w:sz w:val="18"/>
          <w:szCs w:val="18"/>
          <w:highlight w:val="yellow"/>
        </w:rPr>
        <w:t xml:space="preserve"> The dashed line indicates BRR=1.</w:t>
      </w:r>
      <w:r w:rsidRPr="00581DA5">
        <w:rPr>
          <w:rStyle w:val="IntenseEmphasis"/>
          <w:rFonts w:ascii="Calibri" w:eastAsiaTheme="minorEastAsia" w:hAnsi="Calibri" w:cs="Calibri"/>
          <w:i w:val="0"/>
          <w:iCs w:val="0"/>
          <w:color w:val="auto"/>
          <w:sz w:val="18"/>
          <w:szCs w:val="18"/>
        </w:rPr>
        <w:t xml:space="preserve"> </w:t>
      </w:r>
    </w:p>
    <w:p w14:paraId="3ADC794E" w14:textId="77777777" w:rsidR="00DF70C6" w:rsidRPr="00581DA5" w:rsidRDefault="008C3E7C" w:rsidP="13EDFA97">
      <w:pPr>
        <w:spacing w:line="360" w:lineRule="auto"/>
        <w:rPr>
          <w:rStyle w:val="IntenseEmphasis"/>
          <w:rFonts w:ascii="Calibri" w:eastAsiaTheme="minorEastAsia" w:hAnsi="Calibri" w:cs="Calibri"/>
          <w:i w:val="0"/>
          <w:iCs w:val="0"/>
          <w:color w:val="auto"/>
          <w:sz w:val="22"/>
          <w:szCs w:val="22"/>
        </w:rPr>
      </w:pPr>
      <w:r w:rsidRPr="009C22B1">
        <w:rPr>
          <w:rStyle w:val="IntenseEmphasis"/>
          <w:rFonts w:ascii="Calibri" w:eastAsiaTheme="minorEastAsia" w:hAnsi="Calibri" w:cs="Calibri"/>
          <w:i w:val="0"/>
          <w:iCs w:val="0"/>
          <w:noProof/>
          <w:color w:val="auto"/>
          <w:sz w:val="22"/>
          <w:szCs w:val="22"/>
        </w:rPr>
        <w:drawing>
          <wp:inline distT="0" distB="0" distL="0" distR="0" wp14:anchorId="6D8A6180" wp14:editId="70CB62EF">
            <wp:extent cx="6320809" cy="5058888"/>
            <wp:effectExtent l="0" t="0" r="3810" b="8890"/>
            <wp:docPr id="12981960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6044" name=""/>
                    <pic:cNvPicPr/>
                  </pic:nvPicPr>
                  <pic:blipFill>
                    <a:blip r:embed="rId79"/>
                    <a:stretch>
                      <a:fillRect/>
                    </a:stretch>
                  </pic:blipFill>
                  <pic:spPr>
                    <a:xfrm>
                      <a:off x="0" y="0"/>
                      <a:ext cx="6325810" cy="5062890"/>
                    </a:xfrm>
                    <a:prstGeom prst="rect">
                      <a:avLst/>
                    </a:prstGeom>
                  </pic:spPr>
                </pic:pic>
              </a:graphicData>
            </a:graphic>
          </wp:inline>
        </w:drawing>
      </w:r>
    </w:p>
    <w:p w14:paraId="37266F4B" w14:textId="77777777" w:rsidR="00DF70C6" w:rsidRPr="00581DA5" w:rsidRDefault="00DF70C6" w:rsidP="00442163">
      <w:pPr>
        <w:spacing w:line="360" w:lineRule="auto"/>
        <w:rPr>
          <w:rStyle w:val="IntenseEmphasis"/>
          <w:rFonts w:ascii="Calibri" w:eastAsiaTheme="minorEastAsia" w:hAnsi="Calibri" w:cs="Calibri"/>
          <w:i w:val="0"/>
          <w:iCs w:val="0"/>
          <w:color w:val="auto"/>
          <w:sz w:val="22"/>
          <w:szCs w:val="22"/>
        </w:rPr>
      </w:pPr>
    </w:p>
    <w:p w14:paraId="58884E6F" w14:textId="77777777" w:rsidR="00DF70C6" w:rsidRPr="00581DA5" w:rsidRDefault="00DF70C6" w:rsidP="00442163">
      <w:pPr>
        <w:spacing w:line="360" w:lineRule="auto"/>
        <w:rPr>
          <w:rStyle w:val="IntenseEmphasis"/>
          <w:rFonts w:ascii="Calibri" w:eastAsiaTheme="minorEastAsia" w:hAnsi="Calibri" w:cs="Calibri"/>
          <w:i w:val="0"/>
          <w:iCs w:val="0"/>
          <w:color w:val="auto"/>
          <w:sz w:val="22"/>
          <w:szCs w:val="22"/>
        </w:rPr>
        <w:sectPr w:rsidR="00DF70C6" w:rsidRPr="00581DA5" w:rsidSect="00DF70C6">
          <w:pgSz w:w="11906" w:h="16838"/>
          <w:pgMar w:top="1440" w:right="1440" w:bottom="1440" w:left="1440" w:header="708" w:footer="708" w:gutter="0"/>
          <w:cols w:space="708"/>
          <w:docGrid w:linePitch="360"/>
        </w:sectPr>
      </w:pPr>
    </w:p>
    <w:p w14:paraId="0035EF64" w14:textId="77777777" w:rsidR="00DF70C6" w:rsidRPr="00581DA5" w:rsidRDefault="00DF70C6" w:rsidP="007562A2">
      <w:pPr>
        <w:spacing w:line="360" w:lineRule="auto"/>
        <w:rPr>
          <w:rStyle w:val="IntenseEmphasis"/>
          <w:rFonts w:ascii="Calibri" w:eastAsiaTheme="minorEastAsia" w:hAnsi="Calibri" w:cs="Calibri"/>
          <w:b/>
          <w:bCs/>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Figure 1</w:t>
      </w:r>
      <w:r w:rsidRPr="009C22B1">
        <w:rPr>
          <w:rStyle w:val="IntenseEmphasis"/>
          <w:rFonts w:ascii="Calibri" w:eastAsiaTheme="minorEastAsia" w:hAnsi="Calibri" w:cs="Calibri"/>
          <w:b/>
          <w:bCs/>
          <w:i w:val="0"/>
          <w:iCs w:val="0"/>
          <w:color w:val="auto"/>
          <w:sz w:val="18"/>
          <w:szCs w:val="18"/>
          <w:highlight w:val="yellow"/>
        </w:rPr>
        <w:t>c</w:t>
      </w:r>
      <w:r w:rsidRPr="00581DA5">
        <w:rPr>
          <w:rStyle w:val="IntenseEmphasis"/>
          <w:rFonts w:ascii="Calibri" w:eastAsiaTheme="minorEastAsia" w:hAnsi="Calibri" w:cs="Calibri"/>
          <w:b/>
          <w:bCs/>
          <w:i w:val="0"/>
          <w:iCs w:val="0"/>
          <w:color w:val="auto"/>
          <w:sz w:val="18"/>
          <w:szCs w:val="18"/>
          <w:highlight w:val="yellow"/>
        </w:rPr>
        <w:t>. Benefit-risk probabilistic clouds for deaths under travel vaccination, travel duration, and transmission setting</w:t>
      </w:r>
      <w:r w:rsidRPr="00581DA5">
        <w:rPr>
          <w:rStyle w:val="IntenseEmphasis"/>
          <w:rFonts w:ascii="Calibri" w:eastAsiaTheme="minorEastAsia" w:hAnsi="Calibri" w:cs="Calibri" w:hint="eastAsia"/>
          <w:b/>
          <w:bCs/>
          <w:i w:val="0"/>
          <w:iCs w:val="0"/>
          <w:color w:val="auto"/>
          <w:sz w:val="18"/>
          <w:szCs w:val="18"/>
          <w:highlight w:val="yellow"/>
        </w:rPr>
        <w:t xml:space="preserve"> among older adults aged </w:t>
      </w:r>
      <w:r w:rsidRPr="00581DA5">
        <w:rPr>
          <w:rFonts w:ascii="Calibri" w:eastAsiaTheme="minorEastAsia" w:hAnsi="Calibri" w:cs="Calibri"/>
          <w:b/>
          <w:bCs/>
          <w:sz w:val="18"/>
          <w:szCs w:val="18"/>
          <w:highlight w:val="yellow"/>
        </w:rPr>
        <w:t>≥</w:t>
      </w:r>
      <w:r w:rsidRPr="00581DA5">
        <w:rPr>
          <w:rFonts w:ascii="Calibri" w:eastAsiaTheme="minorEastAsia" w:hAnsi="Calibri" w:cs="Calibri" w:hint="eastAsia"/>
          <w:b/>
          <w:bCs/>
          <w:sz w:val="18"/>
          <w:szCs w:val="18"/>
          <w:highlight w:val="yellow"/>
        </w:rPr>
        <w:t xml:space="preserve">65 years (no observed deaths among adults aged 18-64 years). </w:t>
      </w:r>
      <w:r w:rsidRPr="00581DA5">
        <w:rPr>
          <w:rStyle w:val="IntenseEmphasis"/>
          <w:rFonts w:ascii="Calibri" w:eastAsiaTheme="minorEastAsia" w:hAnsi="Calibri" w:cs="Calibri"/>
          <w:i w:val="0"/>
          <w:iCs w:val="0"/>
          <w:color w:val="auto"/>
          <w:sz w:val="18"/>
          <w:szCs w:val="18"/>
          <w:highlight w:val="yellow"/>
        </w:rPr>
        <w:t>The dashed line indicates BRR=1.</w:t>
      </w:r>
      <w:r w:rsidRPr="00581DA5">
        <w:rPr>
          <w:rStyle w:val="IntenseEmphasis"/>
          <w:rFonts w:ascii="Calibri" w:eastAsiaTheme="minorEastAsia" w:hAnsi="Calibri" w:cs="Calibri"/>
          <w:i w:val="0"/>
          <w:iCs w:val="0"/>
          <w:color w:val="auto"/>
          <w:sz w:val="18"/>
          <w:szCs w:val="18"/>
        </w:rPr>
        <w:t xml:space="preserve"> </w:t>
      </w:r>
    </w:p>
    <w:p w14:paraId="302D747E" w14:textId="77777777" w:rsidR="00DF70C6" w:rsidRPr="00581DA5" w:rsidRDefault="008C3E7C" w:rsidP="00442163">
      <w:pPr>
        <w:spacing w:line="360" w:lineRule="auto"/>
        <w:rPr>
          <w:rFonts w:ascii="Calibri" w:hAnsi="Calibri" w:cs="Calibri"/>
        </w:rPr>
      </w:pPr>
      <w:r w:rsidRPr="009C22B1">
        <w:rPr>
          <w:rFonts w:ascii="Calibri" w:hAnsi="Calibri" w:cs="Calibri"/>
          <w:noProof/>
        </w:rPr>
        <w:drawing>
          <wp:inline distT="0" distB="0" distL="0" distR="0" wp14:anchorId="459F5958" wp14:editId="0D335BD0">
            <wp:extent cx="6412675" cy="5149465"/>
            <wp:effectExtent l="0" t="0" r="7620" b="0"/>
            <wp:docPr id="17223503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0305" name=""/>
                    <pic:cNvPicPr/>
                  </pic:nvPicPr>
                  <pic:blipFill>
                    <a:blip r:embed="rId80"/>
                    <a:stretch>
                      <a:fillRect/>
                    </a:stretch>
                  </pic:blipFill>
                  <pic:spPr>
                    <a:xfrm>
                      <a:off x="0" y="0"/>
                      <a:ext cx="6416911" cy="5152867"/>
                    </a:xfrm>
                    <a:prstGeom prst="rect">
                      <a:avLst/>
                    </a:prstGeom>
                  </pic:spPr>
                </pic:pic>
              </a:graphicData>
            </a:graphic>
          </wp:inline>
        </w:drawing>
      </w:r>
    </w:p>
    <w:p w14:paraId="5ADAE336" w14:textId="77777777" w:rsidR="00DF70C6" w:rsidRPr="00581DA5" w:rsidRDefault="00DF70C6" w:rsidP="00442163">
      <w:pPr>
        <w:spacing w:line="360" w:lineRule="auto"/>
        <w:rPr>
          <w:rFonts w:ascii="Calibri" w:hAnsi="Calibri" w:cs="Calibri"/>
        </w:rPr>
      </w:pPr>
    </w:p>
    <w:p w14:paraId="1A4B63E3" w14:textId="77777777" w:rsidR="00DF70C6" w:rsidRPr="00581DA5" w:rsidRDefault="00DF70C6" w:rsidP="00442163">
      <w:pPr>
        <w:spacing w:line="360" w:lineRule="auto"/>
        <w:rPr>
          <w:rFonts w:ascii="Calibri" w:hAnsi="Calibri" w:cs="Calibri"/>
        </w:rPr>
      </w:pPr>
    </w:p>
    <w:p w14:paraId="5943CA10" w14:textId="77777777" w:rsidR="00DF70C6" w:rsidRPr="00581DA5" w:rsidRDefault="00DF70C6" w:rsidP="00442163">
      <w:pPr>
        <w:spacing w:line="360" w:lineRule="auto"/>
        <w:rPr>
          <w:rFonts w:ascii="Calibri" w:hAnsi="Calibri" w:cs="Calibri"/>
        </w:rPr>
      </w:pPr>
    </w:p>
    <w:p w14:paraId="18ABB669" w14:textId="77777777" w:rsidR="00DF70C6" w:rsidRPr="00581DA5" w:rsidRDefault="00DF70C6" w:rsidP="00442163">
      <w:pPr>
        <w:spacing w:line="360" w:lineRule="auto"/>
        <w:rPr>
          <w:rFonts w:ascii="Calibri" w:hAnsi="Calibri" w:cs="Calibri"/>
        </w:rPr>
      </w:pPr>
    </w:p>
    <w:p w14:paraId="0E819185" w14:textId="77777777" w:rsidR="00DF70C6" w:rsidRPr="00581DA5" w:rsidRDefault="00DF70C6" w:rsidP="00442163">
      <w:pPr>
        <w:spacing w:line="360" w:lineRule="auto"/>
        <w:rPr>
          <w:rFonts w:ascii="Calibri" w:hAnsi="Calibri" w:cs="Calibri"/>
        </w:rPr>
      </w:pPr>
    </w:p>
    <w:p w14:paraId="1BB857B6" w14:textId="77777777" w:rsidR="00DF70C6" w:rsidRPr="00581DA5" w:rsidRDefault="00DF70C6" w:rsidP="00442163">
      <w:pPr>
        <w:spacing w:line="360" w:lineRule="auto"/>
        <w:rPr>
          <w:rFonts w:ascii="Calibri" w:hAnsi="Calibri" w:cs="Calibri"/>
        </w:rPr>
      </w:pPr>
    </w:p>
    <w:p w14:paraId="0A09A408" w14:textId="77777777" w:rsidR="00DF70C6" w:rsidRPr="00581DA5" w:rsidRDefault="00DF70C6" w:rsidP="00442163">
      <w:pPr>
        <w:spacing w:line="360" w:lineRule="auto"/>
        <w:rPr>
          <w:rFonts w:ascii="Calibri" w:hAnsi="Calibri" w:cs="Calibri"/>
        </w:rPr>
      </w:pPr>
    </w:p>
    <w:p w14:paraId="2EE68240" w14:textId="77777777" w:rsidR="00DF70C6" w:rsidRPr="00581DA5" w:rsidRDefault="00DF70C6" w:rsidP="00442163">
      <w:pPr>
        <w:spacing w:line="360" w:lineRule="auto"/>
        <w:rPr>
          <w:rFonts w:ascii="Calibri" w:hAnsi="Calibri" w:cs="Calibri"/>
        </w:rPr>
      </w:pPr>
    </w:p>
    <w:p w14:paraId="5C1FA5B1" w14:textId="77777777" w:rsidR="00DF70C6" w:rsidRPr="00581DA5" w:rsidRDefault="00DF70C6" w:rsidP="00442163">
      <w:pPr>
        <w:spacing w:line="360" w:lineRule="auto"/>
        <w:rPr>
          <w:rFonts w:ascii="Calibri" w:hAnsi="Calibri" w:cs="Calibri"/>
        </w:rPr>
      </w:pPr>
    </w:p>
    <w:p w14:paraId="45246C57" w14:textId="77777777" w:rsidR="00DF70C6" w:rsidRPr="00581DA5" w:rsidRDefault="00DF70C6" w:rsidP="00442163">
      <w:pPr>
        <w:spacing w:line="360" w:lineRule="auto"/>
        <w:rPr>
          <w:rFonts w:ascii="Calibri" w:hAnsi="Calibri" w:cs="Calibri"/>
        </w:rPr>
      </w:pPr>
    </w:p>
    <w:p w14:paraId="215D14CF" w14:textId="77777777" w:rsidR="00DF70C6" w:rsidRPr="00581DA5" w:rsidRDefault="00DF70C6" w:rsidP="00442163">
      <w:pPr>
        <w:spacing w:line="360" w:lineRule="auto"/>
        <w:rPr>
          <w:rFonts w:ascii="Calibri" w:hAnsi="Calibri" w:cs="Calibri"/>
        </w:rPr>
        <w:sectPr w:rsidR="00DF70C6" w:rsidRPr="00581DA5" w:rsidSect="00DF70C6">
          <w:pgSz w:w="11906" w:h="16838"/>
          <w:pgMar w:top="1440" w:right="1440" w:bottom="1440" w:left="1440" w:header="708" w:footer="708" w:gutter="0"/>
          <w:cols w:space="708"/>
          <w:docGrid w:linePitch="360"/>
        </w:sectPr>
      </w:pPr>
    </w:p>
    <w:p w14:paraId="0AF3FC74" w14:textId="77777777" w:rsidR="00DF70C6" w:rsidRPr="00581DA5" w:rsidRDefault="00DF70C6" w:rsidP="007562A2">
      <w:pPr>
        <w:spacing w:line="360" w:lineRule="auto"/>
        <w:rPr>
          <w:rStyle w:val="IntenseEmphasis"/>
          <w:rFonts w:ascii="Calibri" w:eastAsiaTheme="minorEastAsia" w:hAnsi="Calibri" w:cs="Calibri"/>
          <w:b/>
          <w:bCs/>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Figure 1</w:t>
      </w:r>
      <w:r w:rsidRPr="009C22B1">
        <w:rPr>
          <w:rStyle w:val="IntenseEmphasis"/>
          <w:rFonts w:ascii="Calibri" w:eastAsiaTheme="minorEastAsia" w:hAnsi="Calibri" w:cs="Calibri"/>
          <w:b/>
          <w:bCs/>
          <w:i w:val="0"/>
          <w:iCs w:val="0"/>
          <w:color w:val="auto"/>
          <w:sz w:val="18"/>
          <w:szCs w:val="18"/>
          <w:highlight w:val="yellow"/>
        </w:rPr>
        <w:t>d</w:t>
      </w:r>
      <w:r w:rsidRPr="00581DA5">
        <w:rPr>
          <w:rStyle w:val="IntenseEmphasis"/>
          <w:rFonts w:ascii="Calibri" w:eastAsiaTheme="minorEastAsia" w:hAnsi="Calibri" w:cs="Calibri"/>
          <w:b/>
          <w:bCs/>
          <w:i w:val="0"/>
          <w:iCs w:val="0"/>
          <w:color w:val="auto"/>
          <w:sz w:val="18"/>
          <w:szCs w:val="18"/>
          <w:highlight w:val="yellow"/>
        </w:rPr>
        <w:t>. Benefit-risk probabilistic clouds for SAEs under travel vaccination, by age group, travel duration, and transmission setting.</w:t>
      </w:r>
      <w:r w:rsidRPr="00581DA5">
        <w:rPr>
          <w:rStyle w:val="IntenseEmphasis"/>
          <w:rFonts w:ascii="Calibri" w:eastAsiaTheme="minorEastAsia" w:hAnsi="Calibri" w:cs="Calibri"/>
          <w:i w:val="0"/>
          <w:iCs w:val="0"/>
          <w:color w:val="auto"/>
          <w:sz w:val="18"/>
          <w:szCs w:val="18"/>
          <w:highlight w:val="yellow"/>
        </w:rPr>
        <w:t xml:space="preserve"> The dashed line indicates BRR=1. SAEs include both non-fatal and fatal serious adverse events</w:t>
      </w:r>
      <w:r w:rsidRPr="00581DA5">
        <w:rPr>
          <w:rStyle w:val="IntenseEmphasis"/>
          <w:rFonts w:ascii="Calibri" w:eastAsiaTheme="minorEastAsia" w:hAnsi="Calibri" w:cs="Calibri" w:hint="eastAsia"/>
          <w:i w:val="0"/>
          <w:iCs w:val="0"/>
          <w:color w:val="auto"/>
          <w:sz w:val="18"/>
          <w:szCs w:val="18"/>
          <w:highlight w:val="yellow"/>
        </w:rPr>
        <w:t>.</w:t>
      </w:r>
    </w:p>
    <w:p w14:paraId="4D28AAE8" w14:textId="77777777" w:rsidR="00DF70C6" w:rsidRPr="00581DA5" w:rsidRDefault="008C3E7C" w:rsidP="00D02853">
      <w:pPr>
        <w:spacing w:line="360" w:lineRule="auto"/>
        <w:rPr>
          <w:rStyle w:val="IntenseEmphasis"/>
          <w:rFonts w:ascii="Calibri" w:eastAsiaTheme="minorEastAsia" w:hAnsi="Calibri" w:cs="Calibri"/>
          <w:i w:val="0"/>
          <w:iCs w:val="0"/>
          <w:color w:val="auto"/>
          <w:sz w:val="22"/>
          <w:szCs w:val="22"/>
        </w:rPr>
      </w:pPr>
      <w:r w:rsidRPr="009C22B1">
        <w:rPr>
          <w:rStyle w:val="IntenseEmphasis"/>
          <w:rFonts w:ascii="Calibri" w:eastAsiaTheme="minorEastAsia" w:hAnsi="Calibri" w:cs="Calibri"/>
          <w:i w:val="0"/>
          <w:iCs w:val="0"/>
          <w:noProof/>
          <w:color w:val="auto"/>
          <w:sz w:val="22"/>
          <w:szCs w:val="22"/>
        </w:rPr>
        <w:drawing>
          <wp:inline distT="0" distB="0" distL="0" distR="0" wp14:anchorId="0656020C" wp14:editId="2C9944C7">
            <wp:extent cx="6530034" cy="5272644"/>
            <wp:effectExtent l="0" t="0" r="4445" b="4445"/>
            <wp:docPr id="16906588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8834" name=""/>
                    <pic:cNvPicPr/>
                  </pic:nvPicPr>
                  <pic:blipFill>
                    <a:blip r:embed="rId81"/>
                    <a:stretch>
                      <a:fillRect/>
                    </a:stretch>
                  </pic:blipFill>
                  <pic:spPr>
                    <a:xfrm>
                      <a:off x="0" y="0"/>
                      <a:ext cx="6536436" cy="5277814"/>
                    </a:xfrm>
                    <a:prstGeom prst="rect">
                      <a:avLst/>
                    </a:prstGeom>
                  </pic:spPr>
                </pic:pic>
              </a:graphicData>
            </a:graphic>
          </wp:inline>
        </w:drawing>
      </w:r>
    </w:p>
    <w:p w14:paraId="2C316C09" w14:textId="77777777" w:rsidR="00DF70C6" w:rsidRPr="00581DA5" w:rsidRDefault="00DF70C6" w:rsidP="00442163">
      <w:pPr>
        <w:spacing w:line="360" w:lineRule="auto"/>
        <w:rPr>
          <w:rFonts w:ascii="Calibri" w:hAnsi="Calibri" w:cs="Calibri"/>
        </w:rPr>
      </w:pPr>
    </w:p>
    <w:p w14:paraId="7F0A625E" w14:textId="77777777" w:rsidR="00DF70C6" w:rsidRPr="00581DA5" w:rsidRDefault="00DF70C6" w:rsidP="00442163">
      <w:pPr>
        <w:spacing w:line="360" w:lineRule="auto"/>
        <w:rPr>
          <w:rFonts w:ascii="Calibri" w:hAnsi="Calibri" w:cs="Calibri"/>
        </w:rPr>
      </w:pPr>
    </w:p>
    <w:p w14:paraId="4C6CACD4" w14:textId="77777777" w:rsidR="00DF70C6" w:rsidRPr="00581DA5" w:rsidRDefault="00DF70C6" w:rsidP="00442163">
      <w:pPr>
        <w:spacing w:line="360" w:lineRule="auto"/>
        <w:rPr>
          <w:rFonts w:ascii="Calibri" w:hAnsi="Calibri" w:cs="Calibri"/>
        </w:rPr>
      </w:pPr>
    </w:p>
    <w:p w14:paraId="002F2473" w14:textId="77777777" w:rsidR="00DF70C6" w:rsidRPr="00581DA5" w:rsidRDefault="00DF70C6" w:rsidP="00442163">
      <w:pPr>
        <w:spacing w:line="360" w:lineRule="auto"/>
        <w:rPr>
          <w:rFonts w:ascii="Calibri" w:hAnsi="Calibri" w:cs="Calibri"/>
        </w:rPr>
      </w:pPr>
    </w:p>
    <w:p w14:paraId="2B9604AE" w14:textId="77777777" w:rsidR="00DF70C6" w:rsidRPr="00581DA5" w:rsidRDefault="00DF70C6" w:rsidP="00442163">
      <w:pPr>
        <w:spacing w:line="360" w:lineRule="auto"/>
        <w:rPr>
          <w:rFonts w:ascii="Calibri" w:hAnsi="Calibri" w:cs="Calibri"/>
        </w:rPr>
      </w:pPr>
    </w:p>
    <w:p w14:paraId="353E43D5" w14:textId="77777777" w:rsidR="00DF70C6" w:rsidRPr="00581DA5" w:rsidRDefault="00DF70C6" w:rsidP="00442163">
      <w:pPr>
        <w:spacing w:line="360" w:lineRule="auto"/>
        <w:rPr>
          <w:rFonts w:ascii="Calibri" w:hAnsi="Calibri" w:cs="Calibri"/>
        </w:rPr>
      </w:pPr>
    </w:p>
    <w:p w14:paraId="30BD0238" w14:textId="77777777" w:rsidR="00DF70C6" w:rsidRPr="00581DA5" w:rsidRDefault="00DF70C6" w:rsidP="00442163">
      <w:pPr>
        <w:spacing w:line="360" w:lineRule="auto"/>
        <w:rPr>
          <w:rFonts w:ascii="Calibri" w:hAnsi="Calibri" w:cs="Calibri"/>
        </w:rPr>
      </w:pPr>
    </w:p>
    <w:p w14:paraId="5E0AEEE4" w14:textId="77777777" w:rsidR="00DF70C6" w:rsidRPr="00581DA5" w:rsidRDefault="00DF70C6" w:rsidP="00442163">
      <w:pPr>
        <w:spacing w:line="360" w:lineRule="auto"/>
        <w:rPr>
          <w:rFonts w:ascii="Calibri" w:hAnsi="Calibri" w:cs="Calibri"/>
        </w:rPr>
      </w:pPr>
    </w:p>
    <w:p w14:paraId="647B84C8" w14:textId="77777777" w:rsidR="00DF70C6" w:rsidRPr="00581DA5" w:rsidRDefault="00DF70C6" w:rsidP="00442163">
      <w:pPr>
        <w:spacing w:line="360" w:lineRule="auto"/>
        <w:rPr>
          <w:rFonts w:ascii="Calibri" w:eastAsiaTheme="minorEastAsia" w:hAnsi="Calibri" w:cs="Calibri"/>
        </w:rPr>
      </w:pPr>
    </w:p>
    <w:p w14:paraId="71A1D255" w14:textId="77777777" w:rsidR="00DF70C6" w:rsidRPr="00581DA5" w:rsidRDefault="00DF70C6" w:rsidP="00442163">
      <w:pPr>
        <w:spacing w:line="360" w:lineRule="auto"/>
        <w:rPr>
          <w:rFonts w:ascii="Calibri" w:eastAsiaTheme="minorEastAsia" w:hAnsi="Calibri" w:cs="Calibri"/>
        </w:rPr>
      </w:pPr>
    </w:p>
    <w:p w14:paraId="680EF35F" w14:textId="77777777" w:rsidR="00DF70C6" w:rsidRPr="00581DA5" w:rsidRDefault="00DF70C6" w:rsidP="00442163">
      <w:pPr>
        <w:spacing w:line="360" w:lineRule="auto"/>
        <w:rPr>
          <w:rFonts w:ascii="Calibri" w:eastAsiaTheme="minorEastAsia" w:hAnsi="Calibri" w:cs="Calibri"/>
        </w:rPr>
      </w:pPr>
    </w:p>
    <w:p w14:paraId="209B8451" w14:textId="77777777" w:rsidR="00DF70C6" w:rsidRPr="00581DA5" w:rsidRDefault="00DF70C6" w:rsidP="00E04109">
      <w:pPr>
        <w:spacing w:line="360" w:lineRule="auto"/>
        <w:rPr>
          <w:rStyle w:val="IntenseEmphasis"/>
          <w:rFonts w:ascii="Calibri" w:eastAsiaTheme="minorEastAsia" w:hAnsi="Calibri" w:cs="Calibri"/>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Figure 1e. Benefit-risk acceptability curves for DALYs under travel vaccination by age group, travel duration, and transmission setting.</w:t>
      </w:r>
      <w:r w:rsidRPr="00581DA5">
        <w:rPr>
          <w:rStyle w:val="IntenseEmphasis"/>
          <w:rFonts w:ascii="Calibri" w:eastAsiaTheme="minorEastAsia" w:hAnsi="Calibri" w:cs="Calibri"/>
          <w:i w:val="0"/>
          <w:iCs w:val="0"/>
          <w:color w:val="auto"/>
          <w:sz w:val="18"/>
          <w:szCs w:val="18"/>
          <w:highlight w:val="yellow"/>
        </w:rPr>
        <w:t xml:space="preserve"> The dashed line indicates BRR=1.</w:t>
      </w:r>
    </w:p>
    <w:p w14:paraId="092FD41F" w14:textId="77777777" w:rsidR="00DF70C6" w:rsidRPr="00581DA5" w:rsidRDefault="008C3E7C" w:rsidP="13EDFA97">
      <w:pPr>
        <w:spacing w:line="360" w:lineRule="auto"/>
        <w:rPr>
          <w:rStyle w:val="IntenseEmphasis"/>
          <w:rFonts w:ascii="Calibri" w:eastAsiaTheme="minorEastAsia" w:hAnsi="Calibri" w:cs="Calibri"/>
          <w:i w:val="0"/>
          <w:iCs w:val="0"/>
          <w:color w:val="auto"/>
          <w:sz w:val="22"/>
          <w:szCs w:val="22"/>
        </w:rPr>
      </w:pPr>
      <w:r w:rsidRPr="009C22B1">
        <w:rPr>
          <w:rStyle w:val="IntenseEmphasis"/>
          <w:rFonts w:ascii="Calibri" w:eastAsiaTheme="minorEastAsia" w:hAnsi="Calibri" w:cs="Calibri"/>
          <w:i w:val="0"/>
          <w:iCs w:val="0"/>
          <w:noProof/>
          <w:color w:val="auto"/>
          <w:sz w:val="22"/>
          <w:szCs w:val="22"/>
        </w:rPr>
        <w:drawing>
          <wp:inline distT="0" distB="0" distL="0" distR="0" wp14:anchorId="0EF04589" wp14:editId="32A857EF">
            <wp:extent cx="6371617" cy="5112965"/>
            <wp:effectExtent l="0" t="0" r="0" b="0"/>
            <wp:docPr id="2675342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4266" name=""/>
                    <pic:cNvPicPr/>
                  </pic:nvPicPr>
                  <pic:blipFill>
                    <a:blip r:embed="rId82"/>
                    <a:stretch>
                      <a:fillRect/>
                    </a:stretch>
                  </pic:blipFill>
                  <pic:spPr>
                    <a:xfrm>
                      <a:off x="0" y="0"/>
                      <a:ext cx="6375052" cy="5115721"/>
                    </a:xfrm>
                    <a:prstGeom prst="rect">
                      <a:avLst/>
                    </a:prstGeom>
                  </pic:spPr>
                </pic:pic>
              </a:graphicData>
            </a:graphic>
          </wp:inline>
        </w:drawing>
      </w:r>
      <w:r w:rsidR="00DF70C6" w:rsidRPr="00581DA5">
        <w:rPr>
          <w:rStyle w:val="IntenseEmphasis"/>
          <w:rFonts w:ascii="Calibri" w:eastAsiaTheme="minorEastAsia" w:hAnsi="Calibri" w:cs="Calibri"/>
          <w:i w:val="0"/>
          <w:iCs w:val="0"/>
          <w:color w:val="auto"/>
          <w:sz w:val="22"/>
          <w:szCs w:val="22"/>
        </w:rPr>
        <w:t xml:space="preserve"> </w:t>
      </w:r>
    </w:p>
    <w:p w14:paraId="0AE961B0"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365547CC"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00B0330E"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02A360AE"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50C0965A"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0754E74E"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5F3A5614"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5C0526B0"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4CAA1D95"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353DA955"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1995F14E"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2857057E"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2D7A898B" w14:textId="77777777" w:rsidR="00DF70C6" w:rsidRPr="00581DA5" w:rsidRDefault="00DF70C6" w:rsidP="00BF23C1">
      <w:pPr>
        <w:spacing w:line="360" w:lineRule="auto"/>
        <w:rPr>
          <w:rStyle w:val="IntenseEmphasis"/>
          <w:rFonts w:ascii="Calibri" w:eastAsiaTheme="minorEastAsia" w:hAnsi="Calibri" w:cs="Calibri"/>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Figure 1f. Benefit-risk acceptability curves for deaths under travel vaccination by age group, travel duration, and transmission setting.</w:t>
      </w:r>
      <w:r w:rsidRPr="00581DA5">
        <w:rPr>
          <w:rStyle w:val="IntenseEmphasis"/>
          <w:rFonts w:ascii="Calibri" w:eastAsiaTheme="minorEastAsia" w:hAnsi="Calibri" w:cs="Calibri"/>
          <w:i w:val="0"/>
          <w:iCs w:val="0"/>
          <w:color w:val="auto"/>
          <w:sz w:val="18"/>
          <w:szCs w:val="18"/>
          <w:highlight w:val="yellow"/>
        </w:rPr>
        <w:t xml:space="preserve"> The dashed line indicates BRR=1.</w:t>
      </w:r>
    </w:p>
    <w:p w14:paraId="50FB5A02" w14:textId="77777777" w:rsidR="00DF70C6" w:rsidRPr="00581DA5" w:rsidRDefault="008C3E7C" w:rsidP="0099582F">
      <w:pPr>
        <w:spacing w:line="360" w:lineRule="auto"/>
        <w:rPr>
          <w:rStyle w:val="IntenseEmphasis"/>
          <w:rFonts w:ascii="Calibri" w:eastAsiaTheme="minorEastAsia" w:hAnsi="Calibri" w:cs="Calibri"/>
          <w:i w:val="0"/>
          <w:iCs w:val="0"/>
          <w:color w:val="auto"/>
          <w:sz w:val="22"/>
          <w:szCs w:val="22"/>
        </w:rPr>
      </w:pPr>
      <w:r w:rsidRPr="009C22B1">
        <w:rPr>
          <w:rStyle w:val="IntenseEmphasis"/>
          <w:rFonts w:ascii="Calibri" w:eastAsiaTheme="minorEastAsia" w:hAnsi="Calibri" w:cs="Calibri"/>
          <w:i w:val="0"/>
          <w:iCs w:val="0"/>
          <w:noProof/>
          <w:color w:val="auto"/>
          <w:sz w:val="22"/>
          <w:szCs w:val="22"/>
        </w:rPr>
        <w:drawing>
          <wp:inline distT="0" distB="0" distL="0" distR="0" wp14:anchorId="7F424A61" wp14:editId="2D2C7449">
            <wp:extent cx="6342434" cy="5072682"/>
            <wp:effectExtent l="0" t="0" r="1270" b="0"/>
            <wp:docPr id="19510736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3628" name=""/>
                    <pic:cNvPicPr/>
                  </pic:nvPicPr>
                  <pic:blipFill>
                    <a:blip r:embed="rId83"/>
                    <a:stretch>
                      <a:fillRect/>
                    </a:stretch>
                  </pic:blipFill>
                  <pic:spPr>
                    <a:xfrm>
                      <a:off x="0" y="0"/>
                      <a:ext cx="6347738" cy="5076924"/>
                    </a:xfrm>
                    <a:prstGeom prst="rect">
                      <a:avLst/>
                    </a:prstGeom>
                  </pic:spPr>
                </pic:pic>
              </a:graphicData>
            </a:graphic>
          </wp:inline>
        </w:drawing>
      </w:r>
    </w:p>
    <w:p w14:paraId="55B8E7A0"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319ACA5B"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1A51C7BF"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4E68B730"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22488D3F"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545F7770"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6D75DD73"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5DBD75D8"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485EBD0E"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758796E7"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6DB50D6F"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55D13C5B" w14:textId="77777777" w:rsidR="00DF70C6" w:rsidRPr="00581DA5" w:rsidRDefault="00DF70C6" w:rsidP="0099582F">
      <w:pPr>
        <w:spacing w:line="360" w:lineRule="auto"/>
        <w:rPr>
          <w:rStyle w:val="IntenseEmphasis"/>
          <w:rFonts w:ascii="Calibri" w:eastAsiaTheme="minorEastAsia" w:hAnsi="Calibri" w:cs="Calibri"/>
          <w:i w:val="0"/>
          <w:iCs w:val="0"/>
          <w:color w:val="auto"/>
          <w:sz w:val="22"/>
          <w:szCs w:val="22"/>
        </w:rPr>
      </w:pPr>
    </w:p>
    <w:p w14:paraId="57055197" w14:textId="77777777" w:rsidR="00DF70C6" w:rsidRPr="00581DA5" w:rsidRDefault="00DF70C6" w:rsidP="00BF23C1">
      <w:pPr>
        <w:spacing w:line="360" w:lineRule="auto"/>
        <w:rPr>
          <w:rStyle w:val="IntenseEmphasis"/>
          <w:rFonts w:ascii="Calibri" w:eastAsiaTheme="minorEastAsia" w:hAnsi="Calibri" w:cs="Calibri"/>
          <w:b/>
          <w:bCs/>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Figure 1g. Benefit-risk acceptability curves for SAEs under travel vaccination by age group, travel duration, and transmission setting.</w:t>
      </w:r>
      <w:r w:rsidRPr="00581DA5">
        <w:rPr>
          <w:rStyle w:val="IntenseEmphasis"/>
          <w:rFonts w:ascii="Calibri" w:eastAsiaTheme="minorEastAsia" w:hAnsi="Calibri" w:cs="Calibri"/>
          <w:i w:val="0"/>
          <w:iCs w:val="0"/>
          <w:color w:val="auto"/>
          <w:sz w:val="18"/>
          <w:szCs w:val="18"/>
          <w:highlight w:val="yellow"/>
        </w:rPr>
        <w:t xml:space="preserve"> The dashed line indicates BRR=1.</w:t>
      </w:r>
      <w:r w:rsidRPr="00581DA5">
        <w:rPr>
          <w:rStyle w:val="IntenseEmphasis"/>
          <w:rFonts w:ascii="Calibri" w:eastAsiaTheme="minorEastAsia" w:hAnsi="Calibri" w:cs="Calibri" w:hint="eastAsia"/>
          <w:i w:val="0"/>
          <w:iCs w:val="0"/>
          <w:color w:val="auto"/>
          <w:sz w:val="18"/>
          <w:szCs w:val="18"/>
          <w:highlight w:val="yellow"/>
        </w:rPr>
        <w:t xml:space="preserve"> </w:t>
      </w:r>
      <w:r w:rsidRPr="00581DA5">
        <w:rPr>
          <w:rStyle w:val="IntenseEmphasis"/>
          <w:rFonts w:ascii="Calibri" w:eastAsiaTheme="minorEastAsia" w:hAnsi="Calibri" w:cs="Calibri"/>
          <w:i w:val="0"/>
          <w:iCs w:val="0"/>
          <w:color w:val="auto"/>
          <w:sz w:val="18"/>
          <w:szCs w:val="18"/>
          <w:highlight w:val="yellow"/>
        </w:rPr>
        <w:t>SAEs include both non-fatal and fatal serious adverse events</w:t>
      </w:r>
      <w:r w:rsidRPr="00581DA5">
        <w:rPr>
          <w:rStyle w:val="IntenseEmphasis"/>
          <w:rFonts w:ascii="Calibri" w:eastAsiaTheme="minorEastAsia" w:hAnsi="Calibri" w:cs="Calibri" w:hint="eastAsia"/>
          <w:i w:val="0"/>
          <w:iCs w:val="0"/>
          <w:color w:val="auto"/>
          <w:sz w:val="18"/>
          <w:szCs w:val="18"/>
          <w:highlight w:val="yellow"/>
        </w:rPr>
        <w:t>.</w:t>
      </w:r>
    </w:p>
    <w:p w14:paraId="0217E23B" w14:textId="77777777" w:rsidR="00DF70C6" w:rsidRPr="00581DA5" w:rsidRDefault="008C3E7C" w:rsidP="0099582F">
      <w:pPr>
        <w:spacing w:line="360" w:lineRule="auto"/>
        <w:rPr>
          <w:rStyle w:val="IntenseEmphasis"/>
          <w:rFonts w:ascii="Calibri" w:eastAsiaTheme="minorEastAsia" w:hAnsi="Calibri" w:cs="Calibri"/>
          <w:i w:val="0"/>
          <w:iCs w:val="0"/>
          <w:color w:val="auto"/>
          <w:sz w:val="22"/>
          <w:szCs w:val="22"/>
        </w:rPr>
      </w:pPr>
      <w:r w:rsidRPr="009C22B1">
        <w:rPr>
          <w:rStyle w:val="IntenseEmphasis"/>
          <w:rFonts w:ascii="Calibri" w:eastAsiaTheme="minorEastAsia" w:hAnsi="Calibri" w:cs="Calibri"/>
          <w:i w:val="0"/>
          <w:iCs w:val="0"/>
          <w:noProof/>
          <w:color w:val="auto"/>
          <w:sz w:val="22"/>
          <w:szCs w:val="22"/>
        </w:rPr>
        <w:drawing>
          <wp:inline distT="0" distB="0" distL="0" distR="0" wp14:anchorId="1D75D08A" wp14:editId="4BCE0491">
            <wp:extent cx="6388658" cy="5155660"/>
            <wp:effectExtent l="0" t="0" r="0" b="6985"/>
            <wp:docPr id="10477069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6976" name=""/>
                    <pic:cNvPicPr/>
                  </pic:nvPicPr>
                  <pic:blipFill>
                    <a:blip r:embed="rId84"/>
                    <a:stretch>
                      <a:fillRect/>
                    </a:stretch>
                  </pic:blipFill>
                  <pic:spPr>
                    <a:xfrm>
                      <a:off x="0" y="0"/>
                      <a:ext cx="6394246" cy="5160170"/>
                    </a:xfrm>
                    <a:prstGeom prst="rect">
                      <a:avLst/>
                    </a:prstGeom>
                  </pic:spPr>
                </pic:pic>
              </a:graphicData>
            </a:graphic>
          </wp:inline>
        </w:drawing>
      </w:r>
    </w:p>
    <w:p w14:paraId="694E92C6" w14:textId="77777777" w:rsidR="00DF70C6" w:rsidRPr="00581DA5" w:rsidRDefault="00DF70C6" w:rsidP="00442163">
      <w:pPr>
        <w:spacing w:line="360" w:lineRule="auto"/>
        <w:rPr>
          <w:rFonts w:ascii="Calibri" w:hAnsi="Calibri" w:cs="Calibri"/>
        </w:rPr>
      </w:pPr>
    </w:p>
    <w:p w14:paraId="0661AF9F" w14:textId="77777777" w:rsidR="00DF70C6" w:rsidRPr="00581DA5" w:rsidRDefault="00DF70C6" w:rsidP="00442163">
      <w:pPr>
        <w:spacing w:line="360" w:lineRule="auto"/>
        <w:rPr>
          <w:rFonts w:ascii="Calibri" w:hAnsi="Calibri" w:cs="Calibri"/>
        </w:rPr>
        <w:sectPr w:rsidR="00DF70C6" w:rsidRPr="00581DA5" w:rsidSect="00DF70C6">
          <w:pgSz w:w="11906" w:h="16838"/>
          <w:pgMar w:top="1440" w:right="1440" w:bottom="1440" w:left="1440" w:header="708" w:footer="708" w:gutter="0"/>
          <w:cols w:space="708"/>
          <w:docGrid w:linePitch="360"/>
        </w:sectPr>
      </w:pPr>
    </w:p>
    <w:p w14:paraId="6C9B0A46" w14:textId="77777777" w:rsidR="00DF70C6" w:rsidRPr="00581DA5" w:rsidRDefault="00DF70C6" w:rsidP="6FCD0B67">
      <w:pPr>
        <w:spacing w:line="360" w:lineRule="auto"/>
        <w:rPr>
          <w:rStyle w:val="IntenseEmphasis"/>
          <w:rFonts w:ascii="Calibri" w:eastAsiaTheme="minorEastAsia" w:hAnsi="Calibri" w:cs="Calibri"/>
          <w:i w:val="0"/>
          <w:iCs w:val="0"/>
          <w:color w:val="auto"/>
          <w:sz w:val="18"/>
          <w:szCs w:val="18"/>
          <w:highlight w:val="yellow"/>
        </w:rPr>
      </w:pPr>
      <w:r w:rsidRPr="00581DA5">
        <w:rPr>
          <w:rFonts w:ascii="Calibri" w:hAnsi="Calibri" w:cs="Calibri"/>
          <w:b/>
          <w:bCs/>
          <w:sz w:val="18"/>
          <w:szCs w:val="18"/>
          <w:highlight w:val="yellow"/>
        </w:rPr>
        <w:lastRenderedPageBreak/>
        <w:t>Figure 2</w:t>
      </w:r>
      <w:r w:rsidRPr="00581DA5">
        <w:rPr>
          <w:rStyle w:val="IntenseEmphasis"/>
          <w:rFonts w:ascii="Calibri" w:eastAsiaTheme="minorEastAsia" w:hAnsi="Calibri" w:cs="Calibri"/>
          <w:i w:val="0"/>
          <w:iCs w:val="0"/>
          <w:color w:val="auto"/>
          <w:sz w:val="18"/>
          <w:szCs w:val="18"/>
          <w:highlight w:val="yellow"/>
        </w:rPr>
        <w:t xml:space="preserve"> – </w:t>
      </w:r>
      <w:r w:rsidRPr="00581DA5">
        <w:rPr>
          <w:rStyle w:val="IntenseEmphasis"/>
          <w:rFonts w:ascii="Calibri" w:eastAsiaTheme="minorEastAsia" w:hAnsi="Calibri" w:cs="Calibri"/>
          <w:b/>
          <w:bCs/>
          <w:i w:val="0"/>
          <w:iCs w:val="0"/>
          <w:color w:val="auto"/>
          <w:sz w:val="18"/>
          <w:szCs w:val="18"/>
          <w:highlight w:val="yellow"/>
        </w:rPr>
        <w:t xml:space="preserve">Benefit-risk assessment of outbreak response immunisation by age group, vaccine protection mechanism, vaccine risk scenario, and transmission setting, for 11 Brazilian states. </w:t>
      </w:r>
    </w:p>
    <w:p w14:paraId="12E62362" w14:textId="77777777" w:rsidR="00DF70C6" w:rsidRPr="00581DA5" w:rsidRDefault="00DF70C6" w:rsidP="0090596E">
      <w:pPr>
        <w:spacing w:line="360" w:lineRule="auto"/>
        <w:rPr>
          <w:rStyle w:val="IntenseEmphasis"/>
          <w:rFonts w:ascii="Calibri" w:eastAsiaTheme="minorEastAsia" w:hAnsi="Calibri" w:cs="Calibri"/>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t>Figure</w:t>
      </w:r>
      <w:r w:rsidRPr="00581DA5">
        <w:rPr>
          <w:rStyle w:val="IntenseEmphasis"/>
          <w:rFonts w:ascii="Calibri" w:eastAsiaTheme="minorEastAsia" w:hAnsi="Calibri" w:cs="Calibri"/>
          <w:b/>
          <w:bCs/>
          <w:i w:val="0"/>
          <w:color w:val="auto"/>
          <w:sz w:val="18"/>
          <w:szCs w:val="18"/>
          <w:highlight w:val="yellow"/>
        </w:rPr>
        <w:t xml:space="preserve"> </w:t>
      </w:r>
      <w:r w:rsidRPr="00581DA5">
        <w:rPr>
          <w:rStyle w:val="IntenseEmphasis"/>
          <w:rFonts w:ascii="Calibri" w:eastAsiaTheme="minorEastAsia" w:hAnsi="Calibri" w:cs="Calibri"/>
          <w:b/>
          <w:bCs/>
          <w:i w:val="0"/>
          <w:iCs w:val="0"/>
          <w:color w:val="auto"/>
          <w:sz w:val="18"/>
          <w:szCs w:val="18"/>
          <w:highlight w:val="yellow"/>
        </w:rPr>
        <w:t>2a</w:t>
      </w:r>
      <w:r w:rsidRPr="00581DA5">
        <w:rPr>
          <w:rStyle w:val="IntenseEmphasis"/>
          <w:rFonts w:ascii="Calibri" w:eastAsiaTheme="minorEastAsia" w:hAnsi="Calibri" w:cs="Calibri"/>
          <w:i w:val="0"/>
          <w:iCs w:val="0"/>
          <w:color w:val="auto"/>
          <w:sz w:val="18"/>
          <w:szCs w:val="18"/>
          <w:highlight w:val="yellow"/>
        </w:rPr>
        <w:t xml:space="preserve"> </w:t>
      </w:r>
      <w:r w:rsidRPr="00581DA5">
        <w:rPr>
          <w:rFonts w:ascii="Calibri" w:eastAsia="Calibri" w:hAnsi="Calibri" w:cs="Calibri"/>
          <w:sz w:val="18"/>
          <w:szCs w:val="18"/>
          <w:highlight w:val="yellow"/>
        </w:rPr>
        <w:t xml:space="preserve">– </w:t>
      </w:r>
      <w:r w:rsidRPr="00581DA5">
        <w:rPr>
          <w:rStyle w:val="IntenseEmphasis"/>
          <w:rFonts w:ascii="Calibri" w:eastAsia="Malgun Gothic" w:hAnsi="Calibri" w:cs="Calibri"/>
          <w:i w:val="0"/>
          <w:iCs w:val="0"/>
          <w:color w:val="auto"/>
          <w:sz w:val="18"/>
          <w:szCs w:val="18"/>
          <w:highlight w:val="yellow"/>
        </w:rPr>
        <w:t>Benefit-risk</w:t>
      </w:r>
      <w:r w:rsidRPr="00581DA5">
        <w:rPr>
          <w:rStyle w:val="IntenseEmphasis"/>
          <w:rFonts w:ascii="Calibri" w:eastAsiaTheme="minorEastAsia" w:hAnsi="Calibri" w:cs="Calibri"/>
          <w:i w:val="0"/>
          <w:iCs w:val="0"/>
          <w:color w:val="auto"/>
          <w:sz w:val="18"/>
          <w:szCs w:val="18"/>
          <w:highlight w:val="yellow"/>
        </w:rPr>
        <w:t xml:space="preserve"> assessment of outbreak response immunisation for DALY </w:t>
      </w:r>
      <w:r w:rsidRPr="00581DA5">
        <w:rPr>
          <w:rFonts w:ascii="Calibri" w:eastAsia="Calibri" w:hAnsi="Calibri" w:cs="Calibri"/>
          <w:sz w:val="18"/>
          <w:szCs w:val="18"/>
          <w:highlight w:val="yellow"/>
        </w:rPr>
        <w:t xml:space="preserve">across 11 Brazilian states. </w:t>
      </w:r>
      <w:r w:rsidRPr="0053507E">
        <w:rPr>
          <w:rFonts w:ascii="Calibri" w:eastAsia="Calibri" w:hAnsi="Calibri" w:cs="Calibri"/>
          <w:sz w:val="18"/>
          <w:szCs w:val="18"/>
          <w:highlight w:val="yellow"/>
          <w:lang w:val="pt-BR"/>
        </w:rPr>
        <w:t>High transmission (Ceará, Piaui, Paraíba</w:t>
      </w:r>
      <w:r w:rsidRPr="0053507E" w:rsidDel="00C2029E">
        <w:rPr>
          <w:rFonts w:ascii="Calibri" w:eastAsia="Calibri" w:hAnsi="Calibri" w:cs="Calibri"/>
          <w:sz w:val="18"/>
          <w:szCs w:val="18"/>
          <w:highlight w:val="yellow"/>
          <w:lang w:val="pt-BR"/>
        </w:rPr>
        <w:t>,</w:t>
      </w:r>
      <w:r w:rsidRPr="0053507E">
        <w:rPr>
          <w:rFonts w:ascii="Calibri" w:eastAsia="Calibri" w:hAnsi="Calibri" w:cs="Calibri"/>
          <w:sz w:val="18"/>
          <w:szCs w:val="18"/>
          <w:highlight w:val="yellow"/>
          <w:lang w:val="pt-BR"/>
        </w:rPr>
        <w:t xml:space="preserve"> Alagoas); moderate transmission (Tocantins, Rio Grande do Norte, Sergipe, Pernambuco); and low transmission (Bahia, Minas Gerais, Goiás)</w:t>
      </w:r>
      <w:r w:rsidRPr="0053507E">
        <w:rPr>
          <w:rStyle w:val="IntenseEmphasis"/>
          <w:rFonts w:ascii="Calibri" w:eastAsiaTheme="minorEastAsia" w:hAnsi="Calibri" w:cs="Calibri"/>
          <w:i w:val="0"/>
          <w:color w:val="auto"/>
          <w:sz w:val="18"/>
          <w:szCs w:val="18"/>
          <w:highlight w:val="yellow"/>
          <w:lang w:val="pt-BR"/>
        </w:rPr>
        <w:t xml:space="preserve">. </w:t>
      </w:r>
      <w:r w:rsidRPr="00581DA5">
        <w:rPr>
          <w:rStyle w:val="IntenseEmphasis"/>
          <w:rFonts w:ascii="Calibri" w:eastAsiaTheme="minorEastAsia" w:hAnsi="Calibri" w:cs="Calibri"/>
          <w:i w:val="0"/>
          <w:iCs w:val="0"/>
          <w:color w:val="auto"/>
          <w:sz w:val="18"/>
          <w:szCs w:val="18"/>
          <w:highlight w:val="yellow"/>
        </w:rPr>
        <w:t>Pr (BRR (DALY)&gt;1) refers to probability of the benefit-risk ratio being larger than 1, regarding DALYs averted by vaccination (benefit) in comparison to DALYs attributable to vaccination (risk).</w:t>
      </w:r>
    </w:p>
    <w:p w14:paraId="21E81522" w14:textId="77777777" w:rsidR="00DF70C6" w:rsidRPr="00581DA5" w:rsidRDefault="008C3E7C" w:rsidP="00442163">
      <w:pPr>
        <w:spacing w:line="360" w:lineRule="auto"/>
        <w:rPr>
          <w:rStyle w:val="IntenseEmphasis"/>
          <w:rFonts w:ascii="Calibri" w:eastAsiaTheme="minorEastAsia" w:hAnsi="Calibri" w:cs="Calibri"/>
          <w:b/>
          <w:bCs/>
          <w:color w:val="auto"/>
        </w:rPr>
      </w:pPr>
      <w:r w:rsidRPr="009C22B1">
        <w:rPr>
          <w:rStyle w:val="IntenseEmphasis"/>
          <w:rFonts w:ascii="Calibri" w:eastAsiaTheme="minorEastAsia" w:hAnsi="Calibri" w:cs="Calibri"/>
          <w:b/>
          <w:bCs/>
          <w:noProof/>
          <w:color w:val="auto"/>
        </w:rPr>
        <w:drawing>
          <wp:inline distT="0" distB="0" distL="0" distR="0" wp14:anchorId="3991FEA0" wp14:editId="30E212B2">
            <wp:extent cx="8338657" cy="4150809"/>
            <wp:effectExtent l="0" t="0" r="5715" b="2540"/>
            <wp:docPr id="13569462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6292" name=""/>
                    <pic:cNvPicPr/>
                  </pic:nvPicPr>
                  <pic:blipFill>
                    <a:blip r:embed="rId85"/>
                    <a:stretch>
                      <a:fillRect/>
                    </a:stretch>
                  </pic:blipFill>
                  <pic:spPr>
                    <a:xfrm>
                      <a:off x="0" y="0"/>
                      <a:ext cx="8357083" cy="4159981"/>
                    </a:xfrm>
                    <a:prstGeom prst="rect">
                      <a:avLst/>
                    </a:prstGeom>
                  </pic:spPr>
                </pic:pic>
              </a:graphicData>
            </a:graphic>
          </wp:inline>
        </w:drawing>
      </w:r>
    </w:p>
    <w:p w14:paraId="5F7F8B79" w14:textId="77777777" w:rsidR="00DF70C6" w:rsidRPr="00581DA5" w:rsidRDefault="00DF70C6" w:rsidP="00442163">
      <w:pPr>
        <w:spacing w:line="360" w:lineRule="auto"/>
        <w:rPr>
          <w:rStyle w:val="IntenseEmphasis"/>
          <w:rFonts w:ascii="Calibri" w:eastAsiaTheme="minorEastAsia" w:hAnsi="Calibri" w:cs="Calibri"/>
          <w:b/>
          <w:bCs/>
          <w:color w:val="auto"/>
        </w:rPr>
        <w:sectPr w:rsidR="00DF70C6" w:rsidRPr="00581DA5" w:rsidSect="00DF70C6">
          <w:pgSz w:w="16838" w:h="11906" w:orient="landscape"/>
          <w:pgMar w:top="1440" w:right="1440" w:bottom="1440" w:left="1440" w:header="708" w:footer="708" w:gutter="0"/>
          <w:cols w:space="708"/>
          <w:docGrid w:linePitch="360"/>
        </w:sectPr>
      </w:pPr>
    </w:p>
    <w:p w14:paraId="3B167DCB" w14:textId="77777777" w:rsidR="00DF70C6" w:rsidRPr="00581DA5" w:rsidRDefault="00DF70C6" w:rsidP="13EDFA97">
      <w:pPr>
        <w:spacing w:line="360" w:lineRule="auto"/>
        <w:rPr>
          <w:rStyle w:val="IntenseEmphasis"/>
          <w:rFonts w:ascii="Calibri" w:eastAsiaTheme="minorEastAsia" w:hAnsi="Calibri" w:cs="Calibri"/>
          <w:i w:val="0"/>
          <w:iCs w:val="0"/>
          <w:color w:val="auto"/>
          <w:sz w:val="22"/>
          <w:szCs w:val="22"/>
        </w:rPr>
      </w:pPr>
      <w:r w:rsidRPr="00581DA5">
        <w:rPr>
          <w:rStyle w:val="IntenseEmphasis"/>
          <w:rFonts w:ascii="Calibri" w:eastAsiaTheme="minorEastAsia" w:hAnsi="Calibri" w:cs="Calibri"/>
          <w:b/>
          <w:bCs/>
          <w:i w:val="0"/>
          <w:iCs w:val="0"/>
          <w:color w:val="auto"/>
          <w:sz w:val="18"/>
          <w:szCs w:val="18"/>
          <w:highlight w:val="yellow"/>
        </w:rPr>
        <w:lastRenderedPageBreak/>
        <w:t>Figure 2b.</w:t>
      </w:r>
      <w:r w:rsidRPr="00581DA5">
        <w:rPr>
          <w:rStyle w:val="IntenseEmphasis"/>
          <w:rFonts w:ascii="Calibri" w:eastAsiaTheme="minorEastAsia" w:hAnsi="Calibri" w:cs="Calibri"/>
          <w:i w:val="0"/>
          <w:iCs w:val="0"/>
          <w:color w:val="auto"/>
          <w:sz w:val="18"/>
          <w:szCs w:val="18"/>
          <w:highlight w:val="yellow"/>
        </w:rPr>
        <w:t xml:space="preserve"> </w:t>
      </w:r>
      <w:r w:rsidRPr="00581DA5">
        <w:rPr>
          <w:rStyle w:val="IntenseEmphasis"/>
          <w:rFonts w:ascii="Calibri" w:eastAsia="Malgun Gothic" w:hAnsi="Calibri" w:cs="Calibri"/>
          <w:b/>
          <w:bCs/>
          <w:i w:val="0"/>
          <w:iCs w:val="0"/>
          <w:color w:val="auto"/>
          <w:sz w:val="18"/>
          <w:szCs w:val="18"/>
          <w:highlight w:val="yellow"/>
        </w:rPr>
        <w:t xml:space="preserve">Benefit-risk probabilistic clouds for DALYs under outbreak response immunisation by age group, vaccine protection mechanism, and transmission setting. </w:t>
      </w:r>
      <w:r w:rsidRPr="00581DA5">
        <w:rPr>
          <w:rStyle w:val="IntenseEmphasis"/>
          <w:rFonts w:ascii="Calibri" w:eastAsia="Malgun Gothic" w:hAnsi="Calibri" w:cs="Calibri"/>
          <w:i w:val="0"/>
          <w:iCs w:val="0"/>
          <w:color w:val="auto"/>
          <w:sz w:val="18"/>
          <w:szCs w:val="18"/>
          <w:highlight w:val="yellow"/>
        </w:rPr>
        <w:t>The dashed line indicates BRR=1.</w:t>
      </w:r>
      <w:r w:rsidRPr="00581DA5">
        <w:rPr>
          <w:rStyle w:val="IntenseEmphasis"/>
          <w:rFonts w:ascii="Calibri" w:eastAsia="Malgun Gothic" w:hAnsi="Calibri" w:cs="Calibri"/>
          <w:i w:val="0"/>
          <w:iCs w:val="0"/>
          <w:color w:val="auto"/>
          <w:sz w:val="18"/>
          <w:szCs w:val="18"/>
        </w:rPr>
        <w:t xml:space="preserve"> </w:t>
      </w:r>
      <w:r w:rsidR="008C3E7C" w:rsidRPr="009C22B1">
        <w:rPr>
          <w:rStyle w:val="IntenseEmphasis"/>
          <w:rFonts w:ascii="Calibri" w:eastAsiaTheme="minorEastAsia" w:hAnsi="Calibri" w:cs="Calibri"/>
          <w:i w:val="0"/>
          <w:iCs w:val="0"/>
          <w:noProof/>
          <w:color w:val="auto"/>
          <w:sz w:val="22"/>
          <w:szCs w:val="22"/>
        </w:rPr>
        <w:drawing>
          <wp:inline distT="0" distB="0" distL="0" distR="0" wp14:anchorId="6BF416F2" wp14:editId="0E212B6B">
            <wp:extent cx="9582349" cy="4085439"/>
            <wp:effectExtent l="0" t="0" r="0" b="4445"/>
            <wp:docPr id="7225396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9630" name="Picture 1" descr="A screenshot of a graph&#10;&#10;AI-generated content may be incorrect."/>
                    <pic:cNvPicPr/>
                  </pic:nvPicPr>
                  <pic:blipFill>
                    <a:blip r:embed="rId86"/>
                    <a:stretch>
                      <a:fillRect/>
                    </a:stretch>
                  </pic:blipFill>
                  <pic:spPr>
                    <a:xfrm>
                      <a:off x="0" y="0"/>
                      <a:ext cx="9603914" cy="4094633"/>
                    </a:xfrm>
                    <a:prstGeom prst="rect">
                      <a:avLst/>
                    </a:prstGeom>
                  </pic:spPr>
                </pic:pic>
              </a:graphicData>
            </a:graphic>
          </wp:inline>
        </w:drawing>
      </w:r>
    </w:p>
    <w:p w14:paraId="68E4B09B" w14:textId="77777777" w:rsidR="00DF70C6" w:rsidRPr="00581DA5" w:rsidRDefault="00DF70C6" w:rsidP="00442163">
      <w:pPr>
        <w:spacing w:line="360" w:lineRule="auto"/>
        <w:rPr>
          <w:rStyle w:val="IntenseEmphasis"/>
          <w:rFonts w:ascii="Calibri" w:eastAsiaTheme="minorEastAsia" w:hAnsi="Calibri" w:cs="Calibri"/>
          <w:color w:val="auto"/>
        </w:rPr>
        <w:sectPr w:rsidR="00DF70C6" w:rsidRPr="00581DA5" w:rsidSect="00DF70C6">
          <w:pgSz w:w="16838" w:h="11906" w:orient="landscape"/>
          <w:pgMar w:top="1440" w:right="1440" w:bottom="1440" w:left="1440" w:header="708" w:footer="708" w:gutter="0"/>
          <w:cols w:space="708"/>
          <w:docGrid w:linePitch="360"/>
        </w:sectPr>
      </w:pPr>
    </w:p>
    <w:p w14:paraId="28581EAD" w14:textId="77777777" w:rsidR="00DF70C6" w:rsidRPr="00581DA5" w:rsidRDefault="00DF70C6" w:rsidP="005D45F2">
      <w:pPr>
        <w:spacing w:line="360" w:lineRule="auto"/>
        <w:rPr>
          <w:rStyle w:val="IntenseEmphasis"/>
          <w:rFonts w:ascii="Calibri" w:eastAsiaTheme="minorEastAsia" w:hAnsi="Calibri" w:cs="Calibri"/>
          <w:i w:val="0"/>
          <w:iCs w:val="0"/>
          <w:color w:val="auto"/>
          <w:sz w:val="21"/>
          <w:szCs w:val="21"/>
        </w:rPr>
      </w:pPr>
      <w:r w:rsidRPr="00581DA5">
        <w:rPr>
          <w:rStyle w:val="IntenseEmphasis"/>
          <w:rFonts w:ascii="Calibri" w:eastAsiaTheme="minorEastAsia" w:hAnsi="Calibri" w:cs="Calibri"/>
          <w:b/>
          <w:bCs/>
          <w:i w:val="0"/>
          <w:iCs w:val="0"/>
          <w:color w:val="auto"/>
          <w:sz w:val="18"/>
          <w:szCs w:val="18"/>
          <w:highlight w:val="yellow"/>
        </w:rPr>
        <w:lastRenderedPageBreak/>
        <w:t>Figure 2c.</w:t>
      </w:r>
      <w:r w:rsidRPr="00581DA5">
        <w:rPr>
          <w:rStyle w:val="IntenseEmphasis"/>
          <w:rFonts w:ascii="Calibri" w:eastAsiaTheme="minorEastAsia" w:hAnsi="Calibri" w:cs="Calibri"/>
          <w:i w:val="0"/>
          <w:iCs w:val="0"/>
          <w:color w:val="auto"/>
          <w:sz w:val="18"/>
          <w:szCs w:val="18"/>
          <w:highlight w:val="yellow"/>
        </w:rPr>
        <w:t xml:space="preserve"> </w:t>
      </w:r>
      <w:r w:rsidRPr="00581DA5">
        <w:rPr>
          <w:rStyle w:val="IntenseEmphasis"/>
          <w:rFonts w:ascii="Calibri" w:eastAsia="Malgun Gothic" w:hAnsi="Calibri" w:cs="Calibri"/>
          <w:b/>
          <w:bCs/>
          <w:i w:val="0"/>
          <w:iCs w:val="0"/>
          <w:color w:val="auto"/>
          <w:sz w:val="18"/>
          <w:szCs w:val="18"/>
          <w:highlight w:val="yellow"/>
        </w:rPr>
        <w:t xml:space="preserve">Benefit-risk probabilistic clouds for deaths under outbreak response immunisation by vaccine protection mechanism, </w:t>
      </w:r>
      <w:r w:rsidRPr="00581DA5">
        <w:rPr>
          <w:rStyle w:val="IntenseEmphasis"/>
          <w:rFonts w:ascii="Calibri" w:eastAsia="Malgun Gothic" w:hAnsi="Calibri" w:cs="Calibri" w:hint="eastAsia"/>
          <w:b/>
          <w:bCs/>
          <w:i w:val="0"/>
          <w:iCs w:val="0"/>
          <w:color w:val="auto"/>
          <w:sz w:val="18"/>
          <w:szCs w:val="18"/>
          <w:highlight w:val="yellow"/>
        </w:rPr>
        <w:t xml:space="preserve">vaccine-risk assumptions by serostatus, </w:t>
      </w:r>
      <w:r w:rsidRPr="00581DA5">
        <w:rPr>
          <w:rStyle w:val="IntenseEmphasis"/>
          <w:rFonts w:ascii="Calibri" w:eastAsia="Malgun Gothic" w:hAnsi="Calibri" w:cs="Calibri"/>
          <w:b/>
          <w:bCs/>
          <w:i w:val="0"/>
          <w:iCs w:val="0"/>
          <w:color w:val="auto"/>
          <w:sz w:val="18"/>
          <w:szCs w:val="18"/>
          <w:highlight w:val="yellow"/>
        </w:rPr>
        <w:t>and transmission setting</w:t>
      </w:r>
      <w:r w:rsidRPr="00581DA5">
        <w:rPr>
          <w:rStyle w:val="IntenseEmphasis"/>
          <w:rFonts w:ascii="Calibri" w:eastAsia="Malgun Gothic" w:hAnsi="Calibri" w:cs="Calibri" w:hint="eastAsia"/>
          <w:b/>
          <w:bCs/>
          <w:i w:val="0"/>
          <w:iCs w:val="0"/>
          <w:color w:val="auto"/>
          <w:sz w:val="18"/>
          <w:szCs w:val="18"/>
          <w:highlight w:val="yellow"/>
        </w:rPr>
        <w:t xml:space="preserve"> </w:t>
      </w:r>
      <w:r w:rsidRPr="00581DA5">
        <w:rPr>
          <w:rFonts w:ascii="Calibri" w:eastAsiaTheme="minorEastAsia" w:hAnsi="Calibri" w:cs="Calibri" w:hint="eastAsia"/>
          <w:b/>
          <w:bCs/>
          <w:sz w:val="18"/>
          <w:szCs w:val="18"/>
          <w:highlight w:val="yellow"/>
        </w:rPr>
        <w:t xml:space="preserve">(no observed deaths among adults aged 18-64 years). </w:t>
      </w:r>
      <w:r w:rsidRPr="00581DA5">
        <w:rPr>
          <w:rStyle w:val="IntenseEmphasis"/>
          <w:rFonts w:ascii="Calibri" w:eastAsia="Malgun Gothic" w:hAnsi="Calibri" w:cs="Calibri"/>
          <w:i w:val="0"/>
          <w:iCs w:val="0"/>
          <w:color w:val="auto"/>
          <w:sz w:val="18"/>
          <w:szCs w:val="18"/>
          <w:highlight w:val="yellow"/>
        </w:rPr>
        <w:t>The dashed line indicates BRR=1.</w:t>
      </w:r>
    </w:p>
    <w:p w14:paraId="579D89B2" w14:textId="77777777" w:rsidR="00DF70C6" w:rsidRPr="00581DA5" w:rsidRDefault="008C3E7C" w:rsidP="00A42FD5">
      <w:pPr>
        <w:jc w:val="center"/>
        <w:rPr>
          <w:rFonts w:ascii="Calibri" w:hAnsi="Calibri" w:cs="Calibri"/>
        </w:rPr>
      </w:pPr>
      <w:r w:rsidRPr="009C22B1">
        <w:rPr>
          <w:rFonts w:ascii="Calibri" w:hAnsi="Calibri" w:cs="Calibri"/>
          <w:noProof/>
        </w:rPr>
        <w:drawing>
          <wp:inline distT="0" distB="0" distL="0" distR="0" wp14:anchorId="298B51C2" wp14:editId="60CC478E">
            <wp:extent cx="7199700" cy="4823670"/>
            <wp:effectExtent l="0" t="0" r="1270" b="2540"/>
            <wp:docPr id="3048760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76001" name="Picture 1" descr="A screenshot of a graph&#10;&#10;AI-generated content may be incorrect."/>
                    <pic:cNvPicPr/>
                  </pic:nvPicPr>
                  <pic:blipFill>
                    <a:blip r:embed="rId87"/>
                    <a:stretch>
                      <a:fillRect/>
                    </a:stretch>
                  </pic:blipFill>
                  <pic:spPr>
                    <a:xfrm>
                      <a:off x="0" y="0"/>
                      <a:ext cx="7265297" cy="4867619"/>
                    </a:xfrm>
                    <a:prstGeom prst="rect">
                      <a:avLst/>
                    </a:prstGeom>
                  </pic:spPr>
                </pic:pic>
              </a:graphicData>
            </a:graphic>
          </wp:inline>
        </w:drawing>
      </w:r>
    </w:p>
    <w:p w14:paraId="51B84A01" w14:textId="77777777" w:rsidR="00DF70C6" w:rsidRPr="00581DA5" w:rsidRDefault="00DF70C6">
      <w:pPr>
        <w:rPr>
          <w:rFonts w:ascii="Calibri" w:hAnsi="Calibri" w:cs="Calibri"/>
        </w:rPr>
      </w:pPr>
    </w:p>
    <w:p w14:paraId="25FBE820" w14:textId="77777777" w:rsidR="00DF70C6" w:rsidRPr="00581DA5" w:rsidRDefault="00DF70C6">
      <w:pPr>
        <w:rPr>
          <w:rFonts w:ascii="Calibri" w:hAnsi="Calibri" w:cs="Calibri"/>
        </w:rPr>
      </w:pPr>
    </w:p>
    <w:p w14:paraId="4C04CC58" w14:textId="77777777" w:rsidR="00DF70C6" w:rsidRPr="00581DA5" w:rsidRDefault="00DF70C6">
      <w:pPr>
        <w:rPr>
          <w:rFonts w:ascii="Calibri" w:eastAsiaTheme="minorEastAsia" w:hAnsi="Calibri" w:cs="Calibri"/>
        </w:rPr>
        <w:sectPr w:rsidR="00DF70C6" w:rsidRPr="00581DA5" w:rsidSect="00DF70C6">
          <w:pgSz w:w="16838" w:h="11906" w:orient="landscape"/>
          <w:pgMar w:top="1440" w:right="1440" w:bottom="1440" w:left="1440" w:header="708" w:footer="708" w:gutter="0"/>
          <w:cols w:space="708"/>
          <w:docGrid w:linePitch="360"/>
        </w:sectPr>
      </w:pPr>
    </w:p>
    <w:p w14:paraId="6F203910" w14:textId="77777777" w:rsidR="00DF70C6" w:rsidRPr="00581DA5" w:rsidRDefault="00DF70C6" w:rsidP="00D3797A">
      <w:pPr>
        <w:spacing w:line="360" w:lineRule="auto"/>
        <w:rPr>
          <w:rStyle w:val="IntenseEmphasis"/>
          <w:rFonts w:ascii="Calibri" w:eastAsiaTheme="minorEastAsia" w:hAnsi="Calibri" w:cs="Calibri"/>
          <w:b/>
          <w:bCs/>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Figure 2d.</w:t>
      </w:r>
      <w:r w:rsidRPr="00581DA5">
        <w:rPr>
          <w:rStyle w:val="IntenseEmphasis"/>
          <w:rFonts w:ascii="Calibri" w:eastAsiaTheme="minorEastAsia" w:hAnsi="Calibri" w:cs="Calibri"/>
          <w:i w:val="0"/>
          <w:iCs w:val="0"/>
          <w:color w:val="auto"/>
          <w:sz w:val="18"/>
          <w:szCs w:val="18"/>
          <w:highlight w:val="yellow"/>
        </w:rPr>
        <w:t xml:space="preserve"> </w:t>
      </w:r>
      <w:r w:rsidRPr="00581DA5">
        <w:rPr>
          <w:rStyle w:val="IntenseEmphasis"/>
          <w:rFonts w:ascii="Calibri" w:eastAsia="Malgun Gothic" w:hAnsi="Calibri" w:cs="Calibri"/>
          <w:b/>
          <w:bCs/>
          <w:i w:val="0"/>
          <w:iCs w:val="0"/>
          <w:color w:val="auto"/>
          <w:sz w:val="18"/>
          <w:szCs w:val="18"/>
          <w:highlight w:val="yellow"/>
        </w:rPr>
        <w:t xml:space="preserve">Benefit-risk probabilistic clouds for SAEs under outbreak response immunisation by age group, vaccine protection mechanism, and transmission setting. </w:t>
      </w:r>
      <w:r w:rsidRPr="00581DA5">
        <w:rPr>
          <w:rStyle w:val="IntenseEmphasis"/>
          <w:rFonts w:ascii="Calibri" w:eastAsia="Malgun Gothic" w:hAnsi="Calibri" w:cs="Calibri"/>
          <w:i w:val="0"/>
          <w:iCs w:val="0"/>
          <w:color w:val="auto"/>
          <w:sz w:val="18"/>
          <w:szCs w:val="18"/>
          <w:highlight w:val="yellow"/>
        </w:rPr>
        <w:t>The dashed line indicates BRR=1.</w:t>
      </w:r>
      <w:r w:rsidRPr="00581DA5">
        <w:rPr>
          <w:rStyle w:val="IntenseEmphasis"/>
          <w:rFonts w:ascii="Calibri" w:eastAsiaTheme="minorEastAsia" w:hAnsi="Calibri" w:cs="Calibri"/>
          <w:i w:val="0"/>
          <w:iCs w:val="0"/>
          <w:color w:val="auto"/>
          <w:sz w:val="18"/>
          <w:szCs w:val="18"/>
          <w:highlight w:val="yellow"/>
        </w:rPr>
        <w:t xml:space="preserve"> SAEs include both non-fatal and fatal serious adverse events</w:t>
      </w:r>
      <w:r w:rsidRPr="00581DA5">
        <w:rPr>
          <w:rStyle w:val="IntenseEmphasis"/>
          <w:rFonts w:ascii="Calibri" w:eastAsiaTheme="minorEastAsia" w:hAnsi="Calibri" w:cs="Calibri" w:hint="eastAsia"/>
          <w:i w:val="0"/>
          <w:iCs w:val="0"/>
          <w:color w:val="auto"/>
          <w:sz w:val="18"/>
          <w:szCs w:val="18"/>
          <w:highlight w:val="yellow"/>
        </w:rPr>
        <w:t>.</w:t>
      </w:r>
    </w:p>
    <w:p w14:paraId="423A06A2" w14:textId="77777777" w:rsidR="00DF70C6" w:rsidRPr="00581DA5" w:rsidRDefault="008C3E7C">
      <w:pPr>
        <w:rPr>
          <w:rFonts w:ascii="Calibri" w:eastAsiaTheme="minorEastAsia" w:hAnsi="Calibri" w:cs="Calibri"/>
        </w:rPr>
      </w:pPr>
      <w:r w:rsidRPr="009C22B1">
        <w:rPr>
          <w:rFonts w:ascii="Calibri" w:eastAsiaTheme="minorEastAsia" w:hAnsi="Calibri" w:cs="Calibri"/>
          <w:noProof/>
        </w:rPr>
        <w:drawing>
          <wp:inline distT="0" distB="0" distL="0" distR="0" wp14:anchorId="17E208C0" wp14:editId="55767262">
            <wp:extent cx="9606868" cy="4093828"/>
            <wp:effectExtent l="0" t="0" r="0" b="0"/>
            <wp:docPr id="9391694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9439" name="Picture 1" descr="A screenshot of a graph&#10;&#10;AI-generated content may be incorrect."/>
                    <pic:cNvPicPr/>
                  </pic:nvPicPr>
                  <pic:blipFill>
                    <a:blip r:embed="rId88"/>
                    <a:stretch>
                      <a:fillRect/>
                    </a:stretch>
                  </pic:blipFill>
                  <pic:spPr>
                    <a:xfrm>
                      <a:off x="0" y="0"/>
                      <a:ext cx="9626379" cy="4102142"/>
                    </a:xfrm>
                    <a:prstGeom prst="rect">
                      <a:avLst/>
                    </a:prstGeom>
                  </pic:spPr>
                </pic:pic>
              </a:graphicData>
            </a:graphic>
          </wp:inline>
        </w:drawing>
      </w:r>
    </w:p>
    <w:p w14:paraId="471D5D60" w14:textId="77777777" w:rsidR="00DF70C6" w:rsidRPr="00581DA5" w:rsidRDefault="00DF70C6">
      <w:pPr>
        <w:rPr>
          <w:rFonts w:ascii="Calibri" w:eastAsiaTheme="minorEastAsia" w:hAnsi="Calibri" w:cs="Calibri"/>
        </w:rPr>
        <w:sectPr w:rsidR="00DF70C6" w:rsidRPr="00581DA5" w:rsidSect="00DF70C6">
          <w:pgSz w:w="16838" w:h="11906" w:orient="landscape"/>
          <w:pgMar w:top="1440" w:right="1440" w:bottom="1440" w:left="1440" w:header="708" w:footer="708" w:gutter="0"/>
          <w:cols w:space="708"/>
          <w:docGrid w:linePitch="360"/>
        </w:sectPr>
      </w:pPr>
    </w:p>
    <w:p w14:paraId="4C9414A0" w14:textId="77777777" w:rsidR="00DF70C6" w:rsidRPr="00581DA5" w:rsidRDefault="00DF70C6" w:rsidP="006D62C0">
      <w:pPr>
        <w:spacing w:line="360" w:lineRule="auto"/>
        <w:rPr>
          <w:rStyle w:val="IntenseEmphasis"/>
          <w:rFonts w:ascii="Calibri" w:eastAsiaTheme="minorEastAsia" w:hAnsi="Calibri" w:cs="Calibri"/>
          <w:i w:val="0"/>
          <w:iCs w:val="0"/>
          <w:color w:val="auto"/>
          <w:sz w:val="22"/>
          <w:szCs w:val="22"/>
        </w:rPr>
      </w:pPr>
      <w:r w:rsidRPr="00581DA5">
        <w:rPr>
          <w:rStyle w:val="IntenseEmphasis"/>
          <w:rFonts w:ascii="Calibri" w:eastAsiaTheme="minorEastAsia" w:hAnsi="Calibri" w:cs="Calibri"/>
          <w:b/>
          <w:bCs/>
          <w:i w:val="0"/>
          <w:iCs w:val="0"/>
          <w:color w:val="auto"/>
          <w:sz w:val="18"/>
          <w:szCs w:val="18"/>
          <w:highlight w:val="yellow"/>
        </w:rPr>
        <w:lastRenderedPageBreak/>
        <w:t xml:space="preserve">Figure 2e. Benefit-risk acceptability curves for DALYs under outbreak response immunisation by age group, vaccine protection mechanism, and transmission setting. </w:t>
      </w:r>
      <w:r w:rsidRPr="00581DA5">
        <w:rPr>
          <w:rStyle w:val="IntenseEmphasis"/>
          <w:rFonts w:ascii="Calibri" w:eastAsiaTheme="minorEastAsia" w:hAnsi="Calibri" w:cs="Calibri"/>
          <w:i w:val="0"/>
          <w:iCs w:val="0"/>
          <w:color w:val="auto"/>
          <w:sz w:val="18"/>
          <w:szCs w:val="18"/>
          <w:highlight w:val="yellow"/>
        </w:rPr>
        <w:t>The dashed line indicates BRR=1.</w:t>
      </w:r>
      <w:r w:rsidR="008C3E7C" w:rsidRPr="009C22B1">
        <w:rPr>
          <w:rStyle w:val="IntenseEmphasis"/>
          <w:rFonts w:ascii="Calibri" w:eastAsiaTheme="minorEastAsia" w:hAnsi="Calibri" w:cs="Calibri"/>
          <w:i w:val="0"/>
          <w:iCs w:val="0"/>
          <w:noProof/>
          <w:color w:val="auto"/>
          <w:sz w:val="22"/>
          <w:szCs w:val="22"/>
        </w:rPr>
        <w:drawing>
          <wp:inline distT="0" distB="0" distL="0" distR="0" wp14:anchorId="3C0F0221" wp14:editId="26D16E60">
            <wp:extent cx="6475228" cy="5833875"/>
            <wp:effectExtent l="0" t="0" r="1905" b="0"/>
            <wp:docPr id="21118610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1031" name=""/>
                    <pic:cNvPicPr/>
                  </pic:nvPicPr>
                  <pic:blipFill>
                    <a:blip r:embed="rId89"/>
                    <a:stretch>
                      <a:fillRect/>
                    </a:stretch>
                  </pic:blipFill>
                  <pic:spPr>
                    <a:xfrm>
                      <a:off x="0" y="0"/>
                      <a:ext cx="6480535" cy="5838656"/>
                    </a:xfrm>
                    <a:prstGeom prst="rect">
                      <a:avLst/>
                    </a:prstGeom>
                  </pic:spPr>
                </pic:pic>
              </a:graphicData>
            </a:graphic>
          </wp:inline>
        </w:drawing>
      </w:r>
    </w:p>
    <w:p w14:paraId="67E8156A" w14:textId="77777777" w:rsidR="00DF70C6" w:rsidRPr="00581DA5" w:rsidRDefault="00DF70C6" w:rsidP="006D62C0">
      <w:pPr>
        <w:spacing w:line="360" w:lineRule="auto"/>
        <w:rPr>
          <w:rStyle w:val="IntenseEmphasis"/>
          <w:rFonts w:ascii="Calibri" w:eastAsiaTheme="minorEastAsia" w:hAnsi="Calibri" w:cs="Calibri"/>
          <w:i w:val="0"/>
          <w:iCs w:val="0"/>
          <w:color w:val="auto"/>
          <w:sz w:val="22"/>
          <w:szCs w:val="22"/>
        </w:rPr>
      </w:pPr>
    </w:p>
    <w:p w14:paraId="4D8A74CD" w14:textId="77777777" w:rsidR="00DF70C6" w:rsidRPr="00581DA5" w:rsidRDefault="00DF70C6" w:rsidP="006D62C0">
      <w:pPr>
        <w:spacing w:line="360" w:lineRule="auto"/>
        <w:rPr>
          <w:rStyle w:val="IntenseEmphasis"/>
          <w:rFonts w:ascii="Calibri" w:eastAsiaTheme="minorEastAsia" w:hAnsi="Calibri" w:cs="Calibri"/>
          <w:i w:val="0"/>
          <w:iCs w:val="0"/>
          <w:color w:val="auto"/>
          <w:sz w:val="22"/>
          <w:szCs w:val="22"/>
        </w:rPr>
      </w:pPr>
    </w:p>
    <w:p w14:paraId="53AFA886" w14:textId="77777777" w:rsidR="00DF70C6" w:rsidRPr="00581DA5" w:rsidRDefault="00DF70C6" w:rsidP="006D62C0">
      <w:pPr>
        <w:spacing w:line="360" w:lineRule="auto"/>
        <w:rPr>
          <w:rStyle w:val="IntenseEmphasis"/>
          <w:rFonts w:ascii="Calibri" w:eastAsiaTheme="minorEastAsia" w:hAnsi="Calibri" w:cs="Calibri"/>
          <w:i w:val="0"/>
          <w:iCs w:val="0"/>
          <w:color w:val="auto"/>
          <w:sz w:val="22"/>
          <w:szCs w:val="22"/>
        </w:rPr>
        <w:sectPr w:rsidR="00DF70C6" w:rsidRPr="00581DA5" w:rsidSect="00DF70C6">
          <w:pgSz w:w="11906" w:h="16838"/>
          <w:pgMar w:top="1440" w:right="1440" w:bottom="1440" w:left="1440" w:header="708" w:footer="708" w:gutter="0"/>
          <w:cols w:space="708"/>
          <w:docGrid w:linePitch="360"/>
        </w:sectPr>
      </w:pPr>
    </w:p>
    <w:p w14:paraId="14E10489" w14:textId="77777777" w:rsidR="00DF70C6" w:rsidRPr="00581DA5" w:rsidRDefault="00DF70C6" w:rsidP="003C58BC">
      <w:pPr>
        <w:spacing w:line="360" w:lineRule="auto"/>
        <w:rPr>
          <w:rStyle w:val="IntenseEmphasis"/>
          <w:rFonts w:ascii="Calibri" w:eastAsiaTheme="minorEastAsia" w:hAnsi="Calibri" w:cs="Calibri"/>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 xml:space="preserve">Figure 2f. Benefit-risk acceptability curves for deaths under outbreak response immunisation by age group, vaccine protection mechanism, and transmission setting. </w:t>
      </w:r>
      <w:r w:rsidRPr="00581DA5">
        <w:rPr>
          <w:rStyle w:val="IntenseEmphasis"/>
          <w:rFonts w:ascii="Calibri" w:eastAsiaTheme="minorEastAsia" w:hAnsi="Calibri" w:cs="Calibri"/>
          <w:i w:val="0"/>
          <w:iCs w:val="0"/>
          <w:color w:val="auto"/>
          <w:sz w:val="18"/>
          <w:szCs w:val="18"/>
          <w:highlight w:val="yellow"/>
        </w:rPr>
        <w:t>The dashed line indicates BRR=1.</w:t>
      </w:r>
      <w:r w:rsidR="008C3E7C" w:rsidRPr="009C22B1">
        <w:rPr>
          <w:rStyle w:val="IntenseEmphasis"/>
          <w:rFonts w:ascii="Calibri" w:eastAsiaTheme="minorEastAsia" w:hAnsi="Calibri" w:cs="Calibri"/>
          <w:i w:val="0"/>
          <w:iCs w:val="0"/>
          <w:noProof/>
          <w:color w:val="auto"/>
          <w:sz w:val="18"/>
          <w:szCs w:val="18"/>
        </w:rPr>
        <w:drawing>
          <wp:inline distT="0" distB="0" distL="0" distR="0" wp14:anchorId="4B84302B" wp14:editId="2938AC8D">
            <wp:extent cx="6432698" cy="5789856"/>
            <wp:effectExtent l="0" t="0" r="6350" b="1905"/>
            <wp:docPr id="5415330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3077" name=""/>
                    <pic:cNvPicPr/>
                  </pic:nvPicPr>
                  <pic:blipFill>
                    <a:blip r:embed="rId90"/>
                    <a:stretch>
                      <a:fillRect/>
                    </a:stretch>
                  </pic:blipFill>
                  <pic:spPr>
                    <a:xfrm>
                      <a:off x="0" y="0"/>
                      <a:ext cx="6437865" cy="5794506"/>
                    </a:xfrm>
                    <a:prstGeom prst="rect">
                      <a:avLst/>
                    </a:prstGeom>
                  </pic:spPr>
                </pic:pic>
              </a:graphicData>
            </a:graphic>
          </wp:inline>
        </w:drawing>
      </w:r>
    </w:p>
    <w:p w14:paraId="1777A5CF" w14:textId="77777777" w:rsidR="00DF70C6" w:rsidRPr="00581DA5" w:rsidRDefault="00DF70C6" w:rsidP="003C58BC">
      <w:pPr>
        <w:spacing w:line="360" w:lineRule="auto"/>
        <w:rPr>
          <w:rStyle w:val="IntenseEmphasis"/>
          <w:rFonts w:ascii="Calibri" w:eastAsiaTheme="minorEastAsia" w:hAnsi="Calibri" w:cs="Calibri"/>
          <w:i w:val="0"/>
          <w:iCs w:val="0"/>
          <w:color w:val="auto"/>
          <w:sz w:val="22"/>
          <w:szCs w:val="22"/>
        </w:rPr>
      </w:pPr>
    </w:p>
    <w:p w14:paraId="6420A5DA" w14:textId="77777777" w:rsidR="00DF70C6" w:rsidRPr="00581DA5" w:rsidRDefault="00DF70C6" w:rsidP="003C58BC">
      <w:pPr>
        <w:spacing w:line="360" w:lineRule="auto"/>
        <w:rPr>
          <w:rStyle w:val="IntenseEmphasis"/>
          <w:rFonts w:ascii="Calibri" w:eastAsiaTheme="minorEastAsia" w:hAnsi="Calibri" w:cs="Calibri"/>
          <w:i w:val="0"/>
          <w:iCs w:val="0"/>
          <w:color w:val="auto"/>
          <w:sz w:val="22"/>
          <w:szCs w:val="22"/>
        </w:rPr>
      </w:pPr>
    </w:p>
    <w:p w14:paraId="53878A1D" w14:textId="77777777" w:rsidR="00DF70C6" w:rsidRPr="00581DA5" w:rsidRDefault="00DF70C6" w:rsidP="003C58BC">
      <w:pPr>
        <w:spacing w:line="360" w:lineRule="auto"/>
        <w:rPr>
          <w:rStyle w:val="IntenseEmphasis"/>
          <w:rFonts w:ascii="Calibri" w:eastAsiaTheme="minorEastAsia" w:hAnsi="Calibri" w:cs="Calibri"/>
          <w:i w:val="0"/>
          <w:iCs w:val="0"/>
          <w:color w:val="auto"/>
          <w:sz w:val="22"/>
          <w:szCs w:val="22"/>
        </w:rPr>
      </w:pPr>
    </w:p>
    <w:p w14:paraId="11CA6649" w14:textId="77777777" w:rsidR="00DF70C6" w:rsidRPr="00581DA5" w:rsidRDefault="00DF70C6" w:rsidP="003C58BC">
      <w:pPr>
        <w:spacing w:line="360" w:lineRule="auto"/>
        <w:rPr>
          <w:rStyle w:val="IntenseEmphasis"/>
          <w:rFonts w:ascii="Calibri" w:eastAsiaTheme="minorEastAsia" w:hAnsi="Calibri" w:cs="Calibri"/>
          <w:i w:val="0"/>
          <w:iCs w:val="0"/>
          <w:color w:val="auto"/>
          <w:sz w:val="22"/>
          <w:szCs w:val="22"/>
        </w:rPr>
      </w:pPr>
    </w:p>
    <w:p w14:paraId="1CC2B9A4" w14:textId="77777777" w:rsidR="00DF70C6" w:rsidRPr="00581DA5" w:rsidRDefault="00DF70C6" w:rsidP="003C58BC">
      <w:pPr>
        <w:spacing w:line="360" w:lineRule="auto"/>
        <w:rPr>
          <w:rStyle w:val="IntenseEmphasis"/>
          <w:rFonts w:ascii="Calibri" w:eastAsiaTheme="minorEastAsia" w:hAnsi="Calibri" w:cs="Calibri"/>
          <w:i w:val="0"/>
          <w:iCs w:val="0"/>
          <w:color w:val="auto"/>
          <w:sz w:val="22"/>
          <w:szCs w:val="22"/>
        </w:rPr>
      </w:pPr>
    </w:p>
    <w:p w14:paraId="7558881D" w14:textId="77777777" w:rsidR="00DF70C6" w:rsidRPr="00581DA5" w:rsidRDefault="00DF70C6" w:rsidP="003C58BC">
      <w:pPr>
        <w:spacing w:line="360" w:lineRule="auto"/>
        <w:rPr>
          <w:rStyle w:val="IntenseEmphasis"/>
          <w:rFonts w:ascii="Calibri" w:eastAsiaTheme="minorEastAsia" w:hAnsi="Calibri" w:cs="Calibri"/>
          <w:i w:val="0"/>
          <w:iCs w:val="0"/>
          <w:color w:val="auto"/>
          <w:sz w:val="22"/>
          <w:szCs w:val="22"/>
        </w:rPr>
        <w:sectPr w:rsidR="00DF70C6" w:rsidRPr="00581DA5" w:rsidSect="00DF70C6">
          <w:pgSz w:w="11906" w:h="16838"/>
          <w:pgMar w:top="1440" w:right="1440" w:bottom="1440" w:left="1440" w:header="708" w:footer="708" w:gutter="0"/>
          <w:cols w:space="708"/>
          <w:docGrid w:linePitch="360"/>
        </w:sectPr>
      </w:pPr>
    </w:p>
    <w:p w14:paraId="606AC1EF" w14:textId="77777777" w:rsidR="00DF70C6" w:rsidRPr="00581DA5" w:rsidRDefault="00DF70C6" w:rsidP="004B471F">
      <w:pPr>
        <w:spacing w:line="360" w:lineRule="auto"/>
        <w:rPr>
          <w:rStyle w:val="IntenseEmphasis"/>
          <w:rFonts w:ascii="Calibri" w:eastAsiaTheme="minorEastAsia" w:hAnsi="Calibri" w:cs="Calibri"/>
          <w:b/>
          <w:bCs/>
          <w:i w:val="0"/>
          <w:iCs w:val="0"/>
          <w:color w:val="auto"/>
          <w:sz w:val="18"/>
          <w:szCs w:val="18"/>
        </w:rPr>
      </w:pPr>
      <w:r w:rsidRPr="00581DA5">
        <w:rPr>
          <w:rStyle w:val="IntenseEmphasis"/>
          <w:rFonts w:ascii="Calibri" w:eastAsiaTheme="minorEastAsia" w:hAnsi="Calibri" w:cs="Calibri"/>
          <w:b/>
          <w:bCs/>
          <w:i w:val="0"/>
          <w:iCs w:val="0"/>
          <w:color w:val="auto"/>
          <w:sz w:val="18"/>
          <w:szCs w:val="18"/>
          <w:highlight w:val="yellow"/>
        </w:rPr>
        <w:lastRenderedPageBreak/>
        <w:t xml:space="preserve">Figure 2g. Benefit-risk acceptability curves for SAEs under outbreak response immunisation by age group, vaccine protection mechanism, and transmission setting. </w:t>
      </w:r>
      <w:r w:rsidRPr="00581DA5">
        <w:rPr>
          <w:rStyle w:val="IntenseEmphasis"/>
          <w:rFonts w:ascii="Calibri" w:eastAsiaTheme="minorEastAsia" w:hAnsi="Calibri" w:cs="Calibri"/>
          <w:i w:val="0"/>
          <w:iCs w:val="0"/>
          <w:color w:val="auto"/>
          <w:sz w:val="18"/>
          <w:szCs w:val="18"/>
          <w:highlight w:val="yellow"/>
        </w:rPr>
        <w:t>The dashed line indicates BRR=1.</w:t>
      </w:r>
      <w:r w:rsidRPr="00581DA5">
        <w:rPr>
          <w:rStyle w:val="IntenseEmphasis"/>
          <w:rFonts w:ascii="Calibri" w:eastAsiaTheme="minorEastAsia" w:hAnsi="Calibri" w:cs="Calibri" w:hint="eastAsia"/>
          <w:i w:val="0"/>
          <w:iCs w:val="0"/>
          <w:color w:val="auto"/>
          <w:sz w:val="18"/>
          <w:szCs w:val="18"/>
          <w:highlight w:val="yellow"/>
        </w:rPr>
        <w:t xml:space="preserve"> </w:t>
      </w:r>
      <w:r w:rsidRPr="00581DA5">
        <w:rPr>
          <w:rStyle w:val="IntenseEmphasis"/>
          <w:rFonts w:ascii="Calibri" w:eastAsiaTheme="minorEastAsia" w:hAnsi="Calibri" w:cs="Calibri"/>
          <w:i w:val="0"/>
          <w:iCs w:val="0"/>
          <w:color w:val="auto"/>
          <w:sz w:val="18"/>
          <w:szCs w:val="18"/>
          <w:highlight w:val="yellow"/>
        </w:rPr>
        <w:t>SAEs include both non-fatal and fatal serious adverse events</w:t>
      </w:r>
      <w:r w:rsidRPr="00581DA5">
        <w:rPr>
          <w:rStyle w:val="IntenseEmphasis"/>
          <w:rFonts w:ascii="Calibri" w:eastAsiaTheme="minorEastAsia" w:hAnsi="Calibri" w:cs="Calibri" w:hint="eastAsia"/>
          <w:i w:val="0"/>
          <w:iCs w:val="0"/>
          <w:color w:val="auto"/>
          <w:sz w:val="18"/>
          <w:szCs w:val="18"/>
          <w:highlight w:val="yellow"/>
        </w:rPr>
        <w:t>.</w:t>
      </w:r>
    </w:p>
    <w:p w14:paraId="7A9EE256" w14:textId="77777777" w:rsidR="00DF70C6" w:rsidRPr="00581DA5" w:rsidRDefault="008C3E7C" w:rsidP="00145210">
      <w:pPr>
        <w:spacing w:line="360" w:lineRule="auto"/>
        <w:rPr>
          <w:rStyle w:val="IntenseEmphasis"/>
          <w:rFonts w:ascii="Calibri" w:eastAsiaTheme="minorEastAsia" w:hAnsi="Calibri" w:cs="Calibri"/>
          <w:i w:val="0"/>
          <w:iCs w:val="0"/>
          <w:color w:val="auto"/>
          <w:sz w:val="22"/>
          <w:szCs w:val="22"/>
        </w:rPr>
      </w:pPr>
      <w:r w:rsidRPr="009C22B1">
        <w:rPr>
          <w:rStyle w:val="IntenseEmphasis"/>
          <w:rFonts w:ascii="Calibri" w:eastAsiaTheme="minorEastAsia" w:hAnsi="Calibri" w:cs="Calibri"/>
          <w:i w:val="0"/>
          <w:iCs w:val="0"/>
          <w:noProof/>
          <w:color w:val="auto"/>
          <w:sz w:val="22"/>
          <w:szCs w:val="22"/>
        </w:rPr>
        <w:drawing>
          <wp:inline distT="0" distB="0" distL="0" distR="0" wp14:anchorId="7E406945" wp14:editId="08138A49">
            <wp:extent cx="6507126" cy="5853962"/>
            <wp:effectExtent l="0" t="0" r="8255" b="0"/>
            <wp:docPr id="240066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6849" name=""/>
                    <pic:cNvPicPr/>
                  </pic:nvPicPr>
                  <pic:blipFill>
                    <a:blip r:embed="rId91"/>
                    <a:stretch>
                      <a:fillRect/>
                    </a:stretch>
                  </pic:blipFill>
                  <pic:spPr>
                    <a:xfrm>
                      <a:off x="0" y="0"/>
                      <a:ext cx="6517209" cy="5863033"/>
                    </a:xfrm>
                    <a:prstGeom prst="rect">
                      <a:avLst/>
                    </a:prstGeom>
                  </pic:spPr>
                </pic:pic>
              </a:graphicData>
            </a:graphic>
          </wp:inline>
        </w:drawing>
      </w:r>
    </w:p>
    <w:p w14:paraId="3C5DE864" w14:textId="77777777" w:rsidR="00DF70C6" w:rsidRPr="00581DA5" w:rsidRDefault="00DF70C6" w:rsidP="003C58BC">
      <w:pPr>
        <w:spacing w:line="360" w:lineRule="auto"/>
        <w:rPr>
          <w:rStyle w:val="IntenseEmphasis"/>
          <w:rFonts w:ascii="Calibri" w:eastAsiaTheme="minorEastAsia" w:hAnsi="Calibri" w:cs="Calibri"/>
          <w:i w:val="0"/>
          <w:iCs w:val="0"/>
          <w:color w:val="auto"/>
          <w:sz w:val="22"/>
          <w:szCs w:val="22"/>
        </w:rPr>
      </w:pPr>
    </w:p>
    <w:p w14:paraId="79A91493" w14:textId="77777777" w:rsidR="00DF70C6" w:rsidRPr="00581DA5" w:rsidRDefault="00DF70C6" w:rsidP="006D62C0">
      <w:pPr>
        <w:spacing w:line="360" w:lineRule="auto"/>
        <w:rPr>
          <w:rStyle w:val="IntenseEmphasis"/>
          <w:rFonts w:ascii="Calibri" w:eastAsiaTheme="minorEastAsia" w:hAnsi="Calibri" w:cs="Calibri"/>
          <w:i w:val="0"/>
          <w:iCs w:val="0"/>
          <w:color w:val="auto"/>
          <w:sz w:val="22"/>
          <w:szCs w:val="22"/>
        </w:rPr>
      </w:pPr>
    </w:p>
    <w:p w14:paraId="668739D8" w14:textId="77777777" w:rsidR="00DF70C6" w:rsidRPr="0068431D" w:rsidRDefault="00DF70C6">
      <w:pPr>
        <w:rPr>
          <w:rFonts w:ascii="Calibri" w:hAnsi="Calibri" w:cs="Calibri"/>
        </w:rPr>
      </w:pPr>
    </w:p>
    <w:sectPr w:rsidR="00DF70C6" w:rsidRPr="0068431D" w:rsidSect="000A47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CAE0A" w14:textId="77777777" w:rsidR="00561F6D" w:rsidRPr="00581DA5" w:rsidRDefault="00561F6D" w:rsidP="000E63C3">
      <w:r w:rsidRPr="00581DA5">
        <w:separator/>
      </w:r>
    </w:p>
  </w:endnote>
  <w:endnote w:type="continuationSeparator" w:id="0">
    <w:p w14:paraId="03328622" w14:textId="77777777" w:rsidR="00561F6D" w:rsidRPr="00581DA5" w:rsidRDefault="00561F6D" w:rsidP="000E63C3">
      <w:r w:rsidRPr="00581D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CB21" w14:textId="77777777" w:rsidR="00561F6D" w:rsidRPr="00581DA5" w:rsidRDefault="00561F6D" w:rsidP="000E63C3">
      <w:r w:rsidRPr="00581DA5">
        <w:separator/>
      </w:r>
    </w:p>
  </w:footnote>
  <w:footnote w:type="continuationSeparator" w:id="0">
    <w:p w14:paraId="2874B9AB" w14:textId="77777777" w:rsidR="00561F6D" w:rsidRPr="00581DA5" w:rsidRDefault="00561F6D" w:rsidP="000E63C3">
      <w:r w:rsidRPr="00581DA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2E2C0D"/>
    <w:multiLevelType w:val="hybridMultilevel"/>
    <w:tmpl w:val="FBDEF672"/>
    <w:lvl w:ilvl="0" w:tplc="660AF358">
      <w:start w:val="1"/>
      <w:numFmt w:val="lowerRoman"/>
      <w:lvlText w:val="(%1)"/>
      <w:lvlJc w:val="left"/>
      <w:pPr>
        <w:ind w:left="1080" w:hanging="72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55B1D52"/>
    <w:multiLevelType w:val="hybridMultilevel"/>
    <w:tmpl w:val="B3BCC9E6"/>
    <w:lvl w:ilvl="0" w:tplc="A4BAF1B0">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CB3F28"/>
    <w:multiLevelType w:val="hybridMultilevel"/>
    <w:tmpl w:val="66487678"/>
    <w:lvl w:ilvl="0" w:tplc="70C82F70">
      <w:start w:val="22"/>
      <w:numFmt w:val="bullet"/>
      <w:lvlText w:val=""/>
      <w:lvlJc w:val="left"/>
      <w:pPr>
        <w:ind w:left="720" w:hanging="360"/>
      </w:pPr>
      <w:rPr>
        <w:rFonts w:ascii="Symbol" w:eastAsia="Malgun Gothic" w:hAnsi="Symbol"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614A5D"/>
    <w:multiLevelType w:val="hybridMultilevel"/>
    <w:tmpl w:val="F0FA6210"/>
    <w:lvl w:ilvl="0" w:tplc="0A0A6F1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4F2E50"/>
    <w:multiLevelType w:val="hybridMultilevel"/>
    <w:tmpl w:val="74AAF8BE"/>
    <w:lvl w:ilvl="0" w:tplc="ABC42E52">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376BC9"/>
    <w:multiLevelType w:val="hybridMultilevel"/>
    <w:tmpl w:val="B71C1F00"/>
    <w:lvl w:ilvl="0" w:tplc="A0740E88">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100521"/>
    <w:multiLevelType w:val="hybridMultilevel"/>
    <w:tmpl w:val="E35C056E"/>
    <w:lvl w:ilvl="0" w:tplc="DAF227F8">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12"/>
  </w:num>
  <w:num w:numId="2" w16cid:durableId="1343513892">
    <w:abstractNumId w:val="20"/>
  </w:num>
  <w:num w:numId="3" w16cid:durableId="1748383324">
    <w:abstractNumId w:val="17"/>
  </w:num>
  <w:num w:numId="4" w16cid:durableId="2102411239">
    <w:abstractNumId w:val="9"/>
  </w:num>
  <w:num w:numId="5" w16cid:durableId="519323661">
    <w:abstractNumId w:val="21"/>
  </w:num>
  <w:num w:numId="6" w16cid:durableId="704134708">
    <w:abstractNumId w:val="25"/>
  </w:num>
  <w:num w:numId="7" w16cid:durableId="1511142150">
    <w:abstractNumId w:val="11"/>
  </w:num>
  <w:num w:numId="8" w16cid:durableId="1512601559">
    <w:abstractNumId w:val="23"/>
  </w:num>
  <w:num w:numId="9" w16cid:durableId="632445180">
    <w:abstractNumId w:val="19"/>
  </w:num>
  <w:num w:numId="10" w16cid:durableId="1023825532">
    <w:abstractNumId w:val="14"/>
  </w:num>
  <w:num w:numId="11" w16cid:durableId="540825598">
    <w:abstractNumId w:val="24"/>
  </w:num>
  <w:num w:numId="12" w16cid:durableId="261884686">
    <w:abstractNumId w:val="13"/>
  </w:num>
  <w:num w:numId="13" w16cid:durableId="1539590704">
    <w:abstractNumId w:val="22"/>
  </w:num>
  <w:num w:numId="14" w16cid:durableId="803356777">
    <w:abstractNumId w:val="10"/>
  </w:num>
  <w:num w:numId="15" w16cid:durableId="910428645">
    <w:abstractNumId w:val="15"/>
  </w:num>
  <w:num w:numId="16" w16cid:durableId="2053115468">
    <w:abstractNumId w:val="8"/>
  </w:num>
  <w:num w:numId="17" w16cid:durableId="1561407858">
    <w:abstractNumId w:val="6"/>
  </w:num>
  <w:num w:numId="18" w16cid:durableId="1148404494">
    <w:abstractNumId w:val="5"/>
  </w:num>
  <w:num w:numId="19" w16cid:durableId="497380080">
    <w:abstractNumId w:val="4"/>
  </w:num>
  <w:num w:numId="20" w16cid:durableId="1603220586">
    <w:abstractNumId w:val="7"/>
  </w:num>
  <w:num w:numId="21" w16cid:durableId="1404139604">
    <w:abstractNumId w:val="3"/>
  </w:num>
  <w:num w:numId="22" w16cid:durableId="924068801">
    <w:abstractNumId w:val="2"/>
  </w:num>
  <w:num w:numId="23" w16cid:durableId="1989355672">
    <w:abstractNumId w:val="1"/>
  </w:num>
  <w:num w:numId="24" w16cid:durableId="1814058309">
    <w:abstractNumId w:val="0"/>
  </w:num>
  <w:num w:numId="25" w16cid:durableId="1874079241">
    <w:abstractNumId w:val="18"/>
  </w:num>
  <w:num w:numId="26" w16cid:durableId="1761148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63"/>
    <w:rsid w:val="0000019D"/>
    <w:rsid w:val="00000392"/>
    <w:rsid w:val="000003A3"/>
    <w:rsid w:val="000004EE"/>
    <w:rsid w:val="000006D7"/>
    <w:rsid w:val="00000833"/>
    <w:rsid w:val="00000876"/>
    <w:rsid w:val="00000B0F"/>
    <w:rsid w:val="00000CBF"/>
    <w:rsid w:val="00000D47"/>
    <w:rsid w:val="00000E7C"/>
    <w:rsid w:val="00001294"/>
    <w:rsid w:val="00001384"/>
    <w:rsid w:val="000013BF"/>
    <w:rsid w:val="000014A5"/>
    <w:rsid w:val="0000169F"/>
    <w:rsid w:val="00001751"/>
    <w:rsid w:val="00001F57"/>
    <w:rsid w:val="00002FFB"/>
    <w:rsid w:val="0000303E"/>
    <w:rsid w:val="00003295"/>
    <w:rsid w:val="0000358C"/>
    <w:rsid w:val="0000376F"/>
    <w:rsid w:val="00003CA9"/>
    <w:rsid w:val="00004687"/>
    <w:rsid w:val="000047D1"/>
    <w:rsid w:val="00004BCA"/>
    <w:rsid w:val="000050C5"/>
    <w:rsid w:val="00005727"/>
    <w:rsid w:val="0000580F"/>
    <w:rsid w:val="00005BE1"/>
    <w:rsid w:val="00005C17"/>
    <w:rsid w:val="00005D17"/>
    <w:rsid w:val="00005D75"/>
    <w:rsid w:val="000066E7"/>
    <w:rsid w:val="0000680B"/>
    <w:rsid w:val="00006A09"/>
    <w:rsid w:val="00006FB4"/>
    <w:rsid w:val="000070B7"/>
    <w:rsid w:val="000071BD"/>
    <w:rsid w:val="000075FE"/>
    <w:rsid w:val="000076ED"/>
    <w:rsid w:val="0000782E"/>
    <w:rsid w:val="000079C1"/>
    <w:rsid w:val="00007B9E"/>
    <w:rsid w:val="00007CA4"/>
    <w:rsid w:val="00007EC7"/>
    <w:rsid w:val="00007F7B"/>
    <w:rsid w:val="000102A3"/>
    <w:rsid w:val="00010706"/>
    <w:rsid w:val="00010D9D"/>
    <w:rsid w:val="00010E72"/>
    <w:rsid w:val="000112F9"/>
    <w:rsid w:val="0001151B"/>
    <w:rsid w:val="000117B5"/>
    <w:rsid w:val="00011AA8"/>
    <w:rsid w:val="00011B9B"/>
    <w:rsid w:val="00011C51"/>
    <w:rsid w:val="00012AA1"/>
    <w:rsid w:val="000134A9"/>
    <w:rsid w:val="0001356E"/>
    <w:rsid w:val="00013C98"/>
    <w:rsid w:val="00013D3F"/>
    <w:rsid w:val="000142E3"/>
    <w:rsid w:val="000143A9"/>
    <w:rsid w:val="00014784"/>
    <w:rsid w:val="00014CD4"/>
    <w:rsid w:val="0001515C"/>
    <w:rsid w:val="000157AF"/>
    <w:rsid w:val="00015DF1"/>
    <w:rsid w:val="00016603"/>
    <w:rsid w:val="000167A4"/>
    <w:rsid w:val="00016927"/>
    <w:rsid w:val="000169F3"/>
    <w:rsid w:val="00016E81"/>
    <w:rsid w:val="000173A5"/>
    <w:rsid w:val="000173AC"/>
    <w:rsid w:val="00017559"/>
    <w:rsid w:val="000201B7"/>
    <w:rsid w:val="000207E9"/>
    <w:rsid w:val="00020A24"/>
    <w:rsid w:val="00020E1D"/>
    <w:rsid w:val="00020F58"/>
    <w:rsid w:val="00021991"/>
    <w:rsid w:val="00021F0E"/>
    <w:rsid w:val="0002205D"/>
    <w:rsid w:val="000221C0"/>
    <w:rsid w:val="00022753"/>
    <w:rsid w:val="0002287E"/>
    <w:rsid w:val="00022A6F"/>
    <w:rsid w:val="00022A97"/>
    <w:rsid w:val="00022C81"/>
    <w:rsid w:val="00022F6A"/>
    <w:rsid w:val="000230D9"/>
    <w:rsid w:val="0002338D"/>
    <w:rsid w:val="00023519"/>
    <w:rsid w:val="00023602"/>
    <w:rsid w:val="000239CD"/>
    <w:rsid w:val="00023D3E"/>
    <w:rsid w:val="000240D4"/>
    <w:rsid w:val="000250BE"/>
    <w:rsid w:val="0002515C"/>
    <w:rsid w:val="00025E3B"/>
    <w:rsid w:val="000261C1"/>
    <w:rsid w:val="0002637C"/>
    <w:rsid w:val="00026E2E"/>
    <w:rsid w:val="00027020"/>
    <w:rsid w:val="00027091"/>
    <w:rsid w:val="00027558"/>
    <w:rsid w:val="0002767A"/>
    <w:rsid w:val="0002787B"/>
    <w:rsid w:val="00027D05"/>
    <w:rsid w:val="00027E69"/>
    <w:rsid w:val="00027ECF"/>
    <w:rsid w:val="00027F5B"/>
    <w:rsid w:val="00027FDC"/>
    <w:rsid w:val="00030092"/>
    <w:rsid w:val="000301D5"/>
    <w:rsid w:val="000306EF"/>
    <w:rsid w:val="00030A7B"/>
    <w:rsid w:val="00031044"/>
    <w:rsid w:val="00031643"/>
    <w:rsid w:val="0003170A"/>
    <w:rsid w:val="00031720"/>
    <w:rsid w:val="00031935"/>
    <w:rsid w:val="00031AE3"/>
    <w:rsid w:val="00031CA5"/>
    <w:rsid w:val="000329E6"/>
    <w:rsid w:val="00032D93"/>
    <w:rsid w:val="00033016"/>
    <w:rsid w:val="000330DD"/>
    <w:rsid w:val="00033957"/>
    <w:rsid w:val="00033D25"/>
    <w:rsid w:val="00033E23"/>
    <w:rsid w:val="000341F4"/>
    <w:rsid w:val="000348C6"/>
    <w:rsid w:val="00034E26"/>
    <w:rsid w:val="00034E73"/>
    <w:rsid w:val="00035381"/>
    <w:rsid w:val="00036687"/>
    <w:rsid w:val="000366C8"/>
    <w:rsid w:val="00036736"/>
    <w:rsid w:val="00036DF8"/>
    <w:rsid w:val="000376A8"/>
    <w:rsid w:val="00037B6C"/>
    <w:rsid w:val="00037C36"/>
    <w:rsid w:val="00037DFB"/>
    <w:rsid w:val="000400D9"/>
    <w:rsid w:val="00040176"/>
    <w:rsid w:val="0004079B"/>
    <w:rsid w:val="000407BF"/>
    <w:rsid w:val="00040B4C"/>
    <w:rsid w:val="00040D4E"/>
    <w:rsid w:val="000411A8"/>
    <w:rsid w:val="00041A74"/>
    <w:rsid w:val="000424C1"/>
    <w:rsid w:val="000424E3"/>
    <w:rsid w:val="000428D5"/>
    <w:rsid w:val="00042993"/>
    <w:rsid w:val="00042B48"/>
    <w:rsid w:val="00042DD5"/>
    <w:rsid w:val="00042E8B"/>
    <w:rsid w:val="00043122"/>
    <w:rsid w:val="000431ED"/>
    <w:rsid w:val="00043222"/>
    <w:rsid w:val="00043367"/>
    <w:rsid w:val="000436A1"/>
    <w:rsid w:val="000437A4"/>
    <w:rsid w:val="0004394E"/>
    <w:rsid w:val="00043A14"/>
    <w:rsid w:val="00044332"/>
    <w:rsid w:val="0004456A"/>
    <w:rsid w:val="00044BC3"/>
    <w:rsid w:val="000451ED"/>
    <w:rsid w:val="000452C5"/>
    <w:rsid w:val="000454AF"/>
    <w:rsid w:val="000454CB"/>
    <w:rsid w:val="00045661"/>
    <w:rsid w:val="00045764"/>
    <w:rsid w:val="00045A0E"/>
    <w:rsid w:val="00045A45"/>
    <w:rsid w:val="00045B4D"/>
    <w:rsid w:val="00045E73"/>
    <w:rsid w:val="00046274"/>
    <w:rsid w:val="00046572"/>
    <w:rsid w:val="000465B2"/>
    <w:rsid w:val="000466B4"/>
    <w:rsid w:val="00046AF2"/>
    <w:rsid w:val="000476EB"/>
    <w:rsid w:val="00047712"/>
    <w:rsid w:val="000501EB"/>
    <w:rsid w:val="00050477"/>
    <w:rsid w:val="000505FD"/>
    <w:rsid w:val="00050699"/>
    <w:rsid w:val="00051177"/>
    <w:rsid w:val="000517C6"/>
    <w:rsid w:val="00051B6C"/>
    <w:rsid w:val="00051B84"/>
    <w:rsid w:val="00051FA2"/>
    <w:rsid w:val="000520B7"/>
    <w:rsid w:val="000521E1"/>
    <w:rsid w:val="000524FC"/>
    <w:rsid w:val="00052548"/>
    <w:rsid w:val="0005282C"/>
    <w:rsid w:val="00052CCB"/>
    <w:rsid w:val="00052D3F"/>
    <w:rsid w:val="000536BB"/>
    <w:rsid w:val="00053975"/>
    <w:rsid w:val="00053E3B"/>
    <w:rsid w:val="00054104"/>
    <w:rsid w:val="00054494"/>
    <w:rsid w:val="0005481E"/>
    <w:rsid w:val="000548DA"/>
    <w:rsid w:val="00054D86"/>
    <w:rsid w:val="00054E8F"/>
    <w:rsid w:val="00054FF7"/>
    <w:rsid w:val="000554E4"/>
    <w:rsid w:val="0005587A"/>
    <w:rsid w:val="00055890"/>
    <w:rsid w:val="000558F0"/>
    <w:rsid w:val="00055936"/>
    <w:rsid w:val="00055A64"/>
    <w:rsid w:val="00056381"/>
    <w:rsid w:val="000566BB"/>
    <w:rsid w:val="000567A0"/>
    <w:rsid w:val="00056A6A"/>
    <w:rsid w:val="00056C6F"/>
    <w:rsid w:val="000573E9"/>
    <w:rsid w:val="0005760D"/>
    <w:rsid w:val="0005762B"/>
    <w:rsid w:val="00057A2C"/>
    <w:rsid w:val="00057B3F"/>
    <w:rsid w:val="00060471"/>
    <w:rsid w:val="000605AC"/>
    <w:rsid w:val="00060622"/>
    <w:rsid w:val="000608BF"/>
    <w:rsid w:val="00060D32"/>
    <w:rsid w:val="00060E12"/>
    <w:rsid w:val="00060E3B"/>
    <w:rsid w:val="00060FC3"/>
    <w:rsid w:val="0006172A"/>
    <w:rsid w:val="000618BF"/>
    <w:rsid w:val="00061A4A"/>
    <w:rsid w:val="00061D99"/>
    <w:rsid w:val="00062053"/>
    <w:rsid w:val="000622EE"/>
    <w:rsid w:val="0006278D"/>
    <w:rsid w:val="000627F4"/>
    <w:rsid w:val="00062E80"/>
    <w:rsid w:val="00062EAC"/>
    <w:rsid w:val="00062EAD"/>
    <w:rsid w:val="00062F28"/>
    <w:rsid w:val="0006354C"/>
    <w:rsid w:val="000638D5"/>
    <w:rsid w:val="00063976"/>
    <w:rsid w:val="00063BCE"/>
    <w:rsid w:val="00064A27"/>
    <w:rsid w:val="00064AE9"/>
    <w:rsid w:val="000653EF"/>
    <w:rsid w:val="00065400"/>
    <w:rsid w:val="000656AB"/>
    <w:rsid w:val="000658B8"/>
    <w:rsid w:val="00065E00"/>
    <w:rsid w:val="0006600C"/>
    <w:rsid w:val="00066827"/>
    <w:rsid w:val="000668FB"/>
    <w:rsid w:val="00066AF3"/>
    <w:rsid w:val="00066F0D"/>
    <w:rsid w:val="00067171"/>
    <w:rsid w:val="0006763B"/>
    <w:rsid w:val="000678A7"/>
    <w:rsid w:val="00067A95"/>
    <w:rsid w:val="00067C72"/>
    <w:rsid w:val="00067D82"/>
    <w:rsid w:val="00070048"/>
    <w:rsid w:val="000703C8"/>
    <w:rsid w:val="00070458"/>
    <w:rsid w:val="00070459"/>
    <w:rsid w:val="00070627"/>
    <w:rsid w:val="00070A9A"/>
    <w:rsid w:val="00070B49"/>
    <w:rsid w:val="00070D7C"/>
    <w:rsid w:val="000716AC"/>
    <w:rsid w:val="00071D46"/>
    <w:rsid w:val="00072111"/>
    <w:rsid w:val="000723A2"/>
    <w:rsid w:val="000726F0"/>
    <w:rsid w:val="000731A9"/>
    <w:rsid w:val="000737DD"/>
    <w:rsid w:val="00073B06"/>
    <w:rsid w:val="00073D5A"/>
    <w:rsid w:val="00073FFF"/>
    <w:rsid w:val="0007431A"/>
    <w:rsid w:val="0007545B"/>
    <w:rsid w:val="00075655"/>
    <w:rsid w:val="00075656"/>
    <w:rsid w:val="0007574D"/>
    <w:rsid w:val="0007583F"/>
    <w:rsid w:val="0007585B"/>
    <w:rsid w:val="00075B5E"/>
    <w:rsid w:val="00075D4C"/>
    <w:rsid w:val="00075E3D"/>
    <w:rsid w:val="00075E50"/>
    <w:rsid w:val="00075FE7"/>
    <w:rsid w:val="0007615A"/>
    <w:rsid w:val="000763AC"/>
    <w:rsid w:val="00076780"/>
    <w:rsid w:val="00076A1D"/>
    <w:rsid w:val="00076BE5"/>
    <w:rsid w:val="00076EEC"/>
    <w:rsid w:val="00076F1E"/>
    <w:rsid w:val="00077227"/>
    <w:rsid w:val="00077848"/>
    <w:rsid w:val="00077AA5"/>
    <w:rsid w:val="00080433"/>
    <w:rsid w:val="00080440"/>
    <w:rsid w:val="00080A06"/>
    <w:rsid w:val="00080D33"/>
    <w:rsid w:val="0008112A"/>
    <w:rsid w:val="00081668"/>
    <w:rsid w:val="0008175C"/>
    <w:rsid w:val="0008177F"/>
    <w:rsid w:val="00081B51"/>
    <w:rsid w:val="00081DA3"/>
    <w:rsid w:val="00081FAC"/>
    <w:rsid w:val="0008284B"/>
    <w:rsid w:val="00083039"/>
    <w:rsid w:val="00083524"/>
    <w:rsid w:val="000839F2"/>
    <w:rsid w:val="00083B39"/>
    <w:rsid w:val="00083C4F"/>
    <w:rsid w:val="00083DCC"/>
    <w:rsid w:val="00084488"/>
    <w:rsid w:val="00084C10"/>
    <w:rsid w:val="00084E66"/>
    <w:rsid w:val="00085537"/>
    <w:rsid w:val="00085875"/>
    <w:rsid w:val="00085E73"/>
    <w:rsid w:val="000860AA"/>
    <w:rsid w:val="0008613A"/>
    <w:rsid w:val="000865DA"/>
    <w:rsid w:val="000867B6"/>
    <w:rsid w:val="00086A26"/>
    <w:rsid w:val="00086B35"/>
    <w:rsid w:val="00086C46"/>
    <w:rsid w:val="00086C67"/>
    <w:rsid w:val="00086FE7"/>
    <w:rsid w:val="00087106"/>
    <w:rsid w:val="000873BF"/>
    <w:rsid w:val="0008743D"/>
    <w:rsid w:val="000878CE"/>
    <w:rsid w:val="0008793C"/>
    <w:rsid w:val="00087A5A"/>
    <w:rsid w:val="00087D5D"/>
    <w:rsid w:val="00087F5A"/>
    <w:rsid w:val="00087F7F"/>
    <w:rsid w:val="0009038F"/>
    <w:rsid w:val="0009052C"/>
    <w:rsid w:val="000905D5"/>
    <w:rsid w:val="000906C6"/>
    <w:rsid w:val="00090860"/>
    <w:rsid w:val="00090991"/>
    <w:rsid w:val="00091640"/>
    <w:rsid w:val="0009170B"/>
    <w:rsid w:val="00091DA8"/>
    <w:rsid w:val="00092795"/>
    <w:rsid w:val="00092BF8"/>
    <w:rsid w:val="00092F21"/>
    <w:rsid w:val="00092F8D"/>
    <w:rsid w:val="0009315A"/>
    <w:rsid w:val="00093D40"/>
    <w:rsid w:val="00093EEB"/>
    <w:rsid w:val="00094184"/>
    <w:rsid w:val="00094498"/>
    <w:rsid w:val="0009469C"/>
    <w:rsid w:val="0009496D"/>
    <w:rsid w:val="0009499E"/>
    <w:rsid w:val="00095154"/>
    <w:rsid w:val="00095505"/>
    <w:rsid w:val="0009563E"/>
    <w:rsid w:val="00095BB1"/>
    <w:rsid w:val="00095DB0"/>
    <w:rsid w:val="00095F45"/>
    <w:rsid w:val="0009639B"/>
    <w:rsid w:val="000963B6"/>
    <w:rsid w:val="00096FF1"/>
    <w:rsid w:val="00097795"/>
    <w:rsid w:val="00097915"/>
    <w:rsid w:val="00097A47"/>
    <w:rsid w:val="00097B36"/>
    <w:rsid w:val="00097C81"/>
    <w:rsid w:val="000A02CB"/>
    <w:rsid w:val="000A02EF"/>
    <w:rsid w:val="000A040D"/>
    <w:rsid w:val="000A055E"/>
    <w:rsid w:val="000A081B"/>
    <w:rsid w:val="000A0A61"/>
    <w:rsid w:val="000A0F1E"/>
    <w:rsid w:val="000A155E"/>
    <w:rsid w:val="000A1682"/>
    <w:rsid w:val="000A192C"/>
    <w:rsid w:val="000A203A"/>
    <w:rsid w:val="000A22B4"/>
    <w:rsid w:val="000A284F"/>
    <w:rsid w:val="000A2A44"/>
    <w:rsid w:val="000A2EE3"/>
    <w:rsid w:val="000A32BB"/>
    <w:rsid w:val="000A38EA"/>
    <w:rsid w:val="000A47E3"/>
    <w:rsid w:val="000A489E"/>
    <w:rsid w:val="000A4978"/>
    <w:rsid w:val="000A4BC0"/>
    <w:rsid w:val="000A4DD7"/>
    <w:rsid w:val="000A57E9"/>
    <w:rsid w:val="000A5BFF"/>
    <w:rsid w:val="000A61CC"/>
    <w:rsid w:val="000A64FA"/>
    <w:rsid w:val="000A6697"/>
    <w:rsid w:val="000A6CF8"/>
    <w:rsid w:val="000A7407"/>
    <w:rsid w:val="000A7C42"/>
    <w:rsid w:val="000B0183"/>
    <w:rsid w:val="000B0461"/>
    <w:rsid w:val="000B0551"/>
    <w:rsid w:val="000B0CB7"/>
    <w:rsid w:val="000B0D91"/>
    <w:rsid w:val="000B0F11"/>
    <w:rsid w:val="000B10CD"/>
    <w:rsid w:val="000B1289"/>
    <w:rsid w:val="000B1502"/>
    <w:rsid w:val="000B1868"/>
    <w:rsid w:val="000B19C1"/>
    <w:rsid w:val="000B1AB7"/>
    <w:rsid w:val="000B1C36"/>
    <w:rsid w:val="000B1E53"/>
    <w:rsid w:val="000B20B2"/>
    <w:rsid w:val="000B2209"/>
    <w:rsid w:val="000B2232"/>
    <w:rsid w:val="000B235D"/>
    <w:rsid w:val="000B2D3A"/>
    <w:rsid w:val="000B3055"/>
    <w:rsid w:val="000B30C5"/>
    <w:rsid w:val="000B33F8"/>
    <w:rsid w:val="000B39A1"/>
    <w:rsid w:val="000B401D"/>
    <w:rsid w:val="000B41DD"/>
    <w:rsid w:val="000B421F"/>
    <w:rsid w:val="000B4250"/>
    <w:rsid w:val="000B425A"/>
    <w:rsid w:val="000B4424"/>
    <w:rsid w:val="000B454F"/>
    <w:rsid w:val="000B4906"/>
    <w:rsid w:val="000B5008"/>
    <w:rsid w:val="000B5155"/>
    <w:rsid w:val="000B53D2"/>
    <w:rsid w:val="000B55C8"/>
    <w:rsid w:val="000B5665"/>
    <w:rsid w:val="000B5D54"/>
    <w:rsid w:val="000B5DC6"/>
    <w:rsid w:val="000B5E8A"/>
    <w:rsid w:val="000B62C7"/>
    <w:rsid w:val="000B67E1"/>
    <w:rsid w:val="000B6A75"/>
    <w:rsid w:val="000B6AB2"/>
    <w:rsid w:val="000B7668"/>
    <w:rsid w:val="000B770A"/>
    <w:rsid w:val="000B79BF"/>
    <w:rsid w:val="000B7E66"/>
    <w:rsid w:val="000B7EC0"/>
    <w:rsid w:val="000C0178"/>
    <w:rsid w:val="000C01E6"/>
    <w:rsid w:val="000C03A5"/>
    <w:rsid w:val="000C0516"/>
    <w:rsid w:val="000C0727"/>
    <w:rsid w:val="000C0A79"/>
    <w:rsid w:val="000C0C1C"/>
    <w:rsid w:val="000C0C70"/>
    <w:rsid w:val="000C13E5"/>
    <w:rsid w:val="000C14E4"/>
    <w:rsid w:val="000C19ED"/>
    <w:rsid w:val="000C24C7"/>
    <w:rsid w:val="000C262A"/>
    <w:rsid w:val="000C28DE"/>
    <w:rsid w:val="000C2CF9"/>
    <w:rsid w:val="000C2F8E"/>
    <w:rsid w:val="000C3047"/>
    <w:rsid w:val="000C34E2"/>
    <w:rsid w:val="000C3912"/>
    <w:rsid w:val="000C3AB9"/>
    <w:rsid w:val="000C3B76"/>
    <w:rsid w:val="000C3D9C"/>
    <w:rsid w:val="000C405E"/>
    <w:rsid w:val="000C470F"/>
    <w:rsid w:val="000C48AF"/>
    <w:rsid w:val="000C4D7F"/>
    <w:rsid w:val="000C4DB0"/>
    <w:rsid w:val="000C4E58"/>
    <w:rsid w:val="000C4F48"/>
    <w:rsid w:val="000C515A"/>
    <w:rsid w:val="000C51F5"/>
    <w:rsid w:val="000C5288"/>
    <w:rsid w:val="000C52F3"/>
    <w:rsid w:val="000C5390"/>
    <w:rsid w:val="000C5989"/>
    <w:rsid w:val="000C61CD"/>
    <w:rsid w:val="000C6481"/>
    <w:rsid w:val="000C64C5"/>
    <w:rsid w:val="000C68E7"/>
    <w:rsid w:val="000C76EA"/>
    <w:rsid w:val="000C7903"/>
    <w:rsid w:val="000C7A72"/>
    <w:rsid w:val="000C7F7E"/>
    <w:rsid w:val="000D0289"/>
    <w:rsid w:val="000D0706"/>
    <w:rsid w:val="000D07BF"/>
    <w:rsid w:val="000D0A9D"/>
    <w:rsid w:val="000D0BD9"/>
    <w:rsid w:val="000D0C8B"/>
    <w:rsid w:val="000D0F89"/>
    <w:rsid w:val="000D14D4"/>
    <w:rsid w:val="000D174A"/>
    <w:rsid w:val="000D1C56"/>
    <w:rsid w:val="000D1E40"/>
    <w:rsid w:val="000D23C9"/>
    <w:rsid w:val="000D2770"/>
    <w:rsid w:val="000D2793"/>
    <w:rsid w:val="000D2856"/>
    <w:rsid w:val="000D2A9C"/>
    <w:rsid w:val="000D2C01"/>
    <w:rsid w:val="000D2C79"/>
    <w:rsid w:val="000D2CD6"/>
    <w:rsid w:val="000D354E"/>
    <w:rsid w:val="000D368B"/>
    <w:rsid w:val="000D4659"/>
    <w:rsid w:val="000D485E"/>
    <w:rsid w:val="000D4BC5"/>
    <w:rsid w:val="000D4FE5"/>
    <w:rsid w:val="000D562A"/>
    <w:rsid w:val="000D5E0B"/>
    <w:rsid w:val="000D6001"/>
    <w:rsid w:val="000D6070"/>
    <w:rsid w:val="000D6106"/>
    <w:rsid w:val="000D65C0"/>
    <w:rsid w:val="000D66CD"/>
    <w:rsid w:val="000D6757"/>
    <w:rsid w:val="000D6C24"/>
    <w:rsid w:val="000D783F"/>
    <w:rsid w:val="000D7A34"/>
    <w:rsid w:val="000D7DBB"/>
    <w:rsid w:val="000D7E55"/>
    <w:rsid w:val="000D7F64"/>
    <w:rsid w:val="000E04E3"/>
    <w:rsid w:val="000E0734"/>
    <w:rsid w:val="000E0939"/>
    <w:rsid w:val="000E0CC4"/>
    <w:rsid w:val="000E146E"/>
    <w:rsid w:val="000E166E"/>
    <w:rsid w:val="000E16A1"/>
    <w:rsid w:val="000E218C"/>
    <w:rsid w:val="000E22F8"/>
    <w:rsid w:val="000E244B"/>
    <w:rsid w:val="000E25FA"/>
    <w:rsid w:val="000E2C7C"/>
    <w:rsid w:val="000E2F01"/>
    <w:rsid w:val="000E33BC"/>
    <w:rsid w:val="000E3563"/>
    <w:rsid w:val="000E3702"/>
    <w:rsid w:val="000E372D"/>
    <w:rsid w:val="000E3810"/>
    <w:rsid w:val="000E38FE"/>
    <w:rsid w:val="000E3A6C"/>
    <w:rsid w:val="000E455A"/>
    <w:rsid w:val="000E460F"/>
    <w:rsid w:val="000E46D5"/>
    <w:rsid w:val="000E497F"/>
    <w:rsid w:val="000E4F36"/>
    <w:rsid w:val="000E51D8"/>
    <w:rsid w:val="000E52F0"/>
    <w:rsid w:val="000E53CD"/>
    <w:rsid w:val="000E5504"/>
    <w:rsid w:val="000E63C3"/>
    <w:rsid w:val="000E64EF"/>
    <w:rsid w:val="000E6971"/>
    <w:rsid w:val="000E6C5B"/>
    <w:rsid w:val="000E6F64"/>
    <w:rsid w:val="000E73E2"/>
    <w:rsid w:val="000E7632"/>
    <w:rsid w:val="000E7E14"/>
    <w:rsid w:val="000E7F3F"/>
    <w:rsid w:val="000F01A7"/>
    <w:rsid w:val="000F01CC"/>
    <w:rsid w:val="000F0462"/>
    <w:rsid w:val="000F0822"/>
    <w:rsid w:val="000F0A75"/>
    <w:rsid w:val="000F0EDC"/>
    <w:rsid w:val="000F0F40"/>
    <w:rsid w:val="000F150C"/>
    <w:rsid w:val="000F1B19"/>
    <w:rsid w:val="000F1F72"/>
    <w:rsid w:val="000F2004"/>
    <w:rsid w:val="000F25A8"/>
    <w:rsid w:val="000F25B9"/>
    <w:rsid w:val="000F25EA"/>
    <w:rsid w:val="000F27D0"/>
    <w:rsid w:val="000F28B8"/>
    <w:rsid w:val="000F2A0C"/>
    <w:rsid w:val="000F2C30"/>
    <w:rsid w:val="000F2EA4"/>
    <w:rsid w:val="000F2F82"/>
    <w:rsid w:val="000F31F7"/>
    <w:rsid w:val="000F3381"/>
    <w:rsid w:val="000F353C"/>
    <w:rsid w:val="000F3919"/>
    <w:rsid w:val="000F3932"/>
    <w:rsid w:val="000F3B0F"/>
    <w:rsid w:val="000F3B66"/>
    <w:rsid w:val="000F3B67"/>
    <w:rsid w:val="000F402B"/>
    <w:rsid w:val="000F40AC"/>
    <w:rsid w:val="000F47E1"/>
    <w:rsid w:val="000F490C"/>
    <w:rsid w:val="000F4918"/>
    <w:rsid w:val="000F4D21"/>
    <w:rsid w:val="000F5208"/>
    <w:rsid w:val="000F53AB"/>
    <w:rsid w:val="000F54DC"/>
    <w:rsid w:val="000F5F08"/>
    <w:rsid w:val="000F63A4"/>
    <w:rsid w:val="000F63B6"/>
    <w:rsid w:val="000F6635"/>
    <w:rsid w:val="000F6DDF"/>
    <w:rsid w:val="000F7463"/>
    <w:rsid w:val="000F74B5"/>
    <w:rsid w:val="000F7B52"/>
    <w:rsid w:val="000F7C26"/>
    <w:rsid w:val="000F7CFC"/>
    <w:rsid w:val="001002A0"/>
    <w:rsid w:val="00100390"/>
    <w:rsid w:val="00100494"/>
    <w:rsid w:val="001005DF"/>
    <w:rsid w:val="00100694"/>
    <w:rsid w:val="0010071C"/>
    <w:rsid w:val="001008A5"/>
    <w:rsid w:val="00100903"/>
    <w:rsid w:val="00100A4A"/>
    <w:rsid w:val="00100D79"/>
    <w:rsid w:val="00101857"/>
    <w:rsid w:val="00101A30"/>
    <w:rsid w:val="00101D9C"/>
    <w:rsid w:val="00102081"/>
    <w:rsid w:val="00102366"/>
    <w:rsid w:val="001025EB"/>
    <w:rsid w:val="0010293D"/>
    <w:rsid w:val="001029F1"/>
    <w:rsid w:val="00102C7E"/>
    <w:rsid w:val="00102D5E"/>
    <w:rsid w:val="00103445"/>
    <w:rsid w:val="00103510"/>
    <w:rsid w:val="001037F5"/>
    <w:rsid w:val="00103F9D"/>
    <w:rsid w:val="001043CA"/>
    <w:rsid w:val="00104823"/>
    <w:rsid w:val="00104CB4"/>
    <w:rsid w:val="00104F9C"/>
    <w:rsid w:val="001050F0"/>
    <w:rsid w:val="0010575A"/>
    <w:rsid w:val="00105A4F"/>
    <w:rsid w:val="00105C14"/>
    <w:rsid w:val="0010686F"/>
    <w:rsid w:val="00106CC6"/>
    <w:rsid w:val="00106E0A"/>
    <w:rsid w:val="0010714A"/>
    <w:rsid w:val="00107220"/>
    <w:rsid w:val="001075C9"/>
    <w:rsid w:val="00107669"/>
    <w:rsid w:val="00107D37"/>
    <w:rsid w:val="00110058"/>
    <w:rsid w:val="001100B6"/>
    <w:rsid w:val="001104BC"/>
    <w:rsid w:val="00110670"/>
    <w:rsid w:val="00110950"/>
    <w:rsid w:val="00111106"/>
    <w:rsid w:val="0011126A"/>
    <w:rsid w:val="0011132D"/>
    <w:rsid w:val="00111345"/>
    <w:rsid w:val="00111479"/>
    <w:rsid w:val="00111524"/>
    <w:rsid w:val="00111B27"/>
    <w:rsid w:val="0011230B"/>
    <w:rsid w:val="00112421"/>
    <w:rsid w:val="001124AB"/>
    <w:rsid w:val="00112963"/>
    <w:rsid w:val="00112BBC"/>
    <w:rsid w:val="0011307A"/>
    <w:rsid w:val="0011337C"/>
    <w:rsid w:val="00113496"/>
    <w:rsid w:val="001137B4"/>
    <w:rsid w:val="00113B73"/>
    <w:rsid w:val="00113D8D"/>
    <w:rsid w:val="00114096"/>
    <w:rsid w:val="00114231"/>
    <w:rsid w:val="00114255"/>
    <w:rsid w:val="001143BE"/>
    <w:rsid w:val="0011492E"/>
    <w:rsid w:val="00114B83"/>
    <w:rsid w:val="00114C28"/>
    <w:rsid w:val="00114F69"/>
    <w:rsid w:val="00114F99"/>
    <w:rsid w:val="00114FF7"/>
    <w:rsid w:val="00115545"/>
    <w:rsid w:val="001155FF"/>
    <w:rsid w:val="00115EAF"/>
    <w:rsid w:val="00115EDC"/>
    <w:rsid w:val="00116368"/>
    <w:rsid w:val="00116442"/>
    <w:rsid w:val="001164BC"/>
    <w:rsid w:val="00116698"/>
    <w:rsid w:val="00116822"/>
    <w:rsid w:val="00116871"/>
    <w:rsid w:val="00117298"/>
    <w:rsid w:val="00117355"/>
    <w:rsid w:val="0011746B"/>
    <w:rsid w:val="00117592"/>
    <w:rsid w:val="001175B8"/>
    <w:rsid w:val="001178CF"/>
    <w:rsid w:val="00117B50"/>
    <w:rsid w:val="00117CEF"/>
    <w:rsid w:val="00117F67"/>
    <w:rsid w:val="00120400"/>
    <w:rsid w:val="00121182"/>
    <w:rsid w:val="001212A9"/>
    <w:rsid w:val="0012139A"/>
    <w:rsid w:val="001215BB"/>
    <w:rsid w:val="0012162E"/>
    <w:rsid w:val="001217EC"/>
    <w:rsid w:val="00121AD9"/>
    <w:rsid w:val="00122196"/>
    <w:rsid w:val="00122861"/>
    <w:rsid w:val="00122932"/>
    <w:rsid w:val="00122C41"/>
    <w:rsid w:val="00123D9A"/>
    <w:rsid w:val="00123DDE"/>
    <w:rsid w:val="001240CC"/>
    <w:rsid w:val="00124427"/>
    <w:rsid w:val="001244D2"/>
    <w:rsid w:val="001244E8"/>
    <w:rsid w:val="00124649"/>
    <w:rsid w:val="00124907"/>
    <w:rsid w:val="00124B0C"/>
    <w:rsid w:val="00124CDE"/>
    <w:rsid w:val="00124E90"/>
    <w:rsid w:val="0012554C"/>
    <w:rsid w:val="001255DC"/>
    <w:rsid w:val="00125B54"/>
    <w:rsid w:val="00126709"/>
    <w:rsid w:val="0012697F"/>
    <w:rsid w:val="001269F3"/>
    <w:rsid w:val="00126F82"/>
    <w:rsid w:val="00127359"/>
    <w:rsid w:val="00127740"/>
    <w:rsid w:val="001277D6"/>
    <w:rsid w:val="00127AC8"/>
    <w:rsid w:val="00127E76"/>
    <w:rsid w:val="00128E28"/>
    <w:rsid w:val="0013034D"/>
    <w:rsid w:val="00130390"/>
    <w:rsid w:val="0013066D"/>
    <w:rsid w:val="0013084F"/>
    <w:rsid w:val="00130E15"/>
    <w:rsid w:val="00131273"/>
    <w:rsid w:val="0013129B"/>
    <w:rsid w:val="00131548"/>
    <w:rsid w:val="00131816"/>
    <w:rsid w:val="00131DF6"/>
    <w:rsid w:val="0013222E"/>
    <w:rsid w:val="0013262A"/>
    <w:rsid w:val="00132F24"/>
    <w:rsid w:val="00133139"/>
    <w:rsid w:val="0013328B"/>
    <w:rsid w:val="001335B8"/>
    <w:rsid w:val="0013365E"/>
    <w:rsid w:val="0013378E"/>
    <w:rsid w:val="00133820"/>
    <w:rsid w:val="00133B31"/>
    <w:rsid w:val="00133D08"/>
    <w:rsid w:val="0013497A"/>
    <w:rsid w:val="00134E4B"/>
    <w:rsid w:val="00134F04"/>
    <w:rsid w:val="00135155"/>
    <w:rsid w:val="00135286"/>
    <w:rsid w:val="001352AD"/>
    <w:rsid w:val="0013556A"/>
    <w:rsid w:val="0013605D"/>
    <w:rsid w:val="001364CC"/>
    <w:rsid w:val="0013683E"/>
    <w:rsid w:val="00136CA3"/>
    <w:rsid w:val="0013754A"/>
    <w:rsid w:val="001377A6"/>
    <w:rsid w:val="00137938"/>
    <w:rsid w:val="00137B76"/>
    <w:rsid w:val="00137C61"/>
    <w:rsid w:val="00140164"/>
    <w:rsid w:val="001402C7"/>
    <w:rsid w:val="001403BA"/>
    <w:rsid w:val="001409EC"/>
    <w:rsid w:val="00140BC0"/>
    <w:rsid w:val="001411BC"/>
    <w:rsid w:val="00141309"/>
    <w:rsid w:val="0014133C"/>
    <w:rsid w:val="00141723"/>
    <w:rsid w:val="00141C61"/>
    <w:rsid w:val="00141D13"/>
    <w:rsid w:val="00142253"/>
    <w:rsid w:val="0014232B"/>
    <w:rsid w:val="00142499"/>
    <w:rsid w:val="00142BD1"/>
    <w:rsid w:val="00142C6A"/>
    <w:rsid w:val="001438AF"/>
    <w:rsid w:val="00143F09"/>
    <w:rsid w:val="0014409C"/>
    <w:rsid w:val="00144214"/>
    <w:rsid w:val="00144517"/>
    <w:rsid w:val="001445E1"/>
    <w:rsid w:val="00144EBC"/>
    <w:rsid w:val="00145210"/>
    <w:rsid w:val="00145915"/>
    <w:rsid w:val="00146247"/>
    <w:rsid w:val="0014625D"/>
    <w:rsid w:val="001467F4"/>
    <w:rsid w:val="00146B68"/>
    <w:rsid w:val="00146C08"/>
    <w:rsid w:val="00146C40"/>
    <w:rsid w:val="00146FD1"/>
    <w:rsid w:val="001475D7"/>
    <w:rsid w:val="001477D0"/>
    <w:rsid w:val="00147C2A"/>
    <w:rsid w:val="00147C2C"/>
    <w:rsid w:val="00147D35"/>
    <w:rsid w:val="00147E15"/>
    <w:rsid w:val="00147F48"/>
    <w:rsid w:val="001501F8"/>
    <w:rsid w:val="00150AC0"/>
    <w:rsid w:val="00150D7F"/>
    <w:rsid w:val="001512C4"/>
    <w:rsid w:val="001512C7"/>
    <w:rsid w:val="00151A1D"/>
    <w:rsid w:val="00151B17"/>
    <w:rsid w:val="00151EDA"/>
    <w:rsid w:val="00151FA6"/>
    <w:rsid w:val="0015209E"/>
    <w:rsid w:val="0015214E"/>
    <w:rsid w:val="00152160"/>
    <w:rsid w:val="00152167"/>
    <w:rsid w:val="001526D3"/>
    <w:rsid w:val="001527AC"/>
    <w:rsid w:val="00152B9F"/>
    <w:rsid w:val="00152F5C"/>
    <w:rsid w:val="001535AA"/>
    <w:rsid w:val="001535B3"/>
    <w:rsid w:val="00153997"/>
    <w:rsid w:val="00153D89"/>
    <w:rsid w:val="00153F7C"/>
    <w:rsid w:val="0015428D"/>
    <w:rsid w:val="00154305"/>
    <w:rsid w:val="00154345"/>
    <w:rsid w:val="00154993"/>
    <w:rsid w:val="00154B46"/>
    <w:rsid w:val="00154D49"/>
    <w:rsid w:val="00154D80"/>
    <w:rsid w:val="00155124"/>
    <w:rsid w:val="001554EA"/>
    <w:rsid w:val="00155ECC"/>
    <w:rsid w:val="001563ED"/>
    <w:rsid w:val="001565EB"/>
    <w:rsid w:val="00156780"/>
    <w:rsid w:val="00156D8A"/>
    <w:rsid w:val="001571A1"/>
    <w:rsid w:val="0015742C"/>
    <w:rsid w:val="00160059"/>
    <w:rsid w:val="0016007A"/>
    <w:rsid w:val="00160143"/>
    <w:rsid w:val="001602CB"/>
    <w:rsid w:val="0016048A"/>
    <w:rsid w:val="0016060C"/>
    <w:rsid w:val="00160A9D"/>
    <w:rsid w:val="00160C5C"/>
    <w:rsid w:val="00160CEF"/>
    <w:rsid w:val="001612CA"/>
    <w:rsid w:val="0016132F"/>
    <w:rsid w:val="0016149C"/>
    <w:rsid w:val="0016232D"/>
    <w:rsid w:val="00162615"/>
    <w:rsid w:val="001629CB"/>
    <w:rsid w:val="00162ADE"/>
    <w:rsid w:val="00162B8D"/>
    <w:rsid w:val="00162CC7"/>
    <w:rsid w:val="00163524"/>
    <w:rsid w:val="00163848"/>
    <w:rsid w:val="00163C83"/>
    <w:rsid w:val="00164412"/>
    <w:rsid w:val="001644FF"/>
    <w:rsid w:val="00164611"/>
    <w:rsid w:val="001647F0"/>
    <w:rsid w:val="00165094"/>
    <w:rsid w:val="00165102"/>
    <w:rsid w:val="00165356"/>
    <w:rsid w:val="00165DD5"/>
    <w:rsid w:val="00165E27"/>
    <w:rsid w:val="001661D1"/>
    <w:rsid w:val="00166350"/>
    <w:rsid w:val="001669C1"/>
    <w:rsid w:val="00166A45"/>
    <w:rsid w:val="00166ACB"/>
    <w:rsid w:val="00167665"/>
    <w:rsid w:val="0016778D"/>
    <w:rsid w:val="0016796A"/>
    <w:rsid w:val="00167C37"/>
    <w:rsid w:val="00167D52"/>
    <w:rsid w:val="00167FED"/>
    <w:rsid w:val="00170B8D"/>
    <w:rsid w:val="00171233"/>
    <w:rsid w:val="001712C3"/>
    <w:rsid w:val="00171511"/>
    <w:rsid w:val="0017155C"/>
    <w:rsid w:val="00171739"/>
    <w:rsid w:val="00171DF8"/>
    <w:rsid w:val="00171EE3"/>
    <w:rsid w:val="00171F02"/>
    <w:rsid w:val="0017255A"/>
    <w:rsid w:val="00172948"/>
    <w:rsid w:val="00172C71"/>
    <w:rsid w:val="00172DA4"/>
    <w:rsid w:val="0017365A"/>
    <w:rsid w:val="00173D58"/>
    <w:rsid w:val="00173DCC"/>
    <w:rsid w:val="00173E25"/>
    <w:rsid w:val="0017445B"/>
    <w:rsid w:val="00174543"/>
    <w:rsid w:val="00174558"/>
    <w:rsid w:val="00174AFD"/>
    <w:rsid w:val="00174AFF"/>
    <w:rsid w:val="00174B7E"/>
    <w:rsid w:val="00174C99"/>
    <w:rsid w:val="0017538F"/>
    <w:rsid w:val="001753D8"/>
    <w:rsid w:val="0017577D"/>
    <w:rsid w:val="001759DE"/>
    <w:rsid w:val="00176179"/>
    <w:rsid w:val="0017651F"/>
    <w:rsid w:val="00176613"/>
    <w:rsid w:val="0017692B"/>
    <w:rsid w:val="00176963"/>
    <w:rsid w:val="00176DED"/>
    <w:rsid w:val="00176FEA"/>
    <w:rsid w:val="001770D8"/>
    <w:rsid w:val="00177685"/>
    <w:rsid w:val="001776E0"/>
    <w:rsid w:val="001776E7"/>
    <w:rsid w:val="0017777F"/>
    <w:rsid w:val="0017790C"/>
    <w:rsid w:val="0017794C"/>
    <w:rsid w:val="00177961"/>
    <w:rsid w:val="00177993"/>
    <w:rsid w:val="00177BBE"/>
    <w:rsid w:val="00180393"/>
    <w:rsid w:val="00180820"/>
    <w:rsid w:val="001808CC"/>
    <w:rsid w:val="00180A0D"/>
    <w:rsid w:val="00180CDD"/>
    <w:rsid w:val="00180FFC"/>
    <w:rsid w:val="001810B6"/>
    <w:rsid w:val="001812DC"/>
    <w:rsid w:val="00181401"/>
    <w:rsid w:val="00181950"/>
    <w:rsid w:val="00181A71"/>
    <w:rsid w:val="00181BF1"/>
    <w:rsid w:val="00181F7D"/>
    <w:rsid w:val="001820EB"/>
    <w:rsid w:val="001826E8"/>
    <w:rsid w:val="0018275B"/>
    <w:rsid w:val="00182799"/>
    <w:rsid w:val="0018281A"/>
    <w:rsid w:val="00182A85"/>
    <w:rsid w:val="00182B92"/>
    <w:rsid w:val="001831F8"/>
    <w:rsid w:val="001837AF"/>
    <w:rsid w:val="00183A6C"/>
    <w:rsid w:val="00183FCE"/>
    <w:rsid w:val="00184260"/>
    <w:rsid w:val="001844D1"/>
    <w:rsid w:val="001848D7"/>
    <w:rsid w:val="00184E30"/>
    <w:rsid w:val="00184F9D"/>
    <w:rsid w:val="00184FF4"/>
    <w:rsid w:val="00185075"/>
    <w:rsid w:val="0018549A"/>
    <w:rsid w:val="001857A2"/>
    <w:rsid w:val="00185870"/>
    <w:rsid w:val="00185998"/>
    <w:rsid w:val="00185CF8"/>
    <w:rsid w:val="001860E2"/>
    <w:rsid w:val="00186509"/>
    <w:rsid w:val="00186623"/>
    <w:rsid w:val="00186896"/>
    <w:rsid w:val="001868C2"/>
    <w:rsid w:val="0018693A"/>
    <w:rsid w:val="00186BF9"/>
    <w:rsid w:val="00186F8A"/>
    <w:rsid w:val="001872DA"/>
    <w:rsid w:val="001872E2"/>
    <w:rsid w:val="001875FC"/>
    <w:rsid w:val="00187777"/>
    <w:rsid w:val="00190308"/>
    <w:rsid w:val="001903EC"/>
    <w:rsid w:val="00190975"/>
    <w:rsid w:val="00190CB5"/>
    <w:rsid w:val="001917A3"/>
    <w:rsid w:val="0019183D"/>
    <w:rsid w:val="001919A1"/>
    <w:rsid w:val="001924DA"/>
    <w:rsid w:val="00192805"/>
    <w:rsid w:val="00193365"/>
    <w:rsid w:val="00193A65"/>
    <w:rsid w:val="00193AB0"/>
    <w:rsid w:val="00193F81"/>
    <w:rsid w:val="0019403E"/>
    <w:rsid w:val="001940D3"/>
    <w:rsid w:val="001942D0"/>
    <w:rsid w:val="00194CA5"/>
    <w:rsid w:val="00195406"/>
    <w:rsid w:val="001954DF"/>
    <w:rsid w:val="00195DC0"/>
    <w:rsid w:val="0019613C"/>
    <w:rsid w:val="00196365"/>
    <w:rsid w:val="00196609"/>
    <w:rsid w:val="00196B46"/>
    <w:rsid w:val="00196D4E"/>
    <w:rsid w:val="00196D73"/>
    <w:rsid w:val="001971A1"/>
    <w:rsid w:val="001971A6"/>
    <w:rsid w:val="001972DF"/>
    <w:rsid w:val="00197638"/>
    <w:rsid w:val="00197C3A"/>
    <w:rsid w:val="001A01DD"/>
    <w:rsid w:val="001A028C"/>
    <w:rsid w:val="001A02EB"/>
    <w:rsid w:val="001A063F"/>
    <w:rsid w:val="001A08E4"/>
    <w:rsid w:val="001A09EB"/>
    <w:rsid w:val="001A0AC0"/>
    <w:rsid w:val="001A0B67"/>
    <w:rsid w:val="001A1183"/>
    <w:rsid w:val="001A131B"/>
    <w:rsid w:val="001A22C3"/>
    <w:rsid w:val="001A257E"/>
    <w:rsid w:val="001A3114"/>
    <w:rsid w:val="001A33B6"/>
    <w:rsid w:val="001A34C7"/>
    <w:rsid w:val="001A365F"/>
    <w:rsid w:val="001A3677"/>
    <w:rsid w:val="001A3981"/>
    <w:rsid w:val="001A3B17"/>
    <w:rsid w:val="001A3D6E"/>
    <w:rsid w:val="001A3E32"/>
    <w:rsid w:val="001A3F4A"/>
    <w:rsid w:val="001A4375"/>
    <w:rsid w:val="001A440D"/>
    <w:rsid w:val="001A46C9"/>
    <w:rsid w:val="001A4906"/>
    <w:rsid w:val="001A4A7C"/>
    <w:rsid w:val="001A4C2B"/>
    <w:rsid w:val="001A4DA5"/>
    <w:rsid w:val="001A58E8"/>
    <w:rsid w:val="001A58FC"/>
    <w:rsid w:val="001A5D4F"/>
    <w:rsid w:val="001A5F64"/>
    <w:rsid w:val="001A611C"/>
    <w:rsid w:val="001A6396"/>
    <w:rsid w:val="001A688E"/>
    <w:rsid w:val="001A6EAB"/>
    <w:rsid w:val="001A6EBB"/>
    <w:rsid w:val="001A6F3E"/>
    <w:rsid w:val="001A6FD6"/>
    <w:rsid w:val="001A798C"/>
    <w:rsid w:val="001A7B83"/>
    <w:rsid w:val="001B0425"/>
    <w:rsid w:val="001B054D"/>
    <w:rsid w:val="001B0782"/>
    <w:rsid w:val="001B0958"/>
    <w:rsid w:val="001B0D1B"/>
    <w:rsid w:val="001B0F54"/>
    <w:rsid w:val="001B159C"/>
    <w:rsid w:val="001B2469"/>
    <w:rsid w:val="001B24D2"/>
    <w:rsid w:val="001B265D"/>
    <w:rsid w:val="001B26A1"/>
    <w:rsid w:val="001B2A5E"/>
    <w:rsid w:val="001B2ED9"/>
    <w:rsid w:val="001B2F1E"/>
    <w:rsid w:val="001B33A7"/>
    <w:rsid w:val="001B376A"/>
    <w:rsid w:val="001B39A9"/>
    <w:rsid w:val="001B3BA2"/>
    <w:rsid w:val="001B3C1E"/>
    <w:rsid w:val="001B41C1"/>
    <w:rsid w:val="001B455C"/>
    <w:rsid w:val="001B4697"/>
    <w:rsid w:val="001B48B2"/>
    <w:rsid w:val="001B49DC"/>
    <w:rsid w:val="001B4B11"/>
    <w:rsid w:val="001B4B62"/>
    <w:rsid w:val="001B4DDD"/>
    <w:rsid w:val="001B4E50"/>
    <w:rsid w:val="001B4FE2"/>
    <w:rsid w:val="001B529C"/>
    <w:rsid w:val="001B5472"/>
    <w:rsid w:val="001B54A0"/>
    <w:rsid w:val="001B5717"/>
    <w:rsid w:val="001B5FB4"/>
    <w:rsid w:val="001B634D"/>
    <w:rsid w:val="001B643E"/>
    <w:rsid w:val="001B652A"/>
    <w:rsid w:val="001B675F"/>
    <w:rsid w:val="001B6903"/>
    <w:rsid w:val="001B691B"/>
    <w:rsid w:val="001B6B06"/>
    <w:rsid w:val="001B6B25"/>
    <w:rsid w:val="001B6EAC"/>
    <w:rsid w:val="001B7057"/>
    <w:rsid w:val="001B7094"/>
    <w:rsid w:val="001B7272"/>
    <w:rsid w:val="001B765A"/>
    <w:rsid w:val="001B78CC"/>
    <w:rsid w:val="001B7A28"/>
    <w:rsid w:val="001B7E83"/>
    <w:rsid w:val="001B7FD0"/>
    <w:rsid w:val="001C0047"/>
    <w:rsid w:val="001C05A5"/>
    <w:rsid w:val="001C087C"/>
    <w:rsid w:val="001C0AAD"/>
    <w:rsid w:val="001C0B42"/>
    <w:rsid w:val="001C0B4E"/>
    <w:rsid w:val="001C0B56"/>
    <w:rsid w:val="001C0C50"/>
    <w:rsid w:val="001C0C87"/>
    <w:rsid w:val="001C0E96"/>
    <w:rsid w:val="001C1275"/>
    <w:rsid w:val="001C12A0"/>
    <w:rsid w:val="001C144A"/>
    <w:rsid w:val="001C167A"/>
    <w:rsid w:val="001C18C2"/>
    <w:rsid w:val="001C19D5"/>
    <w:rsid w:val="001C1CAB"/>
    <w:rsid w:val="001C1CBF"/>
    <w:rsid w:val="001C1D68"/>
    <w:rsid w:val="001C1F10"/>
    <w:rsid w:val="001C2218"/>
    <w:rsid w:val="001C2350"/>
    <w:rsid w:val="001C25B3"/>
    <w:rsid w:val="001C2AE1"/>
    <w:rsid w:val="001C3BA8"/>
    <w:rsid w:val="001C3BFB"/>
    <w:rsid w:val="001C3D55"/>
    <w:rsid w:val="001C3DA4"/>
    <w:rsid w:val="001C3EF9"/>
    <w:rsid w:val="001C401C"/>
    <w:rsid w:val="001C454B"/>
    <w:rsid w:val="001C47A0"/>
    <w:rsid w:val="001C525A"/>
    <w:rsid w:val="001C5536"/>
    <w:rsid w:val="001C55EC"/>
    <w:rsid w:val="001C5CDB"/>
    <w:rsid w:val="001C61BA"/>
    <w:rsid w:val="001C664A"/>
    <w:rsid w:val="001C6B07"/>
    <w:rsid w:val="001C6BDE"/>
    <w:rsid w:val="001C7009"/>
    <w:rsid w:val="001C7297"/>
    <w:rsid w:val="001C76BC"/>
    <w:rsid w:val="001C77AC"/>
    <w:rsid w:val="001C77E1"/>
    <w:rsid w:val="001C7C78"/>
    <w:rsid w:val="001C7E0E"/>
    <w:rsid w:val="001C7EDF"/>
    <w:rsid w:val="001D001E"/>
    <w:rsid w:val="001D0119"/>
    <w:rsid w:val="001D0132"/>
    <w:rsid w:val="001D01C5"/>
    <w:rsid w:val="001D01C6"/>
    <w:rsid w:val="001D0210"/>
    <w:rsid w:val="001D092B"/>
    <w:rsid w:val="001D0B67"/>
    <w:rsid w:val="001D0D61"/>
    <w:rsid w:val="001D0FF4"/>
    <w:rsid w:val="001D1395"/>
    <w:rsid w:val="001D1922"/>
    <w:rsid w:val="001D2000"/>
    <w:rsid w:val="001D249D"/>
    <w:rsid w:val="001D25DC"/>
    <w:rsid w:val="001D3258"/>
    <w:rsid w:val="001D338B"/>
    <w:rsid w:val="001D34E8"/>
    <w:rsid w:val="001D37BF"/>
    <w:rsid w:val="001D37D0"/>
    <w:rsid w:val="001D37FB"/>
    <w:rsid w:val="001D397C"/>
    <w:rsid w:val="001D4507"/>
    <w:rsid w:val="001D490F"/>
    <w:rsid w:val="001D4C1D"/>
    <w:rsid w:val="001D501A"/>
    <w:rsid w:val="001D5743"/>
    <w:rsid w:val="001D579E"/>
    <w:rsid w:val="001D5939"/>
    <w:rsid w:val="001D5ED4"/>
    <w:rsid w:val="001D6288"/>
    <w:rsid w:val="001D62DB"/>
    <w:rsid w:val="001D645C"/>
    <w:rsid w:val="001D65D7"/>
    <w:rsid w:val="001D6684"/>
    <w:rsid w:val="001D6B98"/>
    <w:rsid w:val="001D6C33"/>
    <w:rsid w:val="001D6F6C"/>
    <w:rsid w:val="001D712C"/>
    <w:rsid w:val="001D71A2"/>
    <w:rsid w:val="001D7D65"/>
    <w:rsid w:val="001E0100"/>
    <w:rsid w:val="001E0472"/>
    <w:rsid w:val="001E04F6"/>
    <w:rsid w:val="001E0908"/>
    <w:rsid w:val="001E098D"/>
    <w:rsid w:val="001E0DD7"/>
    <w:rsid w:val="001E1125"/>
    <w:rsid w:val="001E11AC"/>
    <w:rsid w:val="001E1349"/>
    <w:rsid w:val="001E1882"/>
    <w:rsid w:val="001E1918"/>
    <w:rsid w:val="001E1A72"/>
    <w:rsid w:val="001E1E99"/>
    <w:rsid w:val="001E1EBA"/>
    <w:rsid w:val="001E2051"/>
    <w:rsid w:val="001E25E2"/>
    <w:rsid w:val="001E29BF"/>
    <w:rsid w:val="001E2AFC"/>
    <w:rsid w:val="001E2C2C"/>
    <w:rsid w:val="001E2C7F"/>
    <w:rsid w:val="001E2D8F"/>
    <w:rsid w:val="001E2F90"/>
    <w:rsid w:val="001E2F91"/>
    <w:rsid w:val="001E311F"/>
    <w:rsid w:val="001E3416"/>
    <w:rsid w:val="001E349A"/>
    <w:rsid w:val="001E3BF9"/>
    <w:rsid w:val="001E3E21"/>
    <w:rsid w:val="001E3EF7"/>
    <w:rsid w:val="001E4329"/>
    <w:rsid w:val="001E4654"/>
    <w:rsid w:val="001E4AB0"/>
    <w:rsid w:val="001E4F53"/>
    <w:rsid w:val="001E5BF7"/>
    <w:rsid w:val="001E5C23"/>
    <w:rsid w:val="001E5C58"/>
    <w:rsid w:val="001E5D42"/>
    <w:rsid w:val="001E5D65"/>
    <w:rsid w:val="001E6262"/>
    <w:rsid w:val="001E6643"/>
    <w:rsid w:val="001E6803"/>
    <w:rsid w:val="001E68C2"/>
    <w:rsid w:val="001E68CE"/>
    <w:rsid w:val="001E69A2"/>
    <w:rsid w:val="001E6EBC"/>
    <w:rsid w:val="001E71B3"/>
    <w:rsid w:val="001E7209"/>
    <w:rsid w:val="001E720F"/>
    <w:rsid w:val="001E723C"/>
    <w:rsid w:val="001E7344"/>
    <w:rsid w:val="001E7728"/>
    <w:rsid w:val="001E774A"/>
    <w:rsid w:val="001E776A"/>
    <w:rsid w:val="001E79B0"/>
    <w:rsid w:val="001E7CEF"/>
    <w:rsid w:val="001E7DD8"/>
    <w:rsid w:val="001E7F58"/>
    <w:rsid w:val="001F0017"/>
    <w:rsid w:val="001F0480"/>
    <w:rsid w:val="001F086D"/>
    <w:rsid w:val="001F11E4"/>
    <w:rsid w:val="001F1336"/>
    <w:rsid w:val="001F14A6"/>
    <w:rsid w:val="001F1931"/>
    <w:rsid w:val="001F1E64"/>
    <w:rsid w:val="001F1F70"/>
    <w:rsid w:val="001F1FFA"/>
    <w:rsid w:val="001F2025"/>
    <w:rsid w:val="001F225C"/>
    <w:rsid w:val="001F24EC"/>
    <w:rsid w:val="001F2B7C"/>
    <w:rsid w:val="001F3BAD"/>
    <w:rsid w:val="001F3CDF"/>
    <w:rsid w:val="001F3DC2"/>
    <w:rsid w:val="001F4068"/>
    <w:rsid w:val="001F443B"/>
    <w:rsid w:val="001F47C1"/>
    <w:rsid w:val="001F47DF"/>
    <w:rsid w:val="001F4938"/>
    <w:rsid w:val="001F4A1C"/>
    <w:rsid w:val="001F4BBE"/>
    <w:rsid w:val="001F4CDB"/>
    <w:rsid w:val="001F50C0"/>
    <w:rsid w:val="001F5EED"/>
    <w:rsid w:val="001F6044"/>
    <w:rsid w:val="001F60E5"/>
    <w:rsid w:val="001F6331"/>
    <w:rsid w:val="001F6B71"/>
    <w:rsid w:val="001F7784"/>
    <w:rsid w:val="001F7BE8"/>
    <w:rsid w:val="001F7C11"/>
    <w:rsid w:val="001F7DB8"/>
    <w:rsid w:val="001F7F91"/>
    <w:rsid w:val="001F7F95"/>
    <w:rsid w:val="002000C7"/>
    <w:rsid w:val="00200339"/>
    <w:rsid w:val="00200AFD"/>
    <w:rsid w:val="00200DE0"/>
    <w:rsid w:val="00200E80"/>
    <w:rsid w:val="00200F52"/>
    <w:rsid w:val="00200FCF"/>
    <w:rsid w:val="0020109E"/>
    <w:rsid w:val="0020155F"/>
    <w:rsid w:val="00201901"/>
    <w:rsid w:val="00201980"/>
    <w:rsid w:val="00201BA0"/>
    <w:rsid w:val="00201C8A"/>
    <w:rsid w:val="0020235D"/>
    <w:rsid w:val="00202626"/>
    <w:rsid w:val="00202818"/>
    <w:rsid w:val="00202837"/>
    <w:rsid w:val="00202F1C"/>
    <w:rsid w:val="00202FEF"/>
    <w:rsid w:val="0020307E"/>
    <w:rsid w:val="0020323F"/>
    <w:rsid w:val="00203530"/>
    <w:rsid w:val="00203912"/>
    <w:rsid w:val="00204242"/>
    <w:rsid w:val="00204701"/>
    <w:rsid w:val="002047EB"/>
    <w:rsid w:val="00204B4B"/>
    <w:rsid w:val="00205356"/>
    <w:rsid w:val="002053BA"/>
    <w:rsid w:val="0020543F"/>
    <w:rsid w:val="002055D7"/>
    <w:rsid w:val="0020580F"/>
    <w:rsid w:val="0020588A"/>
    <w:rsid w:val="00205893"/>
    <w:rsid w:val="00205917"/>
    <w:rsid w:val="00205E95"/>
    <w:rsid w:val="00205ECC"/>
    <w:rsid w:val="00206165"/>
    <w:rsid w:val="0020634E"/>
    <w:rsid w:val="0020666B"/>
    <w:rsid w:val="00206678"/>
    <w:rsid w:val="00206746"/>
    <w:rsid w:val="00206860"/>
    <w:rsid w:val="0020699B"/>
    <w:rsid w:val="00206C9C"/>
    <w:rsid w:val="002076F6"/>
    <w:rsid w:val="00207D42"/>
    <w:rsid w:val="00207D58"/>
    <w:rsid w:val="0021054D"/>
    <w:rsid w:val="002105AD"/>
    <w:rsid w:val="00210646"/>
    <w:rsid w:val="0021136E"/>
    <w:rsid w:val="0021187E"/>
    <w:rsid w:val="002118D4"/>
    <w:rsid w:val="00211B4C"/>
    <w:rsid w:val="00211C83"/>
    <w:rsid w:val="00211F6A"/>
    <w:rsid w:val="00212657"/>
    <w:rsid w:val="00212AAA"/>
    <w:rsid w:val="00212D56"/>
    <w:rsid w:val="00212DCA"/>
    <w:rsid w:val="0021322F"/>
    <w:rsid w:val="002137BE"/>
    <w:rsid w:val="00213AC9"/>
    <w:rsid w:val="00214044"/>
    <w:rsid w:val="00214414"/>
    <w:rsid w:val="002144A8"/>
    <w:rsid w:val="002144C1"/>
    <w:rsid w:val="00214AE9"/>
    <w:rsid w:val="00214B1E"/>
    <w:rsid w:val="00214C92"/>
    <w:rsid w:val="00214FFF"/>
    <w:rsid w:val="00215058"/>
    <w:rsid w:val="0021575A"/>
    <w:rsid w:val="00215CC4"/>
    <w:rsid w:val="00216213"/>
    <w:rsid w:val="00216397"/>
    <w:rsid w:val="002163E1"/>
    <w:rsid w:val="002169E8"/>
    <w:rsid w:val="00216A21"/>
    <w:rsid w:val="00216BE6"/>
    <w:rsid w:val="00216E9F"/>
    <w:rsid w:val="00216F21"/>
    <w:rsid w:val="00217718"/>
    <w:rsid w:val="00217AA6"/>
    <w:rsid w:val="00217DFE"/>
    <w:rsid w:val="00217EB4"/>
    <w:rsid w:val="00217F07"/>
    <w:rsid w:val="00220832"/>
    <w:rsid w:val="00220DF8"/>
    <w:rsid w:val="002212CF"/>
    <w:rsid w:val="0022133D"/>
    <w:rsid w:val="002213EA"/>
    <w:rsid w:val="002214CA"/>
    <w:rsid w:val="00221653"/>
    <w:rsid w:val="00221B25"/>
    <w:rsid w:val="00221CCA"/>
    <w:rsid w:val="00221EA5"/>
    <w:rsid w:val="00222197"/>
    <w:rsid w:val="002221BE"/>
    <w:rsid w:val="00222303"/>
    <w:rsid w:val="002224B8"/>
    <w:rsid w:val="002225E1"/>
    <w:rsid w:val="00222BA8"/>
    <w:rsid w:val="00222F39"/>
    <w:rsid w:val="0022371A"/>
    <w:rsid w:val="002238D0"/>
    <w:rsid w:val="00223A90"/>
    <w:rsid w:val="00224195"/>
    <w:rsid w:val="002244E7"/>
    <w:rsid w:val="00224D52"/>
    <w:rsid w:val="00224E63"/>
    <w:rsid w:val="00224EEB"/>
    <w:rsid w:val="002250B4"/>
    <w:rsid w:val="0022520D"/>
    <w:rsid w:val="00225688"/>
    <w:rsid w:val="00225A8B"/>
    <w:rsid w:val="0022662E"/>
    <w:rsid w:val="0022698A"/>
    <w:rsid w:val="00226A7A"/>
    <w:rsid w:val="002272CB"/>
    <w:rsid w:val="002275E5"/>
    <w:rsid w:val="00227F83"/>
    <w:rsid w:val="00230C00"/>
    <w:rsid w:val="00230C3D"/>
    <w:rsid w:val="00230E4D"/>
    <w:rsid w:val="002312C4"/>
    <w:rsid w:val="002316A7"/>
    <w:rsid w:val="00231CA4"/>
    <w:rsid w:val="00231E7E"/>
    <w:rsid w:val="00231F9B"/>
    <w:rsid w:val="00232100"/>
    <w:rsid w:val="00232B25"/>
    <w:rsid w:val="00232CCA"/>
    <w:rsid w:val="00232F7D"/>
    <w:rsid w:val="00233EC6"/>
    <w:rsid w:val="00234089"/>
    <w:rsid w:val="00234354"/>
    <w:rsid w:val="00234925"/>
    <w:rsid w:val="00234B95"/>
    <w:rsid w:val="00234CFD"/>
    <w:rsid w:val="00235188"/>
    <w:rsid w:val="00235A23"/>
    <w:rsid w:val="00235A49"/>
    <w:rsid w:val="00235B6B"/>
    <w:rsid w:val="00235DA1"/>
    <w:rsid w:val="00235E65"/>
    <w:rsid w:val="00235F10"/>
    <w:rsid w:val="0023643D"/>
    <w:rsid w:val="00236C2F"/>
    <w:rsid w:val="00236C45"/>
    <w:rsid w:val="00236E4D"/>
    <w:rsid w:val="00237BB2"/>
    <w:rsid w:val="0023F47D"/>
    <w:rsid w:val="00240409"/>
    <w:rsid w:val="0024042C"/>
    <w:rsid w:val="00240665"/>
    <w:rsid w:val="0024148E"/>
    <w:rsid w:val="0024172D"/>
    <w:rsid w:val="002418DF"/>
    <w:rsid w:val="00241C32"/>
    <w:rsid w:val="0024201A"/>
    <w:rsid w:val="00242050"/>
    <w:rsid w:val="002420CF"/>
    <w:rsid w:val="0024237A"/>
    <w:rsid w:val="002424A5"/>
    <w:rsid w:val="00242724"/>
    <w:rsid w:val="002429A8"/>
    <w:rsid w:val="0024302F"/>
    <w:rsid w:val="00243198"/>
    <w:rsid w:val="00243633"/>
    <w:rsid w:val="00243675"/>
    <w:rsid w:val="002437FE"/>
    <w:rsid w:val="0024459F"/>
    <w:rsid w:val="00244880"/>
    <w:rsid w:val="002450DB"/>
    <w:rsid w:val="0024518A"/>
    <w:rsid w:val="00245314"/>
    <w:rsid w:val="0024535F"/>
    <w:rsid w:val="00245788"/>
    <w:rsid w:val="0024579B"/>
    <w:rsid w:val="00245C41"/>
    <w:rsid w:val="00246252"/>
    <w:rsid w:val="0024638D"/>
    <w:rsid w:val="00246772"/>
    <w:rsid w:val="00246A0C"/>
    <w:rsid w:val="00246C65"/>
    <w:rsid w:val="00246FC1"/>
    <w:rsid w:val="002470FB"/>
    <w:rsid w:val="00247268"/>
    <w:rsid w:val="002478C0"/>
    <w:rsid w:val="0024792D"/>
    <w:rsid w:val="00247BB7"/>
    <w:rsid w:val="00247E0E"/>
    <w:rsid w:val="0025000F"/>
    <w:rsid w:val="0025011F"/>
    <w:rsid w:val="00250129"/>
    <w:rsid w:val="002505E5"/>
    <w:rsid w:val="0025085F"/>
    <w:rsid w:val="0025137F"/>
    <w:rsid w:val="002514DC"/>
    <w:rsid w:val="00251A82"/>
    <w:rsid w:val="00251E41"/>
    <w:rsid w:val="0025245B"/>
    <w:rsid w:val="00252AA3"/>
    <w:rsid w:val="00252EA6"/>
    <w:rsid w:val="00252F5F"/>
    <w:rsid w:val="0025306B"/>
    <w:rsid w:val="0025346C"/>
    <w:rsid w:val="00253728"/>
    <w:rsid w:val="00253F4F"/>
    <w:rsid w:val="00254629"/>
    <w:rsid w:val="00254E89"/>
    <w:rsid w:val="0025522F"/>
    <w:rsid w:val="002552A4"/>
    <w:rsid w:val="0025547B"/>
    <w:rsid w:val="0025548F"/>
    <w:rsid w:val="00255555"/>
    <w:rsid w:val="00255A38"/>
    <w:rsid w:val="00255CB7"/>
    <w:rsid w:val="002560E2"/>
    <w:rsid w:val="0025659F"/>
    <w:rsid w:val="00256DE5"/>
    <w:rsid w:val="00257102"/>
    <w:rsid w:val="0025791B"/>
    <w:rsid w:val="00257AB4"/>
    <w:rsid w:val="0026023A"/>
    <w:rsid w:val="00260242"/>
    <w:rsid w:val="00260E24"/>
    <w:rsid w:val="00260E69"/>
    <w:rsid w:val="00260EF1"/>
    <w:rsid w:val="00261068"/>
    <w:rsid w:val="002617FF"/>
    <w:rsid w:val="00261981"/>
    <w:rsid w:val="00261A46"/>
    <w:rsid w:val="00261C2C"/>
    <w:rsid w:val="00261FB1"/>
    <w:rsid w:val="00262265"/>
    <w:rsid w:val="0026285A"/>
    <w:rsid w:val="00262988"/>
    <w:rsid w:val="00262D7B"/>
    <w:rsid w:val="002635B6"/>
    <w:rsid w:val="0026381D"/>
    <w:rsid w:val="0026399E"/>
    <w:rsid w:val="00263E56"/>
    <w:rsid w:val="00263EF9"/>
    <w:rsid w:val="0026412D"/>
    <w:rsid w:val="00264611"/>
    <w:rsid w:val="0026463B"/>
    <w:rsid w:val="00264672"/>
    <w:rsid w:val="00264C1E"/>
    <w:rsid w:val="002655F5"/>
    <w:rsid w:val="00265714"/>
    <w:rsid w:val="002658D5"/>
    <w:rsid w:val="00265C17"/>
    <w:rsid w:val="00265D76"/>
    <w:rsid w:val="00265D97"/>
    <w:rsid w:val="002665CA"/>
    <w:rsid w:val="0026674F"/>
    <w:rsid w:val="00266C7A"/>
    <w:rsid w:val="00266C86"/>
    <w:rsid w:val="00266DC4"/>
    <w:rsid w:val="0026700B"/>
    <w:rsid w:val="00267262"/>
    <w:rsid w:val="002673FD"/>
    <w:rsid w:val="00267478"/>
    <w:rsid w:val="00267673"/>
    <w:rsid w:val="00267921"/>
    <w:rsid w:val="00267D3E"/>
    <w:rsid w:val="00267E65"/>
    <w:rsid w:val="00267ECE"/>
    <w:rsid w:val="002701EF"/>
    <w:rsid w:val="00270675"/>
    <w:rsid w:val="002707AD"/>
    <w:rsid w:val="002708A1"/>
    <w:rsid w:val="00270947"/>
    <w:rsid w:val="00270B03"/>
    <w:rsid w:val="00270BCB"/>
    <w:rsid w:val="00271113"/>
    <w:rsid w:val="002712B4"/>
    <w:rsid w:val="0027161E"/>
    <w:rsid w:val="00271691"/>
    <w:rsid w:val="002722D9"/>
    <w:rsid w:val="002725A3"/>
    <w:rsid w:val="00272D7D"/>
    <w:rsid w:val="00272D7E"/>
    <w:rsid w:val="00273373"/>
    <w:rsid w:val="0027343D"/>
    <w:rsid w:val="00273E97"/>
    <w:rsid w:val="002744B3"/>
    <w:rsid w:val="00274605"/>
    <w:rsid w:val="0027464F"/>
    <w:rsid w:val="0027466F"/>
    <w:rsid w:val="002753C8"/>
    <w:rsid w:val="002753D3"/>
    <w:rsid w:val="002759C2"/>
    <w:rsid w:val="00275C11"/>
    <w:rsid w:val="00276384"/>
    <w:rsid w:val="00276763"/>
    <w:rsid w:val="00276CBF"/>
    <w:rsid w:val="00276DB2"/>
    <w:rsid w:val="00277132"/>
    <w:rsid w:val="0027738C"/>
    <w:rsid w:val="002774E8"/>
    <w:rsid w:val="0027770C"/>
    <w:rsid w:val="002779F6"/>
    <w:rsid w:val="00277D3C"/>
    <w:rsid w:val="00277EC1"/>
    <w:rsid w:val="002800B2"/>
    <w:rsid w:val="002803AD"/>
    <w:rsid w:val="00280478"/>
    <w:rsid w:val="002804BA"/>
    <w:rsid w:val="00280607"/>
    <w:rsid w:val="0028086A"/>
    <w:rsid w:val="002809E1"/>
    <w:rsid w:val="00280C4D"/>
    <w:rsid w:val="00280F54"/>
    <w:rsid w:val="0028106F"/>
    <w:rsid w:val="002813A6"/>
    <w:rsid w:val="002819B9"/>
    <w:rsid w:val="00281C4B"/>
    <w:rsid w:val="002826E8"/>
    <w:rsid w:val="00282936"/>
    <w:rsid w:val="00282A10"/>
    <w:rsid w:val="002830B5"/>
    <w:rsid w:val="002830DF"/>
    <w:rsid w:val="002833D6"/>
    <w:rsid w:val="0028398A"/>
    <w:rsid w:val="00283F84"/>
    <w:rsid w:val="00284576"/>
    <w:rsid w:val="0028459A"/>
    <w:rsid w:val="0028467E"/>
    <w:rsid w:val="00284FAC"/>
    <w:rsid w:val="002856B2"/>
    <w:rsid w:val="00285F2C"/>
    <w:rsid w:val="00286341"/>
    <w:rsid w:val="0028699A"/>
    <w:rsid w:val="00286AE1"/>
    <w:rsid w:val="00286B7A"/>
    <w:rsid w:val="00286E98"/>
    <w:rsid w:val="0028768D"/>
    <w:rsid w:val="00287FF6"/>
    <w:rsid w:val="002903E0"/>
    <w:rsid w:val="002904CA"/>
    <w:rsid w:val="00290535"/>
    <w:rsid w:val="00290895"/>
    <w:rsid w:val="002908F1"/>
    <w:rsid w:val="00290AF8"/>
    <w:rsid w:val="00290C99"/>
    <w:rsid w:val="00290CF1"/>
    <w:rsid w:val="00290F68"/>
    <w:rsid w:val="00291329"/>
    <w:rsid w:val="00291594"/>
    <w:rsid w:val="0029167D"/>
    <w:rsid w:val="00291746"/>
    <w:rsid w:val="002918EC"/>
    <w:rsid w:val="00291E00"/>
    <w:rsid w:val="002921F5"/>
    <w:rsid w:val="00292B57"/>
    <w:rsid w:val="00292FD7"/>
    <w:rsid w:val="00292FD9"/>
    <w:rsid w:val="00293376"/>
    <w:rsid w:val="00293640"/>
    <w:rsid w:val="00293879"/>
    <w:rsid w:val="002939A5"/>
    <w:rsid w:val="00294068"/>
    <w:rsid w:val="002945D8"/>
    <w:rsid w:val="00294B42"/>
    <w:rsid w:val="00294D5C"/>
    <w:rsid w:val="0029531A"/>
    <w:rsid w:val="00295E71"/>
    <w:rsid w:val="00296452"/>
    <w:rsid w:val="00296F23"/>
    <w:rsid w:val="0029719D"/>
    <w:rsid w:val="002971E3"/>
    <w:rsid w:val="002A0617"/>
    <w:rsid w:val="002A0887"/>
    <w:rsid w:val="002A09B3"/>
    <w:rsid w:val="002A0A99"/>
    <w:rsid w:val="002A0AED"/>
    <w:rsid w:val="002A0CF0"/>
    <w:rsid w:val="002A0E05"/>
    <w:rsid w:val="002A14EB"/>
    <w:rsid w:val="002A1C97"/>
    <w:rsid w:val="002A1F04"/>
    <w:rsid w:val="002A24A9"/>
    <w:rsid w:val="002A2514"/>
    <w:rsid w:val="002A25AC"/>
    <w:rsid w:val="002A25FC"/>
    <w:rsid w:val="002A2E3D"/>
    <w:rsid w:val="002A3579"/>
    <w:rsid w:val="002A3D76"/>
    <w:rsid w:val="002A403A"/>
    <w:rsid w:val="002A416D"/>
    <w:rsid w:val="002A4941"/>
    <w:rsid w:val="002A49ED"/>
    <w:rsid w:val="002A4A36"/>
    <w:rsid w:val="002A5964"/>
    <w:rsid w:val="002A5A1A"/>
    <w:rsid w:val="002A5C6B"/>
    <w:rsid w:val="002A5DC9"/>
    <w:rsid w:val="002A5E8C"/>
    <w:rsid w:val="002A6527"/>
    <w:rsid w:val="002A68E0"/>
    <w:rsid w:val="002A6BB0"/>
    <w:rsid w:val="002A6C30"/>
    <w:rsid w:val="002A6C3C"/>
    <w:rsid w:val="002A6CC2"/>
    <w:rsid w:val="002A70D0"/>
    <w:rsid w:val="002A7A7C"/>
    <w:rsid w:val="002A7BF7"/>
    <w:rsid w:val="002B0081"/>
    <w:rsid w:val="002B0188"/>
    <w:rsid w:val="002B02F3"/>
    <w:rsid w:val="002B08EC"/>
    <w:rsid w:val="002B0E23"/>
    <w:rsid w:val="002B0EC1"/>
    <w:rsid w:val="002B1555"/>
    <w:rsid w:val="002B22BF"/>
    <w:rsid w:val="002B254D"/>
    <w:rsid w:val="002B270A"/>
    <w:rsid w:val="002B2969"/>
    <w:rsid w:val="002B2C22"/>
    <w:rsid w:val="002B33B8"/>
    <w:rsid w:val="002B35C0"/>
    <w:rsid w:val="002B370D"/>
    <w:rsid w:val="002B4245"/>
    <w:rsid w:val="002B44DD"/>
    <w:rsid w:val="002B487F"/>
    <w:rsid w:val="002B560F"/>
    <w:rsid w:val="002B562C"/>
    <w:rsid w:val="002B57DF"/>
    <w:rsid w:val="002B58FF"/>
    <w:rsid w:val="002B592E"/>
    <w:rsid w:val="002B59D6"/>
    <w:rsid w:val="002B5B62"/>
    <w:rsid w:val="002B5F01"/>
    <w:rsid w:val="002B6665"/>
    <w:rsid w:val="002B670F"/>
    <w:rsid w:val="002B73C4"/>
    <w:rsid w:val="002B74B7"/>
    <w:rsid w:val="002B76CB"/>
    <w:rsid w:val="002B7DF1"/>
    <w:rsid w:val="002C02D9"/>
    <w:rsid w:val="002C038E"/>
    <w:rsid w:val="002C07C6"/>
    <w:rsid w:val="002C1142"/>
    <w:rsid w:val="002C1BC1"/>
    <w:rsid w:val="002C1E8B"/>
    <w:rsid w:val="002C21B5"/>
    <w:rsid w:val="002C23B5"/>
    <w:rsid w:val="002C23DC"/>
    <w:rsid w:val="002C2552"/>
    <w:rsid w:val="002C255B"/>
    <w:rsid w:val="002C2674"/>
    <w:rsid w:val="002C276C"/>
    <w:rsid w:val="002C28C2"/>
    <w:rsid w:val="002C2A4C"/>
    <w:rsid w:val="002C2BAA"/>
    <w:rsid w:val="002C2CCE"/>
    <w:rsid w:val="002C2E6B"/>
    <w:rsid w:val="002C3398"/>
    <w:rsid w:val="002C347C"/>
    <w:rsid w:val="002C36EB"/>
    <w:rsid w:val="002C3878"/>
    <w:rsid w:val="002C4183"/>
    <w:rsid w:val="002C4438"/>
    <w:rsid w:val="002C45A3"/>
    <w:rsid w:val="002C4B42"/>
    <w:rsid w:val="002C4DA1"/>
    <w:rsid w:val="002C504A"/>
    <w:rsid w:val="002C51DB"/>
    <w:rsid w:val="002C52CB"/>
    <w:rsid w:val="002C54E0"/>
    <w:rsid w:val="002C559C"/>
    <w:rsid w:val="002C5776"/>
    <w:rsid w:val="002C5A8A"/>
    <w:rsid w:val="002C5E6E"/>
    <w:rsid w:val="002C61FB"/>
    <w:rsid w:val="002C6209"/>
    <w:rsid w:val="002C62CE"/>
    <w:rsid w:val="002C6491"/>
    <w:rsid w:val="002C6564"/>
    <w:rsid w:val="002C6735"/>
    <w:rsid w:val="002C69F9"/>
    <w:rsid w:val="002C6B6B"/>
    <w:rsid w:val="002C6F6B"/>
    <w:rsid w:val="002C6FA8"/>
    <w:rsid w:val="002C7322"/>
    <w:rsid w:val="002C7D82"/>
    <w:rsid w:val="002D00EB"/>
    <w:rsid w:val="002D0873"/>
    <w:rsid w:val="002D0A40"/>
    <w:rsid w:val="002D0C99"/>
    <w:rsid w:val="002D0E4D"/>
    <w:rsid w:val="002D0EEE"/>
    <w:rsid w:val="002D1097"/>
    <w:rsid w:val="002D1418"/>
    <w:rsid w:val="002D15C1"/>
    <w:rsid w:val="002D1744"/>
    <w:rsid w:val="002D1B5E"/>
    <w:rsid w:val="002D1E27"/>
    <w:rsid w:val="002D1E68"/>
    <w:rsid w:val="002D2283"/>
    <w:rsid w:val="002D2426"/>
    <w:rsid w:val="002D25F8"/>
    <w:rsid w:val="002D26C0"/>
    <w:rsid w:val="002D273B"/>
    <w:rsid w:val="002D2A68"/>
    <w:rsid w:val="002D2AD1"/>
    <w:rsid w:val="002D2C7C"/>
    <w:rsid w:val="002D2DA7"/>
    <w:rsid w:val="002D3C2E"/>
    <w:rsid w:val="002D4135"/>
    <w:rsid w:val="002D481E"/>
    <w:rsid w:val="002D4CDB"/>
    <w:rsid w:val="002D4F3D"/>
    <w:rsid w:val="002D583A"/>
    <w:rsid w:val="002D5A66"/>
    <w:rsid w:val="002D5CB7"/>
    <w:rsid w:val="002D5DC4"/>
    <w:rsid w:val="002D5F42"/>
    <w:rsid w:val="002D60A1"/>
    <w:rsid w:val="002D63BF"/>
    <w:rsid w:val="002D66FB"/>
    <w:rsid w:val="002D6830"/>
    <w:rsid w:val="002D688F"/>
    <w:rsid w:val="002D694B"/>
    <w:rsid w:val="002D6BF1"/>
    <w:rsid w:val="002D6E46"/>
    <w:rsid w:val="002D77F8"/>
    <w:rsid w:val="002D7865"/>
    <w:rsid w:val="002D7A45"/>
    <w:rsid w:val="002D7B6F"/>
    <w:rsid w:val="002D7BD2"/>
    <w:rsid w:val="002D7E0C"/>
    <w:rsid w:val="002E0463"/>
    <w:rsid w:val="002E0A96"/>
    <w:rsid w:val="002E0BB3"/>
    <w:rsid w:val="002E0D59"/>
    <w:rsid w:val="002E1044"/>
    <w:rsid w:val="002E121D"/>
    <w:rsid w:val="002E1673"/>
    <w:rsid w:val="002E1838"/>
    <w:rsid w:val="002E1993"/>
    <w:rsid w:val="002E1E40"/>
    <w:rsid w:val="002E2147"/>
    <w:rsid w:val="002E2180"/>
    <w:rsid w:val="002E2405"/>
    <w:rsid w:val="002E25EF"/>
    <w:rsid w:val="002E273F"/>
    <w:rsid w:val="002E2B9B"/>
    <w:rsid w:val="002E2BD7"/>
    <w:rsid w:val="002E3148"/>
    <w:rsid w:val="002E320E"/>
    <w:rsid w:val="002E350B"/>
    <w:rsid w:val="002E35E8"/>
    <w:rsid w:val="002E3624"/>
    <w:rsid w:val="002E3802"/>
    <w:rsid w:val="002E3DE7"/>
    <w:rsid w:val="002E41C4"/>
    <w:rsid w:val="002E43BA"/>
    <w:rsid w:val="002E473C"/>
    <w:rsid w:val="002E4993"/>
    <w:rsid w:val="002E49D8"/>
    <w:rsid w:val="002E4D9E"/>
    <w:rsid w:val="002E5292"/>
    <w:rsid w:val="002E5425"/>
    <w:rsid w:val="002E59AA"/>
    <w:rsid w:val="002E5D16"/>
    <w:rsid w:val="002E5D3F"/>
    <w:rsid w:val="002E5FC1"/>
    <w:rsid w:val="002E6055"/>
    <w:rsid w:val="002E699B"/>
    <w:rsid w:val="002E7067"/>
    <w:rsid w:val="002E718D"/>
    <w:rsid w:val="002E7485"/>
    <w:rsid w:val="002E7B59"/>
    <w:rsid w:val="002E7B64"/>
    <w:rsid w:val="002E7EE5"/>
    <w:rsid w:val="002E7F68"/>
    <w:rsid w:val="002F00B5"/>
    <w:rsid w:val="002F01B6"/>
    <w:rsid w:val="002F03F0"/>
    <w:rsid w:val="002F0987"/>
    <w:rsid w:val="002F0B64"/>
    <w:rsid w:val="002F0BEF"/>
    <w:rsid w:val="002F0EAA"/>
    <w:rsid w:val="002F0FA2"/>
    <w:rsid w:val="002F1514"/>
    <w:rsid w:val="002F1533"/>
    <w:rsid w:val="002F167D"/>
    <w:rsid w:val="002F19F4"/>
    <w:rsid w:val="002F1D9C"/>
    <w:rsid w:val="002F2497"/>
    <w:rsid w:val="002F2A7C"/>
    <w:rsid w:val="002F3196"/>
    <w:rsid w:val="002F3529"/>
    <w:rsid w:val="002F35FE"/>
    <w:rsid w:val="002F3923"/>
    <w:rsid w:val="002F3B74"/>
    <w:rsid w:val="002F3C1E"/>
    <w:rsid w:val="002F416F"/>
    <w:rsid w:val="002F4F30"/>
    <w:rsid w:val="002F5106"/>
    <w:rsid w:val="002F528C"/>
    <w:rsid w:val="002F595E"/>
    <w:rsid w:val="002F5BBF"/>
    <w:rsid w:val="002F5C16"/>
    <w:rsid w:val="002F5E89"/>
    <w:rsid w:val="002F6426"/>
    <w:rsid w:val="002F6588"/>
    <w:rsid w:val="002F65F6"/>
    <w:rsid w:val="002F6793"/>
    <w:rsid w:val="002F6B94"/>
    <w:rsid w:val="002F6D8C"/>
    <w:rsid w:val="002F729B"/>
    <w:rsid w:val="002F7366"/>
    <w:rsid w:val="002F7526"/>
    <w:rsid w:val="002F7BAB"/>
    <w:rsid w:val="002F7C98"/>
    <w:rsid w:val="002F7E99"/>
    <w:rsid w:val="002F7F9E"/>
    <w:rsid w:val="00300770"/>
    <w:rsid w:val="00300DC4"/>
    <w:rsid w:val="003014DD"/>
    <w:rsid w:val="003016B7"/>
    <w:rsid w:val="00301791"/>
    <w:rsid w:val="003020B7"/>
    <w:rsid w:val="0030225C"/>
    <w:rsid w:val="003022E0"/>
    <w:rsid w:val="00302661"/>
    <w:rsid w:val="00302760"/>
    <w:rsid w:val="00302BAA"/>
    <w:rsid w:val="00302DD2"/>
    <w:rsid w:val="0030321F"/>
    <w:rsid w:val="0030322E"/>
    <w:rsid w:val="00303569"/>
    <w:rsid w:val="0030377B"/>
    <w:rsid w:val="0030382E"/>
    <w:rsid w:val="003040B3"/>
    <w:rsid w:val="00304244"/>
    <w:rsid w:val="00304D60"/>
    <w:rsid w:val="0030534B"/>
    <w:rsid w:val="003055F7"/>
    <w:rsid w:val="00305B29"/>
    <w:rsid w:val="00305EE3"/>
    <w:rsid w:val="003065CF"/>
    <w:rsid w:val="00306A31"/>
    <w:rsid w:val="00306B31"/>
    <w:rsid w:val="00306BA4"/>
    <w:rsid w:val="0030704F"/>
    <w:rsid w:val="003075E8"/>
    <w:rsid w:val="003079A7"/>
    <w:rsid w:val="00307FD3"/>
    <w:rsid w:val="00310822"/>
    <w:rsid w:val="00310A20"/>
    <w:rsid w:val="00310D31"/>
    <w:rsid w:val="00311168"/>
    <w:rsid w:val="003115D3"/>
    <w:rsid w:val="003116F8"/>
    <w:rsid w:val="0031225D"/>
    <w:rsid w:val="00312793"/>
    <w:rsid w:val="00312E1C"/>
    <w:rsid w:val="003136D6"/>
    <w:rsid w:val="003137C2"/>
    <w:rsid w:val="00314828"/>
    <w:rsid w:val="0031490C"/>
    <w:rsid w:val="00314E9A"/>
    <w:rsid w:val="00314FB9"/>
    <w:rsid w:val="003152E8"/>
    <w:rsid w:val="00315A18"/>
    <w:rsid w:val="00315B68"/>
    <w:rsid w:val="00315BD4"/>
    <w:rsid w:val="00315C30"/>
    <w:rsid w:val="0031609E"/>
    <w:rsid w:val="003164A0"/>
    <w:rsid w:val="003166DF"/>
    <w:rsid w:val="003168D6"/>
    <w:rsid w:val="003169FD"/>
    <w:rsid w:val="00316C2C"/>
    <w:rsid w:val="00316EDA"/>
    <w:rsid w:val="00317038"/>
    <w:rsid w:val="00317142"/>
    <w:rsid w:val="003172B7"/>
    <w:rsid w:val="00317431"/>
    <w:rsid w:val="00317508"/>
    <w:rsid w:val="00317DAC"/>
    <w:rsid w:val="0032058E"/>
    <w:rsid w:val="00320A4F"/>
    <w:rsid w:val="00320C27"/>
    <w:rsid w:val="00320C3D"/>
    <w:rsid w:val="00320CD2"/>
    <w:rsid w:val="00320F01"/>
    <w:rsid w:val="00321062"/>
    <w:rsid w:val="00321373"/>
    <w:rsid w:val="00321378"/>
    <w:rsid w:val="0032145F"/>
    <w:rsid w:val="00321768"/>
    <w:rsid w:val="00321B6D"/>
    <w:rsid w:val="003222DF"/>
    <w:rsid w:val="003224A8"/>
    <w:rsid w:val="003225BF"/>
    <w:rsid w:val="00322C46"/>
    <w:rsid w:val="003230DA"/>
    <w:rsid w:val="003233D8"/>
    <w:rsid w:val="0032358E"/>
    <w:rsid w:val="00323869"/>
    <w:rsid w:val="00323CE4"/>
    <w:rsid w:val="00323D48"/>
    <w:rsid w:val="00323D92"/>
    <w:rsid w:val="00323F7E"/>
    <w:rsid w:val="00323FD8"/>
    <w:rsid w:val="0032414E"/>
    <w:rsid w:val="00324295"/>
    <w:rsid w:val="00324332"/>
    <w:rsid w:val="003243FC"/>
    <w:rsid w:val="003246D7"/>
    <w:rsid w:val="00324D47"/>
    <w:rsid w:val="003252C6"/>
    <w:rsid w:val="00325ADC"/>
    <w:rsid w:val="00325CC7"/>
    <w:rsid w:val="00325EB7"/>
    <w:rsid w:val="00326045"/>
    <w:rsid w:val="0032617C"/>
    <w:rsid w:val="00326272"/>
    <w:rsid w:val="00326665"/>
    <w:rsid w:val="00326893"/>
    <w:rsid w:val="00326A44"/>
    <w:rsid w:val="003270AA"/>
    <w:rsid w:val="0032733B"/>
    <w:rsid w:val="00327B54"/>
    <w:rsid w:val="00327EE4"/>
    <w:rsid w:val="00327FC2"/>
    <w:rsid w:val="0033031F"/>
    <w:rsid w:val="003303AD"/>
    <w:rsid w:val="00330A08"/>
    <w:rsid w:val="00330A15"/>
    <w:rsid w:val="0033142A"/>
    <w:rsid w:val="00331496"/>
    <w:rsid w:val="00331809"/>
    <w:rsid w:val="003319B9"/>
    <w:rsid w:val="00331DDB"/>
    <w:rsid w:val="00332346"/>
    <w:rsid w:val="003324D5"/>
    <w:rsid w:val="003327C3"/>
    <w:rsid w:val="00332918"/>
    <w:rsid w:val="00332C7B"/>
    <w:rsid w:val="00332CC0"/>
    <w:rsid w:val="00333159"/>
    <w:rsid w:val="00333276"/>
    <w:rsid w:val="003335E5"/>
    <w:rsid w:val="0033379B"/>
    <w:rsid w:val="00333DA7"/>
    <w:rsid w:val="00333ED6"/>
    <w:rsid w:val="00334150"/>
    <w:rsid w:val="0033415E"/>
    <w:rsid w:val="003344FD"/>
    <w:rsid w:val="00334766"/>
    <w:rsid w:val="0033485E"/>
    <w:rsid w:val="0033496A"/>
    <w:rsid w:val="00334BD4"/>
    <w:rsid w:val="00334C12"/>
    <w:rsid w:val="00334E14"/>
    <w:rsid w:val="003350F5"/>
    <w:rsid w:val="0033557F"/>
    <w:rsid w:val="003359B1"/>
    <w:rsid w:val="00336226"/>
    <w:rsid w:val="00336CC3"/>
    <w:rsid w:val="0033738A"/>
    <w:rsid w:val="00337515"/>
    <w:rsid w:val="00337680"/>
    <w:rsid w:val="00337721"/>
    <w:rsid w:val="00337958"/>
    <w:rsid w:val="00337CB4"/>
    <w:rsid w:val="00337D93"/>
    <w:rsid w:val="00337ED3"/>
    <w:rsid w:val="00337F93"/>
    <w:rsid w:val="003402AC"/>
    <w:rsid w:val="0034089B"/>
    <w:rsid w:val="00340AAB"/>
    <w:rsid w:val="00340D66"/>
    <w:rsid w:val="00341954"/>
    <w:rsid w:val="00341DBE"/>
    <w:rsid w:val="00341E5D"/>
    <w:rsid w:val="00342072"/>
    <w:rsid w:val="0034251F"/>
    <w:rsid w:val="003426EA"/>
    <w:rsid w:val="00342782"/>
    <w:rsid w:val="003427DB"/>
    <w:rsid w:val="00342886"/>
    <w:rsid w:val="00342C2D"/>
    <w:rsid w:val="00342EA8"/>
    <w:rsid w:val="00343751"/>
    <w:rsid w:val="00343AFE"/>
    <w:rsid w:val="00343BF0"/>
    <w:rsid w:val="00343E98"/>
    <w:rsid w:val="00343F00"/>
    <w:rsid w:val="0034510E"/>
    <w:rsid w:val="0034515E"/>
    <w:rsid w:val="0034524C"/>
    <w:rsid w:val="003457FA"/>
    <w:rsid w:val="003458FE"/>
    <w:rsid w:val="00345DD2"/>
    <w:rsid w:val="0034654E"/>
    <w:rsid w:val="00346851"/>
    <w:rsid w:val="00346BED"/>
    <w:rsid w:val="00347893"/>
    <w:rsid w:val="00347920"/>
    <w:rsid w:val="00347A1F"/>
    <w:rsid w:val="00347BED"/>
    <w:rsid w:val="00350255"/>
    <w:rsid w:val="00350B3B"/>
    <w:rsid w:val="00351173"/>
    <w:rsid w:val="0035148E"/>
    <w:rsid w:val="00351578"/>
    <w:rsid w:val="00351857"/>
    <w:rsid w:val="00351864"/>
    <w:rsid w:val="00351AAF"/>
    <w:rsid w:val="003526FC"/>
    <w:rsid w:val="00352B69"/>
    <w:rsid w:val="00352F1B"/>
    <w:rsid w:val="0035304E"/>
    <w:rsid w:val="00353306"/>
    <w:rsid w:val="0035350B"/>
    <w:rsid w:val="00353A63"/>
    <w:rsid w:val="00353EA5"/>
    <w:rsid w:val="003542C0"/>
    <w:rsid w:val="00354E37"/>
    <w:rsid w:val="00354F41"/>
    <w:rsid w:val="0035582C"/>
    <w:rsid w:val="00355B96"/>
    <w:rsid w:val="003564CB"/>
    <w:rsid w:val="0035664A"/>
    <w:rsid w:val="00356823"/>
    <w:rsid w:val="00356C37"/>
    <w:rsid w:val="00356C3F"/>
    <w:rsid w:val="00356CC5"/>
    <w:rsid w:val="00356F79"/>
    <w:rsid w:val="00357512"/>
    <w:rsid w:val="0035763B"/>
    <w:rsid w:val="0035780C"/>
    <w:rsid w:val="00357ABD"/>
    <w:rsid w:val="00357ADF"/>
    <w:rsid w:val="0036007D"/>
    <w:rsid w:val="00360128"/>
    <w:rsid w:val="003601C6"/>
    <w:rsid w:val="00360257"/>
    <w:rsid w:val="003608CC"/>
    <w:rsid w:val="00360A2E"/>
    <w:rsid w:val="00360ADC"/>
    <w:rsid w:val="00360AF9"/>
    <w:rsid w:val="00360B49"/>
    <w:rsid w:val="00361CC4"/>
    <w:rsid w:val="00361DDB"/>
    <w:rsid w:val="0036278F"/>
    <w:rsid w:val="00362970"/>
    <w:rsid w:val="00362A06"/>
    <w:rsid w:val="00362A65"/>
    <w:rsid w:val="00362C0F"/>
    <w:rsid w:val="00362E2D"/>
    <w:rsid w:val="00363868"/>
    <w:rsid w:val="00364288"/>
    <w:rsid w:val="0036437E"/>
    <w:rsid w:val="00364404"/>
    <w:rsid w:val="00364546"/>
    <w:rsid w:val="003645D0"/>
    <w:rsid w:val="00364BFD"/>
    <w:rsid w:val="00364CAD"/>
    <w:rsid w:val="00365373"/>
    <w:rsid w:val="0036638F"/>
    <w:rsid w:val="0036686B"/>
    <w:rsid w:val="00366895"/>
    <w:rsid w:val="00366C37"/>
    <w:rsid w:val="00366D4F"/>
    <w:rsid w:val="00366F10"/>
    <w:rsid w:val="00367A9D"/>
    <w:rsid w:val="00367F91"/>
    <w:rsid w:val="00370260"/>
    <w:rsid w:val="003702DA"/>
    <w:rsid w:val="00370383"/>
    <w:rsid w:val="003703C6"/>
    <w:rsid w:val="0037074A"/>
    <w:rsid w:val="00370763"/>
    <w:rsid w:val="00370999"/>
    <w:rsid w:val="003709E3"/>
    <w:rsid w:val="00370A4A"/>
    <w:rsid w:val="00370C2C"/>
    <w:rsid w:val="00370CB4"/>
    <w:rsid w:val="00370D72"/>
    <w:rsid w:val="00370DEB"/>
    <w:rsid w:val="00371582"/>
    <w:rsid w:val="00371B9E"/>
    <w:rsid w:val="00371EEA"/>
    <w:rsid w:val="00371EF2"/>
    <w:rsid w:val="003720C0"/>
    <w:rsid w:val="00372533"/>
    <w:rsid w:val="0037294A"/>
    <w:rsid w:val="00373E01"/>
    <w:rsid w:val="003747F0"/>
    <w:rsid w:val="00374A06"/>
    <w:rsid w:val="00374ACE"/>
    <w:rsid w:val="00374B22"/>
    <w:rsid w:val="003754CC"/>
    <w:rsid w:val="003755C7"/>
    <w:rsid w:val="003756FD"/>
    <w:rsid w:val="00375786"/>
    <w:rsid w:val="003757ED"/>
    <w:rsid w:val="00375909"/>
    <w:rsid w:val="00375C7C"/>
    <w:rsid w:val="00375DBA"/>
    <w:rsid w:val="00375ECC"/>
    <w:rsid w:val="0037603D"/>
    <w:rsid w:val="0037666A"/>
    <w:rsid w:val="00376693"/>
    <w:rsid w:val="00376970"/>
    <w:rsid w:val="00376E18"/>
    <w:rsid w:val="00376E98"/>
    <w:rsid w:val="00377692"/>
    <w:rsid w:val="003776C8"/>
    <w:rsid w:val="00377BEB"/>
    <w:rsid w:val="00377D85"/>
    <w:rsid w:val="00380465"/>
    <w:rsid w:val="003804D2"/>
    <w:rsid w:val="00380A25"/>
    <w:rsid w:val="00380E32"/>
    <w:rsid w:val="00380E80"/>
    <w:rsid w:val="003811EF"/>
    <w:rsid w:val="0038157E"/>
    <w:rsid w:val="00381790"/>
    <w:rsid w:val="00381B53"/>
    <w:rsid w:val="00382277"/>
    <w:rsid w:val="003828C5"/>
    <w:rsid w:val="003828CE"/>
    <w:rsid w:val="00382901"/>
    <w:rsid w:val="00382B85"/>
    <w:rsid w:val="00382C1A"/>
    <w:rsid w:val="00383556"/>
    <w:rsid w:val="003835C6"/>
    <w:rsid w:val="0038383A"/>
    <w:rsid w:val="00383959"/>
    <w:rsid w:val="00384AF8"/>
    <w:rsid w:val="003854AA"/>
    <w:rsid w:val="0038581B"/>
    <w:rsid w:val="003859D0"/>
    <w:rsid w:val="00385C16"/>
    <w:rsid w:val="00386020"/>
    <w:rsid w:val="003862F6"/>
    <w:rsid w:val="00386452"/>
    <w:rsid w:val="003866B7"/>
    <w:rsid w:val="00386AAD"/>
    <w:rsid w:val="0038750C"/>
    <w:rsid w:val="0038762D"/>
    <w:rsid w:val="00387B34"/>
    <w:rsid w:val="0039018D"/>
    <w:rsid w:val="00390570"/>
    <w:rsid w:val="00390820"/>
    <w:rsid w:val="00390927"/>
    <w:rsid w:val="0039093D"/>
    <w:rsid w:val="00390A07"/>
    <w:rsid w:val="00390A21"/>
    <w:rsid w:val="00390D69"/>
    <w:rsid w:val="003910C6"/>
    <w:rsid w:val="003911C0"/>
    <w:rsid w:val="003913D5"/>
    <w:rsid w:val="003917E5"/>
    <w:rsid w:val="0039198F"/>
    <w:rsid w:val="00391DB7"/>
    <w:rsid w:val="003923C7"/>
    <w:rsid w:val="003924BE"/>
    <w:rsid w:val="00392536"/>
    <w:rsid w:val="00392FEE"/>
    <w:rsid w:val="003932DA"/>
    <w:rsid w:val="0039341D"/>
    <w:rsid w:val="0039397D"/>
    <w:rsid w:val="00393B2C"/>
    <w:rsid w:val="00393CA1"/>
    <w:rsid w:val="00393DFE"/>
    <w:rsid w:val="003941FF"/>
    <w:rsid w:val="00394804"/>
    <w:rsid w:val="00394FCD"/>
    <w:rsid w:val="003951E2"/>
    <w:rsid w:val="00395343"/>
    <w:rsid w:val="00395C01"/>
    <w:rsid w:val="00395EBC"/>
    <w:rsid w:val="00395F15"/>
    <w:rsid w:val="0039605B"/>
    <w:rsid w:val="003962A0"/>
    <w:rsid w:val="003963F5"/>
    <w:rsid w:val="00396458"/>
    <w:rsid w:val="00396473"/>
    <w:rsid w:val="0039667A"/>
    <w:rsid w:val="00396B86"/>
    <w:rsid w:val="00396F03"/>
    <w:rsid w:val="00397377"/>
    <w:rsid w:val="003974ED"/>
    <w:rsid w:val="00397830"/>
    <w:rsid w:val="00397F5E"/>
    <w:rsid w:val="003A020D"/>
    <w:rsid w:val="003A0335"/>
    <w:rsid w:val="003A0580"/>
    <w:rsid w:val="003A05BC"/>
    <w:rsid w:val="003A07C2"/>
    <w:rsid w:val="003A0C4C"/>
    <w:rsid w:val="003A0C78"/>
    <w:rsid w:val="003A0EFC"/>
    <w:rsid w:val="003A139B"/>
    <w:rsid w:val="003A1558"/>
    <w:rsid w:val="003A159B"/>
    <w:rsid w:val="003A1A3C"/>
    <w:rsid w:val="003A1CE3"/>
    <w:rsid w:val="003A1DA6"/>
    <w:rsid w:val="003A1F2D"/>
    <w:rsid w:val="003A2407"/>
    <w:rsid w:val="003A2CEF"/>
    <w:rsid w:val="003A2EE6"/>
    <w:rsid w:val="003A35ED"/>
    <w:rsid w:val="003A3DB6"/>
    <w:rsid w:val="003A4098"/>
    <w:rsid w:val="003A462B"/>
    <w:rsid w:val="003A4978"/>
    <w:rsid w:val="003A507F"/>
    <w:rsid w:val="003A52A3"/>
    <w:rsid w:val="003A57F2"/>
    <w:rsid w:val="003A58F6"/>
    <w:rsid w:val="003A59C4"/>
    <w:rsid w:val="003A5B15"/>
    <w:rsid w:val="003A5B1C"/>
    <w:rsid w:val="003A62CC"/>
    <w:rsid w:val="003A6413"/>
    <w:rsid w:val="003A659B"/>
    <w:rsid w:val="003A7797"/>
    <w:rsid w:val="003A78BF"/>
    <w:rsid w:val="003A78D2"/>
    <w:rsid w:val="003A7AA3"/>
    <w:rsid w:val="003A7C94"/>
    <w:rsid w:val="003A7F23"/>
    <w:rsid w:val="003A7F57"/>
    <w:rsid w:val="003B0218"/>
    <w:rsid w:val="003B05F5"/>
    <w:rsid w:val="003B0FB7"/>
    <w:rsid w:val="003B131A"/>
    <w:rsid w:val="003B132D"/>
    <w:rsid w:val="003B13BE"/>
    <w:rsid w:val="003B150E"/>
    <w:rsid w:val="003B1541"/>
    <w:rsid w:val="003B167A"/>
    <w:rsid w:val="003B1BA0"/>
    <w:rsid w:val="003B1D34"/>
    <w:rsid w:val="003B250A"/>
    <w:rsid w:val="003B29B3"/>
    <w:rsid w:val="003B2C76"/>
    <w:rsid w:val="003B2FB0"/>
    <w:rsid w:val="003B30D7"/>
    <w:rsid w:val="003B35BF"/>
    <w:rsid w:val="003B3B54"/>
    <w:rsid w:val="003B3D92"/>
    <w:rsid w:val="003B3DE8"/>
    <w:rsid w:val="003B3E01"/>
    <w:rsid w:val="003B4099"/>
    <w:rsid w:val="003B421E"/>
    <w:rsid w:val="003B4242"/>
    <w:rsid w:val="003B43B8"/>
    <w:rsid w:val="003B4690"/>
    <w:rsid w:val="003B46EC"/>
    <w:rsid w:val="003B4950"/>
    <w:rsid w:val="003B4D82"/>
    <w:rsid w:val="003B4F6B"/>
    <w:rsid w:val="003B5327"/>
    <w:rsid w:val="003B570C"/>
    <w:rsid w:val="003B62C5"/>
    <w:rsid w:val="003B6338"/>
    <w:rsid w:val="003B6F32"/>
    <w:rsid w:val="003B788A"/>
    <w:rsid w:val="003B7A6B"/>
    <w:rsid w:val="003B7A9D"/>
    <w:rsid w:val="003C01A3"/>
    <w:rsid w:val="003C03D3"/>
    <w:rsid w:val="003C045B"/>
    <w:rsid w:val="003C0F8D"/>
    <w:rsid w:val="003C11CC"/>
    <w:rsid w:val="003C160B"/>
    <w:rsid w:val="003C16AE"/>
    <w:rsid w:val="003C1B13"/>
    <w:rsid w:val="003C2717"/>
    <w:rsid w:val="003C2D97"/>
    <w:rsid w:val="003C2E89"/>
    <w:rsid w:val="003C32E3"/>
    <w:rsid w:val="003C3405"/>
    <w:rsid w:val="003C34A3"/>
    <w:rsid w:val="003C378D"/>
    <w:rsid w:val="003C3C1D"/>
    <w:rsid w:val="003C4310"/>
    <w:rsid w:val="003C4680"/>
    <w:rsid w:val="003C51A3"/>
    <w:rsid w:val="003C5599"/>
    <w:rsid w:val="003C57E0"/>
    <w:rsid w:val="003C58BC"/>
    <w:rsid w:val="003C59D2"/>
    <w:rsid w:val="003C5B02"/>
    <w:rsid w:val="003C5B7B"/>
    <w:rsid w:val="003C5D8D"/>
    <w:rsid w:val="003C61B8"/>
    <w:rsid w:val="003C702E"/>
    <w:rsid w:val="003C769C"/>
    <w:rsid w:val="003C76C3"/>
    <w:rsid w:val="003C7DA4"/>
    <w:rsid w:val="003C7FE7"/>
    <w:rsid w:val="003D01D9"/>
    <w:rsid w:val="003D07A4"/>
    <w:rsid w:val="003D0D36"/>
    <w:rsid w:val="003D1209"/>
    <w:rsid w:val="003D12D5"/>
    <w:rsid w:val="003D15DB"/>
    <w:rsid w:val="003D17DC"/>
    <w:rsid w:val="003D1E83"/>
    <w:rsid w:val="003D22FB"/>
    <w:rsid w:val="003D25A8"/>
    <w:rsid w:val="003D3DC4"/>
    <w:rsid w:val="003D3EEA"/>
    <w:rsid w:val="003D440D"/>
    <w:rsid w:val="003D4446"/>
    <w:rsid w:val="003D4548"/>
    <w:rsid w:val="003D49C8"/>
    <w:rsid w:val="003D4C4C"/>
    <w:rsid w:val="003D4C56"/>
    <w:rsid w:val="003D4C82"/>
    <w:rsid w:val="003D509E"/>
    <w:rsid w:val="003D52B8"/>
    <w:rsid w:val="003D549F"/>
    <w:rsid w:val="003D5B9C"/>
    <w:rsid w:val="003D60B9"/>
    <w:rsid w:val="003D63D0"/>
    <w:rsid w:val="003D6624"/>
    <w:rsid w:val="003D6967"/>
    <w:rsid w:val="003D6F57"/>
    <w:rsid w:val="003D75C4"/>
    <w:rsid w:val="003D7720"/>
    <w:rsid w:val="003D7A56"/>
    <w:rsid w:val="003D7ABA"/>
    <w:rsid w:val="003E0506"/>
    <w:rsid w:val="003E05C4"/>
    <w:rsid w:val="003E0833"/>
    <w:rsid w:val="003E0965"/>
    <w:rsid w:val="003E0BD0"/>
    <w:rsid w:val="003E10B0"/>
    <w:rsid w:val="003E11BF"/>
    <w:rsid w:val="003E139A"/>
    <w:rsid w:val="003E1795"/>
    <w:rsid w:val="003E2D8D"/>
    <w:rsid w:val="003E2DA9"/>
    <w:rsid w:val="003E33BB"/>
    <w:rsid w:val="003E37CB"/>
    <w:rsid w:val="003E3D06"/>
    <w:rsid w:val="003E40C0"/>
    <w:rsid w:val="003E421A"/>
    <w:rsid w:val="003E466B"/>
    <w:rsid w:val="003E4CA4"/>
    <w:rsid w:val="003E4D50"/>
    <w:rsid w:val="003E4F7E"/>
    <w:rsid w:val="003E5143"/>
    <w:rsid w:val="003E5368"/>
    <w:rsid w:val="003E5498"/>
    <w:rsid w:val="003E5B13"/>
    <w:rsid w:val="003E67FC"/>
    <w:rsid w:val="003E6991"/>
    <w:rsid w:val="003E6A94"/>
    <w:rsid w:val="003E6F79"/>
    <w:rsid w:val="003E7474"/>
    <w:rsid w:val="003E76F0"/>
    <w:rsid w:val="003E7BA3"/>
    <w:rsid w:val="003E7C04"/>
    <w:rsid w:val="003E7C54"/>
    <w:rsid w:val="003E7D29"/>
    <w:rsid w:val="003F00F6"/>
    <w:rsid w:val="003F06B4"/>
    <w:rsid w:val="003F0805"/>
    <w:rsid w:val="003F0CF0"/>
    <w:rsid w:val="003F0E08"/>
    <w:rsid w:val="003F0E55"/>
    <w:rsid w:val="003F0E7F"/>
    <w:rsid w:val="003F10CF"/>
    <w:rsid w:val="003F14D8"/>
    <w:rsid w:val="003F15C3"/>
    <w:rsid w:val="003F16A8"/>
    <w:rsid w:val="003F1ABC"/>
    <w:rsid w:val="003F1D8F"/>
    <w:rsid w:val="003F1E16"/>
    <w:rsid w:val="003F21C8"/>
    <w:rsid w:val="003F2521"/>
    <w:rsid w:val="003F2B1F"/>
    <w:rsid w:val="003F30D4"/>
    <w:rsid w:val="003F37AE"/>
    <w:rsid w:val="003F3D2F"/>
    <w:rsid w:val="003F3E94"/>
    <w:rsid w:val="003F41B7"/>
    <w:rsid w:val="003F50DB"/>
    <w:rsid w:val="003F51FA"/>
    <w:rsid w:val="003F58A7"/>
    <w:rsid w:val="003F6265"/>
    <w:rsid w:val="003F633E"/>
    <w:rsid w:val="003F647A"/>
    <w:rsid w:val="003F668D"/>
    <w:rsid w:val="003F6862"/>
    <w:rsid w:val="003F6E04"/>
    <w:rsid w:val="003F7109"/>
    <w:rsid w:val="003F76CC"/>
    <w:rsid w:val="003F79A2"/>
    <w:rsid w:val="003F7C1F"/>
    <w:rsid w:val="003F7CA1"/>
    <w:rsid w:val="003F7F28"/>
    <w:rsid w:val="00400388"/>
    <w:rsid w:val="0040041C"/>
    <w:rsid w:val="004005CB"/>
    <w:rsid w:val="00400AB7"/>
    <w:rsid w:val="00400D43"/>
    <w:rsid w:val="004016BB"/>
    <w:rsid w:val="004017DA"/>
    <w:rsid w:val="004018C5"/>
    <w:rsid w:val="00401955"/>
    <w:rsid w:val="004019E9"/>
    <w:rsid w:val="00401A02"/>
    <w:rsid w:val="00401BE3"/>
    <w:rsid w:val="00401C9C"/>
    <w:rsid w:val="00401D07"/>
    <w:rsid w:val="00401D5C"/>
    <w:rsid w:val="00402231"/>
    <w:rsid w:val="004023A8"/>
    <w:rsid w:val="0040253E"/>
    <w:rsid w:val="00402812"/>
    <w:rsid w:val="00402E92"/>
    <w:rsid w:val="00402FE0"/>
    <w:rsid w:val="004036EC"/>
    <w:rsid w:val="004038D4"/>
    <w:rsid w:val="00403957"/>
    <w:rsid w:val="00403C0E"/>
    <w:rsid w:val="00403CA0"/>
    <w:rsid w:val="00403CCF"/>
    <w:rsid w:val="00403E25"/>
    <w:rsid w:val="00403EA0"/>
    <w:rsid w:val="004047D5"/>
    <w:rsid w:val="00404A26"/>
    <w:rsid w:val="00404B18"/>
    <w:rsid w:val="00404C05"/>
    <w:rsid w:val="00404E53"/>
    <w:rsid w:val="004054CC"/>
    <w:rsid w:val="004054EF"/>
    <w:rsid w:val="004055E8"/>
    <w:rsid w:val="00405665"/>
    <w:rsid w:val="0040591B"/>
    <w:rsid w:val="00405A59"/>
    <w:rsid w:val="00405AE6"/>
    <w:rsid w:val="00406483"/>
    <w:rsid w:val="0040685B"/>
    <w:rsid w:val="00406BF0"/>
    <w:rsid w:val="00406C19"/>
    <w:rsid w:val="00406D6C"/>
    <w:rsid w:val="00407244"/>
    <w:rsid w:val="00407304"/>
    <w:rsid w:val="00407446"/>
    <w:rsid w:val="00407501"/>
    <w:rsid w:val="00407713"/>
    <w:rsid w:val="00410525"/>
    <w:rsid w:val="00410B6A"/>
    <w:rsid w:val="004113D8"/>
    <w:rsid w:val="004115C8"/>
    <w:rsid w:val="0041183D"/>
    <w:rsid w:val="00411888"/>
    <w:rsid w:val="0041283C"/>
    <w:rsid w:val="00412999"/>
    <w:rsid w:val="00413057"/>
    <w:rsid w:val="00413189"/>
    <w:rsid w:val="004131E8"/>
    <w:rsid w:val="004138FA"/>
    <w:rsid w:val="00413C0D"/>
    <w:rsid w:val="00413E20"/>
    <w:rsid w:val="00414B63"/>
    <w:rsid w:val="00414D28"/>
    <w:rsid w:val="00414D55"/>
    <w:rsid w:val="00414DE5"/>
    <w:rsid w:val="0041513C"/>
    <w:rsid w:val="00415453"/>
    <w:rsid w:val="004154BF"/>
    <w:rsid w:val="00415D4E"/>
    <w:rsid w:val="00415E78"/>
    <w:rsid w:val="00416071"/>
    <w:rsid w:val="004161E2"/>
    <w:rsid w:val="0041675A"/>
    <w:rsid w:val="00416B87"/>
    <w:rsid w:val="00417523"/>
    <w:rsid w:val="004178C0"/>
    <w:rsid w:val="00417F07"/>
    <w:rsid w:val="00420245"/>
    <w:rsid w:val="004204DF"/>
    <w:rsid w:val="00420932"/>
    <w:rsid w:val="00420C15"/>
    <w:rsid w:val="00420CFC"/>
    <w:rsid w:val="00420D04"/>
    <w:rsid w:val="004211EA"/>
    <w:rsid w:val="0042135A"/>
    <w:rsid w:val="004213EC"/>
    <w:rsid w:val="00421660"/>
    <w:rsid w:val="00421ECE"/>
    <w:rsid w:val="00421FF7"/>
    <w:rsid w:val="004224D3"/>
    <w:rsid w:val="00422BF5"/>
    <w:rsid w:val="0042371F"/>
    <w:rsid w:val="004238E1"/>
    <w:rsid w:val="00423FE8"/>
    <w:rsid w:val="004246A8"/>
    <w:rsid w:val="004250A1"/>
    <w:rsid w:val="00425249"/>
    <w:rsid w:val="0042559A"/>
    <w:rsid w:val="004255BD"/>
    <w:rsid w:val="00425D5E"/>
    <w:rsid w:val="00426298"/>
    <w:rsid w:val="00426302"/>
    <w:rsid w:val="00426761"/>
    <w:rsid w:val="004271B8"/>
    <w:rsid w:val="00427719"/>
    <w:rsid w:val="0043034F"/>
    <w:rsid w:val="004303E5"/>
    <w:rsid w:val="004306AE"/>
    <w:rsid w:val="004307B1"/>
    <w:rsid w:val="0043155B"/>
    <w:rsid w:val="00431624"/>
    <w:rsid w:val="0043162F"/>
    <w:rsid w:val="004317C2"/>
    <w:rsid w:val="004322DB"/>
    <w:rsid w:val="004325FE"/>
    <w:rsid w:val="00432790"/>
    <w:rsid w:val="00432840"/>
    <w:rsid w:val="00432DDA"/>
    <w:rsid w:val="00433007"/>
    <w:rsid w:val="0043327E"/>
    <w:rsid w:val="00433551"/>
    <w:rsid w:val="00433734"/>
    <w:rsid w:val="0043389C"/>
    <w:rsid w:val="00434834"/>
    <w:rsid w:val="0043492A"/>
    <w:rsid w:val="00434C3B"/>
    <w:rsid w:val="00435107"/>
    <w:rsid w:val="0043529E"/>
    <w:rsid w:val="004357A8"/>
    <w:rsid w:val="00435AA8"/>
    <w:rsid w:val="00435B54"/>
    <w:rsid w:val="00435E6C"/>
    <w:rsid w:val="00435F0B"/>
    <w:rsid w:val="00435F11"/>
    <w:rsid w:val="00436EBD"/>
    <w:rsid w:val="00436FFB"/>
    <w:rsid w:val="0043706A"/>
    <w:rsid w:val="004370A2"/>
    <w:rsid w:val="0043710C"/>
    <w:rsid w:val="00437304"/>
    <w:rsid w:val="0043758D"/>
    <w:rsid w:val="00437D88"/>
    <w:rsid w:val="00440131"/>
    <w:rsid w:val="0044017F"/>
    <w:rsid w:val="0044030B"/>
    <w:rsid w:val="0044043C"/>
    <w:rsid w:val="004405FB"/>
    <w:rsid w:val="004406D6"/>
    <w:rsid w:val="00440C34"/>
    <w:rsid w:val="00441278"/>
    <w:rsid w:val="004412F5"/>
    <w:rsid w:val="004414EC"/>
    <w:rsid w:val="00441A5C"/>
    <w:rsid w:val="00441AA4"/>
    <w:rsid w:val="00441ACC"/>
    <w:rsid w:val="00441F28"/>
    <w:rsid w:val="00441F67"/>
    <w:rsid w:val="00442163"/>
    <w:rsid w:val="004423F3"/>
    <w:rsid w:val="004425CB"/>
    <w:rsid w:val="004425F3"/>
    <w:rsid w:val="00442700"/>
    <w:rsid w:val="00442D05"/>
    <w:rsid w:val="00442F19"/>
    <w:rsid w:val="0044336B"/>
    <w:rsid w:val="00443636"/>
    <w:rsid w:val="0044365B"/>
    <w:rsid w:val="00443989"/>
    <w:rsid w:val="00443B7B"/>
    <w:rsid w:val="00443CA9"/>
    <w:rsid w:val="00443CE4"/>
    <w:rsid w:val="004446F9"/>
    <w:rsid w:val="00444F5C"/>
    <w:rsid w:val="00445065"/>
    <w:rsid w:val="00445231"/>
    <w:rsid w:val="004453A1"/>
    <w:rsid w:val="00445B7D"/>
    <w:rsid w:val="00445DAC"/>
    <w:rsid w:val="00445DEF"/>
    <w:rsid w:val="0044639C"/>
    <w:rsid w:val="0044690F"/>
    <w:rsid w:val="0044698C"/>
    <w:rsid w:val="00446E78"/>
    <w:rsid w:val="00446FE3"/>
    <w:rsid w:val="0044714D"/>
    <w:rsid w:val="00447220"/>
    <w:rsid w:val="00447431"/>
    <w:rsid w:val="004477B6"/>
    <w:rsid w:val="0044780C"/>
    <w:rsid w:val="00450259"/>
    <w:rsid w:val="00450409"/>
    <w:rsid w:val="0045064A"/>
    <w:rsid w:val="004508C3"/>
    <w:rsid w:val="00450A64"/>
    <w:rsid w:val="00450CEB"/>
    <w:rsid w:val="004510A8"/>
    <w:rsid w:val="00451238"/>
    <w:rsid w:val="004523BD"/>
    <w:rsid w:val="00452639"/>
    <w:rsid w:val="00452754"/>
    <w:rsid w:val="004528DB"/>
    <w:rsid w:val="00452CE0"/>
    <w:rsid w:val="00452FE3"/>
    <w:rsid w:val="004537CF"/>
    <w:rsid w:val="0045381E"/>
    <w:rsid w:val="00453B70"/>
    <w:rsid w:val="004540F3"/>
    <w:rsid w:val="00454476"/>
    <w:rsid w:val="004547B2"/>
    <w:rsid w:val="004548DD"/>
    <w:rsid w:val="004552A2"/>
    <w:rsid w:val="00455C3C"/>
    <w:rsid w:val="00455DEF"/>
    <w:rsid w:val="00456ACF"/>
    <w:rsid w:val="00456C64"/>
    <w:rsid w:val="00456D5C"/>
    <w:rsid w:val="00456F0D"/>
    <w:rsid w:val="00457032"/>
    <w:rsid w:val="004571B3"/>
    <w:rsid w:val="004576AB"/>
    <w:rsid w:val="004577F3"/>
    <w:rsid w:val="00457ED9"/>
    <w:rsid w:val="00460855"/>
    <w:rsid w:val="00460917"/>
    <w:rsid w:val="00460A75"/>
    <w:rsid w:val="00460AC0"/>
    <w:rsid w:val="00460DAA"/>
    <w:rsid w:val="004612E9"/>
    <w:rsid w:val="00461432"/>
    <w:rsid w:val="0046163C"/>
    <w:rsid w:val="00461AEA"/>
    <w:rsid w:val="00461B3C"/>
    <w:rsid w:val="00462002"/>
    <w:rsid w:val="00462156"/>
    <w:rsid w:val="004622D3"/>
    <w:rsid w:val="00462414"/>
    <w:rsid w:val="004625CF"/>
    <w:rsid w:val="004625EA"/>
    <w:rsid w:val="00462D7F"/>
    <w:rsid w:val="00463156"/>
    <w:rsid w:val="00463338"/>
    <w:rsid w:val="00463710"/>
    <w:rsid w:val="00463990"/>
    <w:rsid w:val="00463C5A"/>
    <w:rsid w:val="00463EFB"/>
    <w:rsid w:val="004640B4"/>
    <w:rsid w:val="004642B3"/>
    <w:rsid w:val="00464620"/>
    <w:rsid w:val="004649A2"/>
    <w:rsid w:val="00464C0D"/>
    <w:rsid w:val="00465046"/>
    <w:rsid w:val="0046530F"/>
    <w:rsid w:val="00465341"/>
    <w:rsid w:val="004656AA"/>
    <w:rsid w:val="00465E55"/>
    <w:rsid w:val="00466255"/>
    <w:rsid w:val="004666F0"/>
    <w:rsid w:val="00466BF2"/>
    <w:rsid w:val="004672F6"/>
    <w:rsid w:val="00467800"/>
    <w:rsid w:val="00467B36"/>
    <w:rsid w:val="00467EBE"/>
    <w:rsid w:val="004701CF"/>
    <w:rsid w:val="00470A90"/>
    <w:rsid w:val="00470C18"/>
    <w:rsid w:val="00471104"/>
    <w:rsid w:val="004712D9"/>
    <w:rsid w:val="0047147E"/>
    <w:rsid w:val="0047196F"/>
    <w:rsid w:val="00471EEE"/>
    <w:rsid w:val="00472166"/>
    <w:rsid w:val="004721AE"/>
    <w:rsid w:val="00472577"/>
    <w:rsid w:val="00472591"/>
    <w:rsid w:val="00472A8A"/>
    <w:rsid w:val="00472BA0"/>
    <w:rsid w:val="00472E49"/>
    <w:rsid w:val="00473554"/>
    <w:rsid w:val="00473817"/>
    <w:rsid w:val="00473848"/>
    <w:rsid w:val="00473C77"/>
    <w:rsid w:val="0047404C"/>
    <w:rsid w:val="0047447F"/>
    <w:rsid w:val="00474534"/>
    <w:rsid w:val="004747EB"/>
    <w:rsid w:val="00474875"/>
    <w:rsid w:val="0047490C"/>
    <w:rsid w:val="00474A05"/>
    <w:rsid w:val="00474A66"/>
    <w:rsid w:val="00474BD3"/>
    <w:rsid w:val="00474D36"/>
    <w:rsid w:val="0047530E"/>
    <w:rsid w:val="0047576D"/>
    <w:rsid w:val="00475A41"/>
    <w:rsid w:val="00475B05"/>
    <w:rsid w:val="00475D75"/>
    <w:rsid w:val="00475EAF"/>
    <w:rsid w:val="004762B7"/>
    <w:rsid w:val="0047649F"/>
    <w:rsid w:val="00476521"/>
    <w:rsid w:val="004767E1"/>
    <w:rsid w:val="00476CED"/>
    <w:rsid w:val="004772DF"/>
    <w:rsid w:val="004774AD"/>
    <w:rsid w:val="0047758D"/>
    <w:rsid w:val="004775E2"/>
    <w:rsid w:val="00477C07"/>
    <w:rsid w:val="00477C5D"/>
    <w:rsid w:val="0048004A"/>
    <w:rsid w:val="004800D4"/>
    <w:rsid w:val="004802B5"/>
    <w:rsid w:val="00480414"/>
    <w:rsid w:val="004808E7"/>
    <w:rsid w:val="00480BC8"/>
    <w:rsid w:val="00480E86"/>
    <w:rsid w:val="00480FAB"/>
    <w:rsid w:val="004816A4"/>
    <w:rsid w:val="00481830"/>
    <w:rsid w:val="004818E9"/>
    <w:rsid w:val="00481C05"/>
    <w:rsid w:val="00481F90"/>
    <w:rsid w:val="00481F93"/>
    <w:rsid w:val="0048221B"/>
    <w:rsid w:val="00482325"/>
    <w:rsid w:val="004823B2"/>
    <w:rsid w:val="00482414"/>
    <w:rsid w:val="00482D8C"/>
    <w:rsid w:val="00482FEE"/>
    <w:rsid w:val="00483069"/>
    <w:rsid w:val="0048326E"/>
    <w:rsid w:val="004832F1"/>
    <w:rsid w:val="00483445"/>
    <w:rsid w:val="00483470"/>
    <w:rsid w:val="004838AF"/>
    <w:rsid w:val="00483A2D"/>
    <w:rsid w:val="00483BD5"/>
    <w:rsid w:val="00483D9E"/>
    <w:rsid w:val="00483EEA"/>
    <w:rsid w:val="004843DB"/>
    <w:rsid w:val="00484431"/>
    <w:rsid w:val="00484560"/>
    <w:rsid w:val="004852F3"/>
    <w:rsid w:val="004855C3"/>
    <w:rsid w:val="004855EB"/>
    <w:rsid w:val="00485728"/>
    <w:rsid w:val="00485D97"/>
    <w:rsid w:val="00485F34"/>
    <w:rsid w:val="00485FDA"/>
    <w:rsid w:val="004865A1"/>
    <w:rsid w:val="00486857"/>
    <w:rsid w:val="004869BB"/>
    <w:rsid w:val="00486B16"/>
    <w:rsid w:val="00486CF0"/>
    <w:rsid w:val="004870B1"/>
    <w:rsid w:val="004873B1"/>
    <w:rsid w:val="0048741C"/>
    <w:rsid w:val="00487459"/>
    <w:rsid w:val="00487AEA"/>
    <w:rsid w:val="00487B30"/>
    <w:rsid w:val="00487B44"/>
    <w:rsid w:val="00487C5C"/>
    <w:rsid w:val="00487D48"/>
    <w:rsid w:val="00487F31"/>
    <w:rsid w:val="00490482"/>
    <w:rsid w:val="00490B1E"/>
    <w:rsid w:val="00490B58"/>
    <w:rsid w:val="00491412"/>
    <w:rsid w:val="004917EE"/>
    <w:rsid w:val="00491839"/>
    <w:rsid w:val="00491BAD"/>
    <w:rsid w:val="00491C46"/>
    <w:rsid w:val="00491CD5"/>
    <w:rsid w:val="00492133"/>
    <w:rsid w:val="00492A0C"/>
    <w:rsid w:val="00492EAF"/>
    <w:rsid w:val="00493003"/>
    <w:rsid w:val="00493865"/>
    <w:rsid w:val="00493A54"/>
    <w:rsid w:val="00493AC9"/>
    <w:rsid w:val="00493EC1"/>
    <w:rsid w:val="004943C1"/>
    <w:rsid w:val="004945CB"/>
    <w:rsid w:val="0049543D"/>
    <w:rsid w:val="0049600B"/>
    <w:rsid w:val="0049633D"/>
    <w:rsid w:val="00496521"/>
    <w:rsid w:val="00496579"/>
    <w:rsid w:val="004966C9"/>
    <w:rsid w:val="00496ABC"/>
    <w:rsid w:val="00496CCA"/>
    <w:rsid w:val="00496D86"/>
    <w:rsid w:val="004974D9"/>
    <w:rsid w:val="004976EE"/>
    <w:rsid w:val="004976F2"/>
    <w:rsid w:val="00497A9F"/>
    <w:rsid w:val="00497AAC"/>
    <w:rsid w:val="00497E64"/>
    <w:rsid w:val="004A03E1"/>
    <w:rsid w:val="004A0457"/>
    <w:rsid w:val="004A05E0"/>
    <w:rsid w:val="004A0ED9"/>
    <w:rsid w:val="004A117B"/>
    <w:rsid w:val="004A1231"/>
    <w:rsid w:val="004A13C2"/>
    <w:rsid w:val="004A161F"/>
    <w:rsid w:val="004A219D"/>
    <w:rsid w:val="004A2268"/>
    <w:rsid w:val="004A25ED"/>
    <w:rsid w:val="004A2C2A"/>
    <w:rsid w:val="004A2E5E"/>
    <w:rsid w:val="004A389B"/>
    <w:rsid w:val="004A3F75"/>
    <w:rsid w:val="004A41AF"/>
    <w:rsid w:val="004A4227"/>
    <w:rsid w:val="004A4A8C"/>
    <w:rsid w:val="004A4C22"/>
    <w:rsid w:val="004A55C4"/>
    <w:rsid w:val="004A5734"/>
    <w:rsid w:val="004A5974"/>
    <w:rsid w:val="004A5A4F"/>
    <w:rsid w:val="004A5B8D"/>
    <w:rsid w:val="004A5BB1"/>
    <w:rsid w:val="004A5D80"/>
    <w:rsid w:val="004A5F64"/>
    <w:rsid w:val="004A606E"/>
    <w:rsid w:val="004A60CE"/>
    <w:rsid w:val="004A61C3"/>
    <w:rsid w:val="004A6474"/>
    <w:rsid w:val="004A66D6"/>
    <w:rsid w:val="004A674D"/>
    <w:rsid w:val="004A675F"/>
    <w:rsid w:val="004A68E8"/>
    <w:rsid w:val="004A6B71"/>
    <w:rsid w:val="004A6BD5"/>
    <w:rsid w:val="004A72B7"/>
    <w:rsid w:val="004A7567"/>
    <w:rsid w:val="004A7661"/>
    <w:rsid w:val="004A7771"/>
    <w:rsid w:val="004B03DA"/>
    <w:rsid w:val="004B0654"/>
    <w:rsid w:val="004B0825"/>
    <w:rsid w:val="004B08E6"/>
    <w:rsid w:val="004B0B23"/>
    <w:rsid w:val="004B1433"/>
    <w:rsid w:val="004B1F2F"/>
    <w:rsid w:val="004B22A4"/>
    <w:rsid w:val="004B23CA"/>
    <w:rsid w:val="004B2798"/>
    <w:rsid w:val="004B2AAC"/>
    <w:rsid w:val="004B35D9"/>
    <w:rsid w:val="004B3AD8"/>
    <w:rsid w:val="004B3EE2"/>
    <w:rsid w:val="004B4092"/>
    <w:rsid w:val="004B41C5"/>
    <w:rsid w:val="004B46B5"/>
    <w:rsid w:val="004B471F"/>
    <w:rsid w:val="004B4FD9"/>
    <w:rsid w:val="004B5477"/>
    <w:rsid w:val="004B555B"/>
    <w:rsid w:val="004B5901"/>
    <w:rsid w:val="004B5DE0"/>
    <w:rsid w:val="004B61E6"/>
    <w:rsid w:val="004B6282"/>
    <w:rsid w:val="004B6397"/>
    <w:rsid w:val="004B6537"/>
    <w:rsid w:val="004B667F"/>
    <w:rsid w:val="004B6918"/>
    <w:rsid w:val="004B7BA9"/>
    <w:rsid w:val="004B7BED"/>
    <w:rsid w:val="004B7E0A"/>
    <w:rsid w:val="004B7EB2"/>
    <w:rsid w:val="004C014F"/>
    <w:rsid w:val="004C04C6"/>
    <w:rsid w:val="004C0529"/>
    <w:rsid w:val="004C058E"/>
    <w:rsid w:val="004C0715"/>
    <w:rsid w:val="004C1147"/>
    <w:rsid w:val="004C1A59"/>
    <w:rsid w:val="004C2065"/>
    <w:rsid w:val="004C24F1"/>
    <w:rsid w:val="004C3106"/>
    <w:rsid w:val="004C331C"/>
    <w:rsid w:val="004C352A"/>
    <w:rsid w:val="004C36EC"/>
    <w:rsid w:val="004C3755"/>
    <w:rsid w:val="004C3839"/>
    <w:rsid w:val="004C39C2"/>
    <w:rsid w:val="004C4040"/>
    <w:rsid w:val="004C4291"/>
    <w:rsid w:val="004C42B3"/>
    <w:rsid w:val="004C4534"/>
    <w:rsid w:val="004C48DA"/>
    <w:rsid w:val="004C5083"/>
    <w:rsid w:val="004C52A8"/>
    <w:rsid w:val="004C567F"/>
    <w:rsid w:val="004C5BA4"/>
    <w:rsid w:val="004C5F7D"/>
    <w:rsid w:val="004C6217"/>
    <w:rsid w:val="004C67C7"/>
    <w:rsid w:val="004C6811"/>
    <w:rsid w:val="004C6907"/>
    <w:rsid w:val="004C6B22"/>
    <w:rsid w:val="004C6B2A"/>
    <w:rsid w:val="004C6EB8"/>
    <w:rsid w:val="004C7073"/>
    <w:rsid w:val="004C72A0"/>
    <w:rsid w:val="004C7705"/>
    <w:rsid w:val="004C782A"/>
    <w:rsid w:val="004C7904"/>
    <w:rsid w:val="004C7D9E"/>
    <w:rsid w:val="004C7E3D"/>
    <w:rsid w:val="004D03AA"/>
    <w:rsid w:val="004D057F"/>
    <w:rsid w:val="004D079C"/>
    <w:rsid w:val="004D0C70"/>
    <w:rsid w:val="004D1075"/>
    <w:rsid w:val="004D147D"/>
    <w:rsid w:val="004D16DF"/>
    <w:rsid w:val="004D1E92"/>
    <w:rsid w:val="004D20ED"/>
    <w:rsid w:val="004D21C2"/>
    <w:rsid w:val="004D2354"/>
    <w:rsid w:val="004D24CC"/>
    <w:rsid w:val="004D2692"/>
    <w:rsid w:val="004D2B4B"/>
    <w:rsid w:val="004D2CFB"/>
    <w:rsid w:val="004D304A"/>
    <w:rsid w:val="004D3367"/>
    <w:rsid w:val="004D3939"/>
    <w:rsid w:val="004D3C9A"/>
    <w:rsid w:val="004D3D14"/>
    <w:rsid w:val="004D4DA9"/>
    <w:rsid w:val="004D4F84"/>
    <w:rsid w:val="004D528A"/>
    <w:rsid w:val="004D534F"/>
    <w:rsid w:val="004D5A24"/>
    <w:rsid w:val="004D5DEE"/>
    <w:rsid w:val="004D5EC7"/>
    <w:rsid w:val="004D6139"/>
    <w:rsid w:val="004D622C"/>
    <w:rsid w:val="004D6A88"/>
    <w:rsid w:val="004D6CFA"/>
    <w:rsid w:val="004D7064"/>
    <w:rsid w:val="004D752D"/>
    <w:rsid w:val="004D7A02"/>
    <w:rsid w:val="004D7C80"/>
    <w:rsid w:val="004D7F0E"/>
    <w:rsid w:val="004E002B"/>
    <w:rsid w:val="004E0224"/>
    <w:rsid w:val="004E0500"/>
    <w:rsid w:val="004E122A"/>
    <w:rsid w:val="004E12F9"/>
    <w:rsid w:val="004E1322"/>
    <w:rsid w:val="004E1AB7"/>
    <w:rsid w:val="004E1BDF"/>
    <w:rsid w:val="004E24A7"/>
    <w:rsid w:val="004E2537"/>
    <w:rsid w:val="004E2E8A"/>
    <w:rsid w:val="004E2F3C"/>
    <w:rsid w:val="004E2F83"/>
    <w:rsid w:val="004E3487"/>
    <w:rsid w:val="004E3886"/>
    <w:rsid w:val="004E3FDD"/>
    <w:rsid w:val="004E412B"/>
    <w:rsid w:val="004E43D2"/>
    <w:rsid w:val="004E462D"/>
    <w:rsid w:val="004E46D1"/>
    <w:rsid w:val="004E4A38"/>
    <w:rsid w:val="004E4B87"/>
    <w:rsid w:val="004E5157"/>
    <w:rsid w:val="004E5158"/>
    <w:rsid w:val="004E51B6"/>
    <w:rsid w:val="004E5B76"/>
    <w:rsid w:val="004E5DA2"/>
    <w:rsid w:val="004E5E16"/>
    <w:rsid w:val="004E65DD"/>
    <w:rsid w:val="004E6E2C"/>
    <w:rsid w:val="004E74FC"/>
    <w:rsid w:val="004F0449"/>
    <w:rsid w:val="004F047F"/>
    <w:rsid w:val="004F077F"/>
    <w:rsid w:val="004F0DF9"/>
    <w:rsid w:val="004F117B"/>
    <w:rsid w:val="004F11AA"/>
    <w:rsid w:val="004F137C"/>
    <w:rsid w:val="004F13DF"/>
    <w:rsid w:val="004F1A4C"/>
    <w:rsid w:val="004F1DA8"/>
    <w:rsid w:val="004F21C3"/>
    <w:rsid w:val="004F271D"/>
    <w:rsid w:val="004F2BF6"/>
    <w:rsid w:val="004F30A9"/>
    <w:rsid w:val="004F35E2"/>
    <w:rsid w:val="004F3A7E"/>
    <w:rsid w:val="004F3BE6"/>
    <w:rsid w:val="004F3CB2"/>
    <w:rsid w:val="004F4363"/>
    <w:rsid w:val="004F43EA"/>
    <w:rsid w:val="004F4566"/>
    <w:rsid w:val="004F48E0"/>
    <w:rsid w:val="004F4A90"/>
    <w:rsid w:val="004F4F31"/>
    <w:rsid w:val="004F501E"/>
    <w:rsid w:val="004F53B1"/>
    <w:rsid w:val="004F541F"/>
    <w:rsid w:val="004F5A9A"/>
    <w:rsid w:val="004F60AD"/>
    <w:rsid w:val="004F61B6"/>
    <w:rsid w:val="004F62EF"/>
    <w:rsid w:val="004F69E7"/>
    <w:rsid w:val="004F6CB3"/>
    <w:rsid w:val="004F6F8F"/>
    <w:rsid w:val="004F7383"/>
    <w:rsid w:val="004F73BB"/>
    <w:rsid w:val="004F757B"/>
    <w:rsid w:val="004F7F4F"/>
    <w:rsid w:val="00500285"/>
    <w:rsid w:val="005004D1"/>
    <w:rsid w:val="005005F0"/>
    <w:rsid w:val="00500816"/>
    <w:rsid w:val="005008E1"/>
    <w:rsid w:val="00500D86"/>
    <w:rsid w:val="00501069"/>
    <w:rsid w:val="005011A0"/>
    <w:rsid w:val="005011B1"/>
    <w:rsid w:val="00501391"/>
    <w:rsid w:val="00501708"/>
    <w:rsid w:val="00501845"/>
    <w:rsid w:val="005019E7"/>
    <w:rsid w:val="00501D6D"/>
    <w:rsid w:val="00501F7B"/>
    <w:rsid w:val="00502529"/>
    <w:rsid w:val="00502967"/>
    <w:rsid w:val="00502B34"/>
    <w:rsid w:val="00502F64"/>
    <w:rsid w:val="0050304D"/>
    <w:rsid w:val="0050346A"/>
    <w:rsid w:val="005039E0"/>
    <w:rsid w:val="00503B89"/>
    <w:rsid w:val="00503BB3"/>
    <w:rsid w:val="00504131"/>
    <w:rsid w:val="00504322"/>
    <w:rsid w:val="00504738"/>
    <w:rsid w:val="0050492D"/>
    <w:rsid w:val="00504E47"/>
    <w:rsid w:val="00504FCB"/>
    <w:rsid w:val="005051CE"/>
    <w:rsid w:val="00505568"/>
    <w:rsid w:val="0050569E"/>
    <w:rsid w:val="00505FA3"/>
    <w:rsid w:val="005066A3"/>
    <w:rsid w:val="00506828"/>
    <w:rsid w:val="00506C3C"/>
    <w:rsid w:val="00506E51"/>
    <w:rsid w:val="00506F57"/>
    <w:rsid w:val="005071BF"/>
    <w:rsid w:val="00507311"/>
    <w:rsid w:val="00507354"/>
    <w:rsid w:val="005073B8"/>
    <w:rsid w:val="005076CE"/>
    <w:rsid w:val="00507702"/>
    <w:rsid w:val="0050772E"/>
    <w:rsid w:val="00507F51"/>
    <w:rsid w:val="005100FB"/>
    <w:rsid w:val="005101DE"/>
    <w:rsid w:val="005104C1"/>
    <w:rsid w:val="0051085D"/>
    <w:rsid w:val="00510A07"/>
    <w:rsid w:val="005110CC"/>
    <w:rsid w:val="005111E2"/>
    <w:rsid w:val="0051139A"/>
    <w:rsid w:val="005113B3"/>
    <w:rsid w:val="00511462"/>
    <w:rsid w:val="00511518"/>
    <w:rsid w:val="005115A4"/>
    <w:rsid w:val="00511947"/>
    <w:rsid w:val="005119DD"/>
    <w:rsid w:val="00511A3D"/>
    <w:rsid w:val="00511E9D"/>
    <w:rsid w:val="0051207A"/>
    <w:rsid w:val="0051226D"/>
    <w:rsid w:val="0051272B"/>
    <w:rsid w:val="00512DC2"/>
    <w:rsid w:val="005130A9"/>
    <w:rsid w:val="005134CF"/>
    <w:rsid w:val="005137DD"/>
    <w:rsid w:val="00513847"/>
    <w:rsid w:val="00513BF6"/>
    <w:rsid w:val="00513CE4"/>
    <w:rsid w:val="00514097"/>
    <w:rsid w:val="0051432A"/>
    <w:rsid w:val="005146B0"/>
    <w:rsid w:val="00514C55"/>
    <w:rsid w:val="005154E1"/>
    <w:rsid w:val="00515DB6"/>
    <w:rsid w:val="00516033"/>
    <w:rsid w:val="00516284"/>
    <w:rsid w:val="005163B2"/>
    <w:rsid w:val="005166EA"/>
    <w:rsid w:val="00516800"/>
    <w:rsid w:val="00516948"/>
    <w:rsid w:val="005177F6"/>
    <w:rsid w:val="00517878"/>
    <w:rsid w:val="005178D5"/>
    <w:rsid w:val="00517C50"/>
    <w:rsid w:val="00517D72"/>
    <w:rsid w:val="0052027F"/>
    <w:rsid w:val="0052040A"/>
    <w:rsid w:val="00520564"/>
    <w:rsid w:val="005206FA"/>
    <w:rsid w:val="00520783"/>
    <w:rsid w:val="005207AA"/>
    <w:rsid w:val="005208A6"/>
    <w:rsid w:val="005209F3"/>
    <w:rsid w:val="00520D6A"/>
    <w:rsid w:val="00520E54"/>
    <w:rsid w:val="00520F90"/>
    <w:rsid w:val="00521388"/>
    <w:rsid w:val="005213BE"/>
    <w:rsid w:val="00521559"/>
    <w:rsid w:val="00521637"/>
    <w:rsid w:val="00522365"/>
    <w:rsid w:val="00522762"/>
    <w:rsid w:val="00522EB8"/>
    <w:rsid w:val="00523260"/>
    <w:rsid w:val="00523637"/>
    <w:rsid w:val="00523D8A"/>
    <w:rsid w:val="005244A6"/>
    <w:rsid w:val="00524948"/>
    <w:rsid w:val="0052567E"/>
    <w:rsid w:val="005256DC"/>
    <w:rsid w:val="00525CD9"/>
    <w:rsid w:val="00525E76"/>
    <w:rsid w:val="00526146"/>
    <w:rsid w:val="005269FF"/>
    <w:rsid w:val="00526CB9"/>
    <w:rsid w:val="00526E17"/>
    <w:rsid w:val="00526ECC"/>
    <w:rsid w:val="00527490"/>
    <w:rsid w:val="0052758A"/>
    <w:rsid w:val="00527BB9"/>
    <w:rsid w:val="00527D82"/>
    <w:rsid w:val="00530123"/>
    <w:rsid w:val="00530250"/>
    <w:rsid w:val="005302A8"/>
    <w:rsid w:val="005308AD"/>
    <w:rsid w:val="005311DA"/>
    <w:rsid w:val="005316AB"/>
    <w:rsid w:val="00531AC3"/>
    <w:rsid w:val="00531B29"/>
    <w:rsid w:val="00532136"/>
    <w:rsid w:val="005322EA"/>
    <w:rsid w:val="00532602"/>
    <w:rsid w:val="0053271F"/>
    <w:rsid w:val="0053295E"/>
    <w:rsid w:val="005329DD"/>
    <w:rsid w:val="00532D61"/>
    <w:rsid w:val="005332BA"/>
    <w:rsid w:val="00533523"/>
    <w:rsid w:val="005335D5"/>
    <w:rsid w:val="00533CE6"/>
    <w:rsid w:val="00533D28"/>
    <w:rsid w:val="00534141"/>
    <w:rsid w:val="00534BEA"/>
    <w:rsid w:val="00534DAE"/>
    <w:rsid w:val="00535027"/>
    <w:rsid w:val="0053507E"/>
    <w:rsid w:val="00535183"/>
    <w:rsid w:val="00535287"/>
    <w:rsid w:val="005359DC"/>
    <w:rsid w:val="00535CBE"/>
    <w:rsid w:val="00535D2B"/>
    <w:rsid w:val="00535EC6"/>
    <w:rsid w:val="00536157"/>
    <w:rsid w:val="005361CD"/>
    <w:rsid w:val="00536457"/>
    <w:rsid w:val="00536494"/>
    <w:rsid w:val="0053658D"/>
    <w:rsid w:val="00536742"/>
    <w:rsid w:val="00536C09"/>
    <w:rsid w:val="00536DED"/>
    <w:rsid w:val="00536ECD"/>
    <w:rsid w:val="00537370"/>
    <w:rsid w:val="0053766B"/>
    <w:rsid w:val="005377EB"/>
    <w:rsid w:val="00537DC1"/>
    <w:rsid w:val="00540029"/>
    <w:rsid w:val="005406D5"/>
    <w:rsid w:val="00540951"/>
    <w:rsid w:val="005409F4"/>
    <w:rsid w:val="005413EE"/>
    <w:rsid w:val="0054165B"/>
    <w:rsid w:val="00541865"/>
    <w:rsid w:val="00541AFA"/>
    <w:rsid w:val="00541D02"/>
    <w:rsid w:val="00541E08"/>
    <w:rsid w:val="00541F27"/>
    <w:rsid w:val="00542184"/>
    <w:rsid w:val="0054281E"/>
    <w:rsid w:val="00542C1F"/>
    <w:rsid w:val="00542F7C"/>
    <w:rsid w:val="00543574"/>
    <w:rsid w:val="005436A4"/>
    <w:rsid w:val="00543A4E"/>
    <w:rsid w:val="00543A9E"/>
    <w:rsid w:val="0054435B"/>
    <w:rsid w:val="00544A68"/>
    <w:rsid w:val="00544CFE"/>
    <w:rsid w:val="00544FE1"/>
    <w:rsid w:val="00545091"/>
    <w:rsid w:val="005457A6"/>
    <w:rsid w:val="0054601A"/>
    <w:rsid w:val="005461BD"/>
    <w:rsid w:val="00546213"/>
    <w:rsid w:val="005463FF"/>
    <w:rsid w:val="0054672C"/>
    <w:rsid w:val="00546B38"/>
    <w:rsid w:val="00546B7C"/>
    <w:rsid w:val="00546B81"/>
    <w:rsid w:val="00546D38"/>
    <w:rsid w:val="005472D5"/>
    <w:rsid w:val="0054747E"/>
    <w:rsid w:val="0054763D"/>
    <w:rsid w:val="00547A94"/>
    <w:rsid w:val="00547C66"/>
    <w:rsid w:val="00550581"/>
    <w:rsid w:val="00550744"/>
    <w:rsid w:val="00550D26"/>
    <w:rsid w:val="005512C0"/>
    <w:rsid w:val="0055165C"/>
    <w:rsid w:val="00551A3C"/>
    <w:rsid w:val="00551A4D"/>
    <w:rsid w:val="00552218"/>
    <w:rsid w:val="00552336"/>
    <w:rsid w:val="005525B0"/>
    <w:rsid w:val="005526C0"/>
    <w:rsid w:val="00552793"/>
    <w:rsid w:val="005527F7"/>
    <w:rsid w:val="00552CAB"/>
    <w:rsid w:val="00552CB8"/>
    <w:rsid w:val="005530BE"/>
    <w:rsid w:val="005536EC"/>
    <w:rsid w:val="00553783"/>
    <w:rsid w:val="00553C05"/>
    <w:rsid w:val="00553D6F"/>
    <w:rsid w:val="00553E56"/>
    <w:rsid w:val="005540C4"/>
    <w:rsid w:val="0055431D"/>
    <w:rsid w:val="0055485C"/>
    <w:rsid w:val="0055486B"/>
    <w:rsid w:val="005548DC"/>
    <w:rsid w:val="00554BFA"/>
    <w:rsid w:val="00554E2E"/>
    <w:rsid w:val="0055500F"/>
    <w:rsid w:val="0055521B"/>
    <w:rsid w:val="00555260"/>
    <w:rsid w:val="0055550B"/>
    <w:rsid w:val="005556AE"/>
    <w:rsid w:val="00555A5D"/>
    <w:rsid w:val="00555F42"/>
    <w:rsid w:val="0055608F"/>
    <w:rsid w:val="005560B5"/>
    <w:rsid w:val="00556503"/>
    <w:rsid w:val="005568A0"/>
    <w:rsid w:val="005570C7"/>
    <w:rsid w:val="005576C7"/>
    <w:rsid w:val="005579CF"/>
    <w:rsid w:val="00557B62"/>
    <w:rsid w:val="00560710"/>
    <w:rsid w:val="005607C0"/>
    <w:rsid w:val="00560E04"/>
    <w:rsid w:val="00560F43"/>
    <w:rsid w:val="0056106A"/>
    <w:rsid w:val="00561129"/>
    <w:rsid w:val="00561538"/>
    <w:rsid w:val="005618D7"/>
    <w:rsid w:val="00561C2A"/>
    <w:rsid w:val="00561E53"/>
    <w:rsid w:val="00561F6D"/>
    <w:rsid w:val="00561F71"/>
    <w:rsid w:val="0056234B"/>
    <w:rsid w:val="00562587"/>
    <w:rsid w:val="00562A60"/>
    <w:rsid w:val="00562B4B"/>
    <w:rsid w:val="00563462"/>
    <w:rsid w:val="00563A4A"/>
    <w:rsid w:val="00563E1D"/>
    <w:rsid w:val="00563FC8"/>
    <w:rsid w:val="00563FDC"/>
    <w:rsid w:val="00564101"/>
    <w:rsid w:val="00564730"/>
    <w:rsid w:val="00564945"/>
    <w:rsid w:val="00564B77"/>
    <w:rsid w:val="005650C0"/>
    <w:rsid w:val="005653C5"/>
    <w:rsid w:val="005658E0"/>
    <w:rsid w:val="00565CC6"/>
    <w:rsid w:val="00565D3F"/>
    <w:rsid w:val="00565DFD"/>
    <w:rsid w:val="00566283"/>
    <w:rsid w:val="00566B0C"/>
    <w:rsid w:val="00567348"/>
    <w:rsid w:val="00567670"/>
    <w:rsid w:val="00567BE0"/>
    <w:rsid w:val="00567ED6"/>
    <w:rsid w:val="0057050B"/>
    <w:rsid w:val="00570733"/>
    <w:rsid w:val="00570958"/>
    <w:rsid w:val="0057096D"/>
    <w:rsid w:val="00570E32"/>
    <w:rsid w:val="00570EA1"/>
    <w:rsid w:val="00571001"/>
    <w:rsid w:val="00571016"/>
    <w:rsid w:val="00571855"/>
    <w:rsid w:val="0057204E"/>
    <w:rsid w:val="005722A5"/>
    <w:rsid w:val="00572574"/>
    <w:rsid w:val="00572662"/>
    <w:rsid w:val="0057275A"/>
    <w:rsid w:val="00572C89"/>
    <w:rsid w:val="00572C8D"/>
    <w:rsid w:val="00572EA8"/>
    <w:rsid w:val="005736C1"/>
    <w:rsid w:val="005741DB"/>
    <w:rsid w:val="0057473A"/>
    <w:rsid w:val="00574849"/>
    <w:rsid w:val="00574898"/>
    <w:rsid w:val="005757BF"/>
    <w:rsid w:val="0057584B"/>
    <w:rsid w:val="00575CEB"/>
    <w:rsid w:val="00575D5C"/>
    <w:rsid w:val="00575E4A"/>
    <w:rsid w:val="00575E7A"/>
    <w:rsid w:val="005760F6"/>
    <w:rsid w:val="00576102"/>
    <w:rsid w:val="00576330"/>
    <w:rsid w:val="005767F6"/>
    <w:rsid w:val="0057724B"/>
    <w:rsid w:val="00577613"/>
    <w:rsid w:val="00577641"/>
    <w:rsid w:val="00577942"/>
    <w:rsid w:val="00577C78"/>
    <w:rsid w:val="005800C0"/>
    <w:rsid w:val="0058059B"/>
    <w:rsid w:val="00580643"/>
    <w:rsid w:val="00580704"/>
    <w:rsid w:val="0058091D"/>
    <w:rsid w:val="005809D7"/>
    <w:rsid w:val="00580A88"/>
    <w:rsid w:val="00580B1F"/>
    <w:rsid w:val="00580BF6"/>
    <w:rsid w:val="00580F7A"/>
    <w:rsid w:val="0058142A"/>
    <w:rsid w:val="005814B2"/>
    <w:rsid w:val="00581962"/>
    <w:rsid w:val="00581973"/>
    <w:rsid w:val="00581DA5"/>
    <w:rsid w:val="00582331"/>
    <w:rsid w:val="00582465"/>
    <w:rsid w:val="00582545"/>
    <w:rsid w:val="00582588"/>
    <w:rsid w:val="00582656"/>
    <w:rsid w:val="005828B8"/>
    <w:rsid w:val="00582A1D"/>
    <w:rsid w:val="005830FB"/>
    <w:rsid w:val="00583344"/>
    <w:rsid w:val="00583478"/>
    <w:rsid w:val="00583A2C"/>
    <w:rsid w:val="00583D4F"/>
    <w:rsid w:val="00583E8E"/>
    <w:rsid w:val="00584847"/>
    <w:rsid w:val="00584908"/>
    <w:rsid w:val="00584BE6"/>
    <w:rsid w:val="00584CDE"/>
    <w:rsid w:val="00584F04"/>
    <w:rsid w:val="00585286"/>
    <w:rsid w:val="00585566"/>
    <w:rsid w:val="00585AAE"/>
    <w:rsid w:val="00585F0B"/>
    <w:rsid w:val="005860C0"/>
    <w:rsid w:val="00586249"/>
    <w:rsid w:val="00586B61"/>
    <w:rsid w:val="0058721F"/>
    <w:rsid w:val="0058736D"/>
    <w:rsid w:val="005874E8"/>
    <w:rsid w:val="0058760B"/>
    <w:rsid w:val="005876D9"/>
    <w:rsid w:val="00587A11"/>
    <w:rsid w:val="00587AA3"/>
    <w:rsid w:val="00587AB3"/>
    <w:rsid w:val="00587BEC"/>
    <w:rsid w:val="00587D5E"/>
    <w:rsid w:val="00587E2F"/>
    <w:rsid w:val="005903B8"/>
    <w:rsid w:val="0059048F"/>
    <w:rsid w:val="0059055E"/>
    <w:rsid w:val="0059071D"/>
    <w:rsid w:val="005907A6"/>
    <w:rsid w:val="00591000"/>
    <w:rsid w:val="0059116F"/>
    <w:rsid w:val="00591407"/>
    <w:rsid w:val="005916EE"/>
    <w:rsid w:val="005918CE"/>
    <w:rsid w:val="00591A7E"/>
    <w:rsid w:val="00591E91"/>
    <w:rsid w:val="0059220F"/>
    <w:rsid w:val="00592A19"/>
    <w:rsid w:val="00592AFC"/>
    <w:rsid w:val="00593690"/>
    <w:rsid w:val="00593A99"/>
    <w:rsid w:val="005940CC"/>
    <w:rsid w:val="005943D9"/>
    <w:rsid w:val="005944EF"/>
    <w:rsid w:val="00594B65"/>
    <w:rsid w:val="00594DE5"/>
    <w:rsid w:val="00594EEE"/>
    <w:rsid w:val="005950B8"/>
    <w:rsid w:val="00595343"/>
    <w:rsid w:val="005956E0"/>
    <w:rsid w:val="00595884"/>
    <w:rsid w:val="00595C6F"/>
    <w:rsid w:val="00596000"/>
    <w:rsid w:val="00596056"/>
    <w:rsid w:val="00596059"/>
    <w:rsid w:val="005976DD"/>
    <w:rsid w:val="005976E6"/>
    <w:rsid w:val="00597772"/>
    <w:rsid w:val="005978FC"/>
    <w:rsid w:val="00597D6D"/>
    <w:rsid w:val="005A042D"/>
    <w:rsid w:val="005A09D8"/>
    <w:rsid w:val="005A0BA6"/>
    <w:rsid w:val="005A1129"/>
    <w:rsid w:val="005A15BE"/>
    <w:rsid w:val="005A1766"/>
    <w:rsid w:val="005A1776"/>
    <w:rsid w:val="005A22CB"/>
    <w:rsid w:val="005A23BC"/>
    <w:rsid w:val="005A2BA2"/>
    <w:rsid w:val="005A3803"/>
    <w:rsid w:val="005A3A7F"/>
    <w:rsid w:val="005A3CFB"/>
    <w:rsid w:val="005A3DD1"/>
    <w:rsid w:val="005A3EE1"/>
    <w:rsid w:val="005A4180"/>
    <w:rsid w:val="005A41CC"/>
    <w:rsid w:val="005A41EE"/>
    <w:rsid w:val="005A42ED"/>
    <w:rsid w:val="005A4447"/>
    <w:rsid w:val="005A4646"/>
    <w:rsid w:val="005A4E9F"/>
    <w:rsid w:val="005A4F44"/>
    <w:rsid w:val="005A530E"/>
    <w:rsid w:val="005A5867"/>
    <w:rsid w:val="005A5E4F"/>
    <w:rsid w:val="005A600F"/>
    <w:rsid w:val="005A6081"/>
    <w:rsid w:val="005A6384"/>
    <w:rsid w:val="005A65BB"/>
    <w:rsid w:val="005A672B"/>
    <w:rsid w:val="005A6886"/>
    <w:rsid w:val="005A6927"/>
    <w:rsid w:val="005A6BAA"/>
    <w:rsid w:val="005A6DAC"/>
    <w:rsid w:val="005A6EDC"/>
    <w:rsid w:val="005A6F4B"/>
    <w:rsid w:val="005A73D4"/>
    <w:rsid w:val="005A7B44"/>
    <w:rsid w:val="005A7CA4"/>
    <w:rsid w:val="005A7FF2"/>
    <w:rsid w:val="005B034F"/>
    <w:rsid w:val="005B073F"/>
    <w:rsid w:val="005B0CF9"/>
    <w:rsid w:val="005B11C3"/>
    <w:rsid w:val="005B1410"/>
    <w:rsid w:val="005B1897"/>
    <w:rsid w:val="005B1B34"/>
    <w:rsid w:val="005B1DA5"/>
    <w:rsid w:val="005B233B"/>
    <w:rsid w:val="005B23EF"/>
    <w:rsid w:val="005B2D47"/>
    <w:rsid w:val="005B2EEB"/>
    <w:rsid w:val="005B2F0F"/>
    <w:rsid w:val="005B3066"/>
    <w:rsid w:val="005B33FA"/>
    <w:rsid w:val="005B37E3"/>
    <w:rsid w:val="005B3C6A"/>
    <w:rsid w:val="005B3CAF"/>
    <w:rsid w:val="005B3F30"/>
    <w:rsid w:val="005B3FB8"/>
    <w:rsid w:val="005B4937"/>
    <w:rsid w:val="005B4990"/>
    <w:rsid w:val="005B5065"/>
    <w:rsid w:val="005B5146"/>
    <w:rsid w:val="005B51E8"/>
    <w:rsid w:val="005B54C0"/>
    <w:rsid w:val="005B5640"/>
    <w:rsid w:val="005B573D"/>
    <w:rsid w:val="005B5B9A"/>
    <w:rsid w:val="005B617B"/>
    <w:rsid w:val="005B6470"/>
    <w:rsid w:val="005B6481"/>
    <w:rsid w:val="005B64E5"/>
    <w:rsid w:val="005B6841"/>
    <w:rsid w:val="005B68D0"/>
    <w:rsid w:val="005B6F13"/>
    <w:rsid w:val="005B77B6"/>
    <w:rsid w:val="005B7A55"/>
    <w:rsid w:val="005B7BD0"/>
    <w:rsid w:val="005B7C5D"/>
    <w:rsid w:val="005C02F1"/>
    <w:rsid w:val="005C04A1"/>
    <w:rsid w:val="005C056A"/>
    <w:rsid w:val="005C07D1"/>
    <w:rsid w:val="005C0877"/>
    <w:rsid w:val="005C10C2"/>
    <w:rsid w:val="005C114B"/>
    <w:rsid w:val="005C15B5"/>
    <w:rsid w:val="005C19B4"/>
    <w:rsid w:val="005C19ED"/>
    <w:rsid w:val="005C1D25"/>
    <w:rsid w:val="005C1F01"/>
    <w:rsid w:val="005C1FA4"/>
    <w:rsid w:val="005C2973"/>
    <w:rsid w:val="005C2DCA"/>
    <w:rsid w:val="005C379B"/>
    <w:rsid w:val="005C3D9B"/>
    <w:rsid w:val="005C40CF"/>
    <w:rsid w:val="005C464C"/>
    <w:rsid w:val="005C48A6"/>
    <w:rsid w:val="005C4BBA"/>
    <w:rsid w:val="005C4C4E"/>
    <w:rsid w:val="005C4D42"/>
    <w:rsid w:val="005C5023"/>
    <w:rsid w:val="005C5366"/>
    <w:rsid w:val="005C5736"/>
    <w:rsid w:val="005C68DD"/>
    <w:rsid w:val="005C6C1B"/>
    <w:rsid w:val="005C6DFD"/>
    <w:rsid w:val="005C7112"/>
    <w:rsid w:val="005C7551"/>
    <w:rsid w:val="005C76FB"/>
    <w:rsid w:val="005C79DB"/>
    <w:rsid w:val="005C7DC6"/>
    <w:rsid w:val="005D05EE"/>
    <w:rsid w:val="005D0812"/>
    <w:rsid w:val="005D08BB"/>
    <w:rsid w:val="005D0962"/>
    <w:rsid w:val="005D113E"/>
    <w:rsid w:val="005D1368"/>
    <w:rsid w:val="005D143A"/>
    <w:rsid w:val="005D1617"/>
    <w:rsid w:val="005D165A"/>
    <w:rsid w:val="005D17ED"/>
    <w:rsid w:val="005D19E6"/>
    <w:rsid w:val="005D1A45"/>
    <w:rsid w:val="005D1DC6"/>
    <w:rsid w:val="005D1F3F"/>
    <w:rsid w:val="005D24F6"/>
    <w:rsid w:val="005D29AF"/>
    <w:rsid w:val="005D2C2E"/>
    <w:rsid w:val="005D2EA9"/>
    <w:rsid w:val="005D2EE4"/>
    <w:rsid w:val="005D365C"/>
    <w:rsid w:val="005D39A9"/>
    <w:rsid w:val="005D45F2"/>
    <w:rsid w:val="005D5046"/>
    <w:rsid w:val="005D5170"/>
    <w:rsid w:val="005D5427"/>
    <w:rsid w:val="005D6442"/>
    <w:rsid w:val="005D671E"/>
    <w:rsid w:val="005D6796"/>
    <w:rsid w:val="005D6B61"/>
    <w:rsid w:val="005D6C75"/>
    <w:rsid w:val="005D6CE8"/>
    <w:rsid w:val="005D6F56"/>
    <w:rsid w:val="005D70A6"/>
    <w:rsid w:val="005D718F"/>
    <w:rsid w:val="005D763D"/>
    <w:rsid w:val="005D7709"/>
    <w:rsid w:val="005D7A06"/>
    <w:rsid w:val="005D7A41"/>
    <w:rsid w:val="005D7D59"/>
    <w:rsid w:val="005E0347"/>
    <w:rsid w:val="005E11FC"/>
    <w:rsid w:val="005E15E7"/>
    <w:rsid w:val="005E179F"/>
    <w:rsid w:val="005E18AE"/>
    <w:rsid w:val="005E18C7"/>
    <w:rsid w:val="005E27EF"/>
    <w:rsid w:val="005E30A8"/>
    <w:rsid w:val="005E349B"/>
    <w:rsid w:val="005E3627"/>
    <w:rsid w:val="005E396C"/>
    <w:rsid w:val="005E4646"/>
    <w:rsid w:val="005E4661"/>
    <w:rsid w:val="005E46BF"/>
    <w:rsid w:val="005E484B"/>
    <w:rsid w:val="005E49D9"/>
    <w:rsid w:val="005E4C52"/>
    <w:rsid w:val="005E4FCA"/>
    <w:rsid w:val="005E50BF"/>
    <w:rsid w:val="005E52AA"/>
    <w:rsid w:val="005E5528"/>
    <w:rsid w:val="005E5679"/>
    <w:rsid w:val="005E59EF"/>
    <w:rsid w:val="005E5B51"/>
    <w:rsid w:val="005E5DF2"/>
    <w:rsid w:val="005E6107"/>
    <w:rsid w:val="005E638D"/>
    <w:rsid w:val="005E64CE"/>
    <w:rsid w:val="005E671F"/>
    <w:rsid w:val="005E6734"/>
    <w:rsid w:val="005E679A"/>
    <w:rsid w:val="005E67F7"/>
    <w:rsid w:val="005E690C"/>
    <w:rsid w:val="005E6E51"/>
    <w:rsid w:val="005E7BA5"/>
    <w:rsid w:val="005E7FA5"/>
    <w:rsid w:val="005F014C"/>
    <w:rsid w:val="005F0AF6"/>
    <w:rsid w:val="005F0F60"/>
    <w:rsid w:val="005F123D"/>
    <w:rsid w:val="005F1560"/>
    <w:rsid w:val="005F15BF"/>
    <w:rsid w:val="005F1CAD"/>
    <w:rsid w:val="005F1DF9"/>
    <w:rsid w:val="005F20F8"/>
    <w:rsid w:val="005F2537"/>
    <w:rsid w:val="005F2AC3"/>
    <w:rsid w:val="005F2B02"/>
    <w:rsid w:val="005F2F33"/>
    <w:rsid w:val="005F321B"/>
    <w:rsid w:val="005F33BF"/>
    <w:rsid w:val="005F3C57"/>
    <w:rsid w:val="005F3D6A"/>
    <w:rsid w:val="005F3D91"/>
    <w:rsid w:val="005F3F9B"/>
    <w:rsid w:val="005F417D"/>
    <w:rsid w:val="005F4197"/>
    <w:rsid w:val="005F4211"/>
    <w:rsid w:val="005F4A61"/>
    <w:rsid w:val="005F4C90"/>
    <w:rsid w:val="005F53E9"/>
    <w:rsid w:val="005F5407"/>
    <w:rsid w:val="005F597C"/>
    <w:rsid w:val="005F5A3F"/>
    <w:rsid w:val="005F6067"/>
    <w:rsid w:val="005F615C"/>
    <w:rsid w:val="005F61BE"/>
    <w:rsid w:val="005F651B"/>
    <w:rsid w:val="005F6FA5"/>
    <w:rsid w:val="005F71A7"/>
    <w:rsid w:val="005F72E3"/>
    <w:rsid w:val="005F7A0A"/>
    <w:rsid w:val="005F7F7F"/>
    <w:rsid w:val="006001A4"/>
    <w:rsid w:val="006002EA"/>
    <w:rsid w:val="00600AA8"/>
    <w:rsid w:val="00600D93"/>
    <w:rsid w:val="0060117A"/>
    <w:rsid w:val="006017F4"/>
    <w:rsid w:val="006019E3"/>
    <w:rsid w:val="00601B48"/>
    <w:rsid w:val="00601C2F"/>
    <w:rsid w:val="00601D7C"/>
    <w:rsid w:val="00602052"/>
    <w:rsid w:val="00602DC5"/>
    <w:rsid w:val="00602F6D"/>
    <w:rsid w:val="00603211"/>
    <w:rsid w:val="006039BE"/>
    <w:rsid w:val="0060426C"/>
    <w:rsid w:val="006046AE"/>
    <w:rsid w:val="00604DC4"/>
    <w:rsid w:val="00604F5E"/>
    <w:rsid w:val="00606557"/>
    <w:rsid w:val="00606632"/>
    <w:rsid w:val="00606F48"/>
    <w:rsid w:val="0060746D"/>
    <w:rsid w:val="00607484"/>
    <w:rsid w:val="006077FE"/>
    <w:rsid w:val="00610251"/>
    <w:rsid w:val="0061056D"/>
    <w:rsid w:val="00610668"/>
    <w:rsid w:val="00610725"/>
    <w:rsid w:val="0061073A"/>
    <w:rsid w:val="00610E42"/>
    <w:rsid w:val="00610E8B"/>
    <w:rsid w:val="00610F22"/>
    <w:rsid w:val="00611230"/>
    <w:rsid w:val="006113A0"/>
    <w:rsid w:val="006113F5"/>
    <w:rsid w:val="00611454"/>
    <w:rsid w:val="0061194B"/>
    <w:rsid w:val="00611E1A"/>
    <w:rsid w:val="0061215F"/>
    <w:rsid w:val="0061241C"/>
    <w:rsid w:val="00612495"/>
    <w:rsid w:val="00612A69"/>
    <w:rsid w:val="00612B54"/>
    <w:rsid w:val="00612EB6"/>
    <w:rsid w:val="00612F4E"/>
    <w:rsid w:val="006130E5"/>
    <w:rsid w:val="006135E2"/>
    <w:rsid w:val="00613B39"/>
    <w:rsid w:val="00613F5C"/>
    <w:rsid w:val="00614021"/>
    <w:rsid w:val="00614029"/>
    <w:rsid w:val="006141DF"/>
    <w:rsid w:val="006142DC"/>
    <w:rsid w:val="00614516"/>
    <w:rsid w:val="0061458F"/>
    <w:rsid w:val="00614769"/>
    <w:rsid w:val="00614878"/>
    <w:rsid w:val="00614959"/>
    <w:rsid w:val="00614D5B"/>
    <w:rsid w:val="00614F73"/>
    <w:rsid w:val="00615039"/>
    <w:rsid w:val="006151FE"/>
    <w:rsid w:val="006156C7"/>
    <w:rsid w:val="00615998"/>
    <w:rsid w:val="00615D73"/>
    <w:rsid w:val="00615F06"/>
    <w:rsid w:val="00616108"/>
    <w:rsid w:val="00616372"/>
    <w:rsid w:val="00616457"/>
    <w:rsid w:val="006167EB"/>
    <w:rsid w:val="00616B9E"/>
    <w:rsid w:val="00616D38"/>
    <w:rsid w:val="0061742F"/>
    <w:rsid w:val="00617477"/>
    <w:rsid w:val="0061759F"/>
    <w:rsid w:val="006177D7"/>
    <w:rsid w:val="006178AC"/>
    <w:rsid w:val="0062019B"/>
    <w:rsid w:val="0062043C"/>
    <w:rsid w:val="006206BC"/>
    <w:rsid w:val="00620E16"/>
    <w:rsid w:val="00620F98"/>
    <w:rsid w:val="00621615"/>
    <w:rsid w:val="00621755"/>
    <w:rsid w:val="00621811"/>
    <w:rsid w:val="0062217F"/>
    <w:rsid w:val="00622642"/>
    <w:rsid w:val="00622915"/>
    <w:rsid w:val="00622988"/>
    <w:rsid w:val="00622C53"/>
    <w:rsid w:val="00622E83"/>
    <w:rsid w:val="00623158"/>
    <w:rsid w:val="00623903"/>
    <w:rsid w:val="00623937"/>
    <w:rsid w:val="006240C8"/>
    <w:rsid w:val="0062436A"/>
    <w:rsid w:val="006243D2"/>
    <w:rsid w:val="00624531"/>
    <w:rsid w:val="006245F5"/>
    <w:rsid w:val="00624878"/>
    <w:rsid w:val="006249EC"/>
    <w:rsid w:val="00624D67"/>
    <w:rsid w:val="00625AD7"/>
    <w:rsid w:val="00625E5C"/>
    <w:rsid w:val="0062636B"/>
    <w:rsid w:val="0062653D"/>
    <w:rsid w:val="00626B08"/>
    <w:rsid w:val="00626D71"/>
    <w:rsid w:val="00626D8A"/>
    <w:rsid w:val="00626EE1"/>
    <w:rsid w:val="00627748"/>
    <w:rsid w:val="006278BE"/>
    <w:rsid w:val="0062797C"/>
    <w:rsid w:val="00627A7D"/>
    <w:rsid w:val="00627A82"/>
    <w:rsid w:val="00627CC6"/>
    <w:rsid w:val="00627E9F"/>
    <w:rsid w:val="00630488"/>
    <w:rsid w:val="00630AF8"/>
    <w:rsid w:val="00630C02"/>
    <w:rsid w:val="00632053"/>
    <w:rsid w:val="00632099"/>
    <w:rsid w:val="00632243"/>
    <w:rsid w:val="0063282F"/>
    <w:rsid w:val="00632ADF"/>
    <w:rsid w:val="00632BA2"/>
    <w:rsid w:val="006330FC"/>
    <w:rsid w:val="0063357D"/>
    <w:rsid w:val="00633751"/>
    <w:rsid w:val="00633941"/>
    <w:rsid w:val="00633A4C"/>
    <w:rsid w:val="00633F6E"/>
    <w:rsid w:val="006340B5"/>
    <w:rsid w:val="006346EE"/>
    <w:rsid w:val="006347BD"/>
    <w:rsid w:val="006347FF"/>
    <w:rsid w:val="00634ECE"/>
    <w:rsid w:val="00635016"/>
    <w:rsid w:val="006354FB"/>
    <w:rsid w:val="00635B4D"/>
    <w:rsid w:val="00635CD7"/>
    <w:rsid w:val="00635D35"/>
    <w:rsid w:val="00635D4B"/>
    <w:rsid w:val="00636159"/>
    <w:rsid w:val="00636181"/>
    <w:rsid w:val="006364D7"/>
    <w:rsid w:val="00636F18"/>
    <w:rsid w:val="00637137"/>
    <w:rsid w:val="00637763"/>
    <w:rsid w:val="00640086"/>
    <w:rsid w:val="006403EA"/>
    <w:rsid w:val="006405F3"/>
    <w:rsid w:val="00640683"/>
    <w:rsid w:val="006407A0"/>
    <w:rsid w:val="00641083"/>
    <w:rsid w:val="00641696"/>
    <w:rsid w:val="0064186C"/>
    <w:rsid w:val="006419D3"/>
    <w:rsid w:val="00641EA3"/>
    <w:rsid w:val="006427B8"/>
    <w:rsid w:val="00642A1A"/>
    <w:rsid w:val="00642AF2"/>
    <w:rsid w:val="00642B3C"/>
    <w:rsid w:val="00642D01"/>
    <w:rsid w:val="00643360"/>
    <w:rsid w:val="00643599"/>
    <w:rsid w:val="00643953"/>
    <w:rsid w:val="00643D4D"/>
    <w:rsid w:val="00643E85"/>
    <w:rsid w:val="00643FCD"/>
    <w:rsid w:val="006440C7"/>
    <w:rsid w:val="0064424D"/>
    <w:rsid w:val="0064450D"/>
    <w:rsid w:val="0064462E"/>
    <w:rsid w:val="00644746"/>
    <w:rsid w:val="00644D4B"/>
    <w:rsid w:val="00645096"/>
    <w:rsid w:val="006455DA"/>
    <w:rsid w:val="00645AFF"/>
    <w:rsid w:val="00645B30"/>
    <w:rsid w:val="00645B59"/>
    <w:rsid w:val="00645BB9"/>
    <w:rsid w:val="00645CE9"/>
    <w:rsid w:val="0064601E"/>
    <w:rsid w:val="006461AC"/>
    <w:rsid w:val="0064633B"/>
    <w:rsid w:val="0064665E"/>
    <w:rsid w:val="00646819"/>
    <w:rsid w:val="00646DB9"/>
    <w:rsid w:val="0064715A"/>
    <w:rsid w:val="0064754A"/>
    <w:rsid w:val="00647C9F"/>
    <w:rsid w:val="00647E2B"/>
    <w:rsid w:val="00647FC4"/>
    <w:rsid w:val="006503AF"/>
    <w:rsid w:val="006504AA"/>
    <w:rsid w:val="0065059C"/>
    <w:rsid w:val="006505F2"/>
    <w:rsid w:val="00650D3C"/>
    <w:rsid w:val="00651DB0"/>
    <w:rsid w:val="0065250C"/>
    <w:rsid w:val="00652826"/>
    <w:rsid w:val="00652D2D"/>
    <w:rsid w:val="00652F08"/>
    <w:rsid w:val="00652FB3"/>
    <w:rsid w:val="00653024"/>
    <w:rsid w:val="00653337"/>
    <w:rsid w:val="006535EC"/>
    <w:rsid w:val="0065386F"/>
    <w:rsid w:val="006538F0"/>
    <w:rsid w:val="00653E88"/>
    <w:rsid w:val="00654048"/>
    <w:rsid w:val="00654440"/>
    <w:rsid w:val="00654508"/>
    <w:rsid w:val="0065478E"/>
    <w:rsid w:val="00655348"/>
    <w:rsid w:val="00655572"/>
    <w:rsid w:val="00655984"/>
    <w:rsid w:val="00655D8B"/>
    <w:rsid w:val="00655E7E"/>
    <w:rsid w:val="006564D6"/>
    <w:rsid w:val="00656512"/>
    <w:rsid w:val="00656676"/>
    <w:rsid w:val="00656B19"/>
    <w:rsid w:val="00656B26"/>
    <w:rsid w:val="006570DF"/>
    <w:rsid w:val="00657131"/>
    <w:rsid w:val="006577EA"/>
    <w:rsid w:val="0065780D"/>
    <w:rsid w:val="00657935"/>
    <w:rsid w:val="00657BB5"/>
    <w:rsid w:val="00657E1B"/>
    <w:rsid w:val="006602C4"/>
    <w:rsid w:val="0066044D"/>
    <w:rsid w:val="00660686"/>
    <w:rsid w:val="006606AF"/>
    <w:rsid w:val="00660793"/>
    <w:rsid w:val="00660D1E"/>
    <w:rsid w:val="00660DA0"/>
    <w:rsid w:val="00660E1F"/>
    <w:rsid w:val="00660EB0"/>
    <w:rsid w:val="0066109C"/>
    <w:rsid w:val="00661245"/>
    <w:rsid w:val="006614A5"/>
    <w:rsid w:val="0066170F"/>
    <w:rsid w:val="006619E3"/>
    <w:rsid w:val="00661FE4"/>
    <w:rsid w:val="006621E4"/>
    <w:rsid w:val="00662282"/>
    <w:rsid w:val="00662AD6"/>
    <w:rsid w:val="00663307"/>
    <w:rsid w:val="0066357E"/>
    <w:rsid w:val="00663934"/>
    <w:rsid w:val="00663B0A"/>
    <w:rsid w:val="00663BE0"/>
    <w:rsid w:val="00663C17"/>
    <w:rsid w:val="00664001"/>
    <w:rsid w:val="00664059"/>
    <w:rsid w:val="00664649"/>
    <w:rsid w:val="0066496D"/>
    <w:rsid w:val="00664F0B"/>
    <w:rsid w:val="00664F6F"/>
    <w:rsid w:val="00665439"/>
    <w:rsid w:val="006656CD"/>
    <w:rsid w:val="00665827"/>
    <w:rsid w:val="00665829"/>
    <w:rsid w:val="0066668C"/>
    <w:rsid w:val="006666FF"/>
    <w:rsid w:val="00666917"/>
    <w:rsid w:val="00667089"/>
    <w:rsid w:val="00667F32"/>
    <w:rsid w:val="006701D5"/>
    <w:rsid w:val="0067070D"/>
    <w:rsid w:val="006708F7"/>
    <w:rsid w:val="006709E9"/>
    <w:rsid w:val="00670C1C"/>
    <w:rsid w:val="00670DA5"/>
    <w:rsid w:val="006710C2"/>
    <w:rsid w:val="00671407"/>
    <w:rsid w:val="00671879"/>
    <w:rsid w:val="00671AD8"/>
    <w:rsid w:val="00672027"/>
    <w:rsid w:val="0067254C"/>
    <w:rsid w:val="0067277B"/>
    <w:rsid w:val="00672F9D"/>
    <w:rsid w:val="00672FF9"/>
    <w:rsid w:val="006732C2"/>
    <w:rsid w:val="006735B4"/>
    <w:rsid w:val="00673634"/>
    <w:rsid w:val="006736CA"/>
    <w:rsid w:val="006738AE"/>
    <w:rsid w:val="00673952"/>
    <w:rsid w:val="00673A9A"/>
    <w:rsid w:val="00673BEA"/>
    <w:rsid w:val="00673E1C"/>
    <w:rsid w:val="00673EED"/>
    <w:rsid w:val="0067418A"/>
    <w:rsid w:val="00674239"/>
    <w:rsid w:val="006742EB"/>
    <w:rsid w:val="006744CD"/>
    <w:rsid w:val="0067450D"/>
    <w:rsid w:val="00674EC8"/>
    <w:rsid w:val="00674F39"/>
    <w:rsid w:val="00675036"/>
    <w:rsid w:val="0067512D"/>
    <w:rsid w:val="006758E8"/>
    <w:rsid w:val="00675988"/>
    <w:rsid w:val="006759EA"/>
    <w:rsid w:val="00675C50"/>
    <w:rsid w:val="0067605E"/>
    <w:rsid w:val="00676C5E"/>
    <w:rsid w:val="00676D5A"/>
    <w:rsid w:val="00677AD9"/>
    <w:rsid w:val="00677E52"/>
    <w:rsid w:val="00677EE6"/>
    <w:rsid w:val="006808B0"/>
    <w:rsid w:val="00680DFE"/>
    <w:rsid w:val="0068105F"/>
    <w:rsid w:val="0068111F"/>
    <w:rsid w:val="00681188"/>
    <w:rsid w:val="006813D1"/>
    <w:rsid w:val="0068150B"/>
    <w:rsid w:val="00681567"/>
    <w:rsid w:val="006815ED"/>
    <w:rsid w:val="0068209A"/>
    <w:rsid w:val="0068264B"/>
    <w:rsid w:val="00682875"/>
    <w:rsid w:val="00682B09"/>
    <w:rsid w:val="00683495"/>
    <w:rsid w:val="006835FF"/>
    <w:rsid w:val="00683D6F"/>
    <w:rsid w:val="0068401E"/>
    <w:rsid w:val="0068414D"/>
    <w:rsid w:val="0068431D"/>
    <w:rsid w:val="00684752"/>
    <w:rsid w:val="00684820"/>
    <w:rsid w:val="00684ADB"/>
    <w:rsid w:val="00684B8C"/>
    <w:rsid w:val="00684C51"/>
    <w:rsid w:val="00684C69"/>
    <w:rsid w:val="00684D68"/>
    <w:rsid w:val="00684E3C"/>
    <w:rsid w:val="00684F0B"/>
    <w:rsid w:val="00685277"/>
    <w:rsid w:val="006855B7"/>
    <w:rsid w:val="00685A65"/>
    <w:rsid w:val="00685E83"/>
    <w:rsid w:val="00686C23"/>
    <w:rsid w:val="00686F15"/>
    <w:rsid w:val="00687192"/>
    <w:rsid w:val="00687270"/>
    <w:rsid w:val="006877BE"/>
    <w:rsid w:val="00687B43"/>
    <w:rsid w:val="00687E3A"/>
    <w:rsid w:val="00690194"/>
    <w:rsid w:val="0069036A"/>
    <w:rsid w:val="006907CD"/>
    <w:rsid w:val="00690C2C"/>
    <w:rsid w:val="00690CBD"/>
    <w:rsid w:val="006913D9"/>
    <w:rsid w:val="0069174E"/>
    <w:rsid w:val="0069185E"/>
    <w:rsid w:val="00691ACA"/>
    <w:rsid w:val="00691C68"/>
    <w:rsid w:val="00691F17"/>
    <w:rsid w:val="00692523"/>
    <w:rsid w:val="006926DB"/>
    <w:rsid w:val="006927A9"/>
    <w:rsid w:val="00692E3B"/>
    <w:rsid w:val="00693062"/>
    <w:rsid w:val="006932A0"/>
    <w:rsid w:val="006933F7"/>
    <w:rsid w:val="00693AAF"/>
    <w:rsid w:val="00693C06"/>
    <w:rsid w:val="00693CAC"/>
    <w:rsid w:val="00693EFA"/>
    <w:rsid w:val="00694145"/>
    <w:rsid w:val="00694462"/>
    <w:rsid w:val="006945F1"/>
    <w:rsid w:val="006946A9"/>
    <w:rsid w:val="0069471D"/>
    <w:rsid w:val="006948A8"/>
    <w:rsid w:val="00694AB2"/>
    <w:rsid w:val="00694B7F"/>
    <w:rsid w:val="00694B80"/>
    <w:rsid w:val="00694C27"/>
    <w:rsid w:val="00695164"/>
    <w:rsid w:val="006952D8"/>
    <w:rsid w:val="006956EA"/>
    <w:rsid w:val="006959A7"/>
    <w:rsid w:val="00696C82"/>
    <w:rsid w:val="00696EDB"/>
    <w:rsid w:val="006973A2"/>
    <w:rsid w:val="00697604"/>
    <w:rsid w:val="00697608"/>
    <w:rsid w:val="00697EAA"/>
    <w:rsid w:val="006A038A"/>
    <w:rsid w:val="006A06F2"/>
    <w:rsid w:val="006A0A57"/>
    <w:rsid w:val="006A0AE9"/>
    <w:rsid w:val="006A0DB6"/>
    <w:rsid w:val="006A0E72"/>
    <w:rsid w:val="006A0E7C"/>
    <w:rsid w:val="006A1053"/>
    <w:rsid w:val="006A10FC"/>
    <w:rsid w:val="006A13E9"/>
    <w:rsid w:val="006A14B2"/>
    <w:rsid w:val="006A1576"/>
    <w:rsid w:val="006A18C9"/>
    <w:rsid w:val="006A18EE"/>
    <w:rsid w:val="006A1EEA"/>
    <w:rsid w:val="006A28EF"/>
    <w:rsid w:val="006A356F"/>
    <w:rsid w:val="006A388B"/>
    <w:rsid w:val="006A3CEB"/>
    <w:rsid w:val="006A3EF5"/>
    <w:rsid w:val="006A4089"/>
    <w:rsid w:val="006A4314"/>
    <w:rsid w:val="006A435F"/>
    <w:rsid w:val="006A45E1"/>
    <w:rsid w:val="006A4FEE"/>
    <w:rsid w:val="006A50D8"/>
    <w:rsid w:val="006A582A"/>
    <w:rsid w:val="006A5DD7"/>
    <w:rsid w:val="006A610A"/>
    <w:rsid w:val="006A6126"/>
    <w:rsid w:val="006A6319"/>
    <w:rsid w:val="006A6571"/>
    <w:rsid w:val="006A7173"/>
    <w:rsid w:val="006A7201"/>
    <w:rsid w:val="006A7310"/>
    <w:rsid w:val="006A7AE1"/>
    <w:rsid w:val="006A7C85"/>
    <w:rsid w:val="006B0117"/>
    <w:rsid w:val="006B0D61"/>
    <w:rsid w:val="006B0E89"/>
    <w:rsid w:val="006B12F8"/>
    <w:rsid w:val="006B1696"/>
    <w:rsid w:val="006B1842"/>
    <w:rsid w:val="006B19C9"/>
    <w:rsid w:val="006B1A12"/>
    <w:rsid w:val="006B2174"/>
    <w:rsid w:val="006B21F2"/>
    <w:rsid w:val="006B2586"/>
    <w:rsid w:val="006B286D"/>
    <w:rsid w:val="006B2870"/>
    <w:rsid w:val="006B2DDB"/>
    <w:rsid w:val="006B3191"/>
    <w:rsid w:val="006B32B6"/>
    <w:rsid w:val="006B32B8"/>
    <w:rsid w:val="006B370F"/>
    <w:rsid w:val="006B3994"/>
    <w:rsid w:val="006B3B3E"/>
    <w:rsid w:val="006B3BA9"/>
    <w:rsid w:val="006B406A"/>
    <w:rsid w:val="006B4386"/>
    <w:rsid w:val="006B4556"/>
    <w:rsid w:val="006B499F"/>
    <w:rsid w:val="006B4CD6"/>
    <w:rsid w:val="006B5AD2"/>
    <w:rsid w:val="006B5AFD"/>
    <w:rsid w:val="006B5B18"/>
    <w:rsid w:val="006B5C55"/>
    <w:rsid w:val="006B5DC8"/>
    <w:rsid w:val="006B5E27"/>
    <w:rsid w:val="006B5E4C"/>
    <w:rsid w:val="006B6263"/>
    <w:rsid w:val="006B6419"/>
    <w:rsid w:val="006B66E1"/>
    <w:rsid w:val="006B6B9D"/>
    <w:rsid w:val="006B6DF0"/>
    <w:rsid w:val="006B726C"/>
    <w:rsid w:val="006B739D"/>
    <w:rsid w:val="006B74B4"/>
    <w:rsid w:val="006B7811"/>
    <w:rsid w:val="006C0554"/>
    <w:rsid w:val="006C0865"/>
    <w:rsid w:val="006C0868"/>
    <w:rsid w:val="006C0966"/>
    <w:rsid w:val="006C0AA6"/>
    <w:rsid w:val="006C1131"/>
    <w:rsid w:val="006C1279"/>
    <w:rsid w:val="006C196A"/>
    <w:rsid w:val="006C1C06"/>
    <w:rsid w:val="006C21E4"/>
    <w:rsid w:val="006C24B1"/>
    <w:rsid w:val="006C25D9"/>
    <w:rsid w:val="006C2899"/>
    <w:rsid w:val="006C298E"/>
    <w:rsid w:val="006C2DA0"/>
    <w:rsid w:val="006C33E3"/>
    <w:rsid w:val="006C387C"/>
    <w:rsid w:val="006C3C54"/>
    <w:rsid w:val="006C3DAF"/>
    <w:rsid w:val="006C3DFB"/>
    <w:rsid w:val="006C3F34"/>
    <w:rsid w:val="006C481E"/>
    <w:rsid w:val="006C48B9"/>
    <w:rsid w:val="006C4B32"/>
    <w:rsid w:val="006C4E62"/>
    <w:rsid w:val="006C4F11"/>
    <w:rsid w:val="006C4F61"/>
    <w:rsid w:val="006C544C"/>
    <w:rsid w:val="006C5538"/>
    <w:rsid w:val="006C5A9D"/>
    <w:rsid w:val="006C5C1F"/>
    <w:rsid w:val="006C5C65"/>
    <w:rsid w:val="006C5D36"/>
    <w:rsid w:val="006C5F2A"/>
    <w:rsid w:val="006C6227"/>
    <w:rsid w:val="006C6A27"/>
    <w:rsid w:val="006C6A31"/>
    <w:rsid w:val="006C6D45"/>
    <w:rsid w:val="006C6DD5"/>
    <w:rsid w:val="006C7FE4"/>
    <w:rsid w:val="006D031B"/>
    <w:rsid w:val="006D075F"/>
    <w:rsid w:val="006D08A4"/>
    <w:rsid w:val="006D08BD"/>
    <w:rsid w:val="006D09DF"/>
    <w:rsid w:val="006D122A"/>
    <w:rsid w:val="006D1450"/>
    <w:rsid w:val="006D19FA"/>
    <w:rsid w:val="006D1A3F"/>
    <w:rsid w:val="006D1F40"/>
    <w:rsid w:val="006D1FFC"/>
    <w:rsid w:val="006D2402"/>
    <w:rsid w:val="006D255B"/>
    <w:rsid w:val="006D2BEE"/>
    <w:rsid w:val="006D2E5C"/>
    <w:rsid w:val="006D2EB7"/>
    <w:rsid w:val="006D2F05"/>
    <w:rsid w:val="006D3374"/>
    <w:rsid w:val="006D36DF"/>
    <w:rsid w:val="006D4099"/>
    <w:rsid w:val="006D4219"/>
    <w:rsid w:val="006D483B"/>
    <w:rsid w:val="006D4B01"/>
    <w:rsid w:val="006D4C7F"/>
    <w:rsid w:val="006D4ECD"/>
    <w:rsid w:val="006D50A0"/>
    <w:rsid w:val="006D5172"/>
    <w:rsid w:val="006D5256"/>
    <w:rsid w:val="006D5323"/>
    <w:rsid w:val="006D550D"/>
    <w:rsid w:val="006D5907"/>
    <w:rsid w:val="006D5B6B"/>
    <w:rsid w:val="006D5D91"/>
    <w:rsid w:val="006D5F4B"/>
    <w:rsid w:val="006D629F"/>
    <w:rsid w:val="006D62C0"/>
    <w:rsid w:val="006D64BF"/>
    <w:rsid w:val="006D65FB"/>
    <w:rsid w:val="006D6773"/>
    <w:rsid w:val="006D6D26"/>
    <w:rsid w:val="006D738A"/>
    <w:rsid w:val="006D791B"/>
    <w:rsid w:val="006E079D"/>
    <w:rsid w:val="006E0AB0"/>
    <w:rsid w:val="006E0BD0"/>
    <w:rsid w:val="006E0C68"/>
    <w:rsid w:val="006E1182"/>
    <w:rsid w:val="006E122D"/>
    <w:rsid w:val="006E1693"/>
    <w:rsid w:val="006E1935"/>
    <w:rsid w:val="006E1CD9"/>
    <w:rsid w:val="006E22C2"/>
    <w:rsid w:val="006E2313"/>
    <w:rsid w:val="006E271B"/>
    <w:rsid w:val="006E2A96"/>
    <w:rsid w:val="006E2AFA"/>
    <w:rsid w:val="006E333A"/>
    <w:rsid w:val="006E33A0"/>
    <w:rsid w:val="006E33FD"/>
    <w:rsid w:val="006E3589"/>
    <w:rsid w:val="006E368F"/>
    <w:rsid w:val="006E3719"/>
    <w:rsid w:val="006E379B"/>
    <w:rsid w:val="006E37C9"/>
    <w:rsid w:val="006E38BB"/>
    <w:rsid w:val="006E3AA2"/>
    <w:rsid w:val="006E41CB"/>
    <w:rsid w:val="006E44E6"/>
    <w:rsid w:val="006E4725"/>
    <w:rsid w:val="006E4891"/>
    <w:rsid w:val="006E4946"/>
    <w:rsid w:val="006E5468"/>
    <w:rsid w:val="006E5BFA"/>
    <w:rsid w:val="006E6152"/>
    <w:rsid w:val="006E6206"/>
    <w:rsid w:val="006E64D0"/>
    <w:rsid w:val="006E656F"/>
    <w:rsid w:val="006E6B7E"/>
    <w:rsid w:val="006E6E8F"/>
    <w:rsid w:val="006E718F"/>
    <w:rsid w:val="006E76DC"/>
    <w:rsid w:val="006E77AA"/>
    <w:rsid w:val="006E7E88"/>
    <w:rsid w:val="006F055F"/>
    <w:rsid w:val="006F0926"/>
    <w:rsid w:val="006F0D12"/>
    <w:rsid w:val="006F155C"/>
    <w:rsid w:val="006F170F"/>
    <w:rsid w:val="006F1781"/>
    <w:rsid w:val="006F1886"/>
    <w:rsid w:val="006F191B"/>
    <w:rsid w:val="006F2020"/>
    <w:rsid w:val="006F20BB"/>
    <w:rsid w:val="006F2275"/>
    <w:rsid w:val="006F25C9"/>
    <w:rsid w:val="006F2E87"/>
    <w:rsid w:val="006F3095"/>
    <w:rsid w:val="006F3487"/>
    <w:rsid w:val="006F3BC9"/>
    <w:rsid w:val="006F3C3D"/>
    <w:rsid w:val="006F3DC4"/>
    <w:rsid w:val="006F4133"/>
    <w:rsid w:val="006F4182"/>
    <w:rsid w:val="006F438A"/>
    <w:rsid w:val="006F4984"/>
    <w:rsid w:val="006F4F40"/>
    <w:rsid w:val="006F5951"/>
    <w:rsid w:val="006F5E4D"/>
    <w:rsid w:val="006F60F0"/>
    <w:rsid w:val="006F65D0"/>
    <w:rsid w:val="006F70CC"/>
    <w:rsid w:val="006F76C7"/>
    <w:rsid w:val="006F7711"/>
    <w:rsid w:val="006F7718"/>
    <w:rsid w:val="006F7C75"/>
    <w:rsid w:val="006F7D7D"/>
    <w:rsid w:val="006F7E57"/>
    <w:rsid w:val="00700201"/>
    <w:rsid w:val="0070040C"/>
    <w:rsid w:val="0070081B"/>
    <w:rsid w:val="007008BD"/>
    <w:rsid w:val="007013B5"/>
    <w:rsid w:val="0070155E"/>
    <w:rsid w:val="007017EA"/>
    <w:rsid w:val="00701967"/>
    <w:rsid w:val="00701A9B"/>
    <w:rsid w:val="00701C0F"/>
    <w:rsid w:val="00701EDB"/>
    <w:rsid w:val="007021E0"/>
    <w:rsid w:val="007028EE"/>
    <w:rsid w:val="00702A90"/>
    <w:rsid w:val="00702BCC"/>
    <w:rsid w:val="00703142"/>
    <w:rsid w:val="00703435"/>
    <w:rsid w:val="00703685"/>
    <w:rsid w:val="007038DE"/>
    <w:rsid w:val="007039A0"/>
    <w:rsid w:val="00704001"/>
    <w:rsid w:val="0070451A"/>
    <w:rsid w:val="00704BF2"/>
    <w:rsid w:val="00705554"/>
    <w:rsid w:val="0070558D"/>
    <w:rsid w:val="007055A5"/>
    <w:rsid w:val="0070576A"/>
    <w:rsid w:val="00705874"/>
    <w:rsid w:val="00705973"/>
    <w:rsid w:val="00705D65"/>
    <w:rsid w:val="007062A9"/>
    <w:rsid w:val="0070637F"/>
    <w:rsid w:val="007063C7"/>
    <w:rsid w:val="0070687D"/>
    <w:rsid w:val="00706912"/>
    <w:rsid w:val="0070694F"/>
    <w:rsid w:val="00706A2C"/>
    <w:rsid w:val="00706AC9"/>
    <w:rsid w:val="00706AD6"/>
    <w:rsid w:val="00706B92"/>
    <w:rsid w:val="00706D7C"/>
    <w:rsid w:val="00706E79"/>
    <w:rsid w:val="00706E91"/>
    <w:rsid w:val="00707079"/>
    <w:rsid w:val="00707952"/>
    <w:rsid w:val="00707DCB"/>
    <w:rsid w:val="0071068D"/>
    <w:rsid w:val="007106F2"/>
    <w:rsid w:val="00710C44"/>
    <w:rsid w:val="00710DC7"/>
    <w:rsid w:val="00710E34"/>
    <w:rsid w:val="00710E38"/>
    <w:rsid w:val="007112A0"/>
    <w:rsid w:val="00711891"/>
    <w:rsid w:val="00711A2D"/>
    <w:rsid w:val="00711AD3"/>
    <w:rsid w:val="00711B37"/>
    <w:rsid w:val="00711E8D"/>
    <w:rsid w:val="00712044"/>
    <w:rsid w:val="00712340"/>
    <w:rsid w:val="007124FE"/>
    <w:rsid w:val="00712796"/>
    <w:rsid w:val="007128EA"/>
    <w:rsid w:val="00712B52"/>
    <w:rsid w:val="007136CB"/>
    <w:rsid w:val="00713B93"/>
    <w:rsid w:val="00713C83"/>
    <w:rsid w:val="00713D33"/>
    <w:rsid w:val="00713FE9"/>
    <w:rsid w:val="00714CB7"/>
    <w:rsid w:val="00714D74"/>
    <w:rsid w:val="00714F65"/>
    <w:rsid w:val="00715607"/>
    <w:rsid w:val="00715717"/>
    <w:rsid w:val="00715955"/>
    <w:rsid w:val="0071627F"/>
    <w:rsid w:val="0071641B"/>
    <w:rsid w:val="00716683"/>
    <w:rsid w:val="007169FB"/>
    <w:rsid w:val="00716AA5"/>
    <w:rsid w:val="00716C62"/>
    <w:rsid w:val="00716CED"/>
    <w:rsid w:val="00716D68"/>
    <w:rsid w:val="00716DC2"/>
    <w:rsid w:val="00717154"/>
    <w:rsid w:val="0071726E"/>
    <w:rsid w:val="00717386"/>
    <w:rsid w:val="007173A5"/>
    <w:rsid w:val="007200AE"/>
    <w:rsid w:val="0072012E"/>
    <w:rsid w:val="00720257"/>
    <w:rsid w:val="0072044D"/>
    <w:rsid w:val="007205E7"/>
    <w:rsid w:val="00720FFC"/>
    <w:rsid w:val="007218F4"/>
    <w:rsid w:val="00721A31"/>
    <w:rsid w:val="00721B36"/>
    <w:rsid w:val="00721C2C"/>
    <w:rsid w:val="0072295D"/>
    <w:rsid w:val="00723054"/>
    <w:rsid w:val="00723361"/>
    <w:rsid w:val="007233CB"/>
    <w:rsid w:val="007235D9"/>
    <w:rsid w:val="007239D1"/>
    <w:rsid w:val="0072499F"/>
    <w:rsid w:val="00724BE1"/>
    <w:rsid w:val="00724F56"/>
    <w:rsid w:val="00724F82"/>
    <w:rsid w:val="0072506E"/>
    <w:rsid w:val="007253CC"/>
    <w:rsid w:val="00725CF6"/>
    <w:rsid w:val="00725DCA"/>
    <w:rsid w:val="00725FD1"/>
    <w:rsid w:val="007260BE"/>
    <w:rsid w:val="007260DB"/>
    <w:rsid w:val="007269DB"/>
    <w:rsid w:val="00726BC8"/>
    <w:rsid w:val="00726D3B"/>
    <w:rsid w:val="00726E98"/>
    <w:rsid w:val="00727411"/>
    <w:rsid w:val="00727742"/>
    <w:rsid w:val="007278F4"/>
    <w:rsid w:val="00727F51"/>
    <w:rsid w:val="00730204"/>
    <w:rsid w:val="00730778"/>
    <w:rsid w:val="007308CB"/>
    <w:rsid w:val="00730B06"/>
    <w:rsid w:val="00730F66"/>
    <w:rsid w:val="00731195"/>
    <w:rsid w:val="00731253"/>
    <w:rsid w:val="007312C4"/>
    <w:rsid w:val="007313DC"/>
    <w:rsid w:val="007319E3"/>
    <w:rsid w:val="00731AB5"/>
    <w:rsid w:val="00731BF5"/>
    <w:rsid w:val="0073221F"/>
    <w:rsid w:val="007328A6"/>
    <w:rsid w:val="00732D5A"/>
    <w:rsid w:val="00732FAE"/>
    <w:rsid w:val="007335BA"/>
    <w:rsid w:val="0073360E"/>
    <w:rsid w:val="00733C34"/>
    <w:rsid w:val="00734570"/>
    <w:rsid w:val="00735024"/>
    <w:rsid w:val="0073545F"/>
    <w:rsid w:val="0073552F"/>
    <w:rsid w:val="00735777"/>
    <w:rsid w:val="0073589A"/>
    <w:rsid w:val="00735967"/>
    <w:rsid w:val="00735D4E"/>
    <w:rsid w:val="007361B2"/>
    <w:rsid w:val="00736407"/>
    <w:rsid w:val="00736427"/>
    <w:rsid w:val="007367C7"/>
    <w:rsid w:val="00736832"/>
    <w:rsid w:val="007376FF"/>
    <w:rsid w:val="00737D2F"/>
    <w:rsid w:val="0073F80B"/>
    <w:rsid w:val="0074055C"/>
    <w:rsid w:val="00740627"/>
    <w:rsid w:val="007406B7"/>
    <w:rsid w:val="00740B49"/>
    <w:rsid w:val="00740B8A"/>
    <w:rsid w:val="00740C63"/>
    <w:rsid w:val="00740FC8"/>
    <w:rsid w:val="007415F8"/>
    <w:rsid w:val="00741843"/>
    <w:rsid w:val="00741AAA"/>
    <w:rsid w:val="00741B8F"/>
    <w:rsid w:val="00741E22"/>
    <w:rsid w:val="007420EB"/>
    <w:rsid w:val="0074214A"/>
    <w:rsid w:val="00742153"/>
    <w:rsid w:val="007421C0"/>
    <w:rsid w:val="007421D6"/>
    <w:rsid w:val="007428DF"/>
    <w:rsid w:val="00742D6A"/>
    <w:rsid w:val="00742E3F"/>
    <w:rsid w:val="007431EC"/>
    <w:rsid w:val="00743919"/>
    <w:rsid w:val="00743B10"/>
    <w:rsid w:val="00743F5B"/>
    <w:rsid w:val="007440ED"/>
    <w:rsid w:val="007441AE"/>
    <w:rsid w:val="00744815"/>
    <w:rsid w:val="0074490B"/>
    <w:rsid w:val="00744BFD"/>
    <w:rsid w:val="00744E10"/>
    <w:rsid w:val="007453BA"/>
    <w:rsid w:val="00745747"/>
    <w:rsid w:val="00745854"/>
    <w:rsid w:val="00745908"/>
    <w:rsid w:val="00745CD0"/>
    <w:rsid w:val="00745EE0"/>
    <w:rsid w:val="0074625B"/>
    <w:rsid w:val="007462A2"/>
    <w:rsid w:val="0074632F"/>
    <w:rsid w:val="00746448"/>
    <w:rsid w:val="0074675B"/>
    <w:rsid w:val="00746B94"/>
    <w:rsid w:val="0074701C"/>
    <w:rsid w:val="00747383"/>
    <w:rsid w:val="007474CF"/>
    <w:rsid w:val="00747695"/>
    <w:rsid w:val="007476B4"/>
    <w:rsid w:val="007477AB"/>
    <w:rsid w:val="00747D96"/>
    <w:rsid w:val="00747E8E"/>
    <w:rsid w:val="00750AF1"/>
    <w:rsid w:val="00750B4F"/>
    <w:rsid w:val="00750FB8"/>
    <w:rsid w:val="007518CC"/>
    <w:rsid w:val="00751F12"/>
    <w:rsid w:val="0075210F"/>
    <w:rsid w:val="00752389"/>
    <w:rsid w:val="0075262A"/>
    <w:rsid w:val="00752916"/>
    <w:rsid w:val="00752EC1"/>
    <w:rsid w:val="00752F1F"/>
    <w:rsid w:val="00752F6F"/>
    <w:rsid w:val="007530F0"/>
    <w:rsid w:val="007531A6"/>
    <w:rsid w:val="0075322E"/>
    <w:rsid w:val="00753288"/>
    <w:rsid w:val="00753412"/>
    <w:rsid w:val="00753587"/>
    <w:rsid w:val="00753742"/>
    <w:rsid w:val="0075408A"/>
    <w:rsid w:val="007544C2"/>
    <w:rsid w:val="00754CB0"/>
    <w:rsid w:val="00755153"/>
    <w:rsid w:val="007555FE"/>
    <w:rsid w:val="007556CF"/>
    <w:rsid w:val="00755B84"/>
    <w:rsid w:val="00755EFD"/>
    <w:rsid w:val="0075619E"/>
    <w:rsid w:val="007562A2"/>
    <w:rsid w:val="0075658C"/>
    <w:rsid w:val="007566AD"/>
    <w:rsid w:val="0075687A"/>
    <w:rsid w:val="007568A4"/>
    <w:rsid w:val="00756A56"/>
    <w:rsid w:val="00756CDB"/>
    <w:rsid w:val="00757216"/>
    <w:rsid w:val="0075738B"/>
    <w:rsid w:val="007576AB"/>
    <w:rsid w:val="00757B40"/>
    <w:rsid w:val="00757BEF"/>
    <w:rsid w:val="00757DAB"/>
    <w:rsid w:val="00757DE8"/>
    <w:rsid w:val="00757DFA"/>
    <w:rsid w:val="00757FDF"/>
    <w:rsid w:val="00757FE1"/>
    <w:rsid w:val="007603C9"/>
    <w:rsid w:val="0076055B"/>
    <w:rsid w:val="0076061B"/>
    <w:rsid w:val="00760778"/>
    <w:rsid w:val="007609FA"/>
    <w:rsid w:val="00760A30"/>
    <w:rsid w:val="00760ACC"/>
    <w:rsid w:val="00760E1B"/>
    <w:rsid w:val="00760EDA"/>
    <w:rsid w:val="0076115A"/>
    <w:rsid w:val="0076118E"/>
    <w:rsid w:val="00761442"/>
    <w:rsid w:val="00761790"/>
    <w:rsid w:val="00761A4A"/>
    <w:rsid w:val="00762272"/>
    <w:rsid w:val="007627BB"/>
    <w:rsid w:val="0076294A"/>
    <w:rsid w:val="00762953"/>
    <w:rsid w:val="00762A4E"/>
    <w:rsid w:val="00762A55"/>
    <w:rsid w:val="00762C89"/>
    <w:rsid w:val="00762E05"/>
    <w:rsid w:val="00762EDC"/>
    <w:rsid w:val="00763128"/>
    <w:rsid w:val="007633E1"/>
    <w:rsid w:val="007639E0"/>
    <w:rsid w:val="00763DE4"/>
    <w:rsid w:val="00764159"/>
    <w:rsid w:val="00764483"/>
    <w:rsid w:val="007648D2"/>
    <w:rsid w:val="0076497D"/>
    <w:rsid w:val="00764A8F"/>
    <w:rsid w:val="007650E4"/>
    <w:rsid w:val="00765166"/>
    <w:rsid w:val="007658D8"/>
    <w:rsid w:val="00765927"/>
    <w:rsid w:val="0076597E"/>
    <w:rsid w:val="007660F9"/>
    <w:rsid w:val="0076634B"/>
    <w:rsid w:val="00766A37"/>
    <w:rsid w:val="00766D74"/>
    <w:rsid w:val="00766DEB"/>
    <w:rsid w:val="00766E0B"/>
    <w:rsid w:val="00766E6D"/>
    <w:rsid w:val="00766EE8"/>
    <w:rsid w:val="0076731A"/>
    <w:rsid w:val="007701FA"/>
    <w:rsid w:val="00770782"/>
    <w:rsid w:val="00770791"/>
    <w:rsid w:val="00770CC4"/>
    <w:rsid w:val="00770DFB"/>
    <w:rsid w:val="00771750"/>
    <w:rsid w:val="00771AC6"/>
    <w:rsid w:val="00771C6D"/>
    <w:rsid w:val="007722F7"/>
    <w:rsid w:val="00772322"/>
    <w:rsid w:val="007723B0"/>
    <w:rsid w:val="0077257E"/>
    <w:rsid w:val="007725E3"/>
    <w:rsid w:val="00772CD2"/>
    <w:rsid w:val="00772FFE"/>
    <w:rsid w:val="0077338A"/>
    <w:rsid w:val="00773663"/>
    <w:rsid w:val="007736DD"/>
    <w:rsid w:val="00773704"/>
    <w:rsid w:val="00773B81"/>
    <w:rsid w:val="00773F44"/>
    <w:rsid w:val="00774225"/>
    <w:rsid w:val="00774277"/>
    <w:rsid w:val="00774795"/>
    <w:rsid w:val="007748CC"/>
    <w:rsid w:val="00774A01"/>
    <w:rsid w:val="007750BF"/>
    <w:rsid w:val="00775188"/>
    <w:rsid w:val="007752F8"/>
    <w:rsid w:val="007755AF"/>
    <w:rsid w:val="00775C93"/>
    <w:rsid w:val="00775F42"/>
    <w:rsid w:val="007761EC"/>
    <w:rsid w:val="007764B4"/>
    <w:rsid w:val="00776652"/>
    <w:rsid w:val="00776A5B"/>
    <w:rsid w:val="00776B6D"/>
    <w:rsid w:val="00776CCB"/>
    <w:rsid w:val="00776FD6"/>
    <w:rsid w:val="00777106"/>
    <w:rsid w:val="007771DB"/>
    <w:rsid w:val="00777316"/>
    <w:rsid w:val="00777F01"/>
    <w:rsid w:val="00777F46"/>
    <w:rsid w:val="007800DE"/>
    <w:rsid w:val="0078024C"/>
    <w:rsid w:val="00780567"/>
    <w:rsid w:val="00780D62"/>
    <w:rsid w:val="00780EE9"/>
    <w:rsid w:val="00780FF0"/>
    <w:rsid w:val="007810D5"/>
    <w:rsid w:val="00781669"/>
    <w:rsid w:val="00781B6C"/>
    <w:rsid w:val="00781D25"/>
    <w:rsid w:val="00781EEE"/>
    <w:rsid w:val="00781F34"/>
    <w:rsid w:val="007831A3"/>
    <w:rsid w:val="0078334A"/>
    <w:rsid w:val="0078351A"/>
    <w:rsid w:val="00783A8E"/>
    <w:rsid w:val="00783AE0"/>
    <w:rsid w:val="00784041"/>
    <w:rsid w:val="00784138"/>
    <w:rsid w:val="00784424"/>
    <w:rsid w:val="00784583"/>
    <w:rsid w:val="007848E4"/>
    <w:rsid w:val="00784DC1"/>
    <w:rsid w:val="00784FF1"/>
    <w:rsid w:val="007851C5"/>
    <w:rsid w:val="00785394"/>
    <w:rsid w:val="0078543D"/>
    <w:rsid w:val="00785506"/>
    <w:rsid w:val="00785AF1"/>
    <w:rsid w:val="00786494"/>
    <w:rsid w:val="00786A58"/>
    <w:rsid w:val="00786ADB"/>
    <w:rsid w:val="00786CEF"/>
    <w:rsid w:val="00786F95"/>
    <w:rsid w:val="007873D6"/>
    <w:rsid w:val="00790C83"/>
    <w:rsid w:val="00790DB7"/>
    <w:rsid w:val="00790EB1"/>
    <w:rsid w:val="00790F61"/>
    <w:rsid w:val="007917F7"/>
    <w:rsid w:val="00791AD9"/>
    <w:rsid w:val="00791E0A"/>
    <w:rsid w:val="00791FEA"/>
    <w:rsid w:val="00791FED"/>
    <w:rsid w:val="0079261D"/>
    <w:rsid w:val="007927B5"/>
    <w:rsid w:val="007928F7"/>
    <w:rsid w:val="00792930"/>
    <w:rsid w:val="00792A5C"/>
    <w:rsid w:val="00792BD2"/>
    <w:rsid w:val="00792C8E"/>
    <w:rsid w:val="00792D8E"/>
    <w:rsid w:val="00792F26"/>
    <w:rsid w:val="00793AFB"/>
    <w:rsid w:val="00793DD3"/>
    <w:rsid w:val="0079442B"/>
    <w:rsid w:val="007947A9"/>
    <w:rsid w:val="007948A3"/>
    <w:rsid w:val="00794CD0"/>
    <w:rsid w:val="00795044"/>
    <w:rsid w:val="0079527F"/>
    <w:rsid w:val="007954B7"/>
    <w:rsid w:val="00795502"/>
    <w:rsid w:val="007955E5"/>
    <w:rsid w:val="00795681"/>
    <w:rsid w:val="00795A2D"/>
    <w:rsid w:val="00795A65"/>
    <w:rsid w:val="00795C65"/>
    <w:rsid w:val="00795CF3"/>
    <w:rsid w:val="00795E73"/>
    <w:rsid w:val="00795EF3"/>
    <w:rsid w:val="0079622E"/>
    <w:rsid w:val="00796E8D"/>
    <w:rsid w:val="00797149"/>
    <w:rsid w:val="00797DD3"/>
    <w:rsid w:val="00797EFB"/>
    <w:rsid w:val="00797F73"/>
    <w:rsid w:val="0079B0BA"/>
    <w:rsid w:val="007A06EB"/>
    <w:rsid w:val="007A0A88"/>
    <w:rsid w:val="007A0EB8"/>
    <w:rsid w:val="007A0F54"/>
    <w:rsid w:val="007A0F94"/>
    <w:rsid w:val="007A148D"/>
    <w:rsid w:val="007A17D8"/>
    <w:rsid w:val="007A1D50"/>
    <w:rsid w:val="007A21B9"/>
    <w:rsid w:val="007A2243"/>
    <w:rsid w:val="007A23EA"/>
    <w:rsid w:val="007A25C3"/>
    <w:rsid w:val="007A2908"/>
    <w:rsid w:val="007A290F"/>
    <w:rsid w:val="007A2CA0"/>
    <w:rsid w:val="007A336B"/>
    <w:rsid w:val="007A356C"/>
    <w:rsid w:val="007A3A73"/>
    <w:rsid w:val="007A3AFE"/>
    <w:rsid w:val="007A3DA8"/>
    <w:rsid w:val="007A407E"/>
    <w:rsid w:val="007A40AC"/>
    <w:rsid w:val="007A4C13"/>
    <w:rsid w:val="007A4DBE"/>
    <w:rsid w:val="007A4E5A"/>
    <w:rsid w:val="007A4EAE"/>
    <w:rsid w:val="007A5368"/>
    <w:rsid w:val="007A56EC"/>
    <w:rsid w:val="007A5707"/>
    <w:rsid w:val="007A5BF0"/>
    <w:rsid w:val="007A5CE1"/>
    <w:rsid w:val="007A5EB0"/>
    <w:rsid w:val="007A5F3E"/>
    <w:rsid w:val="007A6018"/>
    <w:rsid w:val="007A6382"/>
    <w:rsid w:val="007A6574"/>
    <w:rsid w:val="007A67AA"/>
    <w:rsid w:val="007A6918"/>
    <w:rsid w:val="007A695D"/>
    <w:rsid w:val="007A6BD9"/>
    <w:rsid w:val="007A6DE5"/>
    <w:rsid w:val="007A7926"/>
    <w:rsid w:val="007A7970"/>
    <w:rsid w:val="007A7AFD"/>
    <w:rsid w:val="007A7B73"/>
    <w:rsid w:val="007A7C0B"/>
    <w:rsid w:val="007A7DD4"/>
    <w:rsid w:val="007B0455"/>
    <w:rsid w:val="007B04A7"/>
    <w:rsid w:val="007B0648"/>
    <w:rsid w:val="007B0D3F"/>
    <w:rsid w:val="007B187B"/>
    <w:rsid w:val="007B1BD3"/>
    <w:rsid w:val="007B1F12"/>
    <w:rsid w:val="007B261A"/>
    <w:rsid w:val="007B26FB"/>
    <w:rsid w:val="007B2800"/>
    <w:rsid w:val="007B32A3"/>
    <w:rsid w:val="007B37A2"/>
    <w:rsid w:val="007B3C8A"/>
    <w:rsid w:val="007B3D6F"/>
    <w:rsid w:val="007B4D79"/>
    <w:rsid w:val="007B53AB"/>
    <w:rsid w:val="007B568D"/>
    <w:rsid w:val="007B5C55"/>
    <w:rsid w:val="007B6C59"/>
    <w:rsid w:val="007B6D8C"/>
    <w:rsid w:val="007B701C"/>
    <w:rsid w:val="007B78AB"/>
    <w:rsid w:val="007B7AFE"/>
    <w:rsid w:val="007B7D6E"/>
    <w:rsid w:val="007C05A1"/>
    <w:rsid w:val="007C09C6"/>
    <w:rsid w:val="007C0BAE"/>
    <w:rsid w:val="007C0CA7"/>
    <w:rsid w:val="007C0F8D"/>
    <w:rsid w:val="007C11B7"/>
    <w:rsid w:val="007C142E"/>
    <w:rsid w:val="007C1488"/>
    <w:rsid w:val="007C166F"/>
    <w:rsid w:val="007C1999"/>
    <w:rsid w:val="007C1C34"/>
    <w:rsid w:val="007C1C50"/>
    <w:rsid w:val="007C2402"/>
    <w:rsid w:val="007C286F"/>
    <w:rsid w:val="007C2933"/>
    <w:rsid w:val="007C2D46"/>
    <w:rsid w:val="007C2DA8"/>
    <w:rsid w:val="007C2FD2"/>
    <w:rsid w:val="007C320D"/>
    <w:rsid w:val="007C34F1"/>
    <w:rsid w:val="007C37FE"/>
    <w:rsid w:val="007C3DBC"/>
    <w:rsid w:val="007C437B"/>
    <w:rsid w:val="007C4388"/>
    <w:rsid w:val="007C45DE"/>
    <w:rsid w:val="007C45F5"/>
    <w:rsid w:val="007C4B6E"/>
    <w:rsid w:val="007C4B75"/>
    <w:rsid w:val="007C4CF3"/>
    <w:rsid w:val="007C5280"/>
    <w:rsid w:val="007C6407"/>
    <w:rsid w:val="007C64C9"/>
    <w:rsid w:val="007C6EA0"/>
    <w:rsid w:val="007C724C"/>
    <w:rsid w:val="007C78C5"/>
    <w:rsid w:val="007C79A4"/>
    <w:rsid w:val="007C7A1F"/>
    <w:rsid w:val="007C7C28"/>
    <w:rsid w:val="007C7C2B"/>
    <w:rsid w:val="007C7E78"/>
    <w:rsid w:val="007D0256"/>
    <w:rsid w:val="007D040E"/>
    <w:rsid w:val="007D075C"/>
    <w:rsid w:val="007D086E"/>
    <w:rsid w:val="007D0DC0"/>
    <w:rsid w:val="007D0FA5"/>
    <w:rsid w:val="007D1588"/>
    <w:rsid w:val="007D1A92"/>
    <w:rsid w:val="007D1D83"/>
    <w:rsid w:val="007D20B2"/>
    <w:rsid w:val="007D2145"/>
    <w:rsid w:val="007D23DB"/>
    <w:rsid w:val="007D27F9"/>
    <w:rsid w:val="007D2B03"/>
    <w:rsid w:val="007D35C6"/>
    <w:rsid w:val="007D3629"/>
    <w:rsid w:val="007D367E"/>
    <w:rsid w:val="007D39C5"/>
    <w:rsid w:val="007D3CD4"/>
    <w:rsid w:val="007D3E83"/>
    <w:rsid w:val="007D45D7"/>
    <w:rsid w:val="007D4F1C"/>
    <w:rsid w:val="007D4FDF"/>
    <w:rsid w:val="007D543C"/>
    <w:rsid w:val="007D57F7"/>
    <w:rsid w:val="007D5AE2"/>
    <w:rsid w:val="007D5CA7"/>
    <w:rsid w:val="007D6848"/>
    <w:rsid w:val="007D68F2"/>
    <w:rsid w:val="007D70DB"/>
    <w:rsid w:val="007D7D17"/>
    <w:rsid w:val="007D7D74"/>
    <w:rsid w:val="007E1122"/>
    <w:rsid w:val="007E130C"/>
    <w:rsid w:val="007E15FF"/>
    <w:rsid w:val="007E1C2D"/>
    <w:rsid w:val="007E1CD6"/>
    <w:rsid w:val="007E1CE8"/>
    <w:rsid w:val="007E225D"/>
    <w:rsid w:val="007E2505"/>
    <w:rsid w:val="007E2A20"/>
    <w:rsid w:val="007E31D3"/>
    <w:rsid w:val="007E34EA"/>
    <w:rsid w:val="007E42DD"/>
    <w:rsid w:val="007E4519"/>
    <w:rsid w:val="007E46B4"/>
    <w:rsid w:val="007E473F"/>
    <w:rsid w:val="007E48FB"/>
    <w:rsid w:val="007E4CCD"/>
    <w:rsid w:val="007E50B0"/>
    <w:rsid w:val="007E54D5"/>
    <w:rsid w:val="007E5934"/>
    <w:rsid w:val="007E5AE6"/>
    <w:rsid w:val="007E5DD7"/>
    <w:rsid w:val="007E5E4A"/>
    <w:rsid w:val="007E6314"/>
    <w:rsid w:val="007E6645"/>
    <w:rsid w:val="007E6A06"/>
    <w:rsid w:val="007E6ADE"/>
    <w:rsid w:val="007E6D48"/>
    <w:rsid w:val="007E7809"/>
    <w:rsid w:val="007E7871"/>
    <w:rsid w:val="007E7F55"/>
    <w:rsid w:val="007F0465"/>
    <w:rsid w:val="007F08B2"/>
    <w:rsid w:val="007F0BA6"/>
    <w:rsid w:val="007F0D85"/>
    <w:rsid w:val="007F0E8B"/>
    <w:rsid w:val="007F10E1"/>
    <w:rsid w:val="007F125D"/>
    <w:rsid w:val="007F1399"/>
    <w:rsid w:val="007F13F9"/>
    <w:rsid w:val="007F209E"/>
    <w:rsid w:val="007F2301"/>
    <w:rsid w:val="007F24B4"/>
    <w:rsid w:val="007F2F85"/>
    <w:rsid w:val="007F31B6"/>
    <w:rsid w:val="007F31BF"/>
    <w:rsid w:val="007F34BE"/>
    <w:rsid w:val="007F35E0"/>
    <w:rsid w:val="007F3A8B"/>
    <w:rsid w:val="007F3C0E"/>
    <w:rsid w:val="007F3D83"/>
    <w:rsid w:val="007F42B0"/>
    <w:rsid w:val="007F43C7"/>
    <w:rsid w:val="007F45ED"/>
    <w:rsid w:val="007F48A1"/>
    <w:rsid w:val="007F4A4D"/>
    <w:rsid w:val="007F53E8"/>
    <w:rsid w:val="007F5627"/>
    <w:rsid w:val="007F5854"/>
    <w:rsid w:val="007F592F"/>
    <w:rsid w:val="007F5EA8"/>
    <w:rsid w:val="007F5FB7"/>
    <w:rsid w:val="007F61A5"/>
    <w:rsid w:val="007F62EC"/>
    <w:rsid w:val="007F66D7"/>
    <w:rsid w:val="007F6A27"/>
    <w:rsid w:val="007F6E1E"/>
    <w:rsid w:val="007F7371"/>
    <w:rsid w:val="007F73DA"/>
    <w:rsid w:val="007F7AA7"/>
    <w:rsid w:val="007F7C1A"/>
    <w:rsid w:val="007F7E3D"/>
    <w:rsid w:val="007F7EF9"/>
    <w:rsid w:val="00800099"/>
    <w:rsid w:val="008000A9"/>
    <w:rsid w:val="0080083C"/>
    <w:rsid w:val="00800E6F"/>
    <w:rsid w:val="00800F96"/>
    <w:rsid w:val="00801091"/>
    <w:rsid w:val="0080119D"/>
    <w:rsid w:val="0080155E"/>
    <w:rsid w:val="008018A6"/>
    <w:rsid w:val="00801BF6"/>
    <w:rsid w:val="008027ED"/>
    <w:rsid w:val="00802B2A"/>
    <w:rsid w:val="00803699"/>
    <w:rsid w:val="0080377F"/>
    <w:rsid w:val="00804225"/>
    <w:rsid w:val="00804526"/>
    <w:rsid w:val="008048B0"/>
    <w:rsid w:val="008048D0"/>
    <w:rsid w:val="00804BE5"/>
    <w:rsid w:val="00804E4A"/>
    <w:rsid w:val="00805148"/>
    <w:rsid w:val="00805323"/>
    <w:rsid w:val="00805358"/>
    <w:rsid w:val="008056FC"/>
    <w:rsid w:val="00805895"/>
    <w:rsid w:val="0080619A"/>
    <w:rsid w:val="008063B6"/>
    <w:rsid w:val="008067CF"/>
    <w:rsid w:val="00806C93"/>
    <w:rsid w:val="008072E2"/>
    <w:rsid w:val="0080749B"/>
    <w:rsid w:val="008075EB"/>
    <w:rsid w:val="00807685"/>
    <w:rsid w:val="00807C21"/>
    <w:rsid w:val="00807F70"/>
    <w:rsid w:val="008107E0"/>
    <w:rsid w:val="00810C50"/>
    <w:rsid w:val="00810F0D"/>
    <w:rsid w:val="00810F44"/>
    <w:rsid w:val="008110CE"/>
    <w:rsid w:val="008113A2"/>
    <w:rsid w:val="0081192B"/>
    <w:rsid w:val="00811A26"/>
    <w:rsid w:val="00811A7E"/>
    <w:rsid w:val="00811B2E"/>
    <w:rsid w:val="00811CCE"/>
    <w:rsid w:val="00812354"/>
    <w:rsid w:val="008126D9"/>
    <w:rsid w:val="00812A6B"/>
    <w:rsid w:val="00812D39"/>
    <w:rsid w:val="008136A2"/>
    <w:rsid w:val="00813835"/>
    <w:rsid w:val="00813DA5"/>
    <w:rsid w:val="00814156"/>
    <w:rsid w:val="00815054"/>
    <w:rsid w:val="008150A7"/>
    <w:rsid w:val="00815126"/>
    <w:rsid w:val="0081525C"/>
    <w:rsid w:val="00815381"/>
    <w:rsid w:val="008157B1"/>
    <w:rsid w:val="0081592B"/>
    <w:rsid w:val="00815D86"/>
    <w:rsid w:val="00815DA9"/>
    <w:rsid w:val="00816075"/>
    <w:rsid w:val="0081625D"/>
    <w:rsid w:val="008162CC"/>
    <w:rsid w:val="00816BE3"/>
    <w:rsid w:val="00816C52"/>
    <w:rsid w:val="00816E5D"/>
    <w:rsid w:val="0081750D"/>
    <w:rsid w:val="008178ED"/>
    <w:rsid w:val="00820328"/>
    <w:rsid w:val="0082042C"/>
    <w:rsid w:val="008205E7"/>
    <w:rsid w:val="008208D9"/>
    <w:rsid w:val="00820B4B"/>
    <w:rsid w:val="008210CB"/>
    <w:rsid w:val="0082164D"/>
    <w:rsid w:val="008218AB"/>
    <w:rsid w:val="00821F28"/>
    <w:rsid w:val="0082284F"/>
    <w:rsid w:val="008228BC"/>
    <w:rsid w:val="008236A8"/>
    <w:rsid w:val="008237DE"/>
    <w:rsid w:val="00824610"/>
    <w:rsid w:val="00824A7A"/>
    <w:rsid w:val="00824B10"/>
    <w:rsid w:val="00824CF2"/>
    <w:rsid w:val="00824E95"/>
    <w:rsid w:val="00824F37"/>
    <w:rsid w:val="00825389"/>
    <w:rsid w:val="0082559F"/>
    <w:rsid w:val="00825E2B"/>
    <w:rsid w:val="00825EC1"/>
    <w:rsid w:val="008260DB"/>
    <w:rsid w:val="00826272"/>
    <w:rsid w:val="008267DA"/>
    <w:rsid w:val="00826B7A"/>
    <w:rsid w:val="00826F5C"/>
    <w:rsid w:val="008270AC"/>
    <w:rsid w:val="00827665"/>
    <w:rsid w:val="008278AF"/>
    <w:rsid w:val="00827BDC"/>
    <w:rsid w:val="00827C28"/>
    <w:rsid w:val="008302B7"/>
    <w:rsid w:val="0083075D"/>
    <w:rsid w:val="00830A98"/>
    <w:rsid w:val="008312A1"/>
    <w:rsid w:val="00831A29"/>
    <w:rsid w:val="00831AF2"/>
    <w:rsid w:val="00831E8B"/>
    <w:rsid w:val="008321EF"/>
    <w:rsid w:val="008322FC"/>
    <w:rsid w:val="00832435"/>
    <w:rsid w:val="008326C3"/>
    <w:rsid w:val="00832D00"/>
    <w:rsid w:val="00833071"/>
    <w:rsid w:val="008334CC"/>
    <w:rsid w:val="0083372A"/>
    <w:rsid w:val="008337CB"/>
    <w:rsid w:val="00833A46"/>
    <w:rsid w:val="00833CD6"/>
    <w:rsid w:val="00833F9D"/>
    <w:rsid w:val="0083427C"/>
    <w:rsid w:val="00834491"/>
    <w:rsid w:val="008344A8"/>
    <w:rsid w:val="00834A17"/>
    <w:rsid w:val="00834A80"/>
    <w:rsid w:val="00834BFA"/>
    <w:rsid w:val="00834DCE"/>
    <w:rsid w:val="00835265"/>
    <w:rsid w:val="008356E9"/>
    <w:rsid w:val="0083592F"/>
    <w:rsid w:val="0083607F"/>
    <w:rsid w:val="00836162"/>
    <w:rsid w:val="0083667D"/>
    <w:rsid w:val="008368C2"/>
    <w:rsid w:val="00836C1F"/>
    <w:rsid w:val="00836E75"/>
    <w:rsid w:val="00836F9E"/>
    <w:rsid w:val="008372D4"/>
    <w:rsid w:val="00837349"/>
    <w:rsid w:val="008376B6"/>
    <w:rsid w:val="008376FB"/>
    <w:rsid w:val="0083775E"/>
    <w:rsid w:val="008379E6"/>
    <w:rsid w:val="00837B5F"/>
    <w:rsid w:val="00837F01"/>
    <w:rsid w:val="0083FDC8"/>
    <w:rsid w:val="00840BED"/>
    <w:rsid w:val="00842239"/>
    <w:rsid w:val="008423A4"/>
    <w:rsid w:val="00842A98"/>
    <w:rsid w:val="00843267"/>
    <w:rsid w:val="008433DE"/>
    <w:rsid w:val="00843484"/>
    <w:rsid w:val="00843595"/>
    <w:rsid w:val="00843782"/>
    <w:rsid w:val="00843868"/>
    <w:rsid w:val="00843E83"/>
    <w:rsid w:val="00844448"/>
    <w:rsid w:val="00844A70"/>
    <w:rsid w:val="00844CE9"/>
    <w:rsid w:val="00844DD9"/>
    <w:rsid w:val="00845345"/>
    <w:rsid w:val="00845BF1"/>
    <w:rsid w:val="0084603B"/>
    <w:rsid w:val="00846668"/>
    <w:rsid w:val="008468F3"/>
    <w:rsid w:val="0084693F"/>
    <w:rsid w:val="00846985"/>
    <w:rsid w:val="008469C9"/>
    <w:rsid w:val="00846CCA"/>
    <w:rsid w:val="0084705C"/>
    <w:rsid w:val="008471D4"/>
    <w:rsid w:val="008471F5"/>
    <w:rsid w:val="008472FC"/>
    <w:rsid w:val="008473A5"/>
    <w:rsid w:val="008476C9"/>
    <w:rsid w:val="00847997"/>
    <w:rsid w:val="00847EA7"/>
    <w:rsid w:val="0085043F"/>
    <w:rsid w:val="00850497"/>
    <w:rsid w:val="008504E0"/>
    <w:rsid w:val="00850A13"/>
    <w:rsid w:val="00850B37"/>
    <w:rsid w:val="00850E50"/>
    <w:rsid w:val="00851335"/>
    <w:rsid w:val="0085161A"/>
    <w:rsid w:val="008519EF"/>
    <w:rsid w:val="00851CFA"/>
    <w:rsid w:val="008520BF"/>
    <w:rsid w:val="008524A2"/>
    <w:rsid w:val="00852706"/>
    <w:rsid w:val="00852B7A"/>
    <w:rsid w:val="00852E89"/>
    <w:rsid w:val="008532B6"/>
    <w:rsid w:val="00853337"/>
    <w:rsid w:val="00853F44"/>
    <w:rsid w:val="008540EC"/>
    <w:rsid w:val="0085427A"/>
    <w:rsid w:val="00854561"/>
    <w:rsid w:val="008547FE"/>
    <w:rsid w:val="00854AA2"/>
    <w:rsid w:val="00854ADA"/>
    <w:rsid w:val="00854B02"/>
    <w:rsid w:val="00854BB0"/>
    <w:rsid w:val="00855153"/>
    <w:rsid w:val="0085544A"/>
    <w:rsid w:val="00855650"/>
    <w:rsid w:val="0085569D"/>
    <w:rsid w:val="008557AA"/>
    <w:rsid w:val="0085582B"/>
    <w:rsid w:val="0085660D"/>
    <w:rsid w:val="00856DC7"/>
    <w:rsid w:val="00856F1B"/>
    <w:rsid w:val="00856F32"/>
    <w:rsid w:val="00857047"/>
    <w:rsid w:val="008576EE"/>
    <w:rsid w:val="00857723"/>
    <w:rsid w:val="0085798F"/>
    <w:rsid w:val="00857AB5"/>
    <w:rsid w:val="00857C63"/>
    <w:rsid w:val="00857CC9"/>
    <w:rsid w:val="00860105"/>
    <w:rsid w:val="0086016D"/>
    <w:rsid w:val="00860C29"/>
    <w:rsid w:val="00860CB8"/>
    <w:rsid w:val="00861398"/>
    <w:rsid w:val="008615CE"/>
    <w:rsid w:val="0086228E"/>
    <w:rsid w:val="0086256A"/>
    <w:rsid w:val="00862834"/>
    <w:rsid w:val="00862966"/>
    <w:rsid w:val="00862A0B"/>
    <w:rsid w:val="00862E9C"/>
    <w:rsid w:val="00862F13"/>
    <w:rsid w:val="00862FF7"/>
    <w:rsid w:val="008639CB"/>
    <w:rsid w:val="0086401A"/>
    <w:rsid w:val="0086417A"/>
    <w:rsid w:val="008642A8"/>
    <w:rsid w:val="00864888"/>
    <w:rsid w:val="00864EAE"/>
    <w:rsid w:val="008655CF"/>
    <w:rsid w:val="0086565F"/>
    <w:rsid w:val="00865D2E"/>
    <w:rsid w:val="00866019"/>
    <w:rsid w:val="00866681"/>
    <w:rsid w:val="00866764"/>
    <w:rsid w:val="00866FAB"/>
    <w:rsid w:val="008674D3"/>
    <w:rsid w:val="008676D2"/>
    <w:rsid w:val="00867D41"/>
    <w:rsid w:val="00870195"/>
    <w:rsid w:val="008702DB"/>
    <w:rsid w:val="008705C9"/>
    <w:rsid w:val="008709E3"/>
    <w:rsid w:val="00870A57"/>
    <w:rsid w:val="0087128D"/>
    <w:rsid w:val="008714D4"/>
    <w:rsid w:val="0087161B"/>
    <w:rsid w:val="00872232"/>
    <w:rsid w:val="008722A2"/>
    <w:rsid w:val="00872A8F"/>
    <w:rsid w:val="00872C1F"/>
    <w:rsid w:val="00872C6C"/>
    <w:rsid w:val="00873344"/>
    <w:rsid w:val="00873C1B"/>
    <w:rsid w:val="00874049"/>
    <w:rsid w:val="00874817"/>
    <w:rsid w:val="00874916"/>
    <w:rsid w:val="00875774"/>
    <w:rsid w:val="00875865"/>
    <w:rsid w:val="008760A9"/>
    <w:rsid w:val="00876203"/>
    <w:rsid w:val="00876F73"/>
    <w:rsid w:val="008774C2"/>
    <w:rsid w:val="00877EC5"/>
    <w:rsid w:val="0088012A"/>
    <w:rsid w:val="00880565"/>
    <w:rsid w:val="00880588"/>
    <w:rsid w:val="0088094D"/>
    <w:rsid w:val="00880995"/>
    <w:rsid w:val="008809CF"/>
    <w:rsid w:val="00880CA3"/>
    <w:rsid w:val="008811BA"/>
    <w:rsid w:val="008814B6"/>
    <w:rsid w:val="00881609"/>
    <w:rsid w:val="008818E3"/>
    <w:rsid w:val="00881A4F"/>
    <w:rsid w:val="00881C20"/>
    <w:rsid w:val="00881ED9"/>
    <w:rsid w:val="0088203B"/>
    <w:rsid w:val="008820C7"/>
    <w:rsid w:val="00882222"/>
    <w:rsid w:val="008823EE"/>
    <w:rsid w:val="008824BB"/>
    <w:rsid w:val="00882F40"/>
    <w:rsid w:val="00882F6D"/>
    <w:rsid w:val="00882FA8"/>
    <w:rsid w:val="0088300D"/>
    <w:rsid w:val="00883202"/>
    <w:rsid w:val="00883A4A"/>
    <w:rsid w:val="00883FA9"/>
    <w:rsid w:val="0088446F"/>
    <w:rsid w:val="0088457B"/>
    <w:rsid w:val="008845F4"/>
    <w:rsid w:val="00884BC1"/>
    <w:rsid w:val="00884F07"/>
    <w:rsid w:val="00885025"/>
    <w:rsid w:val="008850CA"/>
    <w:rsid w:val="0088513F"/>
    <w:rsid w:val="0088571F"/>
    <w:rsid w:val="008857B9"/>
    <w:rsid w:val="00885824"/>
    <w:rsid w:val="00885883"/>
    <w:rsid w:val="008864D9"/>
    <w:rsid w:val="008864F5"/>
    <w:rsid w:val="008865A0"/>
    <w:rsid w:val="00886937"/>
    <w:rsid w:val="00886A1D"/>
    <w:rsid w:val="00886A2D"/>
    <w:rsid w:val="00886B42"/>
    <w:rsid w:val="00886B4B"/>
    <w:rsid w:val="00886CDC"/>
    <w:rsid w:val="00886DE5"/>
    <w:rsid w:val="00886F72"/>
    <w:rsid w:val="00887647"/>
    <w:rsid w:val="00887A91"/>
    <w:rsid w:val="00887CEE"/>
    <w:rsid w:val="00887DEA"/>
    <w:rsid w:val="00887FB9"/>
    <w:rsid w:val="00890073"/>
    <w:rsid w:val="00890B93"/>
    <w:rsid w:val="00890EE5"/>
    <w:rsid w:val="00891171"/>
    <w:rsid w:val="008911CA"/>
    <w:rsid w:val="00891720"/>
    <w:rsid w:val="008918D9"/>
    <w:rsid w:val="00892148"/>
    <w:rsid w:val="008928E4"/>
    <w:rsid w:val="00892DD0"/>
    <w:rsid w:val="00892E77"/>
    <w:rsid w:val="00893147"/>
    <w:rsid w:val="008931BC"/>
    <w:rsid w:val="00893239"/>
    <w:rsid w:val="008932E4"/>
    <w:rsid w:val="00893609"/>
    <w:rsid w:val="00893DB8"/>
    <w:rsid w:val="00893F70"/>
    <w:rsid w:val="0089437B"/>
    <w:rsid w:val="00894BBE"/>
    <w:rsid w:val="00895159"/>
    <w:rsid w:val="00895282"/>
    <w:rsid w:val="008953F9"/>
    <w:rsid w:val="0089553D"/>
    <w:rsid w:val="0089570D"/>
    <w:rsid w:val="008958B5"/>
    <w:rsid w:val="00895B4F"/>
    <w:rsid w:val="00895EF6"/>
    <w:rsid w:val="00896127"/>
    <w:rsid w:val="00896498"/>
    <w:rsid w:val="008967C8"/>
    <w:rsid w:val="00896C85"/>
    <w:rsid w:val="00896F6D"/>
    <w:rsid w:val="0089734E"/>
    <w:rsid w:val="00897465"/>
    <w:rsid w:val="00897C41"/>
    <w:rsid w:val="00897CAD"/>
    <w:rsid w:val="008A014A"/>
    <w:rsid w:val="008A0784"/>
    <w:rsid w:val="008A07B3"/>
    <w:rsid w:val="008A0913"/>
    <w:rsid w:val="008A09B1"/>
    <w:rsid w:val="008A0B29"/>
    <w:rsid w:val="008A0D89"/>
    <w:rsid w:val="008A0DC3"/>
    <w:rsid w:val="008A11CF"/>
    <w:rsid w:val="008A1AF6"/>
    <w:rsid w:val="008A1E34"/>
    <w:rsid w:val="008A1F0C"/>
    <w:rsid w:val="008A2C1C"/>
    <w:rsid w:val="008A2C93"/>
    <w:rsid w:val="008A2DC4"/>
    <w:rsid w:val="008A302A"/>
    <w:rsid w:val="008A322F"/>
    <w:rsid w:val="008A3EF6"/>
    <w:rsid w:val="008A40F4"/>
    <w:rsid w:val="008A44D3"/>
    <w:rsid w:val="008A455F"/>
    <w:rsid w:val="008A4AA2"/>
    <w:rsid w:val="008A4AA3"/>
    <w:rsid w:val="008A5254"/>
    <w:rsid w:val="008A547A"/>
    <w:rsid w:val="008A5D30"/>
    <w:rsid w:val="008A61E1"/>
    <w:rsid w:val="008A65C2"/>
    <w:rsid w:val="008A6AAC"/>
    <w:rsid w:val="008A7028"/>
    <w:rsid w:val="008A720D"/>
    <w:rsid w:val="008A74F5"/>
    <w:rsid w:val="008A7B17"/>
    <w:rsid w:val="008A7BCE"/>
    <w:rsid w:val="008B00E5"/>
    <w:rsid w:val="008B04DE"/>
    <w:rsid w:val="008B06CB"/>
    <w:rsid w:val="008B0956"/>
    <w:rsid w:val="008B0F4A"/>
    <w:rsid w:val="008B117D"/>
    <w:rsid w:val="008B16B2"/>
    <w:rsid w:val="008B178A"/>
    <w:rsid w:val="008B1ECF"/>
    <w:rsid w:val="008B1F39"/>
    <w:rsid w:val="008B222B"/>
    <w:rsid w:val="008B226C"/>
    <w:rsid w:val="008B22E4"/>
    <w:rsid w:val="008B235D"/>
    <w:rsid w:val="008B24AF"/>
    <w:rsid w:val="008B2603"/>
    <w:rsid w:val="008B2A53"/>
    <w:rsid w:val="008B2BDC"/>
    <w:rsid w:val="008B2BF2"/>
    <w:rsid w:val="008B2C41"/>
    <w:rsid w:val="008B2DF3"/>
    <w:rsid w:val="008B322D"/>
    <w:rsid w:val="008B32D5"/>
    <w:rsid w:val="008B32F3"/>
    <w:rsid w:val="008B359C"/>
    <w:rsid w:val="008B37B0"/>
    <w:rsid w:val="008B3884"/>
    <w:rsid w:val="008B3A2D"/>
    <w:rsid w:val="008B3D66"/>
    <w:rsid w:val="008B42F8"/>
    <w:rsid w:val="008B47B9"/>
    <w:rsid w:val="008B4CA4"/>
    <w:rsid w:val="008B4F87"/>
    <w:rsid w:val="008B51CD"/>
    <w:rsid w:val="008B5CA7"/>
    <w:rsid w:val="008B5F8A"/>
    <w:rsid w:val="008B608F"/>
    <w:rsid w:val="008B60B5"/>
    <w:rsid w:val="008B64CC"/>
    <w:rsid w:val="008B66B1"/>
    <w:rsid w:val="008B6829"/>
    <w:rsid w:val="008B6881"/>
    <w:rsid w:val="008B68F2"/>
    <w:rsid w:val="008B74F9"/>
    <w:rsid w:val="008B759D"/>
    <w:rsid w:val="008B75FB"/>
    <w:rsid w:val="008B7650"/>
    <w:rsid w:val="008B76C4"/>
    <w:rsid w:val="008B79B9"/>
    <w:rsid w:val="008C0259"/>
    <w:rsid w:val="008C03A0"/>
    <w:rsid w:val="008C061B"/>
    <w:rsid w:val="008C0C7F"/>
    <w:rsid w:val="008C0F31"/>
    <w:rsid w:val="008C1472"/>
    <w:rsid w:val="008C16BE"/>
    <w:rsid w:val="008C1A46"/>
    <w:rsid w:val="008C1C92"/>
    <w:rsid w:val="008C22C6"/>
    <w:rsid w:val="008C232C"/>
    <w:rsid w:val="008C2998"/>
    <w:rsid w:val="008C2E07"/>
    <w:rsid w:val="008C2E29"/>
    <w:rsid w:val="008C30D8"/>
    <w:rsid w:val="008C32A7"/>
    <w:rsid w:val="008C36F2"/>
    <w:rsid w:val="008C3A42"/>
    <w:rsid w:val="008C3B6B"/>
    <w:rsid w:val="008C3E7C"/>
    <w:rsid w:val="008C3EF6"/>
    <w:rsid w:val="008C4039"/>
    <w:rsid w:val="008C4527"/>
    <w:rsid w:val="008C4A14"/>
    <w:rsid w:val="008C4ABA"/>
    <w:rsid w:val="008C4C13"/>
    <w:rsid w:val="008C4D0A"/>
    <w:rsid w:val="008C530D"/>
    <w:rsid w:val="008C533B"/>
    <w:rsid w:val="008C5379"/>
    <w:rsid w:val="008C5863"/>
    <w:rsid w:val="008C5A90"/>
    <w:rsid w:val="008C5E19"/>
    <w:rsid w:val="008C5ED2"/>
    <w:rsid w:val="008C6009"/>
    <w:rsid w:val="008C60EE"/>
    <w:rsid w:val="008C62EB"/>
    <w:rsid w:val="008C66AD"/>
    <w:rsid w:val="008C671A"/>
    <w:rsid w:val="008C6755"/>
    <w:rsid w:val="008C6CE5"/>
    <w:rsid w:val="008C6FB0"/>
    <w:rsid w:val="008C76F0"/>
    <w:rsid w:val="008C7A1C"/>
    <w:rsid w:val="008C7D33"/>
    <w:rsid w:val="008C7D9E"/>
    <w:rsid w:val="008C7E39"/>
    <w:rsid w:val="008D0046"/>
    <w:rsid w:val="008D04A7"/>
    <w:rsid w:val="008D0578"/>
    <w:rsid w:val="008D0BDD"/>
    <w:rsid w:val="008D0C50"/>
    <w:rsid w:val="008D0D40"/>
    <w:rsid w:val="008D0FD7"/>
    <w:rsid w:val="008D14CB"/>
    <w:rsid w:val="008D17B3"/>
    <w:rsid w:val="008D17C6"/>
    <w:rsid w:val="008D1A81"/>
    <w:rsid w:val="008D1B37"/>
    <w:rsid w:val="008D1FE4"/>
    <w:rsid w:val="008D26B2"/>
    <w:rsid w:val="008D26F1"/>
    <w:rsid w:val="008D2838"/>
    <w:rsid w:val="008D2F00"/>
    <w:rsid w:val="008D2F98"/>
    <w:rsid w:val="008D322A"/>
    <w:rsid w:val="008D349C"/>
    <w:rsid w:val="008D37D3"/>
    <w:rsid w:val="008D38C0"/>
    <w:rsid w:val="008D402B"/>
    <w:rsid w:val="008D416F"/>
    <w:rsid w:val="008D44D4"/>
    <w:rsid w:val="008D4670"/>
    <w:rsid w:val="008D47BA"/>
    <w:rsid w:val="008D48BC"/>
    <w:rsid w:val="008D4A15"/>
    <w:rsid w:val="008D4A35"/>
    <w:rsid w:val="008D4CFB"/>
    <w:rsid w:val="008D4E53"/>
    <w:rsid w:val="008D4FB6"/>
    <w:rsid w:val="008D50A6"/>
    <w:rsid w:val="008D50D7"/>
    <w:rsid w:val="008D52C3"/>
    <w:rsid w:val="008D55F9"/>
    <w:rsid w:val="008D562D"/>
    <w:rsid w:val="008D5B48"/>
    <w:rsid w:val="008D5C18"/>
    <w:rsid w:val="008D60B0"/>
    <w:rsid w:val="008D621B"/>
    <w:rsid w:val="008D6801"/>
    <w:rsid w:val="008D6AFD"/>
    <w:rsid w:val="008D6D1A"/>
    <w:rsid w:val="008D6D92"/>
    <w:rsid w:val="008D722F"/>
    <w:rsid w:val="008D7461"/>
    <w:rsid w:val="008D74BD"/>
    <w:rsid w:val="008D7824"/>
    <w:rsid w:val="008D79A7"/>
    <w:rsid w:val="008D79E3"/>
    <w:rsid w:val="008D7CE1"/>
    <w:rsid w:val="008D7E78"/>
    <w:rsid w:val="008E042F"/>
    <w:rsid w:val="008E0554"/>
    <w:rsid w:val="008E065F"/>
    <w:rsid w:val="008E19A5"/>
    <w:rsid w:val="008E1B3A"/>
    <w:rsid w:val="008E1C68"/>
    <w:rsid w:val="008E1FAF"/>
    <w:rsid w:val="008E209E"/>
    <w:rsid w:val="008E2122"/>
    <w:rsid w:val="008E22C3"/>
    <w:rsid w:val="008E2345"/>
    <w:rsid w:val="008E2355"/>
    <w:rsid w:val="008E2B4A"/>
    <w:rsid w:val="008E30DD"/>
    <w:rsid w:val="008E3257"/>
    <w:rsid w:val="008E3378"/>
    <w:rsid w:val="008E33DB"/>
    <w:rsid w:val="008E352D"/>
    <w:rsid w:val="008E353A"/>
    <w:rsid w:val="008E3782"/>
    <w:rsid w:val="008E383D"/>
    <w:rsid w:val="008E384F"/>
    <w:rsid w:val="008E38BC"/>
    <w:rsid w:val="008E3C70"/>
    <w:rsid w:val="008E4034"/>
    <w:rsid w:val="008E4554"/>
    <w:rsid w:val="008E4A9E"/>
    <w:rsid w:val="008E4C97"/>
    <w:rsid w:val="008E51E8"/>
    <w:rsid w:val="008E5280"/>
    <w:rsid w:val="008E52E4"/>
    <w:rsid w:val="008E5A50"/>
    <w:rsid w:val="008E5F23"/>
    <w:rsid w:val="008E5F61"/>
    <w:rsid w:val="008E630F"/>
    <w:rsid w:val="008E66F9"/>
    <w:rsid w:val="008E6922"/>
    <w:rsid w:val="008E6A17"/>
    <w:rsid w:val="008E724C"/>
    <w:rsid w:val="008E73A9"/>
    <w:rsid w:val="008E7663"/>
    <w:rsid w:val="008F00A8"/>
    <w:rsid w:val="008F0361"/>
    <w:rsid w:val="008F03DF"/>
    <w:rsid w:val="008F0575"/>
    <w:rsid w:val="008F0682"/>
    <w:rsid w:val="008F06B0"/>
    <w:rsid w:val="008F09D5"/>
    <w:rsid w:val="008F0AFB"/>
    <w:rsid w:val="008F0CDA"/>
    <w:rsid w:val="008F0DB7"/>
    <w:rsid w:val="008F1174"/>
    <w:rsid w:val="008F124C"/>
    <w:rsid w:val="008F17F5"/>
    <w:rsid w:val="008F191E"/>
    <w:rsid w:val="008F2063"/>
    <w:rsid w:val="008F2BF6"/>
    <w:rsid w:val="008F4059"/>
    <w:rsid w:val="008F417C"/>
    <w:rsid w:val="008F42A3"/>
    <w:rsid w:val="008F49D3"/>
    <w:rsid w:val="008F4CE8"/>
    <w:rsid w:val="008F4DE6"/>
    <w:rsid w:val="008F4E14"/>
    <w:rsid w:val="008F4EC1"/>
    <w:rsid w:val="008F51E8"/>
    <w:rsid w:val="008F535C"/>
    <w:rsid w:val="008F5382"/>
    <w:rsid w:val="008F571B"/>
    <w:rsid w:val="008F5965"/>
    <w:rsid w:val="008F59F3"/>
    <w:rsid w:val="008F5A9D"/>
    <w:rsid w:val="008F5B40"/>
    <w:rsid w:val="008F5E91"/>
    <w:rsid w:val="008F617F"/>
    <w:rsid w:val="008F6324"/>
    <w:rsid w:val="008F654C"/>
    <w:rsid w:val="008F6645"/>
    <w:rsid w:val="008F7377"/>
    <w:rsid w:val="008F7526"/>
    <w:rsid w:val="008F7535"/>
    <w:rsid w:val="008F768D"/>
    <w:rsid w:val="008F772E"/>
    <w:rsid w:val="008F7B96"/>
    <w:rsid w:val="008F7BC5"/>
    <w:rsid w:val="0090008F"/>
    <w:rsid w:val="009006FF"/>
    <w:rsid w:val="00900748"/>
    <w:rsid w:val="0090075E"/>
    <w:rsid w:val="00900799"/>
    <w:rsid w:val="009010B2"/>
    <w:rsid w:val="009015E3"/>
    <w:rsid w:val="009018BD"/>
    <w:rsid w:val="009018C2"/>
    <w:rsid w:val="00901999"/>
    <w:rsid w:val="009020AB"/>
    <w:rsid w:val="00902166"/>
    <w:rsid w:val="0090286B"/>
    <w:rsid w:val="00902A70"/>
    <w:rsid w:val="00903002"/>
    <w:rsid w:val="00903181"/>
    <w:rsid w:val="009032D5"/>
    <w:rsid w:val="009033FD"/>
    <w:rsid w:val="00903655"/>
    <w:rsid w:val="0090370A"/>
    <w:rsid w:val="00903D38"/>
    <w:rsid w:val="00903FF1"/>
    <w:rsid w:val="00903FF4"/>
    <w:rsid w:val="009049FD"/>
    <w:rsid w:val="00905635"/>
    <w:rsid w:val="009056B5"/>
    <w:rsid w:val="0090596E"/>
    <w:rsid w:val="00905A50"/>
    <w:rsid w:val="00905B58"/>
    <w:rsid w:val="009061C9"/>
    <w:rsid w:val="009062AD"/>
    <w:rsid w:val="009062C9"/>
    <w:rsid w:val="00906EF8"/>
    <w:rsid w:val="009073B1"/>
    <w:rsid w:val="00907546"/>
    <w:rsid w:val="009078C7"/>
    <w:rsid w:val="0091024A"/>
    <w:rsid w:val="00910522"/>
    <w:rsid w:val="009107B7"/>
    <w:rsid w:val="0091193F"/>
    <w:rsid w:val="00911E49"/>
    <w:rsid w:val="00911E5B"/>
    <w:rsid w:val="00912170"/>
    <w:rsid w:val="00912377"/>
    <w:rsid w:val="0091259A"/>
    <w:rsid w:val="00912791"/>
    <w:rsid w:val="0091293D"/>
    <w:rsid w:val="00912984"/>
    <w:rsid w:val="00912A9B"/>
    <w:rsid w:val="00912B8E"/>
    <w:rsid w:val="009130B9"/>
    <w:rsid w:val="00913122"/>
    <w:rsid w:val="0091394B"/>
    <w:rsid w:val="00913A81"/>
    <w:rsid w:val="00913EE0"/>
    <w:rsid w:val="00913F3D"/>
    <w:rsid w:val="0091401B"/>
    <w:rsid w:val="00914347"/>
    <w:rsid w:val="0091436D"/>
    <w:rsid w:val="00914E8E"/>
    <w:rsid w:val="00914EED"/>
    <w:rsid w:val="00914F9F"/>
    <w:rsid w:val="0091511F"/>
    <w:rsid w:val="0091541C"/>
    <w:rsid w:val="009154C2"/>
    <w:rsid w:val="009157B0"/>
    <w:rsid w:val="0091581A"/>
    <w:rsid w:val="009158BD"/>
    <w:rsid w:val="00915D3C"/>
    <w:rsid w:val="0091615A"/>
    <w:rsid w:val="009161D8"/>
    <w:rsid w:val="00916718"/>
    <w:rsid w:val="0091690F"/>
    <w:rsid w:val="00916938"/>
    <w:rsid w:val="00916A2F"/>
    <w:rsid w:val="00917B37"/>
    <w:rsid w:val="00917BCF"/>
    <w:rsid w:val="009202C9"/>
    <w:rsid w:val="00920335"/>
    <w:rsid w:val="00920655"/>
    <w:rsid w:val="0092095E"/>
    <w:rsid w:val="009209F3"/>
    <w:rsid w:val="00920C3B"/>
    <w:rsid w:val="00920CF4"/>
    <w:rsid w:val="009213C6"/>
    <w:rsid w:val="00921441"/>
    <w:rsid w:val="0092166D"/>
    <w:rsid w:val="00921889"/>
    <w:rsid w:val="00921A34"/>
    <w:rsid w:val="00921D2A"/>
    <w:rsid w:val="00921E03"/>
    <w:rsid w:val="00921FB0"/>
    <w:rsid w:val="00922373"/>
    <w:rsid w:val="009224E0"/>
    <w:rsid w:val="00922C75"/>
    <w:rsid w:val="00922CB0"/>
    <w:rsid w:val="00922CB2"/>
    <w:rsid w:val="00922E78"/>
    <w:rsid w:val="00922F78"/>
    <w:rsid w:val="009239B4"/>
    <w:rsid w:val="00923C02"/>
    <w:rsid w:val="00923EBD"/>
    <w:rsid w:val="009241FA"/>
    <w:rsid w:val="0092516F"/>
    <w:rsid w:val="009254AA"/>
    <w:rsid w:val="00925628"/>
    <w:rsid w:val="009256F3"/>
    <w:rsid w:val="009256FD"/>
    <w:rsid w:val="00925D3C"/>
    <w:rsid w:val="0092610C"/>
    <w:rsid w:val="00926382"/>
    <w:rsid w:val="0092646A"/>
    <w:rsid w:val="0092652B"/>
    <w:rsid w:val="00926562"/>
    <w:rsid w:val="0092672B"/>
    <w:rsid w:val="009267C9"/>
    <w:rsid w:val="0092680E"/>
    <w:rsid w:val="0092698A"/>
    <w:rsid w:val="00926DAB"/>
    <w:rsid w:val="00926DEC"/>
    <w:rsid w:val="00926FAC"/>
    <w:rsid w:val="00927075"/>
    <w:rsid w:val="00927746"/>
    <w:rsid w:val="009279A0"/>
    <w:rsid w:val="00927C47"/>
    <w:rsid w:val="00927CFB"/>
    <w:rsid w:val="00927F7D"/>
    <w:rsid w:val="0093002D"/>
    <w:rsid w:val="00930512"/>
    <w:rsid w:val="00930CE4"/>
    <w:rsid w:val="00931477"/>
    <w:rsid w:val="009314E7"/>
    <w:rsid w:val="00931635"/>
    <w:rsid w:val="009317BF"/>
    <w:rsid w:val="00931C6B"/>
    <w:rsid w:val="00931F53"/>
    <w:rsid w:val="0093221D"/>
    <w:rsid w:val="00932656"/>
    <w:rsid w:val="00932666"/>
    <w:rsid w:val="0093272D"/>
    <w:rsid w:val="00932C2A"/>
    <w:rsid w:val="00932FD4"/>
    <w:rsid w:val="0093309A"/>
    <w:rsid w:val="0093329C"/>
    <w:rsid w:val="009333E9"/>
    <w:rsid w:val="009334B1"/>
    <w:rsid w:val="0093365A"/>
    <w:rsid w:val="00933693"/>
    <w:rsid w:val="00933FAD"/>
    <w:rsid w:val="009340CB"/>
    <w:rsid w:val="00934107"/>
    <w:rsid w:val="00934862"/>
    <w:rsid w:val="00934A6E"/>
    <w:rsid w:val="00934C37"/>
    <w:rsid w:val="0093505E"/>
    <w:rsid w:val="0093508B"/>
    <w:rsid w:val="00935414"/>
    <w:rsid w:val="009359EE"/>
    <w:rsid w:val="00935ADA"/>
    <w:rsid w:val="00935AF6"/>
    <w:rsid w:val="00935B7D"/>
    <w:rsid w:val="00935C6C"/>
    <w:rsid w:val="00935C86"/>
    <w:rsid w:val="0093625E"/>
    <w:rsid w:val="0093643F"/>
    <w:rsid w:val="00936C32"/>
    <w:rsid w:val="00936D86"/>
    <w:rsid w:val="00936DED"/>
    <w:rsid w:val="00936EBB"/>
    <w:rsid w:val="00936F0E"/>
    <w:rsid w:val="00936F16"/>
    <w:rsid w:val="0093734E"/>
    <w:rsid w:val="00937528"/>
    <w:rsid w:val="009375E2"/>
    <w:rsid w:val="009404D9"/>
    <w:rsid w:val="009406ED"/>
    <w:rsid w:val="00940F3D"/>
    <w:rsid w:val="009410B9"/>
    <w:rsid w:val="00941428"/>
    <w:rsid w:val="0094144F"/>
    <w:rsid w:val="0094194F"/>
    <w:rsid w:val="00941A47"/>
    <w:rsid w:val="00941D82"/>
    <w:rsid w:val="0094213C"/>
    <w:rsid w:val="009421A4"/>
    <w:rsid w:val="00942323"/>
    <w:rsid w:val="00942A17"/>
    <w:rsid w:val="00942ADA"/>
    <w:rsid w:val="00942FED"/>
    <w:rsid w:val="009430B3"/>
    <w:rsid w:val="00943746"/>
    <w:rsid w:val="0094379C"/>
    <w:rsid w:val="00943ED7"/>
    <w:rsid w:val="009448B5"/>
    <w:rsid w:val="009448EC"/>
    <w:rsid w:val="00944E2F"/>
    <w:rsid w:val="009450CD"/>
    <w:rsid w:val="00945606"/>
    <w:rsid w:val="0094585B"/>
    <w:rsid w:val="00945DFE"/>
    <w:rsid w:val="00945F0B"/>
    <w:rsid w:val="00946089"/>
    <w:rsid w:val="0094619C"/>
    <w:rsid w:val="00946AB9"/>
    <w:rsid w:val="0094701E"/>
    <w:rsid w:val="00947665"/>
    <w:rsid w:val="0094769E"/>
    <w:rsid w:val="009477E9"/>
    <w:rsid w:val="0095003B"/>
    <w:rsid w:val="0095080A"/>
    <w:rsid w:val="00950C5E"/>
    <w:rsid w:val="00950CA8"/>
    <w:rsid w:val="0095114E"/>
    <w:rsid w:val="0095131D"/>
    <w:rsid w:val="0095144A"/>
    <w:rsid w:val="009514F0"/>
    <w:rsid w:val="0095185B"/>
    <w:rsid w:val="009518EE"/>
    <w:rsid w:val="009519AD"/>
    <w:rsid w:val="00951DE0"/>
    <w:rsid w:val="00952159"/>
    <w:rsid w:val="00952194"/>
    <w:rsid w:val="00952B9D"/>
    <w:rsid w:val="00952D12"/>
    <w:rsid w:val="00953211"/>
    <w:rsid w:val="0095343C"/>
    <w:rsid w:val="00953901"/>
    <w:rsid w:val="009540CA"/>
    <w:rsid w:val="009545D6"/>
    <w:rsid w:val="0095472E"/>
    <w:rsid w:val="0095480A"/>
    <w:rsid w:val="0095480F"/>
    <w:rsid w:val="00954831"/>
    <w:rsid w:val="0095499D"/>
    <w:rsid w:val="00954EC0"/>
    <w:rsid w:val="009552B3"/>
    <w:rsid w:val="009552D8"/>
    <w:rsid w:val="00955420"/>
    <w:rsid w:val="00955D04"/>
    <w:rsid w:val="00956279"/>
    <w:rsid w:val="00956757"/>
    <w:rsid w:val="00956AF6"/>
    <w:rsid w:val="00956B1C"/>
    <w:rsid w:val="00957140"/>
    <w:rsid w:val="009573FA"/>
    <w:rsid w:val="0095766F"/>
    <w:rsid w:val="00957D0D"/>
    <w:rsid w:val="00957EAA"/>
    <w:rsid w:val="00957F29"/>
    <w:rsid w:val="00957F4A"/>
    <w:rsid w:val="00960215"/>
    <w:rsid w:val="00960231"/>
    <w:rsid w:val="009603ED"/>
    <w:rsid w:val="00960404"/>
    <w:rsid w:val="00960BD5"/>
    <w:rsid w:val="009612B0"/>
    <w:rsid w:val="0096135B"/>
    <w:rsid w:val="009613DA"/>
    <w:rsid w:val="009617EA"/>
    <w:rsid w:val="00961BEC"/>
    <w:rsid w:val="00961F9B"/>
    <w:rsid w:val="00962810"/>
    <w:rsid w:val="00962D57"/>
    <w:rsid w:val="00962F7E"/>
    <w:rsid w:val="00963B9C"/>
    <w:rsid w:val="00963D26"/>
    <w:rsid w:val="00964273"/>
    <w:rsid w:val="0096431C"/>
    <w:rsid w:val="0096445A"/>
    <w:rsid w:val="009648BB"/>
    <w:rsid w:val="009648EC"/>
    <w:rsid w:val="00964989"/>
    <w:rsid w:val="00964B8A"/>
    <w:rsid w:val="00965151"/>
    <w:rsid w:val="00965B2A"/>
    <w:rsid w:val="00965FDC"/>
    <w:rsid w:val="00966329"/>
    <w:rsid w:val="00966C8B"/>
    <w:rsid w:val="00966CFC"/>
    <w:rsid w:val="00966DF0"/>
    <w:rsid w:val="00967659"/>
    <w:rsid w:val="0097015E"/>
    <w:rsid w:val="0097029C"/>
    <w:rsid w:val="00970B0D"/>
    <w:rsid w:val="00970E88"/>
    <w:rsid w:val="009710A4"/>
    <w:rsid w:val="00971DD4"/>
    <w:rsid w:val="00972230"/>
    <w:rsid w:val="00972495"/>
    <w:rsid w:val="00972CEE"/>
    <w:rsid w:val="00973025"/>
    <w:rsid w:val="0097343D"/>
    <w:rsid w:val="009738D1"/>
    <w:rsid w:val="00973924"/>
    <w:rsid w:val="00973926"/>
    <w:rsid w:val="00973CDE"/>
    <w:rsid w:val="00973CEC"/>
    <w:rsid w:val="009744D5"/>
    <w:rsid w:val="00974A12"/>
    <w:rsid w:val="00974AF0"/>
    <w:rsid w:val="00975076"/>
    <w:rsid w:val="00975728"/>
    <w:rsid w:val="00975792"/>
    <w:rsid w:val="00975ABF"/>
    <w:rsid w:val="00976100"/>
    <w:rsid w:val="009769C9"/>
    <w:rsid w:val="00976A00"/>
    <w:rsid w:val="0097715E"/>
    <w:rsid w:val="009777A8"/>
    <w:rsid w:val="00977AFE"/>
    <w:rsid w:val="00977B6E"/>
    <w:rsid w:val="00977B98"/>
    <w:rsid w:val="00977C32"/>
    <w:rsid w:val="00977D6C"/>
    <w:rsid w:val="00977FB4"/>
    <w:rsid w:val="00980214"/>
    <w:rsid w:val="00980217"/>
    <w:rsid w:val="00980B9E"/>
    <w:rsid w:val="00981329"/>
    <w:rsid w:val="00981584"/>
    <w:rsid w:val="0098183A"/>
    <w:rsid w:val="009818C2"/>
    <w:rsid w:val="00982070"/>
    <w:rsid w:val="00982483"/>
    <w:rsid w:val="00982A08"/>
    <w:rsid w:val="00983959"/>
    <w:rsid w:val="0098396F"/>
    <w:rsid w:val="00983CD3"/>
    <w:rsid w:val="00983D28"/>
    <w:rsid w:val="009841F3"/>
    <w:rsid w:val="0098469E"/>
    <w:rsid w:val="00984B5C"/>
    <w:rsid w:val="00984F7A"/>
    <w:rsid w:val="00984F90"/>
    <w:rsid w:val="009850CE"/>
    <w:rsid w:val="00985B1B"/>
    <w:rsid w:val="00985BA8"/>
    <w:rsid w:val="00985EB8"/>
    <w:rsid w:val="00986067"/>
    <w:rsid w:val="0098615B"/>
    <w:rsid w:val="00986396"/>
    <w:rsid w:val="00986B6A"/>
    <w:rsid w:val="00986C22"/>
    <w:rsid w:val="0098723C"/>
    <w:rsid w:val="00987275"/>
    <w:rsid w:val="009874F9"/>
    <w:rsid w:val="00987625"/>
    <w:rsid w:val="00987651"/>
    <w:rsid w:val="00987F15"/>
    <w:rsid w:val="00987FEF"/>
    <w:rsid w:val="0099070D"/>
    <w:rsid w:val="00990E37"/>
    <w:rsid w:val="00990FF4"/>
    <w:rsid w:val="00991097"/>
    <w:rsid w:val="00991628"/>
    <w:rsid w:val="009916F3"/>
    <w:rsid w:val="00991884"/>
    <w:rsid w:val="00991916"/>
    <w:rsid w:val="00991C17"/>
    <w:rsid w:val="00991EA1"/>
    <w:rsid w:val="00992150"/>
    <w:rsid w:val="00992372"/>
    <w:rsid w:val="009925A0"/>
    <w:rsid w:val="009926D6"/>
    <w:rsid w:val="0099277B"/>
    <w:rsid w:val="009932AB"/>
    <w:rsid w:val="00993306"/>
    <w:rsid w:val="0099334F"/>
    <w:rsid w:val="009934D0"/>
    <w:rsid w:val="0099399B"/>
    <w:rsid w:val="00993DE4"/>
    <w:rsid w:val="0099405E"/>
    <w:rsid w:val="00994F8A"/>
    <w:rsid w:val="009952F8"/>
    <w:rsid w:val="00995327"/>
    <w:rsid w:val="0099535D"/>
    <w:rsid w:val="0099571C"/>
    <w:rsid w:val="0099582F"/>
    <w:rsid w:val="009958C4"/>
    <w:rsid w:val="009959E1"/>
    <w:rsid w:val="00995CB6"/>
    <w:rsid w:val="00995F9E"/>
    <w:rsid w:val="00996315"/>
    <w:rsid w:val="00996362"/>
    <w:rsid w:val="00996B52"/>
    <w:rsid w:val="00996CDF"/>
    <w:rsid w:val="00996DC0"/>
    <w:rsid w:val="00997811"/>
    <w:rsid w:val="00997C3B"/>
    <w:rsid w:val="009A0120"/>
    <w:rsid w:val="009A0902"/>
    <w:rsid w:val="009A0B5F"/>
    <w:rsid w:val="009A0E4D"/>
    <w:rsid w:val="009A2234"/>
    <w:rsid w:val="009A24C9"/>
    <w:rsid w:val="009A25F8"/>
    <w:rsid w:val="009A281A"/>
    <w:rsid w:val="009A288B"/>
    <w:rsid w:val="009A296C"/>
    <w:rsid w:val="009A2EC0"/>
    <w:rsid w:val="009A2F57"/>
    <w:rsid w:val="009A2FE1"/>
    <w:rsid w:val="009A31FE"/>
    <w:rsid w:val="009A3468"/>
    <w:rsid w:val="009A379D"/>
    <w:rsid w:val="009A37F8"/>
    <w:rsid w:val="009A3C09"/>
    <w:rsid w:val="009A4894"/>
    <w:rsid w:val="009A4AEB"/>
    <w:rsid w:val="009A4B41"/>
    <w:rsid w:val="009A4E33"/>
    <w:rsid w:val="009A53A3"/>
    <w:rsid w:val="009A547E"/>
    <w:rsid w:val="009A54DA"/>
    <w:rsid w:val="009A552F"/>
    <w:rsid w:val="009A560C"/>
    <w:rsid w:val="009A5768"/>
    <w:rsid w:val="009A58C4"/>
    <w:rsid w:val="009A5938"/>
    <w:rsid w:val="009A5BB9"/>
    <w:rsid w:val="009A5D3C"/>
    <w:rsid w:val="009A60FC"/>
    <w:rsid w:val="009A6710"/>
    <w:rsid w:val="009A6E69"/>
    <w:rsid w:val="009A70D0"/>
    <w:rsid w:val="009A7E0D"/>
    <w:rsid w:val="009A7EBD"/>
    <w:rsid w:val="009A7F7B"/>
    <w:rsid w:val="009B0B59"/>
    <w:rsid w:val="009B0B80"/>
    <w:rsid w:val="009B0BAA"/>
    <w:rsid w:val="009B0EDA"/>
    <w:rsid w:val="009B15E7"/>
    <w:rsid w:val="009B164A"/>
    <w:rsid w:val="009B18A4"/>
    <w:rsid w:val="009B19A6"/>
    <w:rsid w:val="009B1AA7"/>
    <w:rsid w:val="009B1CA0"/>
    <w:rsid w:val="009B1E0F"/>
    <w:rsid w:val="009B20F0"/>
    <w:rsid w:val="009B23DD"/>
    <w:rsid w:val="009B270A"/>
    <w:rsid w:val="009B2765"/>
    <w:rsid w:val="009B277C"/>
    <w:rsid w:val="009B2A04"/>
    <w:rsid w:val="009B2ADD"/>
    <w:rsid w:val="009B2B3B"/>
    <w:rsid w:val="009B3299"/>
    <w:rsid w:val="009B33A7"/>
    <w:rsid w:val="009B382F"/>
    <w:rsid w:val="009B412C"/>
    <w:rsid w:val="009B47B5"/>
    <w:rsid w:val="009B4894"/>
    <w:rsid w:val="009B49DB"/>
    <w:rsid w:val="009B4A1E"/>
    <w:rsid w:val="009B4C9E"/>
    <w:rsid w:val="009B4EBC"/>
    <w:rsid w:val="009B4F4C"/>
    <w:rsid w:val="009B4FFD"/>
    <w:rsid w:val="009B5F8B"/>
    <w:rsid w:val="009B6046"/>
    <w:rsid w:val="009B65AF"/>
    <w:rsid w:val="009B68A6"/>
    <w:rsid w:val="009B719B"/>
    <w:rsid w:val="009B77B8"/>
    <w:rsid w:val="009B7967"/>
    <w:rsid w:val="009B7CE9"/>
    <w:rsid w:val="009C01A9"/>
    <w:rsid w:val="009C0362"/>
    <w:rsid w:val="009C038F"/>
    <w:rsid w:val="009C0A40"/>
    <w:rsid w:val="009C17CE"/>
    <w:rsid w:val="009C1A7F"/>
    <w:rsid w:val="009C1E05"/>
    <w:rsid w:val="009C22B1"/>
    <w:rsid w:val="009C2538"/>
    <w:rsid w:val="009C2C07"/>
    <w:rsid w:val="009C2CD0"/>
    <w:rsid w:val="009C2D89"/>
    <w:rsid w:val="009C2F00"/>
    <w:rsid w:val="009C2F35"/>
    <w:rsid w:val="009C31E3"/>
    <w:rsid w:val="009C364D"/>
    <w:rsid w:val="009C3863"/>
    <w:rsid w:val="009C3A52"/>
    <w:rsid w:val="009C3FB7"/>
    <w:rsid w:val="009C407B"/>
    <w:rsid w:val="009C4091"/>
    <w:rsid w:val="009C43C7"/>
    <w:rsid w:val="009C446E"/>
    <w:rsid w:val="009C45F1"/>
    <w:rsid w:val="009C4BA1"/>
    <w:rsid w:val="009C4FBE"/>
    <w:rsid w:val="009C55F3"/>
    <w:rsid w:val="009C561B"/>
    <w:rsid w:val="009C588F"/>
    <w:rsid w:val="009C5903"/>
    <w:rsid w:val="009C66F6"/>
    <w:rsid w:val="009C6763"/>
    <w:rsid w:val="009C690B"/>
    <w:rsid w:val="009C6DCB"/>
    <w:rsid w:val="009C6EF9"/>
    <w:rsid w:val="009C7088"/>
    <w:rsid w:val="009C781C"/>
    <w:rsid w:val="009C7E9E"/>
    <w:rsid w:val="009D0146"/>
    <w:rsid w:val="009D0266"/>
    <w:rsid w:val="009D0386"/>
    <w:rsid w:val="009D0AC2"/>
    <w:rsid w:val="009D0ADD"/>
    <w:rsid w:val="009D0ADE"/>
    <w:rsid w:val="009D0AF5"/>
    <w:rsid w:val="009D0B4D"/>
    <w:rsid w:val="009D0FDD"/>
    <w:rsid w:val="009D10A2"/>
    <w:rsid w:val="009D1101"/>
    <w:rsid w:val="009D1374"/>
    <w:rsid w:val="009D17D1"/>
    <w:rsid w:val="009D18D4"/>
    <w:rsid w:val="009D1927"/>
    <w:rsid w:val="009D1E4B"/>
    <w:rsid w:val="009D225A"/>
    <w:rsid w:val="009D29FA"/>
    <w:rsid w:val="009D2B88"/>
    <w:rsid w:val="009D3131"/>
    <w:rsid w:val="009D3291"/>
    <w:rsid w:val="009D3351"/>
    <w:rsid w:val="009D3525"/>
    <w:rsid w:val="009D37B9"/>
    <w:rsid w:val="009D3885"/>
    <w:rsid w:val="009D40BB"/>
    <w:rsid w:val="009D4389"/>
    <w:rsid w:val="009D46AA"/>
    <w:rsid w:val="009D4815"/>
    <w:rsid w:val="009D4A8D"/>
    <w:rsid w:val="009D4C17"/>
    <w:rsid w:val="009D624E"/>
    <w:rsid w:val="009D64B1"/>
    <w:rsid w:val="009D69B7"/>
    <w:rsid w:val="009D6AA7"/>
    <w:rsid w:val="009D6E45"/>
    <w:rsid w:val="009D702B"/>
    <w:rsid w:val="009D71E6"/>
    <w:rsid w:val="009D76EA"/>
    <w:rsid w:val="009D78FA"/>
    <w:rsid w:val="009D7C74"/>
    <w:rsid w:val="009D7CE3"/>
    <w:rsid w:val="009D7EA5"/>
    <w:rsid w:val="009E021F"/>
    <w:rsid w:val="009E0389"/>
    <w:rsid w:val="009E04AE"/>
    <w:rsid w:val="009E0877"/>
    <w:rsid w:val="009E096E"/>
    <w:rsid w:val="009E0F47"/>
    <w:rsid w:val="009E14D5"/>
    <w:rsid w:val="009E17E6"/>
    <w:rsid w:val="009E1BE8"/>
    <w:rsid w:val="009E1E7F"/>
    <w:rsid w:val="009E2274"/>
    <w:rsid w:val="009E2416"/>
    <w:rsid w:val="009E2875"/>
    <w:rsid w:val="009E2CAC"/>
    <w:rsid w:val="009E3754"/>
    <w:rsid w:val="009E395E"/>
    <w:rsid w:val="009E3D41"/>
    <w:rsid w:val="009E3DF1"/>
    <w:rsid w:val="009E4175"/>
    <w:rsid w:val="009E43F9"/>
    <w:rsid w:val="009E53C0"/>
    <w:rsid w:val="009E5480"/>
    <w:rsid w:val="009E54CE"/>
    <w:rsid w:val="009E54FF"/>
    <w:rsid w:val="009E5F5F"/>
    <w:rsid w:val="009E5FC9"/>
    <w:rsid w:val="009E6249"/>
    <w:rsid w:val="009E62FE"/>
    <w:rsid w:val="009E6B59"/>
    <w:rsid w:val="009E6C4E"/>
    <w:rsid w:val="009E6ECE"/>
    <w:rsid w:val="009E700F"/>
    <w:rsid w:val="009E72CA"/>
    <w:rsid w:val="009E760C"/>
    <w:rsid w:val="009E78DF"/>
    <w:rsid w:val="009E7943"/>
    <w:rsid w:val="009E7AE0"/>
    <w:rsid w:val="009E7C08"/>
    <w:rsid w:val="009E7DEC"/>
    <w:rsid w:val="009F031B"/>
    <w:rsid w:val="009F07ED"/>
    <w:rsid w:val="009F0E44"/>
    <w:rsid w:val="009F139C"/>
    <w:rsid w:val="009F15E2"/>
    <w:rsid w:val="009F1776"/>
    <w:rsid w:val="009F1B1C"/>
    <w:rsid w:val="009F2027"/>
    <w:rsid w:val="009F20CE"/>
    <w:rsid w:val="009F2293"/>
    <w:rsid w:val="009F22CE"/>
    <w:rsid w:val="009F22DF"/>
    <w:rsid w:val="009F23DF"/>
    <w:rsid w:val="009F2B50"/>
    <w:rsid w:val="009F2F8E"/>
    <w:rsid w:val="009F30B9"/>
    <w:rsid w:val="009F32AC"/>
    <w:rsid w:val="009F3516"/>
    <w:rsid w:val="009F36B6"/>
    <w:rsid w:val="009F3732"/>
    <w:rsid w:val="009F38B4"/>
    <w:rsid w:val="009F4335"/>
    <w:rsid w:val="009F4493"/>
    <w:rsid w:val="009F45B6"/>
    <w:rsid w:val="009F4CC1"/>
    <w:rsid w:val="009F4D5D"/>
    <w:rsid w:val="009F4FAC"/>
    <w:rsid w:val="009F50DB"/>
    <w:rsid w:val="009F552A"/>
    <w:rsid w:val="009F5741"/>
    <w:rsid w:val="009F5E93"/>
    <w:rsid w:val="009F5EE3"/>
    <w:rsid w:val="009F6CB9"/>
    <w:rsid w:val="009F6D41"/>
    <w:rsid w:val="009F789B"/>
    <w:rsid w:val="009F7CD4"/>
    <w:rsid w:val="009F7E47"/>
    <w:rsid w:val="00A0061E"/>
    <w:rsid w:val="00A008DC"/>
    <w:rsid w:val="00A00C55"/>
    <w:rsid w:val="00A00D87"/>
    <w:rsid w:val="00A01950"/>
    <w:rsid w:val="00A01F20"/>
    <w:rsid w:val="00A021CE"/>
    <w:rsid w:val="00A02756"/>
    <w:rsid w:val="00A02DDC"/>
    <w:rsid w:val="00A03451"/>
    <w:rsid w:val="00A037D6"/>
    <w:rsid w:val="00A03C01"/>
    <w:rsid w:val="00A03D2D"/>
    <w:rsid w:val="00A0412C"/>
    <w:rsid w:val="00A04550"/>
    <w:rsid w:val="00A0457B"/>
    <w:rsid w:val="00A05160"/>
    <w:rsid w:val="00A05204"/>
    <w:rsid w:val="00A05AFA"/>
    <w:rsid w:val="00A05BA4"/>
    <w:rsid w:val="00A05CC1"/>
    <w:rsid w:val="00A06275"/>
    <w:rsid w:val="00A0627F"/>
    <w:rsid w:val="00A062BE"/>
    <w:rsid w:val="00A06318"/>
    <w:rsid w:val="00A06914"/>
    <w:rsid w:val="00A06A19"/>
    <w:rsid w:val="00A06A20"/>
    <w:rsid w:val="00A06BD6"/>
    <w:rsid w:val="00A07149"/>
    <w:rsid w:val="00A071D3"/>
    <w:rsid w:val="00A07377"/>
    <w:rsid w:val="00A076D2"/>
    <w:rsid w:val="00A07A55"/>
    <w:rsid w:val="00A07A5A"/>
    <w:rsid w:val="00A07C72"/>
    <w:rsid w:val="00A07D45"/>
    <w:rsid w:val="00A100F3"/>
    <w:rsid w:val="00A101B3"/>
    <w:rsid w:val="00A10756"/>
    <w:rsid w:val="00A107FA"/>
    <w:rsid w:val="00A10E4A"/>
    <w:rsid w:val="00A11227"/>
    <w:rsid w:val="00A11268"/>
    <w:rsid w:val="00A112A5"/>
    <w:rsid w:val="00A120CC"/>
    <w:rsid w:val="00A12377"/>
    <w:rsid w:val="00A12C5C"/>
    <w:rsid w:val="00A12E64"/>
    <w:rsid w:val="00A13905"/>
    <w:rsid w:val="00A13D54"/>
    <w:rsid w:val="00A13E6F"/>
    <w:rsid w:val="00A142B0"/>
    <w:rsid w:val="00A149B1"/>
    <w:rsid w:val="00A149D9"/>
    <w:rsid w:val="00A14F8A"/>
    <w:rsid w:val="00A15598"/>
    <w:rsid w:val="00A15C0D"/>
    <w:rsid w:val="00A15D3E"/>
    <w:rsid w:val="00A16106"/>
    <w:rsid w:val="00A167C2"/>
    <w:rsid w:val="00A16943"/>
    <w:rsid w:val="00A16E81"/>
    <w:rsid w:val="00A17064"/>
    <w:rsid w:val="00A177EA"/>
    <w:rsid w:val="00A177FC"/>
    <w:rsid w:val="00A17B3C"/>
    <w:rsid w:val="00A17E8F"/>
    <w:rsid w:val="00A20057"/>
    <w:rsid w:val="00A2060A"/>
    <w:rsid w:val="00A206AA"/>
    <w:rsid w:val="00A2072D"/>
    <w:rsid w:val="00A20C4E"/>
    <w:rsid w:val="00A217D5"/>
    <w:rsid w:val="00A2195D"/>
    <w:rsid w:val="00A21AB5"/>
    <w:rsid w:val="00A220CA"/>
    <w:rsid w:val="00A220EC"/>
    <w:rsid w:val="00A224ED"/>
    <w:rsid w:val="00A2255C"/>
    <w:rsid w:val="00A22A32"/>
    <w:rsid w:val="00A22BF4"/>
    <w:rsid w:val="00A23558"/>
    <w:rsid w:val="00A235C7"/>
    <w:rsid w:val="00A23EB7"/>
    <w:rsid w:val="00A23FEA"/>
    <w:rsid w:val="00A249A1"/>
    <w:rsid w:val="00A24A36"/>
    <w:rsid w:val="00A24F00"/>
    <w:rsid w:val="00A24F48"/>
    <w:rsid w:val="00A24FC6"/>
    <w:rsid w:val="00A25B4D"/>
    <w:rsid w:val="00A25DA7"/>
    <w:rsid w:val="00A25F6D"/>
    <w:rsid w:val="00A25FB6"/>
    <w:rsid w:val="00A26093"/>
    <w:rsid w:val="00A260DD"/>
    <w:rsid w:val="00A26283"/>
    <w:rsid w:val="00A26490"/>
    <w:rsid w:val="00A266D1"/>
    <w:rsid w:val="00A269A9"/>
    <w:rsid w:val="00A269D0"/>
    <w:rsid w:val="00A26D7D"/>
    <w:rsid w:val="00A27677"/>
    <w:rsid w:val="00A2780C"/>
    <w:rsid w:val="00A27914"/>
    <w:rsid w:val="00A27A38"/>
    <w:rsid w:val="00A27C34"/>
    <w:rsid w:val="00A30877"/>
    <w:rsid w:val="00A308D2"/>
    <w:rsid w:val="00A30ACA"/>
    <w:rsid w:val="00A30FDF"/>
    <w:rsid w:val="00A3114B"/>
    <w:rsid w:val="00A311B1"/>
    <w:rsid w:val="00A3161B"/>
    <w:rsid w:val="00A31CD3"/>
    <w:rsid w:val="00A31D0F"/>
    <w:rsid w:val="00A32097"/>
    <w:rsid w:val="00A326CF"/>
    <w:rsid w:val="00A3278C"/>
    <w:rsid w:val="00A33201"/>
    <w:rsid w:val="00A33277"/>
    <w:rsid w:val="00A3354D"/>
    <w:rsid w:val="00A33E43"/>
    <w:rsid w:val="00A33FCA"/>
    <w:rsid w:val="00A341C6"/>
    <w:rsid w:val="00A343FA"/>
    <w:rsid w:val="00A3458B"/>
    <w:rsid w:val="00A3482D"/>
    <w:rsid w:val="00A34925"/>
    <w:rsid w:val="00A34B67"/>
    <w:rsid w:val="00A34BC2"/>
    <w:rsid w:val="00A35396"/>
    <w:rsid w:val="00A353A6"/>
    <w:rsid w:val="00A357DD"/>
    <w:rsid w:val="00A358E0"/>
    <w:rsid w:val="00A35CC0"/>
    <w:rsid w:val="00A35D25"/>
    <w:rsid w:val="00A36139"/>
    <w:rsid w:val="00A3649C"/>
    <w:rsid w:val="00A36877"/>
    <w:rsid w:val="00A3694E"/>
    <w:rsid w:val="00A369DF"/>
    <w:rsid w:val="00A372FD"/>
    <w:rsid w:val="00A373F4"/>
    <w:rsid w:val="00A37402"/>
    <w:rsid w:val="00A3765B"/>
    <w:rsid w:val="00A37F4C"/>
    <w:rsid w:val="00A40009"/>
    <w:rsid w:val="00A40029"/>
    <w:rsid w:val="00A401C1"/>
    <w:rsid w:val="00A40733"/>
    <w:rsid w:val="00A40834"/>
    <w:rsid w:val="00A40DD3"/>
    <w:rsid w:val="00A41484"/>
    <w:rsid w:val="00A416EE"/>
    <w:rsid w:val="00A41CEC"/>
    <w:rsid w:val="00A41DD6"/>
    <w:rsid w:val="00A429E1"/>
    <w:rsid w:val="00A42FD5"/>
    <w:rsid w:val="00A43D4B"/>
    <w:rsid w:val="00A43D7E"/>
    <w:rsid w:val="00A44118"/>
    <w:rsid w:val="00A4414B"/>
    <w:rsid w:val="00A443B5"/>
    <w:rsid w:val="00A445DD"/>
    <w:rsid w:val="00A44755"/>
    <w:rsid w:val="00A449D4"/>
    <w:rsid w:val="00A44A1F"/>
    <w:rsid w:val="00A44C18"/>
    <w:rsid w:val="00A44F47"/>
    <w:rsid w:val="00A45421"/>
    <w:rsid w:val="00A456DB"/>
    <w:rsid w:val="00A45C2C"/>
    <w:rsid w:val="00A45D7F"/>
    <w:rsid w:val="00A46154"/>
    <w:rsid w:val="00A462C0"/>
    <w:rsid w:val="00A469D3"/>
    <w:rsid w:val="00A46CE8"/>
    <w:rsid w:val="00A46D62"/>
    <w:rsid w:val="00A46F22"/>
    <w:rsid w:val="00A46F3D"/>
    <w:rsid w:val="00A46F67"/>
    <w:rsid w:val="00A47174"/>
    <w:rsid w:val="00A47BF2"/>
    <w:rsid w:val="00A50084"/>
    <w:rsid w:val="00A500D3"/>
    <w:rsid w:val="00A50809"/>
    <w:rsid w:val="00A50BD6"/>
    <w:rsid w:val="00A50E65"/>
    <w:rsid w:val="00A517FB"/>
    <w:rsid w:val="00A5189B"/>
    <w:rsid w:val="00A51A44"/>
    <w:rsid w:val="00A51D5D"/>
    <w:rsid w:val="00A51DF5"/>
    <w:rsid w:val="00A51E13"/>
    <w:rsid w:val="00A51F1F"/>
    <w:rsid w:val="00A51F91"/>
    <w:rsid w:val="00A51FEB"/>
    <w:rsid w:val="00A5213C"/>
    <w:rsid w:val="00A522C9"/>
    <w:rsid w:val="00A525B7"/>
    <w:rsid w:val="00A52A30"/>
    <w:rsid w:val="00A52A8E"/>
    <w:rsid w:val="00A52C01"/>
    <w:rsid w:val="00A52CC2"/>
    <w:rsid w:val="00A52DA7"/>
    <w:rsid w:val="00A533EA"/>
    <w:rsid w:val="00A53941"/>
    <w:rsid w:val="00A53963"/>
    <w:rsid w:val="00A53B68"/>
    <w:rsid w:val="00A54B40"/>
    <w:rsid w:val="00A54DFE"/>
    <w:rsid w:val="00A550F8"/>
    <w:rsid w:val="00A55232"/>
    <w:rsid w:val="00A55625"/>
    <w:rsid w:val="00A55951"/>
    <w:rsid w:val="00A55A16"/>
    <w:rsid w:val="00A55A2D"/>
    <w:rsid w:val="00A55D3E"/>
    <w:rsid w:val="00A56067"/>
    <w:rsid w:val="00A561CF"/>
    <w:rsid w:val="00A56BFF"/>
    <w:rsid w:val="00A56E3D"/>
    <w:rsid w:val="00A56F6F"/>
    <w:rsid w:val="00A572C4"/>
    <w:rsid w:val="00A57393"/>
    <w:rsid w:val="00A5758D"/>
    <w:rsid w:val="00A5795D"/>
    <w:rsid w:val="00A57A82"/>
    <w:rsid w:val="00A57AA6"/>
    <w:rsid w:val="00A57CBD"/>
    <w:rsid w:val="00A6057D"/>
    <w:rsid w:val="00A60B65"/>
    <w:rsid w:val="00A60BD5"/>
    <w:rsid w:val="00A60CA0"/>
    <w:rsid w:val="00A60CFF"/>
    <w:rsid w:val="00A60EF5"/>
    <w:rsid w:val="00A61132"/>
    <w:rsid w:val="00A61250"/>
    <w:rsid w:val="00A61348"/>
    <w:rsid w:val="00A61494"/>
    <w:rsid w:val="00A618B4"/>
    <w:rsid w:val="00A61C1F"/>
    <w:rsid w:val="00A61D94"/>
    <w:rsid w:val="00A61E93"/>
    <w:rsid w:val="00A62235"/>
    <w:rsid w:val="00A625CA"/>
    <w:rsid w:val="00A62863"/>
    <w:rsid w:val="00A62B30"/>
    <w:rsid w:val="00A62C91"/>
    <w:rsid w:val="00A62E9E"/>
    <w:rsid w:val="00A62F50"/>
    <w:rsid w:val="00A633B3"/>
    <w:rsid w:val="00A63AE2"/>
    <w:rsid w:val="00A63CDF"/>
    <w:rsid w:val="00A63FBE"/>
    <w:rsid w:val="00A644E6"/>
    <w:rsid w:val="00A6472E"/>
    <w:rsid w:val="00A64854"/>
    <w:rsid w:val="00A64B28"/>
    <w:rsid w:val="00A64E3B"/>
    <w:rsid w:val="00A64FF2"/>
    <w:rsid w:val="00A650FA"/>
    <w:rsid w:val="00A6512F"/>
    <w:rsid w:val="00A6521D"/>
    <w:rsid w:val="00A656EE"/>
    <w:rsid w:val="00A65939"/>
    <w:rsid w:val="00A6598A"/>
    <w:rsid w:val="00A659A2"/>
    <w:rsid w:val="00A65A70"/>
    <w:rsid w:val="00A65E96"/>
    <w:rsid w:val="00A660C4"/>
    <w:rsid w:val="00A66841"/>
    <w:rsid w:val="00A66BC2"/>
    <w:rsid w:val="00A66C69"/>
    <w:rsid w:val="00A673BB"/>
    <w:rsid w:val="00A67A6C"/>
    <w:rsid w:val="00A67F05"/>
    <w:rsid w:val="00A709D5"/>
    <w:rsid w:val="00A70B8C"/>
    <w:rsid w:val="00A70CE8"/>
    <w:rsid w:val="00A71288"/>
    <w:rsid w:val="00A7129C"/>
    <w:rsid w:val="00A713E9"/>
    <w:rsid w:val="00A71508"/>
    <w:rsid w:val="00A72108"/>
    <w:rsid w:val="00A72572"/>
    <w:rsid w:val="00A7267B"/>
    <w:rsid w:val="00A728CF"/>
    <w:rsid w:val="00A72CF8"/>
    <w:rsid w:val="00A72E63"/>
    <w:rsid w:val="00A72E76"/>
    <w:rsid w:val="00A72FBE"/>
    <w:rsid w:val="00A733B1"/>
    <w:rsid w:val="00A735D3"/>
    <w:rsid w:val="00A7390E"/>
    <w:rsid w:val="00A73F30"/>
    <w:rsid w:val="00A74098"/>
    <w:rsid w:val="00A74696"/>
    <w:rsid w:val="00A748FA"/>
    <w:rsid w:val="00A74B81"/>
    <w:rsid w:val="00A75227"/>
    <w:rsid w:val="00A755A7"/>
    <w:rsid w:val="00A7582A"/>
    <w:rsid w:val="00A75EE9"/>
    <w:rsid w:val="00A76330"/>
    <w:rsid w:val="00A765FB"/>
    <w:rsid w:val="00A7677C"/>
    <w:rsid w:val="00A76995"/>
    <w:rsid w:val="00A77243"/>
    <w:rsid w:val="00A773BB"/>
    <w:rsid w:val="00A77608"/>
    <w:rsid w:val="00A7762A"/>
    <w:rsid w:val="00A776A6"/>
    <w:rsid w:val="00A77C20"/>
    <w:rsid w:val="00A77D83"/>
    <w:rsid w:val="00A77F92"/>
    <w:rsid w:val="00A8027F"/>
    <w:rsid w:val="00A805AF"/>
    <w:rsid w:val="00A8060E"/>
    <w:rsid w:val="00A80665"/>
    <w:rsid w:val="00A807BE"/>
    <w:rsid w:val="00A81076"/>
    <w:rsid w:val="00A819DD"/>
    <w:rsid w:val="00A81A36"/>
    <w:rsid w:val="00A81E49"/>
    <w:rsid w:val="00A8258B"/>
    <w:rsid w:val="00A82842"/>
    <w:rsid w:val="00A82F82"/>
    <w:rsid w:val="00A8364F"/>
    <w:rsid w:val="00A83936"/>
    <w:rsid w:val="00A83BF5"/>
    <w:rsid w:val="00A840D4"/>
    <w:rsid w:val="00A843EF"/>
    <w:rsid w:val="00A84A73"/>
    <w:rsid w:val="00A84B75"/>
    <w:rsid w:val="00A84BEB"/>
    <w:rsid w:val="00A84CB0"/>
    <w:rsid w:val="00A84DAC"/>
    <w:rsid w:val="00A84F4B"/>
    <w:rsid w:val="00A8545B"/>
    <w:rsid w:val="00A855BB"/>
    <w:rsid w:val="00A855DF"/>
    <w:rsid w:val="00A85AC5"/>
    <w:rsid w:val="00A85AEC"/>
    <w:rsid w:val="00A85FA4"/>
    <w:rsid w:val="00A86290"/>
    <w:rsid w:val="00A86492"/>
    <w:rsid w:val="00A866BF"/>
    <w:rsid w:val="00A8674A"/>
    <w:rsid w:val="00A867A2"/>
    <w:rsid w:val="00A86D77"/>
    <w:rsid w:val="00A873E0"/>
    <w:rsid w:val="00A87695"/>
    <w:rsid w:val="00A87825"/>
    <w:rsid w:val="00A87C29"/>
    <w:rsid w:val="00A87F93"/>
    <w:rsid w:val="00A902E0"/>
    <w:rsid w:val="00A90507"/>
    <w:rsid w:val="00A90C34"/>
    <w:rsid w:val="00A90E7E"/>
    <w:rsid w:val="00A910EA"/>
    <w:rsid w:val="00A91194"/>
    <w:rsid w:val="00A9120C"/>
    <w:rsid w:val="00A91EC8"/>
    <w:rsid w:val="00A92245"/>
    <w:rsid w:val="00A92369"/>
    <w:rsid w:val="00A926CF"/>
    <w:rsid w:val="00A92915"/>
    <w:rsid w:val="00A92A73"/>
    <w:rsid w:val="00A92C05"/>
    <w:rsid w:val="00A930F4"/>
    <w:rsid w:val="00A9319B"/>
    <w:rsid w:val="00A9334C"/>
    <w:rsid w:val="00A93460"/>
    <w:rsid w:val="00A93540"/>
    <w:rsid w:val="00A9364F"/>
    <w:rsid w:val="00A93B29"/>
    <w:rsid w:val="00A94097"/>
    <w:rsid w:val="00A9414C"/>
    <w:rsid w:val="00A941C1"/>
    <w:rsid w:val="00A941FF"/>
    <w:rsid w:val="00A95628"/>
    <w:rsid w:val="00A95980"/>
    <w:rsid w:val="00A95EF9"/>
    <w:rsid w:val="00A96060"/>
    <w:rsid w:val="00A9664F"/>
    <w:rsid w:val="00A96AFA"/>
    <w:rsid w:val="00A96FDF"/>
    <w:rsid w:val="00A972D0"/>
    <w:rsid w:val="00A972D5"/>
    <w:rsid w:val="00A973C8"/>
    <w:rsid w:val="00A9749F"/>
    <w:rsid w:val="00A97500"/>
    <w:rsid w:val="00A97EFA"/>
    <w:rsid w:val="00AA04DD"/>
    <w:rsid w:val="00AA062E"/>
    <w:rsid w:val="00AA0AB7"/>
    <w:rsid w:val="00AA1491"/>
    <w:rsid w:val="00AA15B0"/>
    <w:rsid w:val="00AA18E9"/>
    <w:rsid w:val="00AA1F73"/>
    <w:rsid w:val="00AA2454"/>
    <w:rsid w:val="00AA2BC1"/>
    <w:rsid w:val="00AA31D9"/>
    <w:rsid w:val="00AA323E"/>
    <w:rsid w:val="00AA3278"/>
    <w:rsid w:val="00AA336A"/>
    <w:rsid w:val="00AA3501"/>
    <w:rsid w:val="00AA3732"/>
    <w:rsid w:val="00AA3AE4"/>
    <w:rsid w:val="00AA3B24"/>
    <w:rsid w:val="00AA45E4"/>
    <w:rsid w:val="00AA4820"/>
    <w:rsid w:val="00AA49B8"/>
    <w:rsid w:val="00AA4A64"/>
    <w:rsid w:val="00AA4D48"/>
    <w:rsid w:val="00AA4DDB"/>
    <w:rsid w:val="00AA54AF"/>
    <w:rsid w:val="00AA5BAE"/>
    <w:rsid w:val="00AA619F"/>
    <w:rsid w:val="00AA66C9"/>
    <w:rsid w:val="00AA67DA"/>
    <w:rsid w:val="00AA6A02"/>
    <w:rsid w:val="00AA72F4"/>
    <w:rsid w:val="00AA7456"/>
    <w:rsid w:val="00AA77D0"/>
    <w:rsid w:val="00AA7EE2"/>
    <w:rsid w:val="00AB01BC"/>
    <w:rsid w:val="00AB08AF"/>
    <w:rsid w:val="00AB0AE9"/>
    <w:rsid w:val="00AB0EFF"/>
    <w:rsid w:val="00AB107A"/>
    <w:rsid w:val="00AB10E6"/>
    <w:rsid w:val="00AB120D"/>
    <w:rsid w:val="00AB135C"/>
    <w:rsid w:val="00AB14CF"/>
    <w:rsid w:val="00AB213A"/>
    <w:rsid w:val="00AB21B4"/>
    <w:rsid w:val="00AB240A"/>
    <w:rsid w:val="00AB2746"/>
    <w:rsid w:val="00AB2784"/>
    <w:rsid w:val="00AB2E27"/>
    <w:rsid w:val="00AB2ED3"/>
    <w:rsid w:val="00AB3CA3"/>
    <w:rsid w:val="00AB41CB"/>
    <w:rsid w:val="00AB43BA"/>
    <w:rsid w:val="00AB43DB"/>
    <w:rsid w:val="00AB45F4"/>
    <w:rsid w:val="00AB472D"/>
    <w:rsid w:val="00AB4894"/>
    <w:rsid w:val="00AB49D8"/>
    <w:rsid w:val="00AB4CFC"/>
    <w:rsid w:val="00AB4FE2"/>
    <w:rsid w:val="00AB5389"/>
    <w:rsid w:val="00AB538E"/>
    <w:rsid w:val="00AB56E2"/>
    <w:rsid w:val="00AB5D0A"/>
    <w:rsid w:val="00AB6026"/>
    <w:rsid w:val="00AB602B"/>
    <w:rsid w:val="00AB6791"/>
    <w:rsid w:val="00AB6E78"/>
    <w:rsid w:val="00AB6F2D"/>
    <w:rsid w:val="00AB7001"/>
    <w:rsid w:val="00AB724B"/>
    <w:rsid w:val="00AB76C9"/>
    <w:rsid w:val="00AB7BEC"/>
    <w:rsid w:val="00AC0437"/>
    <w:rsid w:val="00AC0511"/>
    <w:rsid w:val="00AC0DA5"/>
    <w:rsid w:val="00AC1097"/>
    <w:rsid w:val="00AC1342"/>
    <w:rsid w:val="00AC14BC"/>
    <w:rsid w:val="00AC16C8"/>
    <w:rsid w:val="00AC1827"/>
    <w:rsid w:val="00AC1A64"/>
    <w:rsid w:val="00AC1D95"/>
    <w:rsid w:val="00AC1F5A"/>
    <w:rsid w:val="00AC29FB"/>
    <w:rsid w:val="00AC2AD7"/>
    <w:rsid w:val="00AC333C"/>
    <w:rsid w:val="00AC4A87"/>
    <w:rsid w:val="00AC4D41"/>
    <w:rsid w:val="00AC533E"/>
    <w:rsid w:val="00AC5B98"/>
    <w:rsid w:val="00AC5CF6"/>
    <w:rsid w:val="00AC5DEE"/>
    <w:rsid w:val="00AC5EBF"/>
    <w:rsid w:val="00AC6416"/>
    <w:rsid w:val="00AC6B2F"/>
    <w:rsid w:val="00AC6BBB"/>
    <w:rsid w:val="00AC6D0F"/>
    <w:rsid w:val="00AC6DC7"/>
    <w:rsid w:val="00AC6E17"/>
    <w:rsid w:val="00AC6E92"/>
    <w:rsid w:val="00AC6FA3"/>
    <w:rsid w:val="00AC752E"/>
    <w:rsid w:val="00AC7AB9"/>
    <w:rsid w:val="00AC7C10"/>
    <w:rsid w:val="00AC7DE3"/>
    <w:rsid w:val="00AD07E7"/>
    <w:rsid w:val="00AD0BBF"/>
    <w:rsid w:val="00AD0CBE"/>
    <w:rsid w:val="00AD0F23"/>
    <w:rsid w:val="00AD119E"/>
    <w:rsid w:val="00AD14EC"/>
    <w:rsid w:val="00AD178E"/>
    <w:rsid w:val="00AD19C2"/>
    <w:rsid w:val="00AD1B42"/>
    <w:rsid w:val="00AD1C52"/>
    <w:rsid w:val="00AD1D9D"/>
    <w:rsid w:val="00AD1FC9"/>
    <w:rsid w:val="00AD2009"/>
    <w:rsid w:val="00AD2139"/>
    <w:rsid w:val="00AD2507"/>
    <w:rsid w:val="00AD281A"/>
    <w:rsid w:val="00AD3341"/>
    <w:rsid w:val="00AD3580"/>
    <w:rsid w:val="00AD3980"/>
    <w:rsid w:val="00AD3BA9"/>
    <w:rsid w:val="00AD427C"/>
    <w:rsid w:val="00AD4560"/>
    <w:rsid w:val="00AD4AC5"/>
    <w:rsid w:val="00AD4E63"/>
    <w:rsid w:val="00AD5501"/>
    <w:rsid w:val="00AD5B34"/>
    <w:rsid w:val="00AD5B7D"/>
    <w:rsid w:val="00AD5C4A"/>
    <w:rsid w:val="00AD6879"/>
    <w:rsid w:val="00AD6986"/>
    <w:rsid w:val="00AD6B38"/>
    <w:rsid w:val="00AD6D8B"/>
    <w:rsid w:val="00AD6F10"/>
    <w:rsid w:val="00AD743A"/>
    <w:rsid w:val="00AD766A"/>
    <w:rsid w:val="00AD7682"/>
    <w:rsid w:val="00AD7C12"/>
    <w:rsid w:val="00AD7FDA"/>
    <w:rsid w:val="00AE064D"/>
    <w:rsid w:val="00AE0657"/>
    <w:rsid w:val="00AE0C7C"/>
    <w:rsid w:val="00AE0E0F"/>
    <w:rsid w:val="00AE0FC8"/>
    <w:rsid w:val="00AE127C"/>
    <w:rsid w:val="00AE1DEB"/>
    <w:rsid w:val="00AE1E4C"/>
    <w:rsid w:val="00AE1F98"/>
    <w:rsid w:val="00AE2183"/>
    <w:rsid w:val="00AE2727"/>
    <w:rsid w:val="00AE2ACE"/>
    <w:rsid w:val="00AE2B52"/>
    <w:rsid w:val="00AE31CB"/>
    <w:rsid w:val="00AE31FD"/>
    <w:rsid w:val="00AE3761"/>
    <w:rsid w:val="00AE4424"/>
    <w:rsid w:val="00AE458C"/>
    <w:rsid w:val="00AE47FD"/>
    <w:rsid w:val="00AE48D7"/>
    <w:rsid w:val="00AE49B1"/>
    <w:rsid w:val="00AE4B7F"/>
    <w:rsid w:val="00AE4D85"/>
    <w:rsid w:val="00AE50F7"/>
    <w:rsid w:val="00AE5270"/>
    <w:rsid w:val="00AE549E"/>
    <w:rsid w:val="00AE581B"/>
    <w:rsid w:val="00AE5FA5"/>
    <w:rsid w:val="00AE63EC"/>
    <w:rsid w:val="00AE643D"/>
    <w:rsid w:val="00AE70F5"/>
    <w:rsid w:val="00AE7382"/>
    <w:rsid w:val="00AE794E"/>
    <w:rsid w:val="00AF0124"/>
    <w:rsid w:val="00AF0145"/>
    <w:rsid w:val="00AF082F"/>
    <w:rsid w:val="00AF0B34"/>
    <w:rsid w:val="00AF0FC1"/>
    <w:rsid w:val="00AF1361"/>
    <w:rsid w:val="00AF16C5"/>
    <w:rsid w:val="00AF203F"/>
    <w:rsid w:val="00AF2261"/>
    <w:rsid w:val="00AF2295"/>
    <w:rsid w:val="00AF2321"/>
    <w:rsid w:val="00AF254F"/>
    <w:rsid w:val="00AF2DBC"/>
    <w:rsid w:val="00AF3635"/>
    <w:rsid w:val="00AF3693"/>
    <w:rsid w:val="00AF3694"/>
    <w:rsid w:val="00AF36D7"/>
    <w:rsid w:val="00AF38F9"/>
    <w:rsid w:val="00AF397A"/>
    <w:rsid w:val="00AF3A73"/>
    <w:rsid w:val="00AF46AF"/>
    <w:rsid w:val="00AF47B9"/>
    <w:rsid w:val="00AF480D"/>
    <w:rsid w:val="00AF4835"/>
    <w:rsid w:val="00AF49A9"/>
    <w:rsid w:val="00AF4C4A"/>
    <w:rsid w:val="00AF4DD6"/>
    <w:rsid w:val="00AF4FB8"/>
    <w:rsid w:val="00AF5314"/>
    <w:rsid w:val="00AF56C4"/>
    <w:rsid w:val="00AF5708"/>
    <w:rsid w:val="00AF5BC5"/>
    <w:rsid w:val="00AF5DCB"/>
    <w:rsid w:val="00AF60AE"/>
    <w:rsid w:val="00AF629F"/>
    <w:rsid w:val="00AF6E3E"/>
    <w:rsid w:val="00AF6FBA"/>
    <w:rsid w:val="00AF7277"/>
    <w:rsid w:val="00AF727F"/>
    <w:rsid w:val="00AF73F8"/>
    <w:rsid w:val="00AF75AB"/>
    <w:rsid w:val="00AF7611"/>
    <w:rsid w:val="00AF764B"/>
    <w:rsid w:val="00AF771C"/>
    <w:rsid w:val="00B00299"/>
    <w:rsid w:val="00B00891"/>
    <w:rsid w:val="00B00C26"/>
    <w:rsid w:val="00B0143E"/>
    <w:rsid w:val="00B015D7"/>
    <w:rsid w:val="00B01710"/>
    <w:rsid w:val="00B01730"/>
    <w:rsid w:val="00B018CD"/>
    <w:rsid w:val="00B018D1"/>
    <w:rsid w:val="00B01E59"/>
    <w:rsid w:val="00B01F08"/>
    <w:rsid w:val="00B01F3C"/>
    <w:rsid w:val="00B0229B"/>
    <w:rsid w:val="00B023BD"/>
    <w:rsid w:val="00B025E0"/>
    <w:rsid w:val="00B02D28"/>
    <w:rsid w:val="00B033B9"/>
    <w:rsid w:val="00B035E1"/>
    <w:rsid w:val="00B03606"/>
    <w:rsid w:val="00B03759"/>
    <w:rsid w:val="00B03A28"/>
    <w:rsid w:val="00B03B0C"/>
    <w:rsid w:val="00B03D9E"/>
    <w:rsid w:val="00B03F75"/>
    <w:rsid w:val="00B042B0"/>
    <w:rsid w:val="00B04991"/>
    <w:rsid w:val="00B04CD1"/>
    <w:rsid w:val="00B04EE8"/>
    <w:rsid w:val="00B04F82"/>
    <w:rsid w:val="00B04FD8"/>
    <w:rsid w:val="00B0502B"/>
    <w:rsid w:val="00B052A9"/>
    <w:rsid w:val="00B055E3"/>
    <w:rsid w:val="00B06278"/>
    <w:rsid w:val="00B0655C"/>
    <w:rsid w:val="00B066B0"/>
    <w:rsid w:val="00B066DD"/>
    <w:rsid w:val="00B06E4E"/>
    <w:rsid w:val="00B06EA9"/>
    <w:rsid w:val="00B07190"/>
    <w:rsid w:val="00B07246"/>
    <w:rsid w:val="00B07758"/>
    <w:rsid w:val="00B077D9"/>
    <w:rsid w:val="00B07CB9"/>
    <w:rsid w:val="00B07D47"/>
    <w:rsid w:val="00B07E42"/>
    <w:rsid w:val="00B101A0"/>
    <w:rsid w:val="00B10665"/>
    <w:rsid w:val="00B10688"/>
    <w:rsid w:val="00B10788"/>
    <w:rsid w:val="00B10964"/>
    <w:rsid w:val="00B10B04"/>
    <w:rsid w:val="00B10E55"/>
    <w:rsid w:val="00B10F68"/>
    <w:rsid w:val="00B110B7"/>
    <w:rsid w:val="00B110CB"/>
    <w:rsid w:val="00B11145"/>
    <w:rsid w:val="00B1118F"/>
    <w:rsid w:val="00B113CE"/>
    <w:rsid w:val="00B11526"/>
    <w:rsid w:val="00B11593"/>
    <w:rsid w:val="00B11C01"/>
    <w:rsid w:val="00B11CA0"/>
    <w:rsid w:val="00B124B0"/>
    <w:rsid w:val="00B134D9"/>
    <w:rsid w:val="00B1366C"/>
    <w:rsid w:val="00B13793"/>
    <w:rsid w:val="00B137DA"/>
    <w:rsid w:val="00B13AC1"/>
    <w:rsid w:val="00B13BEC"/>
    <w:rsid w:val="00B13CED"/>
    <w:rsid w:val="00B14148"/>
    <w:rsid w:val="00B141B0"/>
    <w:rsid w:val="00B143D3"/>
    <w:rsid w:val="00B144FB"/>
    <w:rsid w:val="00B1467A"/>
    <w:rsid w:val="00B1492F"/>
    <w:rsid w:val="00B14AD3"/>
    <w:rsid w:val="00B15159"/>
    <w:rsid w:val="00B15223"/>
    <w:rsid w:val="00B15497"/>
    <w:rsid w:val="00B15C6B"/>
    <w:rsid w:val="00B15FC8"/>
    <w:rsid w:val="00B162F1"/>
    <w:rsid w:val="00B162F3"/>
    <w:rsid w:val="00B164B4"/>
    <w:rsid w:val="00B16A18"/>
    <w:rsid w:val="00B16BBD"/>
    <w:rsid w:val="00B16CC7"/>
    <w:rsid w:val="00B171D3"/>
    <w:rsid w:val="00B172D7"/>
    <w:rsid w:val="00B17402"/>
    <w:rsid w:val="00B175B9"/>
    <w:rsid w:val="00B1797E"/>
    <w:rsid w:val="00B201B0"/>
    <w:rsid w:val="00B2020A"/>
    <w:rsid w:val="00B205B1"/>
    <w:rsid w:val="00B205B5"/>
    <w:rsid w:val="00B20694"/>
    <w:rsid w:val="00B20975"/>
    <w:rsid w:val="00B20989"/>
    <w:rsid w:val="00B20DA7"/>
    <w:rsid w:val="00B21462"/>
    <w:rsid w:val="00B21468"/>
    <w:rsid w:val="00B21675"/>
    <w:rsid w:val="00B223D6"/>
    <w:rsid w:val="00B223E8"/>
    <w:rsid w:val="00B227BF"/>
    <w:rsid w:val="00B228AF"/>
    <w:rsid w:val="00B23545"/>
    <w:rsid w:val="00B236C4"/>
    <w:rsid w:val="00B237E4"/>
    <w:rsid w:val="00B23E22"/>
    <w:rsid w:val="00B23E5D"/>
    <w:rsid w:val="00B241C7"/>
    <w:rsid w:val="00B24791"/>
    <w:rsid w:val="00B24903"/>
    <w:rsid w:val="00B2492C"/>
    <w:rsid w:val="00B24C33"/>
    <w:rsid w:val="00B24C70"/>
    <w:rsid w:val="00B24F07"/>
    <w:rsid w:val="00B252CB"/>
    <w:rsid w:val="00B252F3"/>
    <w:rsid w:val="00B256A0"/>
    <w:rsid w:val="00B25A0F"/>
    <w:rsid w:val="00B266E2"/>
    <w:rsid w:val="00B26E4D"/>
    <w:rsid w:val="00B27428"/>
    <w:rsid w:val="00B27792"/>
    <w:rsid w:val="00B278A0"/>
    <w:rsid w:val="00B27A40"/>
    <w:rsid w:val="00B302E7"/>
    <w:rsid w:val="00B30A09"/>
    <w:rsid w:val="00B31027"/>
    <w:rsid w:val="00B31325"/>
    <w:rsid w:val="00B3148A"/>
    <w:rsid w:val="00B3180A"/>
    <w:rsid w:val="00B3193B"/>
    <w:rsid w:val="00B31C5F"/>
    <w:rsid w:val="00B31D10"/>
    <w:rsid w:val="00B31D18"/>
    <w:rsid w:val="00B31EB8"/>
    <w:rsid w:val="00B320BA"/>
    <w:rsid w:val="00B3249B"/>
    <w:rsid w:val="00B32A4C"/>
    <w:rsid w:val="00B32D93"/>
    <w:rsid w:val="00B3379F"/>
    <w:rsid w:val="00B33BC5"/>
    <w:rsid w:val="00B33D69"/>
    <w:rsid w:val="00B33DA3"/>
    <w:rsid w:val="00B34159"/>
    <w:rsid w:val="00B3448C"/>
    <w:rsid w:val="00B34F0D"/>
    <w:rsid w:val="00B3575B"/>
    <w:rsid w:val="00B3575E"/>
    <w:rsid w:val="00B358C4"/>
    <w:rsid w:val="00B35969"/>
    <w:rsid w:val="00B36896"/>
    <w:rsid w:val="00B368C9"/>
    <w:rsid w:val="00B369AC"/>
    <w:rsid w:val="00B37655"/>
    <w:rsid w:val="00B37FE3"/>
    <w:rsid w:val="00B4012E"/>
    <w:rsid w:val="00B40501"/>
    <w:rsid w:val="00B407F0"/>
    <w:rsid w:val="00B41016"/>
    <w:rsid w:val="00B414D1"/>
    <w:rsid w:val="00B416E3"/>
    <w:rsid w:val="00B41FE6"/>
    <w:rsid w:val="00B42897"/>
    <w:rsid w:val="00B42EC7"/>
    <w:rsid w:val="00B4308D"/>
    <w:rsid w:val="00B4348F"/>
    <w:rsid w:val="00B43593"/>
    <w:rsid w:val="00B43814"/>
    <w:rsid w:val="00B43862"/>
    <w:rsid w:val="00B43A99"/>
    <w:rsid w:val="00B43DE7"/>
    <w:rsid w:val="00B44413"/>
    <w:rsid w:val="00B448B7"/>
    <w:rsid w:val="00B44B37"/>
    <w:rsid w:val="00B44CF2"/>
    <w:rsid w:val="00B44D1C"/>
    <w:rsid w:val="00B45033"/>
    <w:rsid w:val="00B450B9"/>
    <w:rsid w:val="00B4524B"/>
    <w:rsid w:val="00B45533"/>
    <w:rsid w:val="00B455D4"/>
    <w:rsid w:val="00B459CB"/>
    <w:rsid w:val="00B45D65"/>
    <w:rsid w:val="00B45FFF"/>
    <w:rsid w:val="00B46502"/>
    <w:rsid w:val="00B467F7"/>
    <w:rsid w:val="00B4694F"/>
    <w:rsid w:val="00B4698E"/>
    <w:rsid w:val="00B46AD4"/>
    <w:rsid w:val="00B46EA9"/>
    <w:rsid w:val="00B4713E"/>
    <w:rsid w:val="00B47353"/>
    <w:rsid w:val="00B47440"/>
    <w:rsid w:val="00B4766C"/>
    <w:rsid w:val="00B47B0F"/>
    <w:rsid w:val="00B47CA2"/>
    <w:rsid w:val="00B47D6B"/>
    <w:rsid w:val="00B47DEB"/>
    <w:rsid w:val="00B47F47"/>
    <w:rsid w:val="00B47FDE"/>
    <w:rsid w:val="00B50065"/>
    <w:rsid w:val="00B50669"/>
    <w:rsid w:val="00B50872"/>
    <w:rsid w:val="00B516D2"/>
    <w:rsid w:val="00B5252E"/>
    <w:rsid w:val="00B52BF2"/>
    <w:rsid w:val="00B53075"/>
    <w:rsid w:val="00B530DF"/>
    <w:rsid w:val="00B53CD8"/>
    <w:rsid w:val="00B53D9E"/>
    <w:rsid w:val="00B542A4"/>
    <w:rsid w:val="00B5430D"/>
    <w:rsid w:val="00B549C9"/>
    <w:rsid w:val="00B54EF3"/>
    <w:rsid w:val="00B55516"/>
    <w:rsid w:val="00B55B47"/>
    <w:rsid w:val="00B55B51"/>
    <w:rsid w:val="00B5624A"/>
    <w:rsid w:val="00B56B29"/>
    <w:rsid w:val="00B56EC8"/>
    <w:rsid w:val="00B571DC"/>
    <w:rsid w:val="00B5750D"/>
    <w:rsid w:val="00B575A6"/>
    <w:rsid w:val="00B577E2"/>
    <w:rsid w:val="00B57B92"/>
    <w:rsid w:val="00B57BAA"/>
    <w:rsid w:val="00B57EBB"/>
    <w:rsid w:val="00B600DE"/>
    <w:rsid w:val="00B60366"/>
    <w:rsid w:val="00B607A7"/>
    <w:rsid w:val="00B607C0"/>
    <w:rsid w:val="00B6092C"/>
    <w:rsid w:val="00B60D78"/>
    <w:rsid w:val="00B612CD"/>
    <w:rsid w:val="00B618A1"/>
    <w:rsid w:val="00B6221B"/>
    <w:rsid w:val="00B62B3B"/>
    <w:rsid w:val="00B62B3E"/>
    <w:rsid w:val="00B62B9B"/>
    <w:rsid w:val="00B6320D"/>
    <w:rsid w:val="00B63360"/>
    <w:rsid w:val="00B63D18"/>
    <w:rsid w:val="00B641E7"/>
    <w:rsid w:val="00B64B5A"/>
    <w:rsid w:val="00B64D6E"/>
    <w:rsid w:val="00B651F5"/>
    <w:rsid w:val="00B6527A"/>
    <w:rsid w:val="00B653E4"/>
    <w:rsid w:val="00B656C4"/>
    <w:rsid w:val="00B65938"/>
    <w:rsid w:val="00B65DE5"/>
    <w:rsid w:val="00B66128"/>
    <w:rsid w:val="00B665DB"/>
    <w:rsid w:val="00B66901"/>
    <w:rsid w:val="00B6691D"/>
    <w:rsid w:val="00B66A56"/>
    <w:rsid w:val="00B66B63"/>
    <w:rsid w:val="00B66CE0"/>
    <w:rsid w:val="00B66D97"/>
    <w:rsid w:val="00B675FE"/>
    <w:rsid w:val="00B677A2"/>
    <w:rsid w:val="00B6784C"/>
    <w:rsid w:val="00B67BDB"/>
    <w:rsid w:val="00B67E78"/>
    <w:rsid w:val="00B67E92"/>
    <w:rsid w:val="00B67F8E"/>
    <w:rsid w:val="00B70192"/>
    <w:rsid w:val="00B70262"/>
    <w:rsid w:val="00B70383"/>
    <w:rsid w:val="00B708C4"/>
    <w:rsid w:val="00B709C6"/>
    <w:rsid w:val="00B70A21"/>
    <w:rsid w:val="00B7128D"/>
    <w:rsid w:val="00B713C6"/>
    <w:rsid w:val="00B71928"/>
    <w:rsid w:val="00B71958"/>
    <w:rsid w:val="00B71AE6"/>
    <w:rsid w:val="00B71B49"/>
    <w:rsid w:val="00B71D57"/>
    <w:rsid w:val="00B71F7A"/>
    <w:rsid w:val="00B72293"/>
    <w:rsid w:val="00B72881"/>
    <w:rsid w:val="00B72CD2"/>
    <w:rsid w:val="00B72D0B"/>
    <w:rsid w:val="00B73170"/>
    <w:rsid w:val="00B73520"/>
    <w:rsid w:val="00B73556"/>
    <w:rsid w:val="00B73639"/>
    <w:rsid w:val="00B737B9"/>
    <w:rsid w:val="00B73C45"/>
    <w:rsid w:val="00B74679"/>
    <w:rsid w:val="00B746FB"/>
    <w:rsid w:val="00B747B2"/>
    <w:rsid w:val="00B748E9"/>
    <w:rsid w:val="00B7524B"/>
    <w:rsid w:val="00B753F4"/>
    <w:rsid w:val="00B7549C"/>
    <w:rsid w:val="00B75576"/>
    <w:rsid w:val="00B75F0E"/>
    <w:rsid w:val="00B762F1"/>
    <w:rsid w:val="00B76A20"/>
    <w:rsid w:val="00B76A61"/>
    <w:rsid w:val="00B76BFF"/>
    <w:rsid w:val="00B76CEB"/>
    <w:rsid w:val="00B76DAF"/>
    <w:rsid w:val="00B76E14"/>
    <w:rsid w:val="00B76E41"/>
    <w:rsid w:val="00B76FAD"/>
    <w:rsid w:val="00B77381"/>
    <w:rsid w:val="00B77B18"/>
    <w:rsid w:val="00B77C33"/>
    <w:rsid w:val="00B80119"/>
    <w:rsid w:val="00B80295"/>
    <w:rsid w:val="00B80C0E"/>
    <w:rsid w:val="00B80F86"/>
    <w:rsid w:val="00B8105D"/>
    <w:rsid w:val="00B81306"/>
    <w:rsid w:val="00B81755"/>
    <w:rsid w:val="00B8196D"/>
    <w:rsid w:val="00B81A68"/>
    <w:rsid w:val="00B81CFB"/>
    <w:rsid w:val="00B822AB"/>
    <w:rsid w:val="00B824FC"/>
    <w:rsid w:val="00B829FE"/>
    <w:rsid w:val="00B82A21"/>
    <w:rsid w:val="00B82AF1"/>
    <w:rsid w:val="00B82B3E"/>
    <w:rsid w:val="00B833EF"/>
    <w:rsid w:val="00B83788"/>
    <w:rsid w:val="00B83C5E"/>
    <w:rsid w:val="00B83E8E"/>
    <w:rsid w:val="00B844B3"/>
    <w:rsid w:val="00B84717"/>
    <w:rsid w:val="00B84868"/>
    <w:rsid w:val="00B84C43"/>
    <w:rsid w:val="00B84CA7"/>
    <w:rsid w:val="00B84D38"/>
    <w:rsid w:val="00B852F3"/>
    <w:rsid w:val="00B85A28"/>
    <w:rsid w:val="00B85FDB"/>
    <w:rsid w:val="00B86831"/>
    <w:rsid w:val="00B86976"/>
    <w:rsid w:val="00B86993"/>
    <w:rsid w:val="00B86A87"/>
    <w:rsid w:val="00B86FC8"/>
    <w:rsid w:val="00B8703A"/>
    <w:rsid w:val="00B87125"/>
    <w:rsid w:val="00B878DF"/>
    <w:rsid w:val="00B87B9D"/>
    <w:rsid w:val="00B87CC5"/>
    <w:rsid w:val="00B87E48"/>
    <w:rsid w:val="00B90009"/>
    <w:rsid w:val="00B9075B"/>
    <w:rsid w:val="00B907C9"/>
    <w:rsid w:val="00B90A3F"/>
    <w:rsid w:val="00B90A56"/>
    <w:rsid w:val="00B90B2B"/>
    <w:rsid w:val="00B90DB2"/>
    <w:rsid w:val="00B9140D"/>
    <w:rsid w:val="00B914FF"/>
    <w:rsid w:val="00B921D6"/>
    <w:rsid w:val="00B923CD"/>
    <w:rsid w:val="00B92404"/>
    <w:rsid w:val="00B92648"/>
    <w:rsid w:val="00B92748"/>
    <w:rsid w:val="00B927D3"/>
    <w:rsid w:val="00B92EB3"/>
    <w:rsid w:val="00B933E7"/>
    <w:rsid w:val="00B934C5"/>
    <w:rsid w:val="00B9362A"/>
    <w:rsid w:val="00B93B4D"/>
    <w:rsid w:val="00B93E12"/>
    <w:rsid w:val="00B94362"/>
    <w:rsid w:val="00B944EA"/>
    <w:rsid w:val="00B9455D"/>
    <w:rsid w:val="00B945E0"/>
    <w:rsid w:val="00B94A76"/>
    <w:rsid w:val="00B94BAF"/>
    <w:rsid w:val="00B94C64"/>
    <w:rsid w:val="00B94ECE"/>
    <w:rsid w:val="00B953E8"/>
    <w:rsid w:val="00B95835"/>
    <w:rsid w:val="00B961BE"/>
    <w:rsid w:val="00B96455"/>
    <w:rsid w:val="00B965AE"/>
    <w:rsid w:val="00B96838"/>
    <w:rsid w:val="00B968FD"/>
    <w:rsid w:val="00B9698E"/>
    <w:rsid w:val="00B970A0"/>
    <w:rsid w:val="00B97505"/>
    <w:rsid w:val="00B979DE"/>
    <w:rsid w:val="00B979F9"/>
    <w:rsid w:val="00B97C5A"/>
    <w:rsid w:val="00B97DC9"/>
    <w:rsid w:val="00BA0360"/>
    <w:rsid w:val="00BA0A3B"/>
    <w:rsid w:val="00BA0D38"/>
    <w:rsid w:val="00BA0E44"/>
    <w:rsid w:val="00BA1272"/>
    <w:rsid w:val="00BA143D"/>
    <w:rsid w:val="00BA154A"/>
    <w:rsid w:val="00BA154F"/>
    <w:rsid w:val="00BA1579"/>
    <w:rsid w:val="00BA1CC3"/>
    <w:rsid w:val="00BA1D06"/>
    <w:rsid w:val="00BA1E2A"/>
    <w:rsid w:val="00BA257B"/>
    <w:rsid w:val="00BA2697"/>
    <w:rsid w:val="00BA29A0"/>
    <w:rsid w:val="00BA2C07"/>
    <w:rsid w:val="00BA2D23"/>
    <w:rsid w:val="00BA2EC0"/>
    <w:rsid w:val="00BA2FBB"/>
    <w:rsid w:val="00BA30B0"/>
    <w:rsid w:val="00BA3166"/>
    <w:rsid w:val="00BA3466"/>
    <w:rsid w:val="00BA34A7"/>
    <w:rsid w:val="00BA3502"/>
    <w:rsid w:val="00BA3956"/>
    <w:rsid w:val="00BA3A6E"/>
    <w:rsid w:val="00BA3C22"/>
    <w:rsid w:val="00BA44A4"/>
    <w:rsid w:val="00BA4A8B"/>
    <w:rsid w:val="00BA4C80"/>
    <w:rsid w:val="00BA5253"/>
    <w:rsid w:val="00BA5631"/>
    <w:rsid w:val="00BA58C0"/>
    <w:rsid w:val="00BA5B99"/>
    <w:rsid w:val="00BA66BA"/>
    <w:rsid w:val="00BA67FB"/>
    <w:rsid w:val="00BA69BB"/>
    <w:rsid w:val="00BA708F"/>
    <w:rsid w:val="00BA77BF"/>
    <w:rsid w:val="00BA7B29"/>
    <w:rsid w:val="00BA7EED"/>
    <w:rsid w:val="00BB0EE3"/>
    <w:rsid w:val="00BB1281"/>
    <w:rsid w:val="00BB15AB"/>
    <w:rsid w:val="00BB1900"/>
    <w:rsid w:val="00BB1AFE"/>
    <w:rsid w:val="00BB2300"/>
    <w:rsid w:val="00BB2822"/>
    <w:rsid w:val="00BB2922"/>
    <w:rsid w:val="00BB29C3"/>
    <w:rsid w:val="00BB2AB8"/>
    <w:rsid w:val="00BB2B17"/>
    <w:rsid w:val="00BB2CE2"/>
    <w:rsid w:val="00BB2FF4"/>
    <w:rsid w:val="00BB300D"/>
    <w:rsid w:val="00BB31F9"/>
    <w:rsid w:val="00BB32AC"/>
    <w:rsid w:val="00BB3368"/>
    <w:rsid w:val="00BB3E58"/>
    <w:rsid w:val="00BB47DF"/>
    <w:rsid w:val="00BB4847"/>
    <w:rsid w:val="00BB49B2"/>
    <w:rsid w:val="00BB4A1B"/>
    <w:rsid w:val="00BB4A32"/>
    <w:rsid w:val="00BB4F3C"/>
    <w:rsid w:val="00BB52D4"/>
    <w:rsid w:val="00BB52F6"/>
    <w:rsid w:val="00BB5791"/>
    <w:rsid w:val="00BB5B3D"/>
    <w:rsid w:val="00BB5F89"/>
    <w:rsid w:val="00BB6B52"/>
    <w:rsid w:val="00BB6D1C"/>
    <w:rsid w:val="00BB7278"/>
    <w:rsid w:val="00BB764D"/>
    <w:rsid w:val="00BB7B03"/>
    <w:rsid w:val="00BB7C27"/>
    <w:rsid w:val="00BB7D72"/>
    <w:rsid w:val="00BB7E4D"/>
    <w:rsid w:val="00BB7F50"/>
    <w:rsid w:val="00BC0630"/>
    <w:rsid w:val="00BC07B6"/>
    <w:rsid w:val="00BC09C0"/>
    <w:rsid w:val="00BC0ABF"/>
    <w:rsid w:val="00BC0E81"/>
    <w:rsid w:val="00BC1180"/>
    <w:rsid w:val="00BC1424"/>
    <w:rsid w:val="00BC15B8"/>
    <w:rsid w:val="00BC1694"/>
    <w:rsid w:val="00BC1F70"/>
    <w:rsid w:val="00BC227E"/>
    <w:rsid w:val="00BC2390"/>
    <w:rsid w:val="00BC289C"/>
    <w:rsid w:val="00BC3075"/>
    <w:rsid w:val="00BC30B7"/>
    <w:rsid w:val="00BC3102"/>
    <w:rsid w:val="00BC32EF"/>
    <w:rsid w:val="00BC3365"/>
    <w:rsid w:val="00BC373B"/>
    <w:rsid w:val="00BC3C4C"/>
    <w:rsid w:val="00BC42CA"/>
    <w:rsid w:val="00BC4B0A"/>
    <w:rsid w:val="00BC4CAC"/>
    <w:rsid w:val="00BC4D84"/>
    <w:rsid w:val="00BC4DCA"/>
    <w:rsid w:val="00BC4EF1"/>
    <w:rsid w:val="00BC5280"/>
    <w:rsid w:val="00BC5879"/>
    <w:rsid w:val="00BC6040"/>
    <w:rsid w:val="00BC60B7"/>
    <w:rsid w:val="00BC637B"/>
    <w:rsid w:val="00BC6BF2"/>
    <w:rsid w:val="00BC7190"/>
    <w:rsid w:val="00BC759A"/>
    <w:rsid w:val="00BC77B8"/>
    <w:rsid w:val="00BC78EF"/>
    <w:rsid w:val="00BC79DF"/>
    <w:rsid w:val="00BC7A79"/>
    <w:rsid w:val="00BC7E0A"/>
    <w:rsid w:val="00BC7F5B"/>
    <w:rsid w:val="00BD007C"/>
    <w:rsid w:val="00BD03D1"/>
    <w:rsid w:val="00BD0983"/>
    <w:rsid w:val="00BD0EEF"/>
    <w:rsid w:val="00BD11BF"/>
    <w:rsid w:val="00BD11E3"/>
    <w:rsid w:val="00BD1468"/>
    <w:rsid w:val="00BD1DF8"/>
    <w:rsid w:val="00BD1FCE"/>
    <w:rsid w:val="00BD2030"/>
    <w:rsid w:val="00BD2180"/>
    <w:rsid w:val="00BD2479"/>
    <w:rsid w:val="00BD24F2"/>
    <w:rsid w:val="00BD262D"/>
    <w:rsid w:val="00BD2932"/>
    <w:rsid w:val="00BD2AF5"/>
    <w:rsid w:val="00BD2FF4"/>
    <w:rsid w:val="00BD31AF"/>
    <w:rsid w:val="00BD389E"/>
    <w:rsid w:val="00BD40A7"/>
    <w:rsid w:val="00BD47B1"/>
    <w:rsid w:val="00BD4AE5"/>
    <w:rsid w:val="00BD4CA7"/>
    <w:rsid w:val="00BD5172"/>
    <w:rsid w:val="00BD51EC"/>
    <w:rsid w:val="00BD54C2"/>
    <w:rsid w:val="00BD5702"/>
    <w:rsid w:val="00BD5BD3"/>
    <w:rsid w:val="00BD5C8A"/>
    <w:rsid w:val="00BD6729"/>
    <w:rsid w:val="00BD67EF"/>
    <w:rsid w:val="00BD68CD"/>
    <w:rsid w:val="00BE007D"/>
    <w:rsid w:val="00BE05E4"/>
    <w:rsid w:val="00BE05E8"/>
    <w:rsid w:val="00BE110D"/>
    <w:rsid w:val="00BE1CD7"/>
    <w:rsid w:val="00BE1DA0"/>
    <w:rsid w:val="00BE2185"/>
    <w:rsid w:val="00BE2469"/>
    <w:rsid w:val="00BE2635"/>
    <w:rsid w:val="00BE300D"/>
    <w:rsid w:val="00BE30E8"/>
    <w:rsid w:val="00BE315F"/>
    <w:rsid w:val="00BE390D"/>
    <w:rsid w:val="00BE3B7B"/>
    <w:rsid w:val="00BE3D9F"/>
    <w:rsid w:val="00BE3DB2"/>
    <w:rsid w:val="00BE3EB8"/>
    <w:rsid w:val="00BE4477"/>
    <w:rsid w:val="00BE44C4"/>
    <w:rsid w:val="00BE4B70"/>
    <w:rsid w:val="00BE4F74"/>
    <w:rsid w:val="00BE50BA"/>
    <w:rsid w:val="00BE5129"/>
    <w:rsid w:val="00BE544F"/>
    <w:rsid w:val="00BE5750"/>
    <w:rsid w:val="00BE57CD"/>
    <w:rsid w:val="00BE5CCB"/>
    <w:rsid w:val="00BE614E"/>
    <w:rsid w:val="00BE6ABC"/>
    <w:rsid w:val="00BE6D81"/>
    <w:rsid w:val="00BE6E33"/>
    <w:rsid w:val="00BE6F14"/>
    <w:rsid w:val="00BE6F3E"/>
    <w:rsid w:val="00BE6F5D"/>
    <w:rsid w:val="00BE6F8A"/>
    <w:rsid w:val="00BE790D"/>
    <w:rsid w:val="00BE7948"/>
    <w:rsid w:val="00BE7A5B"/>
    <w:rsid w:val="00BE7F15"/>
    <w:rsid w:val="00BF04CE"/>
    <w:rsid w:val="00BF063C"/>
    <w:rsid w:val="00BF0A93"/>
    <w:rsid w:val="00BF0F83"/>
    <w:rsid w:val="00BF10B8"/>
    <w:rsid w:val="00BF1109"/>
    <w:rsid w:val="00BF1596"/>
    <w:rsid w:val="00BF18E9"/>
    <w:rsid w:val="00BF1910"/>
    <w:rsid w:val="00BF1ADF"/>
    <w:rsid w:val="00BF1C20"/>
    <w:rsid w:val="00BF1F9F"/>
    <w:rsid w:val="00BF218B"/>
    <w:rsid w:val="00BF23C1"/>
    <w:rsid w:val="00BF25DA"/>
    <w:rsid w:val="00BF2702"/>
    <w:rsid w:val="00BF27B6"/>
    <w:rsid w:val="00BF28B7"/>
    <w:rsid w:val="00BF2DD7"/>
    <w:rsid w:val="00BF3257"/>
    <w:rsid w:val="00BF32DD"/>
    <w:rsid w:val="00BF32E7"/>
    <w:rsid w:val="00BF333E"/>
    <w:rsid w:val="00BF349E"/>
    <w:rsid w:val="00BF4622"/>
    <w:rsid w:val="00BF468C"/>
    <w:rsid w:val="00BF471F"/>
    <w:rsid w:val="00BF4B9B"/>
    <w:rsid w:val="00BF4FD2"/>
    <w:rsid w:val="00BF5123"/>
    <w:rsid w:val="00BF5213"/>
    <w:rsid w:val="00BF56DA"/>
    <w:rsid w:val="00BF60BC"/>
    <w:rsid w:val="00BF6234"/>
    <w:rsid w:val="00BF62D1"/>
    <w:rsid w:val="00BF671B"/>
    <w:rsid w:val="00BF6817"/>
    <w:rsid w:val="00BF6935"/>
    <w:rsid w:val="00BF6959"/>
    <w:rsid w:val="00BF6E04"/>
    <w:rsid w:val="00BF7662"/>
    <w:rsid w:val="00BF7773"/>
    <w:rsid w:val="00BF77E9"/>
    <w:rsid w:val="00BF7A88"/>
    <w:rsid w:val="00C002BA"/>
    <w:rsid w:val="00C00603"/>
    <w:rsid w:val="00C00B9F"/>
    <w:rsid w:val="00C00E4D"/>
    <w:rsid w:val="00C00E85"/>
    <w:rsid w:val="00C00F89"/>
    <w:rsid w:val="00C01085"/>
    <w:rsid w:val="00C010F8"/>
    <w:rsid w:val="00C01AAB"/>
    <w:rsid w:val="00C0244A"/>
    <w:rsid w:val="00C02800"/>
    <w:rsid w:val="00C02914"/>
    <w:rsid w:val="00C02F78"/>
    <w:rsid w:val="00C036DC"/>
    <w:rsid w:val="00C03AC5"/>
    <w:rsid w:val="00C03AF7"/>
    <w:rsid w:val="00C03C6D"/>
    <w:rsid w:val="00C03EDD"/>
    <w:rsid w:val="00C04236"/>
    <w:rsid w:val="00C04357"/>
    <w:rsid w:val="00C04362"/>
    <w:rsid w:val="00C0461F"/>
    <w:rsid w:val="00C0472F"/>
    <w:rsid w:val="00C047FE"/>
    <w:rsid w:val="00C048BF"/>
    <w:rsid w:val="00C049E5"/>
    <w:rsid w:val="00C049EE"/>
    <w:rsid w:val="00C04B57"/>
    <w:rsid w:val="00C04DE9"/>
    <w:rsid w:val="00C04F2D"/>
    <w:rsid w:val="00C05097"/>
    <w:rsid w:val="00C05581"/>
    <w:rsid w:val="00C05640"/>
    <w:rsid w:val="00C05984"/>
    <w:rsid w:val="00C05994"/>
    <w:rsid w:val="00C05E6C"/>
    <w:rsid w:val="00C060B2"/>
    <w:rsid w:val="00C06846"/>
    <w:rsid w:val="00C06A30"/>
    <w:rsid w:val="00C06CFB"/>
    <w:rsid w:val="00C07351"/>
    <w:rsid w:val="00C07488"/>
    <w:rsid w:val="00C07996"/>
    <w:rsid w:val="00C07A55"/>
    <w:rsid w:val="00C07CC9"/>
    <w:rsid w:val="00C07E66"/>
    <w:rsid w:val="00C07E8E"/>
    <w:rsid w:val="00C102B7"/>
    <w:rsid w:val="00C10545"/>
    <w:rsid w:val="00C105D4"/>
    <w:rsid w:val="00C10BB8"/>
    <w:rsid w:val="00C10FC7"/>
    <w:rsid w:val="00C1108E"/>
    <w:rsid w:val="00C11112"/>
    <w:rsid w:val="00C116C7"/>
    <w:rsid w:val="00C11B61"/>
    <w:rsid w:val="00C11C1A"/>
    <w:rsid w:val="00C11FD4"/>
    <w:rsid w:val="00C120BB"/>
    <w:rsid w:val="00C12195"/>
    <w:rsid w:val="00C12531"/>
    <w:rsid w:val="00C1274D"/>
    <w:rsid w:val="00C12BC8"/>
    <w:rsid w:val="00C12D3B"/>
    <w:rsid w:val="00C12ED7"/>
    <w:rsid w:val="00C13AFC"/>
    <w:rsid w:val="00C13F68"/>
    <w:rsid w:val="00C14064"/>
    <w:rsid w:val="00C14615"/>
    <w:rsid w:val="00C14623"/>
    <w:rsid w:val="00C14953"/>
    <w:rsid w:val="00C14A73"/>
    <w:rsid w:val="00C14EC1"/>
    <w:rsid w:val="00C15242"/>
    <w:rsid w:val="00C156CD"/>
    <w:rsid w:val="00C15757"/>
    <w:rsid w:val="00C15C6C"/>
    <w:rsid w:val="00C1640E"/>
    <w:rsid w:val="00C164FA"/>
    <w:rsid w:val="00C166B3"/>
    <w:rsid w:val="00C16789"/>
    <w:rsid w:val="00C16C69"/>
    <w:rsid w:val="00C16C7A"/>
    <w:rsid w:val="00C1718D"/>
    <w:rsid w:val="00C172AB"/>
    <w:rsid w:val="00C1735D"/>
    <w:rsid w:val="00C17561"/>
    <w:rsid w:val="00C1760B"/>
    <w:rsid w:val="00C17BED"/>
    <w:rsid w:val="00C17CFD"/>
    <w:rsid w:val="00C17EA6"/>
    <w:rsid w:val="00C2029A"/>
    <w:rsid w:val="00C2029E"/>
    <w:rsid w:val="00C20515"/>
    <w:rsid w:val="00C20A93"/>
    <w:rsid w:val="00C20BBA"/>
    <w:rsid w:val="00C20C0A"/>
    <w:rsid w:val="00C217C0"/>
    <w:rsid w:val="00C217C5"/>
    <w:rsid w:val="00C2188D"/>
    <w:rsid w:val="00C21C1F"/>
    <w:rsid w:val="00C21E21"/>
    <w:rsid w:val="00C21F0D"/>
    <w:rsid w:val="00C2205B"/>
    <w:rsid w:val="00C22B0E"/>
    <w:rsid w:val="00C22B50"/>
    <w:rsid w:val="00C22FA3"/>
    <w:rsid w:val="00C2306E"/>
    <w:rsid w:val="00C23256"/>
    <w:rsid w:val="00C23604"/>
    <w:rsid w:val="00C23656"/>
    <w:rsid w:val="00C23BBE"/>
    <w:rsid w:val="00C24148"/>
    <w:rsid w:val="00C24391"/>
    <w:rsid w:val="00C243EC"/>
    <w:rsid w:val="00C2480A"/>
    <w:rsid w:val="00C24E71"/>
    <w:rsid w:val="00C24E7B"/>
    <w:rsid w:val="00C25135"/>
    <w:rsid w:val="00C2558E"/>
    <w:rsid w:val="00C25D1B"/>
    <w:rsid w:val="00C25D76"/>
    <w:rsid w:val="00C25DFA"/>
    <w:rsid w:val="00C25F95"/>
    <w:rsid w:val="00C25FD8"/>
    <w:rsid w:val="00C26A07"/>
    <w:rsid w:val="00C26EA6"/>
    <w:rsid w:val="00C27079"/>
    <w:rsid w:val="00C2721A"/>
    <w:rsid w:val="00C276D2"/>
    <w:rsid w:val="00C27BCD"/>
    <w:rsid w:val="00C27C85"/>
    <w:rsid w:val="00C27CD8"/>
    <w:rsid w:val="00C27F25"/>
    <w:rsid w:val="00C27FDA"/>
    <w:rsid w:val="00C3086E"/>
    <w:rsid w:val="00C30C8B"/>
    <w:rsid w:val="00C30D36"/>
    <w:rsid w:val="00C30FB6"/>
    <w:rsid w:val="00C31599"/>
    <w:rsid w:val="00C31BF4"/>
    <w:rsid w:val="00C32197"/>
    <w:rsid w:val="00C330F1"/>
    <w:rsid w:val="00C33600"/>
    <w:rsid w:val="00C337E6"/>
    <w:rsid w:val="00C33AD1"/>
    <w:rsid w:val="00C33F97"/>
    <w:rsid w:val="00C3421A"/>
    <w:rsid w:val="00C34747"/>
    <w:rsid w:val="00C35154"/>
    <w:rsid w:val="00C354A1"/>
    <w:rsid w:val="00C35646"/>
    <w:rsid w:val="00C35790"/>
    <w:rsid w:val="00C35879"/>
    <w:rsid w:val="00C358C6"/>
    <w:rsid w:val="00C358F5"/>
    <w:rsid w:val="00C35DF3"/>
    <w:rsid w:val="00C35EB7"/>
    <w:rsid w:val="00C35FB4"/>
    <w:rsid w:val="00C35FFA"/>
    <w:rsid w:val="00C360C0"/>
    <w:rsid w:val="00C36611"/>
    <w:rsid w:val="00C36615"/>
    <w:rsid w:val="00C3679A"/>
    <w:rsid w:val="00C369FC"/>
    <w:rsid w:val="00C36B7C"/>
    <w:rsid w:val="00C36CE7"/>
    <w:rsid w:val="00C3710B"/>
    <w:rsid w:val="00C374EA"/>
    <w:rsid w:val="00C37556"/>
    <w:rsid w:val="00C37578"/>
    <w:rsid w:val="00C37889"/>
    <w:rsid w:val="00C378C1"/>
    <w:rsid w:val="00C37A82"/>
    <w:rsid w:val="00C37D70"/>
    <w:rsid w:val="00C40206"/>
    <w:rsid w:val="00C402ED"/>
    <w:rsid w:val="00C4061C"/>
    <w:rsid w:val="00C40B42"/>
    <w:rsid w:val="00C40BC6"/>
    <w:rsid w:val="00C40FB3"/>
    <w:rsid w:val="00C410C6"/>
    <w:rsid w:val="00C41282"/>
    <w:rsid w:val="00C41345"/>
    <w:rsid w:val="00C414E8"/>
    <w:rsid w:val="00C4196B"/>
    <w:rsid w:val="00C41CDC"/>
    <w:rsid w:val="00C425F3"/>
    <w:rsid w:val="00C43F28"/>
    <w:rsid w:val="00C445F4"/>
    <w:rsid w:val="00C44BA3"/>
    <w:rsid w:val="00C44D81"/>
    <w:rsid w:val="00C45770"/>
    <w:rsid w:val="00C46528"/>
    <w:rsid w:val="00C46D82"/>
    <w:rsid w:val="00C47156"/>
    <w:rsid w:val="00C47248"/>
    <w:rsid w:val="00C473B6"/>
    <w:rsid w:val="00C4798F"/>
    <w:rsid w:val="00C47A4A"/>
    <w:rsid w:val="00C47A73"/>
    <w:rsid w:val="00C5006F"/>
    <w:rsid w:val="00C50A90"/>
    <w:rsid w:val="00C51402"/>
    <w:rsid w:val="00C51522"/>
    <w:rsid w:val="00C51DAA"/>
    <w:rsid w:val="00C51DC1"/>
    <w:rsid w:val="00C521E8"/>
    <w:rsid w:val="00C52758"/>
    <w:rsid w:val="00C527F3"/>
    <w:rsid w:val="00C52DFA"/>
    <w:rsid w:val="00C52EB2"/>
    <w:rsid w:val="00C530A1"/>
    <w:rsid w:val="00C53161"/>
    <w:rsid w:val="00C53313"/>
    <w:rsid w:val="00C534F9"/>
    <w:rsid w:val="00C538BE"/>
    <w:rsid w:val="00C53907"/>
    <w:rsid w:val="00C53E00"/>
    <w:rsid w:val="00C53FDF"/>
    <w:rsid w:val="00C540BD"/>
    <w:rsid w:val="00C54220"/>
    <w:rsid w:val="00C543AB"/>
    <w:rsid w:val="00C543F6"/>
    <w:rsid w:val="00C5440C"/>
    <w:rsid w:val="00C5456B"/>
    <w:rsid w:val="00C54BA6"/>
    <w:rsid w:val="00C54D32"/>
    <w:rsid w:val="00C54E4C"/>
    <w:rsid w:val="00C5561E"/>
    <w:rsid w:val="00C56233"/>
    <w:rsid w:val="00C566B8"/>
    <w:rsid w:val="00C57810"/>
    <w:rsid w:val="00C578A1"/>
    <w:rsid w:val="00C5798D"/>
    <w:rsid w:val="00C57CEB"/>
    <w:rsid w:val="00C603FD"/>
    <w:rsid w:val="00C609B4"/>
    <w:rsid w:val="00C60BB8"/>
    <w:rsid w:val="00C60F25"/>
    <w:rsid w:val="00C6107B"/>
    <w:rsid w:val="00C611C3"/>
    <w:rsid w:val="00C61522"/>
    <w:rsid w:val="00C61D92"/>
    <w:rsid w:val="00C62435"/>
    <w:rsid w:val="00C624D3"/>
    <w:rsid w:val="00C629B4"/>
    <w:rsid w:val="00C63170"/>
    <w:rsid w:val="00C6350F"/>
    <w:rsid w:val="00C63534"/>
    <w:rsid w:val="00C635E5"/>
    <w:rsid w:val="00C63B41"/>
    <w:rsid w:val="00C63CC3"/>
    <w:rsid w:val="00C63E48"/>
    <w:rsid w:val="00C647CA"/>
    <w:rsid w:val="00C64819"/>
    <w:rsid w:val="00C64CF5"/>
    <w:rsid w:val="00C64F1C"/>
    <w:rsid w:val="00C653CD"/>
    <w:rsid w:val="00C65577"/>
    <w:rsid w:val="00C65836"/>
    <w:rsid w:val="00C65BBB"/>
    <w:rsid w:val="00C65E61"/>
    <w:rsid w:val="00C65E85"/>
    <w:rsid w:val="00C661BF"/>
    <w:rsid w:val="00C66617"/>
    <w:rsid w:val="00C667E9"/>
    <w:rsid w:val="00C66A43"/>
    <w:rsid w:val="00C66BCA"/>
    <w:rsid w:val="00C66CB6"/>
    <w:rsid w:val="00C66ED2"/>
    <w:rsid w:val="00C676FA"/>
    <w:rsid w:val="00C67BBA"/>
    <w:rsid w:val="00C67E53"/>
    <w:rsid w:val="00C70253"/>
    <w:rsid w:val="00C705F5"/>
    <w:rsid w:val="00C70702"/>
    <w:rsid w:val="00C70726"/>
    <w:rsid w:val="00C70A34"/>
    <w:rsid w:val="00C70AC5"/>
    <w:rsid w:val="00C716C3"/>
    <w:rsid w:val="00C717C6"/>
    <w:rsid w:val="00C71DBC"/>
    <w:rsid w:val="00C71DFD"/>
    <w:rsid w:val="00C72244"/>
    <w:rsid w:val="00C7236C"/>
    <w:rsid w:val="00C7252F"/>
    <w:rsid w:val="00C72AF3"/>
    <w:rsid w:val="00C72D8D"/>
    <w:rsid w:val="00C730BD"/>
    <w:rsid w:val="00C7314D"/>
    <w:rsid w:val="00C73364"/>
    <w:rsid w:val="00C734FA"/>
    <w:rsid w:val="00C73738"/>
    <w:rsid w:val="00C73A12"/>
    <w:rsid w:val="00C73AC4"/>
    <w:rsid w:val="00C73B89"/>
    <w:rsid w:val="00C73DB8"/>
    <w:rsid w:val="00C74737"/>
    <w:rsid w:val="00C74921"/>
    <w:rsid w:val="00C74B87"/>
    <w:rsid w:val="00C74BF0"/>
    <w:rsid w:val="00C74D6C"/>
    <w:rsid w:val="00C74E4B"/>
    <w:rsid w:val="00C74EE5"/>
    <w:rsid w:val="00C75087"/>
    <w:rsid w:val="00C7511A"/>
    <w:rsid w:val="00C751EF"/>
    <w:rsid w:val="00C752E7"/>
    <w:rsid w:val="00C75722"/>
    <w:rsid w:val="00C764E0"/>
    <w:rsid w:val="00C764F0"/>
    <w:rsid w:val="00C76ACA"/>
    <w:rsid w:val="00C76CEB"/>
    <w:rsid w:val="00C7707A"/>
    <w:rsid w:val="00C771A2"/>
    <w:rsid w:val="00C77550"/>
    <w:rsid w:val="00C77620"/>
    <w:rsid w:val="00C77971"/>
    <w:rsid w:val="00C77988"/>
    <w:rsid w:val="00C77B4A"/>
    <w:rsid w:val="00C77BAF"/>
    <w:rsid w:val="00C77EAF"/>
    <w:rsid w:val="00C803D3"/>
    <w:rsid w:val="00C80546"/>
    <w:rsid w:val="00C815AB"/>
    <w:rsid w:val="00C8162F"/>
    <w:rsid w:val="00C816E2"/>
    <w:rsid w:val="00C8228E"/>
    <w:rsid w:val="00C824CD"/>
    <w:rsid w:val="00C825A2"/>
    <w:rsid w:val="00C82AB8"/>
    <w:rsid w:val="00C82C8E"/>
    <w:rsid w:val="00C82F3A"/>
    <w:rsid w:val="00C832F7"/>
    <w:rsid w:val="00C8350A"/>
    <w:rsid w:val="00C8372F"/>
    <w:rsid w:val="00C83DEB"/>
    <w:rsid w:val="00C8459D"/>
    <w:rsid w:val="00C84780"/>
    <w:rsid w:val="00C84B8D"/>
    <w:rsid w:val="00C851E1"/>
    <w:rsid w:val="00C8538E"/>
    <w:rsid w:val="00C853C9"/>
    <w:rsid w:val="00C85878"/>
    <w:rsid w:val="00C85961"/>
    <w:rsid w:val="00C859C2"/>
    <w:rsid w:val="00C85B09"/>
    <w:rsid w:val="00C85C6E"/>
    <w:rsid w:val="00C86326"/>
    <w:rsid w:val="00C864AC"/>
    <w:rsid w:val="00C867F0"/>
    <w:rsid w:val="00C86B9D"/>
    <w:rsid w:val="00C86D9A"/>
    <w:rsid w:val="00C87033"/>
    <w:rsid w:val="00C8711C"/>
    <w:rsid w:val="00C876F1"/>
    <w:rsid w:val="00C878D0"/>
    <w:rsid w:val="00C878DC"/>
    <w:rsid w:val="00C8794D"/>
    <w:rsid w:val="00C87C50"/>
    <w:rsid w:val="00C87CEB"/>
    <w:rsid w:val="00C87DD2"/>
    <w:rsid w:val="00C89A0E"/>
    <w:rsid w:val="00C9002F"/>
    <w:rsid w:val="00C90356"/>
    <w:rsid w:val="00C90885"/>
    <w:rsid w:val="00C90F02"/>
    <w:rsid w:val="00C90F0B"/>
    <w:rsid w:val="00C91056"/>
    <w:rsid w:val="00C91F16"/>
    <w:rsid w:val="00C92C57"/>
    <w:rsid w:val="00C93538"/>
    <w:rsid w:val="00C935FD"/>
    <w:rsid w:val="00C93644"/>
    <w:rsid w:val="00C936C2"/>
    <w:rsid w:val="00C939D6"/>
    <w:rsid w:val="00C93AB8"/>
    <w:rsid w:val="00C93B3A"/>
    <w:rsid w:val="00C93DB8"/>
    <w:rsid w:val="00C93ED0"/>
    <w:rsid w:val="00C94043"/>
    <w:rsid w:val="00C94A6B"/>
    <w:rsid w:val="00C94E70"/>
    <w:rsid w:val="00C95065"/>
    <w:rsid w:val="00C951A3"/>
    <w:rsid w:val="00C95FE9"/>
    <w:rsid w:val="00C965BB"/>
    <w:rsid w:val="00C96806"/>
    <w:rsid w:val="00C969FC"/>
    <w:rsid w:val="00C972FC"/>
    <w:rsid w:val="00C97915"/>
    <w:rsid w:val="00C979AE"/>
    <w:rsid w:val="00C979E1"/>
    <w:rsid w:val="00CA0222"/>
    <w:rsid w:val="00CA05BB"/>
    <w:rsid w:val="00CA0A8D"/>
    <w:rsid w:val="00CA0D4F"/>
    <w:rsid w:val="00CA1068"/>
    <w:rsid w:val="00CA10E9"/>
    <w:rsid w:val="00CA12AD"/>
    <w:rsid w:val="00CA174F"/>
    <w:rsid w:val="00CA187B"/>
    <w:rsid w:val="00CA1B53"/>
    <w:rsid w:val="00CA1ED0"/>
    <w:rsid w:val="00CA1F62"/>
    <w:rsid w:val="00CA1FD5"/>
    <w:rsid w:val="00CA250E"/>
    <w:rsid w:val="00CA2D00"/>
    <w:rsid w:val="00CA2E6B"/>
    <w:rsid w:val="00CA2F5F"/>
    <w:rsid w:val="00CA3164"/>
    <w:rsid w:val="00CA3194"/>
    <w:rsid w:val="00CA3608"/>
    <w:rsid w:val="00CA36ED"/>
    <w:rsid w:val="00CA37FA"/>
    <w:rsid w:val="00CA385B"/>
    <w:rsid w:val="00CA3B19"/>
    <w:rsid w:val="00CA3E58"/>
    <w:rsid w:val="00CA3EAB"/>
    <w:rsid w:val="00CA433B"/>
    <w:rsid w:val="00CA4BF9"/>
    <w:rsid w:val="00CA4CF7"/>
    <w:rsid w:val="00CA57E8"/>
    <w:rsid w:val="00CA6011"/>
    <w:rsid w:val="00CA605D"/>
    <w:rsid w:val="00CA62BC"/>
    <w:rsid w:val="00CA6312"/>
    <w:rsid w:val="00CA6503"/>
    <w:rsid w:val="00CA660B"/>
    <w:rsid w:val="00CA6CA4"/>
    <w:rsid w:val="00CA6F5F"/>
    <w:rsid w:val="00CA737C"/>
    <w:rsid w:val="00CA7AD8"/>
    <w:rsid w:val="00CA7DA0"/>
    <w:rsid w:val="00CB01FD"/>
    <w:rsid w:val="00CB0986"/>
    <w:rsid w:val="00CB0DB0"/>
    <w:rsid w:val="00CB1125"/>
    <w:rsid w:val="00CB1219"/>
    <w:rsid w:val="00CB142A"/>
    <w:rsid w:val="00CB1767"/>
    <w:rsid w:val="00CB1FF1"/>
    <w:rsid w:val="00CB2063"/>
    <w:rsid w:val="00CB212E"/>
    <w:rsid w:val="00CB21DF"/>
    <w:rsid w:val="00CB21FB"/>
    <w:rsid w:val="00CB2649"/>
    <w:rsid w:val="00CB26B7"/>
    <w:rsid w:val="00CB2763"/>
    <w:rsid w:val="00CB2962"/>
    <w:rsid w:val="00CB2F5A"/>
    <w:rsid w:val="00CB38B7"/>
    <w:rsid w:val="00CB3D4B"/>
    <w:rsid w:val="00CB4647"/>
    <w:rsid w:val="00CB4817"/>
    <w:rsid w:val="00CB49FA"/>
    <w:rsid w:val="00CB4FE3"/>
    <w:rsid w:val="00CB504F"/>
    <w:rsid w:val="00CB509C"/>
    <w:rsid w:val="00CB5826"/>
    <w:rsid w:val="00CB5897"/>
    <w:rsid w:val="00CB6084"/>
    <w:rsid w:val="00CB6122"/>
    <w:rsid w:val="00CB69BB"/>
    <w:rsid w:val="00CB6A45"/>
    <w:rsid w:val="00CB6C71"/>
    <w:rsid w:val="00CB6CBD"/>
    <w:rsid w:val="00CB7260"/>
    <w:rsid w:val="00CB7448"/>
    <w:rsid w:val="00CB7615"/>
    <w:rsid w:val="00CB771F"/>
    <w:rsid w:val="00CB77D0"/>
    <w:rsid w:val="00CB7BBC"/>
    <w:rsid w:val="00CB7E34"/>
    <w:rsid w:val="00CC005F"/>
    <w:rsid w:val="00CC059B"/>
    <w:rsid w:val="00CC09B7"/>
    <w:rsid w:val="00CC100E"/>
    <w:rsid w:val="00CC158A"/>
    <w:rsid w:val="00CC187E"/>
    <w:rsid w:val="00CC19FF"/>
    <w:rsid w:val="00CC1A0E"/>
    <w:rsid w:val="00CC1EAF"/>
    <w:rsid w:val="00CC29B9"/>
    <w:rsid w:val="00CC29DD"/>
    <w:rsid w:val="00CC2FBB"/>
    <w:rsid w:val="00CC3532"/>
    <w:rsid w:val="00CC3926"/>
    <w:rsid w:val="00CC3974"/>
    <w:rsid w:val="00CC3BB0"/>
    <w:rsid w:val="00CC3DB5"/>
    <w:rsid w:val="00CC3EB5"/>
    <w:rsid w:val="00CC40DA"/>
    <w:rsid w:val="00CC417C"/>
    <w:rsid w:val="00CC47AF"/>
    <w:rsid w:val="00CC4A65"/>
    <w:rsid w:val="00CC4CC1"/>
    <w:rsid w:val="00CC51B3"/>
    <w:rsid w:val="00CC51E3"/>
    <w:rsid w:val="00CC55BB"/>
    <w:rsid w:val="00CC5F43"/>
    <w:rsid w:val="00CC60C0"/>
    <w:rsid w:val="00CC6365"/>
    <w:rsid w:val="00CC65B1"/>
    <w:rsid w:val="00CC6AD4"/>
    <w:rsid w:val="00CC6CA1"/>
    <w:rsid w:val="00CC7170"/>
    <w:rsid w:val="00CC7634"/>
    <w:rsid w:val="00CC774F"/>
    <w:rsid w:val="00CC785A"/>
    <w:rsid w:val="00CC791D"/>
    <w:rsid w:val="00CC7E60"/>
    <w:rsid w:val="00CCE6F2"/>
    <w:rsid w:val="00CD02D1"/>
    <w:rsid w:val="00CD0909"/>
    <w:rsid w:val="00CD1089"/>
    <w:rsid w:val="00CD131F"/>
    <w:rsid w:val="00CD1EF7"/>
    <w:rsid w:val="00CD24FA"/>
    <w:rsid w:val="00CD2CF9"/>
    <w:rsid w:val="00CD2D45"/>
    <w:rsid w:val="00CD2DB9"/>
    <w:rsid w:val="00CD3498"/>
    <w:rsid w:val="00CD37D1"/>
    <w:rsid w:val="00CD3C64"/>
    <w:rsid w:val="00CD4283"/>
    <w:rsid w:val="00CD4457"/>
    <w:rsid w:val="00CD476D"/>
    <w:rsid w:val="00CD48A5"/>
    <w:rsid w:val="00CD4BED"/>
    <w:rsid w:val="00CD4D48"/>
    <w:rsid w:val="00CD4E32"/>
    <w:rsid w:val="00CD4F26"/>
    <w:rsid w:val="00CD503D"/>
    <w:rsid w:val="00CD59E2"/>
    <w:rsid w:val="00CD6758"/>
    <w:rsid w:val="00CD678B"/>
    <w:rsid w:val="00CD7264"/>
    <w:rsid w:val="00CD72D8"/>
    <w:rsid w:val="00CD738A"/>
    <w:rsid w:val="00CD788B"/>
    <w:rsid w:val="00CD7D00"/>
    <w:rsid w:val="00CD7E14"/>
    <w:rsid w:val="00CE0180"/>
    <w:rsid w:val="00CE0607"/>
    <w:rsid w:val="00CE0615"/>
    <w:rsid w:val="00CE0719"/>
    <w:rsid w:val="00CE078C"/>
    <w:rsid w:val="00CE0D31"/>
    <w:rsid w:val="00CE16E0"/>
    <w:rsid w:val="00CE1838"/>
    <w:rsid w:val="00CE1AD7"/>
    <w:rsid w:val="00CE209E"/>
    <w:rsid w:val="00CE21BA"/>
    <w:rsid w:val="00CE28B6"/>
    <w:rsid w:val="00CE2A74"/>
    <w:rsid w:val="00CE2A9F"/>
    <w:rsid w:val="00CE2F11"/>
    <w:rsid w:val="00CE310A"/>
    <w:rsid w:val="00CE32CB"/>
    <w:rsid w:val="00CE36EB"/>
    <w:rsid w:val="00CE374D"/>
    <w:rsid w:val="00CE387B"/>
    <w:rsid w:val="00CE3B7F"/>
    <w:rsid w:val="00CE3D4D"/>
    <w:rsid w:val="00CE3EAB"/>
    <w:rsid w:val="00CE40F9"/>
    <w:rsid w:val="00CE42E1"/>
    <w:rsid w:val="00CE431D"/>
    <w:rsid w:val="00CE481F"/>
    <w:rsid w:val="00CE4A9F"/>
    <w:rsid w:val="00CE4FBE"/>
    <w:rsid w:val="00CE5340"/>
    <w:rsid w:val="00CE59BF"/>
    <w:rsid w:val="00CE5EBB"/>
    <w:rsid w:val="00CE6138"/>
    <w:rsid w:val="00CE6812"/>
    <w:rsid w:val="00CE6AFE"/>
    <w:rsid w:val="00CE70B1"/>
    <w:rsid w:val="00CE7828"/>
    <w:rsid w:val="00CE78DE"/>
    <w:rsid w:val="00CE7A08"/>
    <w:rsid w:val="00CE7A37"/>
    <w:rsid w:val="00CE7D15"/>
    <w:rsid w:val="00CF0203"/>
    <w:rsid w:val="00CF02D4"/>
    <w:rsid w:val="00CF03A2"/>
    <w:rsid w:val="00CF0469"/>
    <w:rsid w:val="00CF0645"/>
    <w:rsid w:val="00CF08BE"/>
    <w:rsid w:val="00CF0B92"/>
    <w:rsid w:val="00CF0EAC"/>
    <w:rsid w:val="00CF0FDB"/>
    <w:rsid w:val="00CF132C"/>
    <w:rsid w:val="00CF1E32"/>
    <w:rsid w:val="00CF1E36"/>
    <w:rsid w:val="00CF1EAB"/>
    <w:rsid w:val="00CF2040"/>
    <w:rsid w:val="00CF20A1"/>
    <w:rsid w:val="00CF2573"/>
    <w:rsid w:val="00CF25C7"/>
    <w:rsid w:val="00CF27B5"/>
    <w:rsid w:val="00CF2AF5"/>
    <w:rsid w:val="00CF2DC6"/>
    <w:rsid w:val="00CF2EDF"/>
    <w:rsid w:val="00CF3319"/>
    <w:rsid w:val="00CF34C6"/>
    <w:rsid w:val="00CF3693"/>
    <w:rsid w:val="00CF3FE7"/>
    <w:rsid w:val="00CF4499"/>
    <w:rsid w:val="00CF44E9"/>
    <w:rsid w:val="00CF467C"/>
    <w:rsid w:val="00CF48FF"/>
    <w:rsid w:val="00CF5303"/>
    <w:rsid w:val="00CF5425"/>
    <w:rsid w:val="00CF574B"/>
    <w:rsid w:val="00CF58D8"/>
    <w:rsid w:val="00CF5F4D"/>
    <w:rsid w:val="00CF60CE"/>
    <w:rsid w:val="00CF6874"/>
    <w:rsid w:val="00CF6CA5"/>
    <w:rsid w:val="00CF7A92"/>
    <w:rsid w:val="00CF7BEB"/>
    <w:rsid w:val="00CF7C19"/>
    <w:rsid w:val="00CF7EE1"/>
    <w:rsid w:val="00CF7F80"/>
    <w:rsid w:val="00CF7FD0"/>
    <w:rsid w:val="00D00468"/>
    <w:rsid w:val="00D005F6"/>
    <w:rsid w:val="00D00B8D"/>
    <w:rsid w:val="00D00C15"/>
    <w:rsid w:val="00D01143"/>
    <w:rsid w:val="00D012A1"/>
    <w:rsid w:val="00D01446"/>
    <w:rsid w:val="00D014A4"/>
    <w:rsid w:val="00D01849"/>
    <w:rsid w:val="00D01B0E"/>
    <w:rsid w:val="00D01BE1"/>
    <w:rsid w:val="00D01DC7"/>
    <w:rsid w:val="00D0221E"/>
    <w:rsid w:val="00D024A7"/>
    <w:rsid w:val="00D02853"/>
    <w:rsid w:val="00D02B9C"/>
    <w:rsid w:val="00D02EDB"/>
    <w:rsid w:val="00D02F4C"/>
    <w:rsid w:val="00D03007"/>
    <w:rsid w:val="00D03841"/>
    <w:rsid w:val="00D03A3B"/>
    <w:rsid w:val="00D045C0"/>
    <w:rsid w:val="00D04BE5"/>
    <w:rsid w:val="00D04D1C"/>
    <w:rsid w:val="00D050BD"/>
    <w:rsid w:val="00D051E2"/>
    <w:rsid w:val="00D0532C"/>
    <w:rsid w:val="00D0567E"/>
    <w:rsid w:val="00D05962"/>
    <w:rsid w:val="00D059FF"/>
    <w:rsid w:val="00D05AD2"/>
    <w:rsid w:val="00D06251"/>
    <w:rsid w:val="00D064E7"/>
    <w:rsid w:val="00D0689A"/>
    <w:rsid w:val="00D06BE4"/>
    <w:rsid w:val="00D06C61"/>
    <w:rsid w:val="00D070D3"/>
    <w:rsid w:val="00D07368"/>
    <w:rsid w:val="00D076A5"/>
    <w:rsid w:val="00D07715"/>
    <w:rsid w:val="00D0785B"/>
    <w:rsid w:val="00D07D9B"/>
    <w:rsid w:val="00D07F16"/>
    <w:rsid w:val="00D11556"/>
    <w:rsid w:val="00D1156B"/>
    <w:rsid w:val="00D11BE1"/>
    <w:rsid w:val="00D11D47"/>
    <w:rsid w:val="00D11EA8"/>
    <w:rsid w:val="00D11EC9"/>
    <w:rsid w:val="00D11F37"/>
    <w:rsid w:val="00D1212D"/>
    <w:rsid w:val="00D1254D"/>
    <w:rsid w:val="00D1262A"/>
    <w:rsid w:val="00D13094"/>
    <w:rsid w:val="00D13918"/>
    <w:rsid w:val="00D139C4"/>
    <w:rsid w:val="00D13CA0"/>
    <w:rsid w:val="00D13D3A"/>
    <w:rsid w:val="00D1408F"/>
    <w:rsid w:val="00D144AD"/>
    <w:rsid w:val="00D14581"/>
    <w:rsid w:val="00D14E9B"/>
    <w:rsid w:val="00D14EC4"/>
    <w:rsid w:val="00D15015"/>
    <w:rsid w:val="00D15110"/>
    <w:rsid w:val="00D155A2"/>
    <w:rsid w:val="00D155D5"/>
    <w:rsid w:val="00D15BD7"/>
    <w:rsid w:val="00D15D54"/>
    <w:rsid w:val="00D15FE5"/>
    <w:rsid w:val="00D16216"/>
    <w:rsid w:val="00D16847"/>
    <w:rsid w:val="00D1684A"/>
    <w:rsid w:val="00D16854"/>
    <w:rsid w:val="00D16DF3"/>
    <w:rsid w:val="00D1712C"/>
    <w:rsid w:val="00D17440"/>
    <w:rsid w:val="00D176B9"/>
    <w:rsid w:val="00D17D63"/>
    <w:rsid w:val="00D20061"/>
    <w:rsid w:val="00D2044F"/>
    <w:rsid w:val="00D20827"/>
    <w:rsid w:val="00D20971"/>
    <w:rsid w:val="00D21075"/>
    <w:rsid w:val="00D210DF"/>
    <w:rsid w:val="00D21181"/>
    <w:rsid w:val="00D2145E"/>
    <w:rsid w:val="00D21478"/>
    <w:rsid w:val="00D2151C"/>
    <w:rsid w:val="00D21F06"/>
    <w:rsid w:val="00D22526"/>
    <w:rsid w:val="00D2272B"/>
    <w:rsid w:val="00D22B4A"/>
    <w:rsid w:val="00D22D8B"/>
    <w:rsid w:val="00D22F30"/>
    <w:rsid w:val="00D23068"/>
    <w:rsid w:val="00D231A8"/>
    <w:rsid w:val="00D232D9"/>
    <w:rsid w:val="00D2355D"/>
    <w:rsid w:val="00D238AC"/>
    <w:rsid w:val="00D23906"/>
    <w:rsid w:val="00D23D51"/>
    <w:rsid w:val="00D246AD"/>
    <w:rsid w:val="00D246D3"/>
    <w:rsid w:val="00D24BCB"/>
    <w:rsid w:val="00D2504E"/>
    <w:rsid w:val="00D2543C"/>
    <w:rsid w:val="00D25529"/>
    <w:rsid w:val="00D25559"/>
    <w:rsid w:val="00D25A18"/>
    <w:rsid w:val="00D25DC2"/>
    <w:rsid w:val="00D25DF3"/>
    <w:rsid w:val="00D2671B"/>
    <w:rsid w:val="00D26DAC"/>
    <w:rsid w:val="00D275CC"/>
    <w:rsid w:val="00D279DA"/>
    <w:rsid w:val="00D30117"/>
    <w:rsid w:val="00D302D2"/>
    <w:rsid w:val="00D3033E"/>
    <w:rsid w:val="00D305FC"/>
    <w:rsid w:val="00D30D89"/>
    <w:rsid w:val="00D31143"/>
    <w:rsid w:val="00D317DA"/>
    <w:rsid w:val="00D31F67"/>
    <w:rsid w:val="00D3227D"/>
    <w:rsid w:val="00D32B30"/>
    <w:rsid w:val="00D32E92"/>
    <w:rsid w:val="00D3315A"/>
    <w:rsid w:val="00D33318"/>
    <w:rsid w:val="00D3399D"/>
    <w:rsid w:val="00D34175"/>
    <w:rsid w:val="00D344C0"/>
    <w:rsid w:val="00D34559"/>
    <w:rsid w:val="00D348F8"/>
    <w:rsid w:val="00D35559"/>
    <w:rsid w:val="00D35830"/>
    <w:rsid w:val="00D35EF2"/>
    <w:rsid w:val="00D35F39"/>
    <w:rsid w:val="00D3625E"/>
    <w:rsid w:val="00D362C8"/>
    <w:rsid w:val="00D363C8"/>
    <w:rsid w:val="00D36607"/>
    <w:rsid w:val="00D36C43"/>
    <w:rsid w:val="00D3703D"/>
    <w:rsid w:val="00D37233"/>
    <w:rsid w:val="00D37338"/>
    <w:rsid w:val="00D377F5"/>
    <w:rsid w:val="00D3797A"/>
    <w:rsid w:val="00D37D73"/>
    <w:rsid w:val="00D37EC3"/>
    <w:rsid w:val="00D401EB"/>
    <w:rsid w:val="00D40316"/>
    <w:rsid w:val="00D4066D"/>
    <w:rsid w:val="00D40736"/>
    <w:rsid w:val="00D407E3"/>
    <w:rsid w:val="00D407FB"/>
    <w:rsid w:val="00D40B4B"/>
    <w:rsid w:val="00D40E31"/>
    <w:rsid w:val="00D41382"/>
    <w:rsid w:val="00D41657"/>
    <w:rsid w:val="00D42205"/>
    <w:rsid w:val="00D42796"/>
    <w:rsid w:val="00D42BD3"/>
    <w:rsid w:val="00D42C36"/>
    <w:rsid w:val="00D43331"/>
    <w:rsid w:val="00D4356C"/>
    <w:rsid w:val="00D43958"/>
    <w:rsid w:val="00D43A66"/>
    <w:rsid w:val="00D43C96"/>
    <w:rsid w:val="00D43E16"/>
    <w:rsid w:val="00D4402A"/>
    <w:rsid w:val="00D44272"/>
    <w:rsid w:val="00D44393"/>
    <w:rsid w:val="00D44600"/>
    <w:rsid w:val="00D446E4"/>
    <w:rsid w:val="00D44972"/>
    <w:rsid w:val="00D44B94"/>
    <w:rsid w:val="00D44C16"/>
    <w:rsid w:val="00D44F07"/>
    <w:rsid w:val="00D4513C"/>
    <w:rsid w:val="00D45246"/>
    <w:rsid w:val="00D4533F"/>
    <w:rsid w:val="00D4538E"/>
    <w:rsid w:val="00D45862"/>
    <w:rsid w:val="00D45912"/>
    <w:rsid w:val="00D45920"/>
    <w:rsid w:val="00D4652B"/>
    <w:rsid w:val="00D46917"/>
    <w:rsid w:val="00D46AB4"/>
    <w:rsid w:val="00D46B5D"/>
    <w:rsid w:val="00D46DE0"/>
    <w:rsid w:val="00D4714C"/>
    <w:rsid w:val="00D50D0B"/>
    <w:rsid w:val="00D51207"/>
    <w:rsid w:val="00D5141E"/>
    <w:rsid w:val="00D5176A"/>
    <w:rsid w:val="00D51A26"/>
    <w:rsid w:val="00D51BF5"/>
    <w:rsid w:val="00D51C50"/>
    <w:rsid w:val="00D520B9"/>
    <w:rsid w:val="00D521BC"/>
    <w:rsid w:val="00D52325"/>
    <w:rsid w:val="00D5286D"/>
    <w:rsid w:val="00D529DF"/>
    <w:rsid w:val="00D52A18"/>
    <w:rsid w:val="00D52F57"/>
    <w:rsid w:val="00D531BA"/>
    <w:rsid w:val="00D532B5"/>
    <w:rsid w:val="00D536D3"/>
    <w:rsid w:val="00D53875"/>
    <w:rsid w:val="00D53934"/>
    <w:rsid w:val="00D5403C"/>
    <w:rsid w:val="00D54118"/>
    <w:rsid w:val="00D5455C"/>
    <w:rsid w:val="00D54FEE"/>
    <w:rsid w:val="00D55230"/>
    <w:rsid w:val="00D555DE"/>
    <w:rsid w:val="00D561F0"/>
    <w:rsid w:val="00D563D9"/>
    <w:rsid w:val="00D564DA"/>
    <w:rsid w:val="00D56693"/>
    <w:rsid w:val="00D56955"/>
    <w:rsid w:val="00D56B88"/>
    <w:rsid w:val="00D56B9C"/>
    <w:rsid w:val="00D56CE5"/>
    <w:rsid w:val="00D576D0"/>
    <w:rsid w:val="00D5772A"/>
    <w:rsid w:val="00D57BB8"/>
    <w:rsid w:val="00D57BEF"/>
    <w:rsid w:val="00D57E50"/>
    <w:rsid w:val="00D57FCE"/>
    <w:rsid w:val="00D60181"/>
    <w:rsid w:val="00D602CF"/>
    <w:rsid w:val="00D60391"/>
    <w:rsid w:val="00D60906"/>
    <w:rsid w:val="00D60F69"/>
    <w:rsid w:val="00D610E5"/>
    <w:rsid w:val="00D615BB"/>
    <w:rsid w:val="00D623E8"/>
    <w:rsid w:val="00D6254B"/>
    <w:rsid w:val="00D626B9"/>
    <w:rsid w:val="00D6290B"/>
    <w:rsid w:val="00D62F6E"/>
    <w:rsid w:val="00D63888"/>
    <w:rsid w:val="00D63A40"/>
    <w:rsid w:val="00D63BAE"/>
    <w:rsid w:val="00D63BE3"/>
    <w:rsid w:val="00D6409E"/>
    <w:rsid w:val="00D640D8"/>
    <w:rsid w:val="00D640D9"/>
    <w:rsid w:val="00D641A6"/>
    <w:rsid w:val="00D64309"/>
    <w:rsid w:val="00D648C1"/>
    <w:rsid w:val="00D64CF6"/>
    <w:rsid w:val="00D654D6"/>
    <w:rsid w:val="00D65AA1"/>
    <w:rsid w:val="00D65E26"/>
    <w:rsid w:val="00D662C6"/>
    <w:rsid w:val="00D668CE"/>
    <w:rsid w:val="00D66F4B"/>
    <w:rsid w:val="00D66F8B"/>
    <w:rsid w:val="00D672E4"/>
    <w:rsid w:val="00D67770"/>
    <w:rsid w:val="00D677A8"/>
    <w:rsid w:val="00D67B9B"/>
    <w:rsid w:val="00D67F56"/>
    <w:rsid w:val="00D70418"/>
    <w:rsid w:val="00D70A90"/>
    <w:rsid w:val="00D70BBF"/>
    <w:rsid w:val="00D70C4B"/>
    <w:rsid w:val="00D70C9C"/>
    <w:rsid w:val="00D70E15"/>
    <w:rsid w:val="00D70E66"/>
    <w:rsid w:val="00D7101E"/>
    <w:rsid w:val="00D71472"/>
    <w:rsid w:val="00D71C81"/>
    <w:rsid w:val="00D71CBF"/>
    <w:rsid w:val="00D72243"/>
    <w:rsid w:val="00D7244A"/>
    <w:rsid w:val="00D7249E"/>
    <w:rsid w:val="00D724DF"/>
    <w:rsid w:val="00D7262C"/>
    <w:rsid w:val="00D72881"/>
    <w:rsid w:val="00D72FD2"/>
    <w:rsid w:val="00D731F6"/>
    <w:rsid w:val="00D73311"/>
    <w:rsid w:val="00D73343"/>
    <w:rsid w:val="00D73A7F"/>
    <w:rsid w:val="00D73BEC"/>
    <w:rsid w:val="00D73CCF"/>
    <w:rsid w:val="00D73F6E"/>
    <w:rsid w:val="00D74833"/>
    <w:rsid w:val="00D74A21"/>
    <w:rsid w:val="00D74DED"/>
    <w:rsid w:val="00D74E68"/>
    <w:rsid w:val="00D74EC2"/>
    <w:rsid w:val="00D75179"/>
    <w:rsid w:val="00D754C9"/>
    <w:rsid w:val="00D755E6"/>
    <w:rsid w:val="00D75811"/>
    <w:rsid w:val="00D760C8"/>
    <w:rsid w:val="00D765ED"/>
    <w:rsid w:val="00D76DE8"/>
    <w:rsid w:val="00D76E47"/>
    <w:rsid w:val="00D772F0"/>
    <w:rsid w:val="00D77506"/>
    <w:rsid w:val="00D77C83"/>
    <w:rsid w:val="00D77DFF"/>
    <w:rsid w:val="00D800DF"/>
    <w:rsid w:val="00D808C4"/>
    <w:rsid w:val="00D82200"/>
    <w:rsid w:val="00D823E4"/>
    <w:rsid w:val="00D826A8"/>
    <w:rsid w:val="00D8278A"/>
    <w:rsid w:val="00D82962"/>
    <w:rsid w:val="00D82A06"/>
    <w:rsid w:val="00D82A20"/>
    <w:rsid w:val="00D82DE8"/>
    <w:rsid w:val="00D83470"/>
    <w:rsid w:val="00D83C91"/>
    <w:rsid w:val="00D8473D"/>
    <w:rsid w:val="00D85144"/>
    <w:rsid w:val="00D85469"/>
    <w:rsid w:val="00D8556B"/>
    <w:rsid w:val="00D85ED5"/>
    <w:rsid w:val="00D863FE"/>
    <w:rsid w:val="00D86957"/>
    <w:rsid w:val="00D86A15"/>
    <w:rsid w:val="00D86A87"/>
    <w:rsid w:val="00D86ADD"/>
    <w:rsid w:val="00D86F65"/>
    <w:rsid w:val="00D870F0"/>
    <w:rsid w:val="00D87278"/>
    <w:rsid w:val="00D87456"/>
    <w:rsid w:val="00D8753B"/>
    <w:rsid w:val="00D876DB"/>
    <w:rsid w:val="00D878E7"/>
    <w:rsid w:val="00D90020"/>
    <w:rsid w:val="00D9068C"/>
    <w:rsid w:val="00D90AE7"/>
    <w:rsid w:val="00D90B19"/>
    <w:rsid w:val="00D90B8C"/>
    <w:rsid w:val="00D910C4"/>
    <w:rsid w:val="00D913DD"/>
    <w:rsid w:val="00D914AD"/>
    <w:rsid w:val="00D91511"/>
    <w:rsid w:val="00D91F42"/>
    <w:rsid w:val="00D92148"/>
    <w:rsid w:val="00D9222C"/>
    <w:rsid w:val="00D92406"/>
    <w:rsid w:val="00D929AA"/>
    <w:rsid w:val="00D92B1C"/>
    <w:rsid w:val="00D93674"/>
    <w:rsid w:val="00D937DD"/>
    <w:rsid w:val="00D93928"/>
    <w:rsid w:val="00D939AD"/>
    <w:rsid w:val="00D93A0B"/>
    <w:rsid w:val="00D93AEA"/>
    <w:rsid w:val="00D9437D"/>
    <w:rsid w:val="00D943C9"/>
    <w:rsid w:val="00D947D6"/>
    <w:rsid w:val="00D949D4"/>
    <w:rsid w:val="00D95C76"/>
    <w:rsid w:val="00D960C5"/>
    <w:rsid w:val="00D96758"/>
    <w:rsid w:val="00D96BAA"/>
    <w:rsid w:val="00D96FCD"/>
    <w:rsid w:val="00D97825"/>
    <w:rsid w:val="00DA0206"/>
    <w:rsid w:val="00DA02A6"/>
    <w:rsid w:val="00DA03E6"/>
    <w:rsid w:val="00DA0593"/>
    <w:rsid w:val="00DA0946"/>
    <w:rsid w:val="00DA0C85"/>
    <w:rsid w:val="00DA0F22"/>
    <w:rsid w:val="00DA10B5"/>
    <w:rsid w:val="00DA1273"/>
    <w:rsid w:val="00DA141F"/>
    <w:rsid w:val="00DA1604"/>
    <w:rsid w:val="00DA2397"/>
    <w:rsid w:val="00DA277C"/>
    <w:rsid w:val="00DA2A5A"/>
    <w:rsid w:val="00DA2CBF"/>
    <w:rsid w:val="00DA2FA9"/>
    <w:rsid w:val="00DA3022"/>
    <w:rsid w:val="00DA33F6"/>
    <w:rsid w:val="00DA34DA"/>
    <w:rsid w:val="00DA35EB"/>
    <w:rsid w:val="00DA3A55"/>
    <w:rsid w:val="00DA3B92"/>
    <w:rsid w:val="00DA3F65"/>
    <w:rsid w:val="00DA4067"/>
    <w:rsid w:val="00DA42AE"/>
    <w:rsid w:val="00DA42BE"/>
    <w:rsid w:val="00DA42CB"/>
    <w:rsid w:val="00DA43EB"/>
    <w:rsid w:val="00DA4973"/>
    <w:rsid w:val="00DA4B0F"/>
    <w:rsid w:val="00DA4CBA"/>
    <w:rsid w:val="00DA581A"/>
    <w:rsid w:val="00DA5904"/>
    <w:rsid w:val="00DA5C5F"/>
    <w:rsid w:val="00DA6135"/>
    <w:rsid w:val="00DA6825"/>
    <w:rsid w:val="00DA6AC7"/>
    <w:rsid w:val="00DA6BA7"/>
    <w:rsid w:val="00DA6C64"/>
    <w:rsid w:val="00DA72DE"/>
    <w:rsid w:val="00DA7441"/>
    <w:rsid w:val="00DA7912"/>
    <w:rsid w:val="00DA79B5"/>
    <w:rsid w:val="00DA7D6F"/>
    <w:rsid w:val="00DB0142"/>
    <w:rsid w:val="00DB06DB"/>
    <w:rsid w:val="00DB106C"/>
    <w:rsid w:val="00DB1264"/>
    <w:rsid w:val="00DB153D"/>
    <w:rsid w:val="00DB17C9"/>
    <w:rsid w:val="00DB1968"/>
    <w:rsid w:val="00DB1BAB"/>
    <w:rsid w:val="00DB1D40"/>
    <w:rsid w:val="00DB1F98"/>
    <w:rsid w:val="00DB2640"/>
    <w:rsid w:val="00DB2706"/>
    <w:rsid w:val="00DB311C"/>
    <w:rsid w:val="00DB3398"/>
    <w:rsid w:val="00DB36C5"/>
    <w:rsid w:val="00DB38C0"/>
    <w:rsid w:val="00DB3B50"/>
    <w:rsid w:val="00DB3D4B"/>
    <w:rsid w:val="00DB484E"/>
    <w:rsid w:val="00DB489F"/>
    <w:rsid w:val="00DB530C"/>
    <w:rsid w:val="00DB5478"/>
    <w:rsid w:val="00DB556E"/>
    <w:rsid w:val="00DB6213"/>
    <w:rsid w:val="00DB6554"/>
    <w:rsid w:val="00DB6910"/>
    <w:rsid w:val="00DB6B01"/>
    <w:rsid w:val="00DB7090"/>
    <w:rsid w:val="00DB7C8D"/>
    <w:rsid w:val="00DC006D"/>
    <w:rsid w:val="00DC0ABB"/>
    <w:rsid w:val="00DC0ADD"/>
    <w:rsid w:val="00DC124A"/>
    <w:rsid w:val="00DC152C"/>
    <w:rsid w:val="00DC1F61"/>
    <w:rsid w:val="00DC21F1"/>
    <w:rsid w:val="00DC2205"/>
    <w:rsid w:val="00DC247B"/>
    <w:rsid w:val="00DC2ADC"/>
    <w:rsid w:val="00DC2BBC"/>
    <w:rsid w:val="00DC2C19"/>
    <w:rsid w:val="00DC2D48"/>
    <w:rsid w:val="00DC2DB9"/>
    <w:rsid w:val="00DC3B8C"/>
    <w:rsid w:val="00DC3BA7"/>
    <w:rsid w:val="00DC3DFB"/>
    <w:rsid w:val="00DC4128"/>
    <w:rsid w:val="00DC45CF"/>
    <w:rsid w:val="00DC45F9"/>
    <w:rsid w:val="00DC4606"/>
    <w:rsid w:val="00DC47A4"/>
    <w:rsid w:val="00DC4C33"/>
    <w:rsid w:val="00DC4CB1"/>
    <w:rsid w:val="00DC5382"/>
    <w:rsid w:val="00DC58AD"/>
    <w:rsid w:val="00DC5CE5"/>
    <w:rsid w:val="00DC6C35"/>
    <w:rsid w:val="00DC6CE5"/>
    <w:rsid w:val="00DC6DAD"/>
    <w:rsid w:val="00DC7107"/>
    <w:rsid w:val="00DC72C9"/>
    <w:rsid w:val="00DC7551"/>
    <w:rsid w:val="00DC7839"/>
    <w:rsid w:val="00DC7B7A"/>
    <w:rsid w:val="00DC7D58"/>
    <w:rsid w:val="00DC7EC9"/>
    <w:rsid w:val="00DC7F68"/>
    <w:rsid w:val="00DD05B9"/>
    <w:rsid w:val="00DD085A"/>
    <w:rsid w:val="00DD0927"/>
    <w:rsid w:val="00DD0A48"/>
    <w:rsid w:val="00DD111D"/>
    <w:rsid w:val="00DD1645"/>
    <w:rsid w:val="00DD18A5"/>
    <w:rsid w:val="00DD2159"/>
    <w:rsid w:val="00DD23F9"/>
    <w:rsid w:val="00DD26E3"/>
    <w:rsid w:val="00DD286C"/>
    <w:rsid w:val="00DD288D"/>
    <w:rsid w:val="00DD2DCF"/>
    <w:rsid w:val="00DD2E28"/>
    <w:rsid w:val="00DD31D5"/>
    <w:rsid w:val="00DD34D3"/>
    <w:rsid w:val="00DD360E"/>
    <w:rsid w:val="00DD3684"/>
    <w:rsid w:val="00DD3741"/>
    <w:rsid w:val="00DD47F1"/>
    <w:rsid w:val="00DD5B9B"/>
    <w:rsid w:val="00DD5EC1"/>
    <w:rsid w:val="00DD623D"/>
    <w:rsid w:val="00DD64C8"/>
    <w:rsid w:val="00DD695E"/>
    <w:rsid w:val="00DD6971"/>
    <w:rsid w:val="00DD6A6E"/>
    <w:rsid w:val="00DD6AC2"/>
    <w:rsid w:val="00DD6B53"/>
    <w:rsid w:val="00DD6E02"/>
    <w:rsid w:val="00DD71FC"/>
    <w:rsid w:val="00DD75F7"/>
    <w:rsid w:val="00DD7BFA"/>
    <w:rsid w:val="00DD7C76"/>
    <w:rsid w:val="00DE0119"/>
    <w:rsid w:val="00DE011D"/>
    <w:rsid w:val="00DE020C"/>
    <w:rsid w:val="00DE02E3"/>
    <w:rsid w:val="00DE035F"/>
    <w:rsid w:val="00DE042C"/>
    <w:rsid w:val="00DE0701"/>
    <w:rsid w:val="00DE1223"/>
    <w:rsid w:val="00DE13A2"/>
    <w:rsid w:val="00DE168E"/>
    <w:rsid w:val="00DE17B7"/>
    <w:rsid w:val="00DE197F"/>
    <w:rsid w:val="00DE1AC4"/>
    <w:rsid w:val="00DE21AA"/>
    <w:rsid w:val="00DE2881"/>
    <w:rsid w:val="00DE29C7"/>
    <w:rsid w:val="00DE3188"/>
    <w:rsid w:val="00DE3479"/>
    <w:rsid w:val="00DE39E9"/>
    <w:rsid w:val="00DE3B58"/>
    <w:rsid w:val="00DE3BFC"/>
    <w:rsid w:val="00DE3D23"/>
    <w:rsid w:val="00DE3FB3"/>
    <w:rsid w:val="00DE402A"/>
    <w:rsid w:val="00DE4185"/>
    <w:rsid w:val="00DE43DE"/>
    <w:rsid w:val="00DE45AF"/>
    <w:rsid w:val="00DE49C5"/>
    <w:rsid w:val="00DE4A89"/>
    <w:rsid w:val="00DE4B4D"/>
    <w:rsid w:val="00DE4D39"/>
    <w:rsid w:val="00DE4D3C"/>
    <w:rsid w:val="00DE4E2A"/>
    <w:rsid w:val="00DE53DE"/>
    <w:rsid w:val="00DE5A5F"/>
    <w:rsid w:val="00DE5E82"/>
    <w:rsid w:val="00DE603E"/>
    <w:rsid w:val="00DE6571"/>
    <w:rsid w:val="00DE69D5"/>
    <w:rsid w:val="00DE72BC"/>
    <w:rsid w:val="00DE7708"/>
    <w:rsid w:val="00DE7823"/>
    <w:rsid w:val="00DE785A"/>
    <w:rsid w:val="00DE798C"/>
    <w:rsid w:val="00DE7A80"/>
    <w:rsid w:val="00DE7F13"/>
    <w:rsid w:val="00DF0537"/>
    <w:rsid w:val="00DF0706"/>
    <w:rsid w:val="00DF0870"/>
    <w:rsid w:val="00DF08A9"/>
    <w:rsid w:val="00DF09AB"/>
    <w:rsid w:val="00DF0BF4"/>
    <w:rsid w:val="00DF0F26"/>
    <w:rsid w:val="00DF0F51"/>
    <w:rsid w:val="00DF19A7"/>
    <w:rsid w:val="00DF1F0A"/>
    <w:rsid w:val="00DF205F"/>
    <w:rsid w:val="00DF20B8"/>
    <w:rsid w:val="00DF20DC"/>
    <w:rsid w:val="00DF25EB"/>
    <w:rsid w:val="00DF2602"/>
    <w:rsid w:val="00DF2703"/>
    <w:rsid w:val="00DF2844"/>
    <w:rsid w:val="00DF299A"/>
    <w:rsid w:val="00DF2A18"/>
    <w:rsid w:val="00DF2DAF"/>
    <w:rsid w:val="00DF2E88"/>
    <w:rsid w:val="00DF311D"/>
    <w:rsid w:val="00DF3479"/>
    <w:rsid w:val="00DF3B77"/>
    <w:rsid w:val="00DF3D46"/>
    <w:rsid w:val="00DF3FA4"/>
    <w:rsid w:val="00DF4011"/>
    <w:rsid w:val="00DF4618"/>
    <w:rsid w:val="00DF4728"/>
    <w:rsid w:val="00DF48BF"/>
    <w:rsid w:val="00DF4AA1"/>
    <w:rsid w:val="00DF4AEC"/>
    <w:rsid w:val="00DF4C92"/>
    <w:rsid w:val="00DF4FA1"/>
    <w:rsid w:val="00DF521C"/>
    <w:rsid w:val="00DF5933"/>
    <w:rsid w:val="00DF5AF1"/>
    <w:rsid w:val="00DF5E9F"/>
    <w:rsid w:val="00DF6977"/>
    <w:rsid w:val="00DF6DD6"/>
    <w:rsid w:val="00DF6EBF"/>
    <w:rsid w:val="00DF70C6"/>
    <w:rsid w:val="00DF762D"/>
    <w:rsid w:val="00DF77C8"/>
    <w:rsid w:val="00DF7940"/>
    <w:rsid w:val="00DF7D98"/>
    <w:rsid w:val="00DF7E86"/>
    <w:rsid w:val="00DF7FCA"/>
    <w:rsid w:val="00E00105"/>
    <w:rsid w:val="00E00408"/>
    <w:rsid w:val="00E0047C"/>
    <w:rsid w:val="00E00792"/>
    <w:rsid w:val="00E00922"/>
    <w:rsid w:val="00E009CB"/>
    <w:rsid w:val="00E00C4C"/>
    <w:rsid w:val="00E00D77"/>
    <w:rsid w:val="00E0100D"/>
    <w:rsid w:val="00E0112A"/>
    <w:rsid w:val="00E0183C"/>
    <w:rsid w:val="00E01ABB"/>
    <w:rsid w:val="00E01D22"/>
    <w:rsid w:val="00E02144"/>
    <w:rsid w:val="00E02305"/>
    <w:rsid w:val="00E02449"/>
    <w:rsid w:val="00E03016"/>
    <w:rsid w:val="00E03170"/>
    <w:rsid w:val="00E0369B"/>
    <w:rsid w:val="00E03B03"/>
    <w:rsid w:val="00E03C73"/>
    <w:rsid w:val="00E03DA5"/>
    <w:rsid w:val="00E040F6"/>
    <w:rsid w:val="00E04109"/>
    <w:rsid w:val="00E04570"/>
    <w:rsid w:val="00E04A51"/>
    <w:rsid w:val="00E04B38"/>
    <w:rsid w:val="00E04CB7"/>
    <w:rsid w:val="00E05248"/>
    <w:rsid w:val="00E0545C"/>
    <w:rsid w:val="00E0569C"/>
    <w:rsid w:val="00E05EB7"/>
    <w:rsid w:val="00E05FE6"/>
    <w:rsid w:val="00E05FEB"/>
    <w:rsid w:val="00E06001"/>
    <w:rsid w:val="00E06311"/>
    <w:rsid w:val="00E065FF"/>
    <w:rsid w:val="00E06648"/>
    <w:rsid w:val="00E0691E"/>
    <w:rsid w:val="00E06DD0"/>
    <w:rsid w:val="00E06FA0"/>
    <w:rsid w:val="00E07282"/>
    <w:rsid w:val="00E07588"/>
    <w:rsid w:val="00E07679"/>
    <w:rsid w:val="00E0781E"/>
    <w:rsid w:val="00E079C4"/>
    <w:rsid w:val="00E07AC1"/>
    <w:rsid w:val="00E100B1"/>
    <w:rsid w:val="00E10762"/>
    <w:rsid w:val="00E107E0"/>
    <w:rsid w:val="00E109C2"/>
    <w:rsid w:val="00E10B23"/>
    <w:rsid w:val="00E10D27"/>
    <w:rsid w:val="00E11212"/>
    <w:rsid w:val="00E11257"/>
    <w:rsid w:val="00E113CB"/>
    <w:rsid w:val="00E1194E"/>
    <w:rsid w:val="00E11A15"/>
    <w:rsid w:val="00E11A16"/>
    <w:rsid w:val="00E1213C"/>
    <w:rsid w:val="00E122F0"/>
    <w:rsid w:val="00E12714"/>
    <w:rsid w:val="00E12E20"/>
    <w:rsid w:val="00E1314F"/>
    <w:rsid w:val="00E137BF"/>
    <w:rsid w:val="00E139C0"/>
    <w:rsid w:val="00E141F1"/>
    <w:rsid w:val="00E146D6"/>
    <w:rsid w:val="00E1473B"/>
    <w:rsid w:val="00E14BEF"/>
    <w:rsid w:val="00E14D73"/>
    <w:rsid w:val="00E1540D"/>
    <w:rsid w:val="00E1560C"/>
    <w:rsid w:val="00E15A6D"/>
    <w:rsid w:val="00E16247"/>
    <w:rsid w:val="00E165AA"/>
    <w:rsid w:val="00E16DA5"/>
    <w:rsid w:val="00E16E1E"/>
    <w:rsid w:val="00E16F58"/>
    <w:rsid w:val="00E170A7"/>
    <w:rsid w:val="00E1744D"/>
    <w:rsid w:val="00E177DA"/>
    <w:rsid w:val="00E1793A"/>
    <w:rsid w:val="00E17C89"/>
    <w:rsid w:val="00E17E36"/>
    <w:rsid w:val="00E17E94"/>
    <w:rsid w:val="00E20027"/>
    <w:rsid w:val="00E20406"/>
    <w:rsid w:val="00E204F3"/>
    <w:rsid w:val="00E2054D"/>
    <w:rsid w:val="00E2091C"/>
    <w:rsid w:val="00E20CC3"/>
    <w:rsid w:val="00E20CCC"/>
    <w:rsid w:val="00E211FD"/>
    <w:rsid w:val="00E21266"/>
    <w:rsid w:val="00E21629"/>
    <w:rsid w:val="00E2183E"/>
    <w:rsid w:val="00E21B2A"/>
    <w:rsid w:val="00E21B65"/>
    <w:rsid w:val="00E22009"/>
    <w:rsid w:val="00E223C7"/>
    <w:rsid w:val="00E2261F"/>
    <w:rsid w:val="00E22747"/>
    <w:rsid w:val="00E228AF"/>
    <w:rsid w:val="00E22CAA"/>
    <w:rsid w:val="00E22F10"/>
    <w:rsid w:val="00E23204"/>
    <w:rsid w:val="00E2336A"/>
    <w:rsid w:val="00E239B2"/>
    <w:rsid w:val="00E23B83"/>
    <w:rsid w:val="00E23DF6"/>
    <w:rsid w:val="00E24288"/>
    <w:rsid w:val="00E24AF8"/>
    <w:rsid w:val="00E24BE3"/>
    <w:rsid w:val="00E24E76"/>
    <w:rsid w:val="00E24F15"/>
    <w:rsid w:val="00E25489"/>
    <w:rsid w:val="00E259EE"/>
    <w:rsid w:val="00E25BC3"/>
    <w:rsid w:val="00E25C6B"/>
    <w:rsid w:val="00E26294"/>
    <w:rsid w:val="00E2659B"/>
    <w:rsid w:val="00E26ACE"/>
    <w:rsid w:val="00E26B91"/>
    <w:rsid w:val="00E26CB3"/>
    <w:rsid w:val="00E271DC"/>
    <w:rsid w:val="00E27915"/>
    <w:rsid w:val="00E27EEF"/>
    <w:rsid w:val="00E300DE"/>
    <w:rsid w:val="00E30418"/>
    <w:rsid w:val="00E30527"/>
    <w:rsid w:val="00E30640"/>
    <w:rsid w:val="00E3068F"/>
    <w:rsid w:val="00E30B74"/>
    <w:rsid w:val="00E30FD8"/>
    <w:rsid w:val="00E31458"/>
    <w:rsid w:val="00E3173F"/>
    <w:rsid w:val="00E31801"/>
    <w:rsid w:val="00E323EB"/>
    <w:rsid w:val="00E32721"/>
    <w:rsid w:val="00E3291E"/>
    <w:rsid w:val="00E32984"/>
    <w:rsid w:val="00E331BC"/>
    <w:rsid w:val="00E3352E"/>
    <w:rsid w:val="00E3374A"/>
    <w:rsid w:val="00E33BD7"/>
    <w:rsid w:val="00E33D2A"/>
    <w:rsid w:val="00E33FD8"/>
    <w:rsid w:val="00E342F9"/>
    <w:rsid w:val="00E342FF"/>
    <w:rsid w:val="00E34899"/>
    <w:rsid w:val="00E35514"/>
    <w:rsid w:val="00E355D0"/>
    <w:rsid w:val="00E35986"/>
    <w:rsid w:val="00E35DBD"/>
    <w:rsid w:val="00E362FD"/>
    <w:rsid w:val="00E36447"/>
    <w:rsid w:val="00E368A0"/>
    <w:rsid w:val="00E36B51"/>
    <w:rsid w:val="00E36C7B"/>
    <w:rsid w:val="00E36CDE"/>
    <w:rsid w:val="00E36DEF"/>
    <w:rsid w:val="00E36E64"/>
    <w:rsid w:val="00E36FE9"/>
    <w:rsid w:val="00E37BAF"/>
    <w:rsid w:val="00E37C7F"/>
    <w:rsid w:val="00E4000A"/>
    <w:rsid w:val="00E40061"/>
    <w:rsid w:val="00E402CF"/>
    <w:rsid w:val="00E40696"/>
    <w:rsid w:val="00E40E8F"/>
    <w:rsid w:val="00E4109B"/>
    <w:rsid w:val="00E413F8"/>
    <w:rsid w:val="00E41AA4"/>
    <w:rsid w:val="00E41C98"/>
    <w:rsid w:val="00E41F93"/>
    <w:rsid w:val="00E42CC7"/>
    <w:rsid w:val="00E42FAE"/>
    <w:rsid w:val="00E43E82"/>
    <w:rsid w:val="00E4400C"/>
    <w:rsid w:val="00E4439D"/>
    <w:rsid w:val="00E444E5"/>
    <w:rsid w:val="00E44B80"/>
    <w:rsid w:val="00E44BDA"/>
    <w:rsid w:val="00E44D78"/>
    <w:rsid w:val="00E44E2B"/>
    <w:rsid w:val="00E453DA"/>
    <w:rsid w:val="00E45620"/>
    <w:rsid w:val="00E45AC5"/>
    <w:rsid w:val="00E45B5F"/>
    <w:rsid w:val="00E45E1D"/>
    <w:rsid w:val="00E46147"/>
    <w:rsid w:val="00E46312"/>
    <w:rsid w:val="00E46C21"/>
    <w:rsid w:val="00E46DFD"/>
    <w:rsid w:val="00E46FBB"/>
    <w:rsid w:val="00E478B4"/>
    <w:rsid w:val="00E478F2"/>
    <w:rsid w:val="00E47965"/>
    <w:rsid w:val="00E47975"/>
    <w:rsid w:val="00E47A11"/>
    <w:rsid w:val="00E50654"/>
    <w:rsid w:val="00E51015"/>
    <w:rsid w:val="00E5126B"/>
    <w:rsid w:val="00E512DC"/>
    <w:rsid w:val="00E51543"/>
    <w:rsid w:val="00E51A36"/>
    <w:rsid w:val="00E51BE4"/>
    <w:rsid w:val="00E51E96"/>
    <w:rsid w:val="00E5263E"/>
    <w:rsid w:val="00E528EC"/>
    <w:rsid w:val="00E52B62"/>
    <w:rsid w:val="00E5334D"/>
    <w:rsid w:val="00E53B60"/>
    <w:rsid w:val="00E54129"/>
    <w:rsid w:val="00E549E3"/>
    <w:rsid w:val="00E54D0E"/>
    <w:rsid w:val="00E54DFE"/>
    <w:rsid w:val="00E54ED0"/>
    <w:rsid w:val="00E54FF2"/>
    <w:rsid w:val="00E552E5"/>
    <w:rsid w:val="00E553FF"/>
    <w:rsid w:val="00E55693"/>
    <w:rsid w:val="00E55982"/>
    <w:rsid w:val="00E55AB0"/>
    <w:rsid w:val="00E55C18"/>
    <w:rsid w:val="00E55C2B"/>
    <w:rsid w:val="00E55DF6"/>
    <w:rsid w:val="00E55EEF"/>
    <w:rsid w:val="00E56265"/>
    <w:rsid w:val="00E56958"/>
    <w:rsid w:val="00E56C76"/>
    <w:rsid w:val="00E56ECA"/>
    <w:rsid w:val="00E56FFC"/>
    <w:rsid w:val="00E5706C"/>
    <w:rsid w:val="00E57177"/>
    <w:rsid w:val="00E576FA"/>
    <w:rsid w:val="00E578E9"/>
    <w:rsid w:val="00E57FD6"/>
    <w:rsid w:val="00E60511"/>
    <w:rsid w:val="00E60C9C"/>
    <w:rsid w:val="00E60D68"/>
    <w:rsid w:val="00E60E35"/>
    <w:rsid w:val="00E61663"/>
    <w:rsid w:val="00E61A77"/>
    <w:rsid w:val="00E61B90"/>
    <w:rsid w:val="00E61C14"/>
    <w:rsid w:val="00E62355"/>
    <w:rsid w:val="00E62786"/>
    <w:rsid w:val="00E62E67"/>
    <w:rsid w:val="00E62F48"/>
    <w:rsid w:val="00E6344C"/>
    <w:rsid w:val="00E63896"/>
    <w:rsid w:val="00E63B09"/>
    <w:rsid w:val="00E6403D"/>
    <w:rsid w:val="00E6458C"/>
    <w:rsid w:val="00E6474F"/>
    <w:rsid w:val="00E64CAF"/>
    <w:rsid w:val="00E64E62"/>
    <w:rsid w:val="00E654E9"/>
    <w:rsid w:val="00E65540"/>
    <w:rsid w:val="00E6599B"/>
    <w:rsid w:val="00E65B63"/>
    <w:rsid w:val="00E666E3"/>
    <w:rsid w:val="00E66A3C"/>
    <w:rsid w:val="00E66BA1"/>
    <w:rsid w:val="00E66F61"/>
    <w:rsid w:val="00E6706F"/>
    <w:rsid w:val="00E67EC4"/>
    <w:rsid w:val="00E70498"/>
    <w:rsid w:val="00E706D1"/>
    <w:rsid w:val="00E7072B"/>
    <w:rsid w:val="00E708A5"/>
    <w:rsid w:val="00E708F1"/>
    <w:rsid w:val="00E70BC5"/>
    <w:rsid w:val="00E70C87"/>
    <w:rsid w:val="00E7120B"/>
    <w:rsid w:val="00E7137F"/>
    <w:rsid w:val="00E713BE"/>
    <w:rsid w:val="00E7149C"/>
    <w:rsid w:val="00E7189D"/>
    <w:rsid w:val="00E71E33"/>
    <w:rsid w:val="00E71E60"/>
    <w:rsid w:val="00E72123"/>
    <w:rsid w:val="00E727BA"/>
    <w:rsid w:val="00E72A9D"/>
    <w:rsid w:val="00E72B77"/>
    <w:rsid w:val="00E73007"/>
    <w:rsid w:val="00E73450"/>
    <w:rsid w:val="00E734E3"/>
    <w:rsid w:val="00E7385C"/>
    <w:rsid w:val="00E74024"/>
    <w:rsid w:val="00E743FC"/>
    <w:rsid w:val="00E744BF"/>
    <w:rsid w:val="00E74B1F"/>
    <w:rsid w:val="00E74BB3"/>
    <w:rsid w:val="00E74C10"/>
    <w:rsid w:val="00E74CD9"/>
    <w:rsid w:val="00E74F31"/>
    <w:rsid w:val="00E7526B"/>
    <w:rsid w:val="00E7542E"/>
    <w:rsid w:val="00E75A02"/>
    <w:rsid w:val="00E76179"/>
    <w:rsid w:val="00E76374"/>
    <w:rsid w:val="00E764DC"/>
    <w:rsid w:val="00E76AEB"/>
    <w:rsid w:val="00E76B24"/>
    <w:rsid w:val="00E76BB0"/>
    <w:rsid w:val="00E76C29"/>
    <w:rsid w:val="00E776FC"/>
    <w:rsid w:val="00E777E2"/>
    <w:rsid w:val="00E779CA"/>
    <w:rsid w:val="00E779E7"/>
    <w:rsid w:val="00E77A24"/>
    <w:rsid w:val="00E77A8B"/>
    <w:rsid w:val="00E77B93"/>
    <w:rsid w:val="00E77F3E"/>
    <w:rsid w:val="00E801BA"/>
    <w:rsid w:val="00E80462"/>
    <w:rsid w:val="00E806F6"/>
    <w:rsid w:val="00E80CB3"/>
    <w:rsid w:val="00E80CE6"/>
    <w:rsid w:val="00E80DCA"/>
    <w:rsid w:val="00E81055"/>
    <w:rsid w:val="00E814E6"/>
    <w:rsid w:val="00E81718"/>
    <w:rsid w:val="00E81792"/>
    <w:rsid w:val="00E81DE9"/>
    <w:rsid w:val="00E81EDB"/>
    <w:rsid w:val="00E825FC"/>
    <w:rsid w:val="00E832A9"/>
    <w:rsid w:val="00E83D47"/>
    <w:rsid w:val="00E83ED9"/>
    <w:rsid w:val="00E83FF1"/>
    <w:rsid w:val="00E84166"/>
    <w:rsid w:val="00E841EC"/>
    <w:rsid w:val="00E84326"/>
    <w:rsid w:val="00E8448B"/>
    <w:rsid w:val="00E847A4"/>
    <w:rsid w:val="00E847FF"/>
    <w:rsid w:val="00E8490B"/>
    <w:rsid w:val="00E84A08"/>
    <w:rsid w:val="00E84D6B"/>
    <w:rsid w:val="00E850FD"/>
    <w:rsid w:val="00E85292"/>
    <w:rsid w:val="00E853D2"/>
    <w:rsid w:val="00E85495"/>
    <w:rsid w:val="00E856F3"/>
    <w:rsid w:val="00E85B43"/>
    <w:rsid w:val="00E85D09"/>
    <w:rsid w:val="00E85DAC"/>
    <w:rsid w:val="00E86303"/>
    <w:rsid w:val="00E8638C"/>
    <w:rsid w:val="00E86741"/>
    <w:rsid w:val="00E86AD0"/>
    <w:rsid w:val="00E86D85"/>
    <w:rsid w:val="00E8741F"/>
    <w:rsid w:val="00E875C6"/>
    <w:rsid w:val="00E87672"/>
    <w:rsid w:val="00E87797"/>
    <w:rsid w:val="00E87803"/>
    <w:rsid w:val="00E91087"/>
    <w:rsid w:val="00E912C2"/>
    <w:rsid w:val="00E91810"/>
    <w:rsid w:val="00E919AF"/>
    <w:rsid w:val="00E91AB7"/>
    <w:rsid w:val="00E91CC3"/>
    <w:rsid w:val="00E91ECB"/>
    <w:rsid w:val="00E9249E"/>
    <w:rsid w:val="00E9296E"/>
    <w:rsid w:val="00E92974"/>
    <w:rsid w:val="00E92A84"/>
    <w:rsid w:val="00E92C78"/>
    <w:rsid w:val="00E933CB"/>
    <w:rsid w:val="00E93670"/>
    <w:rsid w:val="00E93A04"/>
    <w:rsid w:val="00E93C6E"/>
    <w:rsid w:val="00E93E0D"/>
    <w:rsid w:val="00E93FAA"/>
    <w:rsid w:val="00E942FC"/>
    <w:rsid w:val="00E9466A"/>
    <w:rsid w:val="00E947D3"/>
    <w:rsid w:val="00E949C6"/>
    <w:rsid w:val="00E94BBF"/>
    <w:rsid w:val="00E94ECB"/>
    <w:rsid w:val="00E9516B"/>
    <w:rsid w:val="00E9520D"/>
    <w:rsid w:val="00E95652"/>
    <w:rsid w:val="00E95874"/>
    <w:rsid w:val="00E960C5"/>
    <w:rsid w:val="00E962C0"/>
    <w:rsid w:val="00E965D0"/>
    <w:rsid w:val="00E968EE"/>
    <w:rsid w:val="00E96B81"/>
    <w:rsid w:val="00E96B93"/>
    <w:rsid w:val="00E96F96"/>
    <w:rsid w:val="00E97758"/>
    <w:rsid w:val="00E9776C"/>
    <w:rsid w:val="00E978F2"/>
    <w:rsid w:val="00E979F2"/>
    <w:rsid w:val="00E97C1A"/>
    <w:rsid w:val="00E97D84"/>
    <w:rsid w:val="00E97E05"/>
    <w:rsid w:val="00EA0663"/>
    <w:rsid w:val="00EA06DF"/>
    <w:rsid w:val="00EA0B4D"/>
    <w:rsid w:val="00EA0C55"/>
    <w:rsid w:val="00EA0CA4"/>
    <w:rsid w:val="00EA0CEA"/>
    <w:rsid w:val="00EA0D3C"/>
    <w:rsid w:val="00EA0DC5"/>
    <w:rsid w:val="00EA0DF4"/>
    <w:rsid w:val="00EA0E22"/>
    <w:rsid w:val="00EA0E3B"/>
    <w:rsid w:val="00EA0F12"/>
    <w:rsid w:val="00EA1360"/>
    <w:rsid w:val="00EA1449"/>
    <w:rsid w:val="00EA1686"/>
    <w:rsid w:val="00EA1713"/>
    <w:rsid w:val="00EA172C"/>
    <w:rsid w:val="00EA1DFA"/>
    <w:rsid w:val="00EA2187"/>
    <w:rsid w:val="00EA2245"/>
    <w:rsid w:val="00EA2796"/>
    <w:rsid w:val="00EA2923"/>
    <w:rsid w:val="00EA2B62"/>
    <w:rsid w:val="00EA2C30"/>
    <w:rsid w:val="00EA2D50"/>
    <w:rsid w:val="00EA338F"/>
    <w:rsid w:val="00EA3398"/>
    <w:rsid w:val="00EA33C2"/>
    <w:rsid w:val="00EA3970"/>
    <w:rsid w:val="00EA4104"/>
    <w:rsid w:val="00EA4636"/>
    <w:rsid w:val="00EA4912"/>
    <w:rsid w:val="00EA4918"/>
    <w:rsid w:val="00EA4E13"/>
    <w:rsid w:val="00EA50C7"/>
    <w:rsid w:val="00EA55B8"/>
    <w:rsid w:val="00EA59D5"/>
    <w:rsid w:val="00EA5A71"/>
    <w:rsid w:val="00EA5A80"/>
    <w:rsid w:val="00EA5B3B"/>
    <w:rsid w:val="00EA6400"/>
    <w:rsid w:val="00EA6EDB"/>
    <w:rsid w:val="00EA7201"/>
    <w:rsid w:val="00EA7379"/>
    <w:rsid w:val="00EA76A3"/>
    <w:rsid w:val="00EA7718"/>
    <w:rsid w:val="00EA782E"/>
    <w:rsid w:val="00EA7D1F"/>
    <w:rsid w:val="00EB013C"/>
    <w:rsid w:val="00EB07B6"/>
    <w:rsid w:val="00EB0863"/>
    <w:rsid w:val="00EB0873"/>
    <w:rsid w:val="00EB0BBB"/>
    <w:rsid w:val="00EB11AF"/>
    <w:rsid w:val="00EB1ACA"/>
    <w:rsid w:val="00EB1D2E"/>
    <w:rsid w:val="00EB1F76"/>
    <w:rsid w:val="00EB208C"/>
    <w:rsid w:val="00EB238F"/>
    <w:rsid w:val="00EB2519"/>
    <w:rsid w:val="00EB25EF"/>
    <w:rsid w:val="00EB291F"/>
    <w:rsid w:val="00EB2C6F"/>
    <w:rsid w:val="00EB2CFB"/>
    <w:rsid w:val="00EB2F3C"/>
    <w:rsid w:val="00EB2F8B"/>
    <w:rsid w:val="00EB3033"/>
    <w:rsid w:val="00EB3042"/>
    <w:rsid w:val="00EB32CC"/>
    <w:rsid w:val="00EB3E72"/>
    <w:rsid w:val="00EB42B8"/>
    <w:rsid w:val="00EB511D"/>
    <w:rsid w:val="00EB5120"/>
    <w:rsid w:val="00EB5290"/>
    <w:rsid w:val="00EB5521"/>
    <w:rsid w:val="00EB5587"/>
    <w:rsid w:val="00EB5588"/>
    <w:rsid w:val="00EB55BA"/>
    <w:rsid w:val="00EB5921"/>
    <w:rsid w:val="00EB5D87"/>
    <w:rsid w:val="00EB5DDF"/>
    <w:rsid w:val="00EB614A"/>
    <w:rsid w:val="00EB650A"/>
    <w:rsid w:val="00EB65E1"/>
    <w:rsid w:val="00EB69BB"/>
    <w:rsid w:val="00EB6D85"/>
    <w:rsid w:val="00EB6D97"/>
    <w:rsid w:val="00EB6E8F"/>
    <w:rsid w:val="00EB6F40"/>
    <w:rsid w:val="00EB70E5"/>
    <w:rsid w:val="00EB75E1"/>
    <w:rsid w:val="00EB7622"/>
    <w:rsid w:val="00EB7623"/>
    <w:rsid w:val="00EB78C2"/>
    <w:rsid w:val="00EC019B"/>
    <w:rsid w:val="00EC01E1"/>
    <w:rsid w:val="00EC0A58"/>
    <w:rsid w:val="00EC0C3E"/>
    <w:rsid w:val="00EC0C40"/>
    <w:rsid w:val="00EC0CD8"/>
    <w:rsid w:val="00EC0D4F"/>
    <w:rsid w:val="00EC0EA9"/>
    <w:rsid w:val="00EC1109"/>
    <w:rsid w:val="00EC11BC"/>
    <w:rsid w:val="00EC1418"/>
    <w:rsid w:val="00EC1549"/>
    <w:rsid w:val="00EC179D"/>
    <w:rsid w:val="00EC1A50"/>
    <w:rsid w:val="00EC1AB0"/>
    <w:rsid w:val="00EC1BF6"/>
    <w:rsid w:val="00EC1C5E"/>
    <w:rsid w:val="00EC1EDC"/>
    <w:rsid w:val="00EC20C1"/>
    <w:rsid w:val="00EC2635"/>
    <w:rsid w:val="00EC2A99"/>
    <w:rsid w:val="00EC2B53"/>
    <w:rsid w:val="00EC316B"/>
    <w:rsid w:val="00EC337F"/>
    <w:rsid w:val="00EC367E"/>
    <w:rsid w:val="00EC3D43"/>
    <w:rsid w:val="00EC4147"/>
    <w:rsid w:val="00EC42B2"/>
    <w:rsid w:val="00EC4449"/>
    <w:rsid w:val="00EC44B7"/>
    <w:rsid w:val="00EC4632"/>
    <w:rsid w:val="00EC4D7C"/>
    <w:rsid w:val="00EC4EE3"/>
    <w:rsid w:val="00EC5326"/>
    <w:rsid w:val="00EC5328"/>
    <w:rsid w:val="00EC549E"/>
    <w:rsid w:val="00EC54CA"/>
    <w:rsid w:val="00EC579C"/>
    <w:rsid w:val="00EC5813"/>
    <w:rsid w:val="00EC5C68"/>
    <w:rsid w:val="00EC5C93"/>
    <w:rsid w:val="00EC5E3E"/>
    <w:rsid w:val="00EC6537"/>
    <w:rsid w:val="00EC669F"/>
    <w:rsid w:val="00EC6806"/>
    <w:rsid w:val="00EC6A37"/>
    <w:rsid w:val="00EC6EDA"/>
    <w:rsid w:val="00EC704F"/>
    <w:rsid w:val="00EC7307"/>
    <w:rsid w:val="00EC75DE"/>
    <w:rsid w:val="00EC7702"/>
    <w:rsid w:val="00EC7C44"/>
    <w:rsid w:val="00ED0415"/>
    <w:rsid w:val="00ED05E3"/>
    <w:rsid w:val="00ED09FD"/>
    <w:rsid w:val="00ED0AB5"/>
    <w:rsid w:val="00ED0DEF"/>
    <w:rsid w:val="00ED0E5B"/>
    <w:rsid w:val="00ED0F3C"/>
    <w:rsid w:val="00ED1049"/>
    <w:rsid w:val="00ED10D5"/>
    <w:rsid w:val="00ED151C"/>
    <w:rsid w:val="00ED1886"/>
    <w:rsid w:val="00ED1AC0"/>
    <w:rsid w:val="00ED1B13"/>
    <w:rsid w:val="00ED1CA2"/>
    <w:rsid w:val="00ED23F4"/>
    <w:rsid w:val="00ED2493"/>
    <w:rsid w:val="00ED271E"/>
    <w:rsid w:val="00ED28CE"/>
    <w:rsid w:val="00ED2A01"/>
    <w:rsid w:val="00ED2B32"/>
    <w:rsid w:val="00ED2CC6"/>
    <w:rsid w:val="00ED371E"/>
    <w:rsid w:val="00ED383A"/>
    <w:rsid w:val="00ED39CE"/>
    <w:rsid w:val="00ED3AA0"/>
    <w:rsid w:val="00ED3E57"/>
    <w:rsid w:val="00ED42FC"/>
    <w:rsid w:val="00ED4682"/>
    <w:rsid w:val="00ED47C0"/>
    <w:rsid w:val="00ED488A"/>
    <w:rsid w:val="00ED49DA"/>
    <w:rsid w:val="00ED4CD8"/>
    <w:rsid w:val="00ED4CD9"/>
    <w:rsid w:val="00ED506D"/>
    <w:rsid w:val="00ED53A3"/>
    <w:rsid w:val="00ED5550"/>
    <w:rsid w:val="00ED5968"/>
    <w:rsid w:val="00ED5A51"/>
    <w:rsid w:val="00ED60F1"/>
    <w:rsid w:val="00ED6288"/>
    <w:rsid w:val="00ED692F"/>
    <w:rsid w:val="00ED695B"/>
    <w:rsid w:val="00ED6C6D"/>
    <w:rsid w:val="00ED6E01"/>
    <w:rsid w:val="00ED6F5F"/>
    <w:rsid w:val="00ED70CF"/>
    <w:rsid w:val="00ED7246"/>
    <w:rsid w:val="00ED749B"/>
    <w:rsid w:val="00ED74AE"/>
    <w:rsid w:val="00ED75A1"/>
    <w:rsid w:val="00ED75E7"/>
    <w:rsid w:val="00ED792D"/>
    <w:rsid w:val="00ED7F2F"/>
    <w:rsid w:val="00ED834A"/>
    <w:rsid w:val="00EE0117"/>
    <w:rsid w:val="00EE04D2"/>
    <w:rsid w:val="00EE0703"/>
    <w:rsid w:val="00EE0CDC"/>
    <w:rsid w:val="00EE0EB8"/>
    <w:rsid w:val="00EE0FEB"/>
    <w:rsid w:val="00EE116D"/>
    <w:rsid w:val="00EE11E7"/>
    <w:rsid w:val="00EE12AF"/>
    <w:rsid w:val="00EE19C5"/>
    <w:rsid w:val="00EE1F0C"/>
    <w:rsid w:val="00EE1F84"/>
    <w:rsid w:val="00EE2D75"/>
    <w:rsid w:val="00EE31C4"/>
    <w:rsid w:val="00EE34F7"/>
    <w:rsid w:val="00EE3AF6"/>
    <w:rsid w:val="00EE47BF"/>
    <w:rsid w:val="00EE52EC"/>
    <w:rsid w:val="00EE5543"/>
    <w:rsid w:val="00EE5546"/>
    <w:rsid w:val="00EE598D"/>
    <w:rsid w:val="00EE5AE5"/>
    <w:rsid w:val="00EE5F43"/>
    <w:rsid w:val="00EE5FB0"/>
    <w:rsid w:val="00EE6436"/>
    <w:rsid w:val="00EE66C4"/>
    <w:rsid w:val="00EE67BC"/>
    <w:rsid w:val="00EE68CC"/>
    <w:rsid w:val="00EE6A1B"/>
    <w:rsid w:val="00EE6D52"/>
    <w:rsid w:val="00EE6D64"/>
    <w:rsid w:val="00EE6DE2"/>
    <w:rsid w:val="00EE7138"/>
    <w:rsid w:val="00EE7324"/>
    <w:rsid w:val="00EE7923"/>
    <w:rsid w:val="00EE797C"/>
    <w:rsid w:val="00EE7B41"/>
    <w:rsid w:val="00EF053C"/>
    <w:rsid w:val="00EF06DC"/>
    <w:rsid w:val="00EF0785"/>
    <w:rsid w:val="00EF0791"/>
    <w:rsid w:val="00EF0A70"/>
    <w:rsid w:val="00EF0D5A"/>
    <w:rsid w:val="00EF102B"/>
    <w:rsid w:val="00EF11D3"/>
    <w:rsid w:val="00EF14C9"/>
    <w:rsid w:val="00EF19EE"/>
    <w:rsid w:val="00EF1BA0"/>
    <w:rsid w:val="00EF2313"/>
    <w:rsid w:val="00EF24B1"/>
    <w:rsid w:val="00EF24B8"/>
    <w:rsid w:val="00EF266C"/>
    <w:rsid w:val="00EF2C6A"/>
    <w:rsid w:val="00EF2D0E"/>
    <w:rsid w:val="00EF3148"/>
    <w:rsid w:val="00EF3197"/>
    <w:rsid w:val="00EF3E6A"/>
    <w:rsid w:val="00EF4086"/>
    <w:rsid w:val="00EF4126"/>
    <w:rsid w:val="00EF46BB"/>
    <w:rsid w:val="00EF489B"/>
    <w:rsid w:val="00EF4C6E"/>
    <w:rsid w:val="00EF4C81"/>
    <w:rsid w:val="00EF4D3B"/>
    <w:rsid w:val="00EF4F47"/>
    <w:rsid w:val="00EF59CD"/>
    <w:rsid w:val="00EF6185"/>
    <w:rsid w:val="00EF6209"/>
    <w:rsid w:val="00EF6351"/>
    <w:rsid w:val="00EF643D"/>
    <w:rsid w:val="00EF670B"/>
    <w:rsid w:val="00EF6726"/>
    <w:rsid w:val="00EF6815"/>
    <w:rsid w:val="00EF692D"/>
    <w:rsid w:val="00EF6FFA"/>
    <w:rsid w:val="00EF7442"/>
    <w:rsid w:val="00EF799C"/>
    <w:rsid w:val="00EF7E5C"/>
    <w:rsid w:val="00F0000E"/>
    <w:rsid w:val="00F001E1"/>
    <w:rsid w:val="00F0022E"/>
    <w:rsid w:val="00F00238"/>
    <w:rsid w:val="00F00490"/>
    <w:rsid w:val="00F004B0"/>
    <w:rsid w:val="00F004D1"/>
    <w:rsid w:val="00F00A2E"/>
    <w:rsid w:val="00F00C8D"/>
    <w:rsid w:val="00F00E19"/>
    <w:rsid w:val="00F0162E"/>
    <w:rsid w:val="00F01723"/>
    <w:rsid w:val="00F019E3"/>
    <w:rsid w:val="00F01A22"/>
    <w:rsid w:val="00F0217D"/>
    <w:rsid w:val="00F02332"/>
    <w:rsid w:val="00F029D2"/>
    <w:rsid w:val="00F02C28"/>
    <w:rsid w:val="00F02CE5"/>
    <w:rsid w:val="00F02FDE"/>
    <w:rsid w:val="00F034E4"/>
    <w:rsid w:val="00F03770"/>
    <w:rsid w:val="00F03E2E"/>
    <w:rsid w:val="00F04310"/>
    <w:rsid w:val="00F0434A"/>
    <w:rsid w:val="00F0442A"/>
    <w:rsid w:val="00F046C0"/>
    <w:rsid w:val="00F04755"/>
    <w:rsid w:val="00F04AF5"/>
    <w:rsid w:val="00F05CEA"/>
    <w:rsid w:val="00F063E4"/>
    <w:rsid w:val="00F06632"/>
    <w:rsid w:val="00F0674B"/>
    <w:rsid w:val="00F0683F"/>
    <w:rsid w:val="00F07059"/>
    <w:rsid w:val="00F071D4"/>
    <w:rsid w:val="00F075C8"/>
    <w:rsid w:val="00F076B7"/>
    <w:rsid w:val="00F07EC4"/>
    <w:rsid w:val="00F07FDC"/>
    <w:rsid w:val="00F10318"/>
    <w:rsid w:val="00F10393"/>
    <w:rsid w:val="00F104B7"/>
    <w:rsid w:val="00F109A4"/>
    <w:rsid w:val="00F10B8B"/>
    <w:rsid w:val="00F10D2C"/>
    <w:rsid w:val="00F11151"/>
    <w:rsid w:val="00F1145D"/>
    <w:rsid w:val="00F116EA"/>
    <w:rsid w:val="00F11754"/>
    <w:rsid w:val="00F11A26"/>
    <w:rsid w:val="00F12390"/>
    <w:rsid w:val="00F12985"/>
    <w:rsid w:val="00F12E21"/>
    <w:rsid w:val="00F12F2A"/>
    <w:rsid w:val="00F130FC"/>
    <w:rsid w:val="00F136E5"/>
    <w:rsid w:val="00F13811"/>
    <w:rsid w:val="00F13E6B"/>
    <w:rsid w:val="00F14119"/>
    <w:rsid w:val="00F1449E"/>
    <w:rsid w:val="00F1473F"/>
    <w:rsid w:val="00F1487B"/>
    <w:rsid w:val="00F15140"/>
    <w:rsid w:val="00F151FE"/>
    <w:rsid w:val="00F15509"/>
    <w:rsid w:val="00F15592"/>
    <w:rsid w:val="00F1573C"/>
    <w:rsid w:val="00F15E7A"/>
    <w:rsid w:val="00F16853"/>
    <w:rsid w:val="00F16B8A"/>
    <w:rsid w:val="00F16D6E"/>
    <w:rsid w:val="00F16F1D"/>
    <w:rsid w:val="00F1700A"/>
    <w:rsid w:val="00F17700"/>
    <w:rsid w:val="00F17790"/>
    <w:rsid w:val="00F1780B"/>
    <w:rsid w:val="00F179D9"/>
    <w:rsid w:val="00F17AD6"/>
    <w:rsid w:val="00F203E3"/>
    <w:rsid w:val="00F2040F"/>
    <w:rsid w:val="00F207F0"/>
    <w:rsid w:val="00F20C0D"/>
    <w:rsid w:val="00F20DAA"/>
    <w:rsid w:val="00F20E64"/>
    <w:rsid w:val="00F20EB4"/>
    <w:rsid w:val="00F20F4C"/>
    <w:rsid w:val="00F210DB"/>
    <w:rsid w:val="00F21772"/>
    <w:rsid w:val="00F2180F"/>
    <w:rsid w:val="00F21BF0"/>
    <w:rsid w:val="00F21E31"/>
    <w:rsid w:val="00F21ED3"/>
    <w:rsid w:val="00F2222A"/>
    <w:rsid w:val="00F22380"/>
    <w:rsid w:val="00F22514"/>
    <w:rsid w:val="00F22971"/>
    <w:rsid w:val="00F22A49"/>
    <w:rsid w:val="00F22C33"/>
    <w:rsid w:val="00F23361"/>
    <w:rsid w:val="00F239EB"/>
    <w:rsid w:val="00F23D69"/>
    <w:rsid w:val="00F23E01"/>
    <w:rsid w:val="00F24148"/>
    <w:rsid w:val="00F24193"/>
    <w:rsid w:val="00F2499F"/>
    <w:rsid w:val="00F24F70"/>
    <w:rsid w:val="00F258FC"/>
    <w:rsid w:val="00F25B00"/>
    <w:rsid w:val="00F2633C"/>
    <w:rsid w:val="00F2688A"/>
    <w:rsid w:val="00F275E5"/>
    <w:rsid w:val="00F27612"/>
    <w:rsid w:val="00F2799A"/>
    <w:rsid w:val="00F27ABD"/>
    <w:rsid w:val="00F27CE3"/>
    <w:rsid w:val="00F27D49"/>
    <w:rsid w:val="00F304DA"/>
    <w:rsid w:val="00F3108F"/>
    <w:rsid w:val="00F314B2"/>
    <w:rsid w:val="00F31586"/>
    <w:rsid w:val="00F31663"/>
    <w:rsid w:val="00F31AC4"/>
    <w:rsid w:val="00F31BC9"/>
    <w:rsid w:val="00F32192"/>
    <w:rsid w:val="00F323DE"/>
    <w:rsid w:val="00F32403"/>
    <w:rsid w:val="00F324C2"/>
    <w:rsid w:val="00F32636"/>
    <w:rsid w:val="00F329A7"/>
    <w:rsid w:val="00F32B69"/>
    <w:rsid w:val="00F32CC2"/>
    <w:rsid w:val="00F32E3B"/>
    <w:rsid w:val="00F33039"/>
    <w:rsid w:val="00F333F1"/>
    <w:rsid w:val="00F33412"/>
    <w:rsid w:val="00F3371C"/>
    <w:rsid w:val="00F337F1"/>
    <w:rsid w:val="00F3391F"/>
    <w:rsid w:val="00F3396C"/>
    <w:rsid w:val="00F339C3"/>
    <w:rsid w:val="00F33C80"/>
    <w:rsid w:val="00F34EF4"/>
    <w:rsid w:val="00F34FF5"/>
    <w:rsid w:val="00F353D8"/>
    <w:rsid w:val="00F35745"/>
    <w:rsid w:val="00F35B9B"/>
    <w:rsid w:val="00F35BD3"/>
    <w:rsid w:val="00F35C39"/>
    <w:rsid w:val="00F36014"/>
    <w:rsid w:val="00F36134"/>
    <w:rsid w:val="00F36527"/>
    <w:rsid w:val="00F3663B"/>
    <w:rsid w:val="00F3671A"/>
    <w:rsid w:val="00F372C0"/>
    <w:rsid w:val="00F37385"/>
    <w:rsid w:val="00F37805"/>
    <w:rsid w:val="00F37932"/>
    <w:rsid w:val="00F37DA3"/>
    <w:rsid w:val="00F40F11"/>
    <w:rsid w:val="00F41045"/>
    <w:rsid w:val="00F410B6"/>
    <w:rsid w:val="00F41772"/>
    <w:rsid w:val="00F41CAD"/>
    <w:rsid w:val="00F41DF1"/>
    <w:rsid w:val="00F41EFA"/>
    <w:rsid w:val="00F42193"/>
    <w:rsid w:val="00F42214"/>
    <w:rsid w:val="00F42248"/>
    <w:rsid w:val="00F4252F"/>
    <w:rsid w:val="00F42568"/>
    <w:rsid w:val="00F42633"/>
    <w:rsid w:val="00F426D5"/>
    <w:rsid w:val="00F429A8"/>
    <w:rsid w:val="00F429B5"/>
    <w:rsid w:val="00F4300F"/>
    <w:rsid w:val="00F430DE"/>
    <w:rsid w:val="00F43202"/>
    <w:rsid w:val="00F43444"/>
    <w:rsid w:val="00F4477D"/>
    <w:rsid w:val="00F447E3"/>
    <w:rsid w:val="00F44AD5"/>
    <w:rsid w:val="00F44F8F"/>
    <w:rsid w:val="00F4535B"/>
    <w:rsid w:val="00F45E43"/>
    <w:rsid w:val="00F45F62"/>
    <w:rsid w:val="00F45FD5"/>
    <w:rsid w:val="00F46611"/>
    <w:rsid w:val="00F469F3"/>
    <w:rsid w:val="00F471C1"/>
    <w:rsid w:val="00F47320"/>
    <w:rsid w:val="00F4740C"/>
    <w:rsid w:val="00F47B00"/>
    <w:rsid w:val="00F47DF2"/>
    <w:rsid w:val="00F47E39"/>
    <w:rsid w:val="00F50281"/>
    <w:rsid w:val="00F503FD"/>
    <w:rsid w:val="00F50B87"/>
    <w:rsid w:val="00F50F9C"/>
    <w:rsid w:val="00F51281"/>
    <w:rsid w:val="00F5174D"/>
    <w:rsid w:val="00F51899"/>
    <w:rsid w:val="00F51EE5"/>
    <w:rsid w:val="00F51FE8"/>
    <w:rsid w:val="00F52641"/>
    <w:rsid w:val="00F52953"/>
    <w:rsid w:val="00F52C6B"/>
    <w:rsid w:val="00F530A9"/>
    <w:rsid w:val="00F531BE"/>
    <w:rsid w:val="00F53306"/>
    <w:rsid w:val="00F5379A"/>
    <w:rsid w:val="00F53AEE"/>
    <w:rsid w:val="00F53C8D"/>
    <w:rsid w:val="00F544A5"/>
    <w:rsid w:val="00F546D1"/>
    <w:rsid w:val="00F54A57"/>
    <w:rsid w:val="00F54AD0"/>
    <w:rsid w:val="00F55254"/>
    <w:rsid w:val="00F55442"/>
    <w:rsid w:val="00F55A71"/>
    <w:rsid w:val="00F55BDF"/>
    <w:rsid w:val="00F55DAD"/>
    <w:rsid w:val="00F56A00"/>
    <w:rsid w:val="00F56E5D"/>
    <w:rsid w:val="00F57112"/>
    <w:rsid w:val="00F577B9"/>
    <w:rsid w:val="00F57E39"/>
    <w:rsid w:val="00F57EDC"/>
    <w:rsid w:val="00F57F09"/>
    <w:rsid w:val="00F5BBE3"/>
    <w:rsid w:val="00F60332"/>
    <w:rsid w:val="00F60349"/>
    <w:rsid w:val="00F60A9A"/>
    <w:rsid w:val="00F61063"/>
    <w:rsid w:val="00F61388"/>
    <w:rsid w:val="00F61827"/>
    <w:rsid w:val="00F61844"/>
    <w:rsid w:val="00F61B57"/>
    <w:rsid w:val="00F61C7D"/>
    <w:rsid w:val="00F62058"/>
    <w:rsid w:val="00F624A9"/>
    <w:rsid w:val="00F62646"/>
    <w:rsid w:val="00F627B1"/>
    <w:rsid w:val="00F62801"/>
    <w:rsid w:val="00F628E1"/>
    <w:rsid w:val="00F62D50"/>
    <w:rsid w:val="00F62DA8"/>
    <w:rsid w:val="00F637C1"/>
    <w:rsid w:val="00F63996"/>
    <w:rsid w:val="00F639BE"/>
    <w:rsid w:val="00F6472C"/>
    <w:rsid w:val="00F64757"/>
    <w:rsid w:val="00F64945"/>
    <w:rsid w:val="00F65466"/>
    <w:rsid w:val="00F654D2"/>
    <w:rsid w:val="00F65512"/>
    <w:rsid w:val="00F65793"/>
    <w:rsid w:val="00F65809"/>
    <w:rsid w:val="00F65BE5"/>
    <w:rsid w:val="00F65D83"/>
    <w:rsid w:val="00F66694"/>
    <w:rsid w:val="00F66B39"/>
    <w:rsid w:val="00F67780"/>
    <w:rsid w:val="00F67B3D"/>
    <w:rsid w:val="00F7021B"/>
    <w:rsid w:val="00F708EE"/>
    <w:rsid w:val="00F70A1E"/>
    <w:rsid w:val="00F70B67"/>
    <w:rsid w:val="00F70C18"/>
    <w:rsid w:val="00F71123"/>
    <w:rsid w:val="00F71668"/>
    <w:rsid w:val="00F716F4"/>
    <w:rsid w:val="00F717DF"/>
    <w:rsid w:val="00F71BD4"/>
    <w:rsid w:val="00F721DB"/>
    <w:rsid w:val="00F72340"/>
    <w:rsid w:val="00F72447"/>
    <w:rsid w:val="00F728C4"/>
    <w:rsid w:val="00F72932"/>
    <w:rsid w:val="00F72DA3"/>
    <w:rsid w:val="00F72DBD"/>
    <w:rsid w:val="00F72EED"/>
    <w:rsid w:val="00F72FA8"/>
    <w:rsid w:val="00F732C2"/>
    <w:rsid w:val="00F7352C"/>
    <w:rsid w:val="00F7379C"/>
    <w:rsid w:val="00F73D6D"/>
    <w:rsid w:val="00F73DF0"/>
    <w:rsid w:val="00F73E17"/>
    <w:rsid w:val="00F73F60"/>
    <w:rsid w:val="00F74863"/>
    <w:rsid w:val="00F74AB4"/>
    <w:rsid w:val="00F74FBF"/>
    <w:rsid w:val="00F75223"/>
    <w:rsid w:val="00F75458"/>
    <w:rsid w:val="00F75995"/>
    <w:rsid w:val="00F75DED"/>
    <w:rsid w:val="00F75E4D"/>
    <w:rsid w:val="00F75F49"/>
    <w:rsid w:val="00F76054"/>
    <w:rsid w:val="00F762AC"/>
    <w:rsid w:val="00F76499"/>
    <w:rsid w:val="00F7674C"/>
    <w:rsid w:val="00F77144"/>
    <w:rsid w:val="00F7752B"/>
    <w:rsid w:val="00F77C76"/>
    <w:rsid w:val="00F77D61"/>
    <w:rsid w:val="00F77DC7"/>
    <w:rsid w:val="00F77E8C"/>
    <w:rsid w:val="00F7936D"/>
    <w:rsid w:val="00F80381"/>
    <w:rsid w:val="00F81479"/>
    <w:rsid w:val="00F8170D"/>
    <w:rsid w:val="00F81B72"/>
    <w:rsid w:val="00F81ED1"/>
    <w:rsid w:val="00F8224E"/>
    <w:rsid w:val="00F82293"/>
    <w:rsid w:val="00F825B5"/>
    <w:rsid w:val="00F83430"/>
    <w:rsid w:val="00F835C3"/>
    <w:rsid w:val="00F83D2D"/>
    <w:rsid w:val="00F84067"/>
    <w:rsid w:val="00F8485B"/>
    <w:rsid w:val="00F84B8E"/>
    <w:rsid w:val="00F84D0F"/>
    <w:rsid w:val="00F86534"/>
    <w:rsid w:val="00F865C7"/>
    <w:rsid w:val="00F86682"/>
    <w:rsid w:val="00F86833"/>
    <w:rsid w:val="00F86D3C"/>
    <w:rsid w:val="00F86DCC"/>
    <w:rsid w:val="00F8732A"/>
    <w:rsid w:val="00F87522"/>
    <w:rsid w:val="00F87600"/>
    <w:rsid w:val="00F8765A"/>
    <w:rsid w:val="00F90972"/>
    <w:rsid w:val="00F90C93"/>
    <w:rsid w:val="00F90D44"/>
    <w:rsid w:val="00F90D4F"/>
    <w:rsid w:val="00F90FB3"/>
    <w:rsid w:val="00F9100D"/>
    <w:rsid w:val="00F913B1"/>
    <w:rsid w:val="00F916FE"/>
    <w:rsid w:val="00F91854"/>
    <w:rsid w:val="00F91CE9"/>
    <w:rsid w:val="00F91F17"/>
    <w:rsid w:val="00F9212B"/>
    <w:rsid w:val="00F925E4"/>
    <w:rsid w:val="00F93016"/>
    <w:rsid w:val="00F9319A"/>
    <w:rsid w:val="00F93565"/>
    <w:rsid w:val="00F93E81"/>
    <w:rsid w:val="00F93FF3"/>
    <w:rsid w:val="00F940CB"/>
    <w:rsid w:val="00F942C2"/>
    <w:rsid w:val="00F9433B"/>
    <w:rsid w:val="00F945D9"/>
    <w:rsid w:val="00F9486A"/>
    <w:rsid w:val="00F94A3C"/>
    <w:rsid w:val="00F94AB2"/>
    <w:rsid w:val="00F94FD7"/>
    <w:rsid w:val="00F95076"/>
    <w:rsid w:val="00F951D6"/>
    <w:rsid w:val="00F952BD"/>
    <w:rsid w:val="00F957D3"/>
    <w:rsid w:val="00F959C5"/>
    <w:rsid w:val="00F96768"/>
    <w:rsid w:val="00F968C3"/>
    <w:rsid w:val="00F9698F"/>
    <w:rsid w:val="00F96998"/>
    <w:rsid w:val="00F96F09"/>
    <w:rsid w:val="00F9721F"/>
    <w:rsid w:val="00F9728F"/>
    <w:rsid w:val="00F97328"/>
    <w:rsid w:val="00F97520"/>
    <w:rsid w:val="00F97DC7"/>
    <w:rsid w:val="00FA0033"/>
    <w:rsid w:val="00FA00EA"/>
    <w:rsid w:val="00FA0360"/>
    <w:rsid w:val="00FA045A"/>
    <w:rsid w:val="00FA08A2"/>
    <w:rsid w:val="00FA0918"/>
    <w:rsid w:val="00FA0AC3"/>
    <w:rsid w:val="00FA0FE8"/>
    <w:rsid w:val="00FA13BB"/>
    <w:rsid w:val="00FA160C"/>
    <w:rsid w:val="00FA188A"/>
    <w:rsid w:val="00FA1A24"/>
    <w:rsid w:val="00FA1A5A"/>
    <w:rsid w:val="00FA1E4A"/>
    <w:rsid w:val="00FA2A0B"/>
    <w:rsid w:val="00FA2A98"/>
    <w:rsid w:val="00FA2D0D"/>
    <w:rsid w:val="00FA2F08"/>
    <w:rsid w:val="00FA315C"/>
    <w:rsid w:val="00FA366E"/>
    <w:rsid w:val="00FA372C"/>
    <w:rsid w:val="00FA3777"/>
    <w:rsid w:val="00FA37EE"/>
    <w:rsid w:val="00FA3802"/>
    <w:rsid w:val="00FA3D16"/>
    <w:rsid w:val="00FA3DA6"/>
    <w:rsid w:val="00FA3F34"/>
    <w:rsid w:val="00FA497B"/>
    <w:rsid w:val="00FA4A24"/>
    <w:rsid w:val="00FA4B4B"/>
    <w:rsid w:val="00FA50E4"/>
    <w:rsid w:val="00FA566D"/>
    <w:rsid w:val="00FA5ED8"/>
    <w:rsid w:val="00FA627C"/>
    <w:rsid w:val="00FA64AA"/>
    <w:rsid w:val="00FA6892"/>
    <w:rsid w:val="00FA6D0C"/>
    <w:rsid w:val="00FA6D52"/>
    <w:rsid w:val="00FA6E8F"/>
    <w:rsid w:val="00FA6F3D"/>
    <w:rsid w:val="00FA740D"/>
    <w:rsid w:val="00FA7582"/>
    <w:rsid w:val="00FA7B10"/>
    <w:rsid w:val="00FA7BD3"/>
    <w:rsid w:val="00FA7C22"/>
    <w:rsid w:val="00FB0008"/>
    <w:rsid w:val="00FB01EA"/>
    <w:rsid w:val="00FB046C"/>
    <w:rsid w:val="00FB054C"/>
    <w:rsid w:val="00FB0A6D"/>
    <w:rsid w:val="00FB0D42"/>
    <w:rsid w:val="00FB0ECD"/>
    <w:rsid w:val="00FB125C"/>
    <w:rsid w:val="00FB1518"/>
    <w:rsid w:val="00FB1844"/>
    <w:rsid w:val="00FB1C38"/>
    <w:rsid w:val="00FB2310"/>
    <w:rsid w:val="00FB2383"/>
    <w:rsid w:val="00FB24BD"/>
    <w:rsid w:val="00FB2580"/>
    <w:rsid w:val="00FB2E10"/>
    <w:rsid w:val="00FB3321"/>
    <w:rsid w:val="00FB3BC0"/>
    <w:rsid w:val="00FB3BF1"/>
    <w:rsid w:val="00FB3D68"/>
    <w:rsid w:val="00FB3FF5"/>
    <w:rsid w:val="00FB40B0"/>
    <w:rsid w:val="00FB41A9"/>
    <w:rsid w:val="00FB4448"/>
    <w:rsid w:val="00FB45A9"/>
    <w:rsid w:val="00FB48F7"/>
    <w:rsid w:val="00FB4940"/>
    <w:rsid w:val="00FB539B"/>
    <w:rsid w:val="00FB5CC4"/>
    <w:rsid w:val="00FB62AA"/>
    <w:rsid w:val="00FB6D59"/>
    <w:rsid w:val="00FB71E7"/>
    <w:rsid w:val="00FB78CC"/>
    <w:rsid w:val="00FBF1CD"/>
    <w:rsid w:val="00FC02AB"/>
    <w:rsid w:val="00FC03A2"/>
    <w:rsid w:val="00FC10C2"/>
    <w:rsid w:val="00FC10C9"/>
    <w:rsid w:val="00FC113B"/>
    <w:rsid w:val="00FC147B"/>
    <w:rsid w:val="00FC1796"/>
    <w:rsid w:val="00FC1839"/>
    <w:rsid w:val="00FC1FB3"/>
    <w:rsid w:val="00FC21D4"/>
    <w:rsid w:val="00FC23FC"/>
    <w:rsid w:val="00FC25FB"/>
    <w:rsid w:val="00FC27DA"/>
    <w:rsid w:val="00FC28EE"/>
    <w:rsid w:val="00FC295E"/>
    <w:rsid w:val="00FC3067"/>
    <w:rsid w:val="00FC314D"/>
    <w:rsid w:val="00FC31BA"/>
    <w:rsid w:val="00FC38D9"/>
    <w:rsid w:val="00FC3909"/>
    <w:rsid w:val="00FC3B92"/>
    <w:rsid w:val="00FC3F40"/>
    <w:rsid w:val="00FC3F93"/>
    <w:rsid w:val="00FC41CF"/>
    <w:rsid w:val="00FC42E6"/>
    <w:rsid w:val="00FC4344"/>
    <w:rsid w:val="00FC451B"/>
    <w:rsid w:val="00FC46FD"/>
    <w:rsid w:val="00FC4817"/>
    <w:rsid w:val="00FC4843"/>
    <w:rsid w:val="00FC49E6"/>
    <w:rsid w:val="00FC4BE2"/>
    <w:rsid w:val="00FC562B"/>
    <w:rsid w:val="00FC593E"/>
    <w:rsid w:val="00FC5F00"/>
    <w:rsid w:val="00FC6207"/>
    <w:rsid w:val="00FC6440"/>
    <w:rsid w:val="00FC650C"/>
    <w:rsid w:val="00FC699A"/>
    <w:rsid w:val="00FC6A1E"/>
    <w:rsid w:val="00FC6C07"/>
    <w:rsid w:val="00FC6D77"/>
    <w:rsid w:val="00FC7001"/>
    <w:rsid w:val="00FC7377"/>
    <w:rsid w:val="00FC7735"/>
    <w:rsid w:val="00FD0101"/>
    <w:rsid w:val="00FD018F"/>
    <w:rsid w:val="00FD01EA"/>
    <w:rsid w:val="00FD04FF"/>
    <w:rsid w:val="00FD078A"/>
    <w:rsid w:val="00FD0C52"/>
    <w:rsid w:val="00FD0D7E"/>
    <w:rsid w:val="00FD1098"/>
    <w:rsid w:val="00FD13EA"/>
    <w:rsid w:val="00FD1740"/>
    <w:rsid w:val="00FD1C13"/>
    <w:rsid w:val="00FD1C23"/>
    <w:rsid w:val="00FD1C3E"/>
    <w:rsid w:val="00FD2093"/>
    <w:rsid w:val="00FD22BE"/>
    <w:rsid w:val="00FD251A"/>
    <w:rsid w:val="00FD258F"/>
    <w:rsid w:val="00FD2644"/>
    <w:rsid w:val="00FD27AA"/>
    <w:rsid w:val="00FD2A6F"/>
    <w:rsid w:val="00FD2F77"/>
    <w:rsid w:val="00FD4001"/>
    <w:rsid w:val="00FD4257"/>
    <w:rsid w:val="00FD4537"/>
    <w:rsid w:val="00FD50F8"/>
    <w:rsid w:val="00FD5148"/>
    <w:rsid w:val="00FD5149"/>
    <w:rsid w:val="00FD5739"/>
    <w:rsid w:val="00FD57B5"/>
    <w:rsid w:val="00FD5BF8"/>
    <w:rsid w:val="00FD68EC"/>
    <w:rsid w:val="00FD6F9B"/>
    <w:rsid w:val="00FD71DF"/>
    <w:rsid w:val="00FD77A6"/>
    <w:rsid w:val="00FD7E0A"/>
    <w:rsid w:val="00FD7F2A"/>
    <w:rsid w:val="00FE01B1"/>
    <w:rsid w:val="00FE02E4"/>
    <w:rsid w:val="00FE0541"/>
    <w:rsid w:val="00FE0944"/>
    <w:rsid w:val="00FE09E0"/>
    <w:rsid w:val="00FE0A06"/>
    <w:rsid w:val="00FE150E"/>
    <w:rsid w:val="00FE16B5"/>
    <w:rsid w:val="00FE16EE"/>
    <w:rsid w:val="00FE1DEB"/>
    <w:rsid w:val="00FE230B"/>
    <w:rsid w:val="00FE275B"/>
    <w:rsid w:val="00FE27AA"/>
    <w:rsid w:val="00FE29DD"/>
    <w:rsid w:val="00FE2B23"/>
    <w:rsid w:val="00FE2C86"/>
    <w:rsid w:val="00FE329F"/>
    <w:rsid w:val="00FE341C"/>
    <w:rsid w:val="00FE3612"/>
    <w:rsid w:val="00FE3709"/>
    <w:rsid w:val="00FE3F6C"/>
    <w:rsid w:val="00FE43F7"/>
    <w:rsid w:val="00FE47C3"/>
    <w:rsid w:val="00FE480B"/>
    <w:rsid w:val="00FE4B8E"/>
    <w:rsid w:val="00FE4C50"/>
    <w:rsid w:val="00FE52D9"/>
    <w:rsid w:val="00FE5F66"/>
    <w:rsid w:val="00FE6729"/>
    <w:rsid w:val="00FE6DFD"/>
    <w:rsid w:val="00FE7441"/>
    <w:rsid w:val="00FE764B"/>
    <w:rsid w:val="00FE78B8"/>
    <w:rsid w:val="00FE79B6"/>
    <w:rsid w:val="00FE79DF"/>
    <w:rsid w:val="00FF039B"/>
    <w:rsid w:val="00FF03EE"/>
    <w:rsid w:val="00FF0BD9"/>
    <w:rsid w:val="00FF0E85"/>
    <w:rsid w:val="00FF0FE5"/>
    <w:rsid w:val="00FF15FF"/>
    <w:rsid w:val="00FF169D"/>
    <w:rsid w:val="00FF1722"/>
    <w:rsid w:val="00FF190E"/>
    <w:rsid w:val="00FF1A80"/>
    <w:rsid w:val="00FF1D9B"/>
    <w:rsid w:val="00FF1DC6"/>
    <w:rsid w:val="00FF1FDD"/>
    <w:rsid w:val="00FF20AB"/>
    <w:rsid w:val="00FF20E2"/>
    <w:rsid w:val="00FF21D5"/>
    <w:rsid w:val="00FF25E4"/>
    <w:rsid w:val="00FF2797"/>
    <w:rsid w:val="00FF297C"/>
    <w:rsid w:val="00FF2AC2"/>
    <w:rsid w:val="00FF32AD"/>
    <w:rsid w:val="00FF3916"/>
    <w:rsid w:val="00FF3B42"/>
    <w:rsid w:val="00FF4561"/>
    <w:rsid w:val="00FF46C5"/>
    <w:rsid w:val="00FF4850"/>
    <w:rsid w:val="00FF4A11"/>
    <w:rsid w:val="00FF4B0E"/>
    <w:rsid w:val="00FF4C64"/>
    <w:rsid w:val="00FF4C86"/>
    <w:rsid w:val="00FF4DF2"/>
    <w:rsid w:val="00FF4EE5"/>
    <w:rsid w:val="00FF4F9F"/>
    <w:rsid w:val="00FF5274"/>
    <w:rsid w:val="00FF5376"/>
    <w:rsid w:val="00FF57B8"/>
    <w:rsid w:val="00FF5999"/>
    <w:rsid w:val="00FF622F"/>
    <w:rsid w:val="00FF63FE"/>
    <w:rsid w:val="00FF6555"/>
    <w:rsid w:val="00FF6749"/>
    <w:rsid w:val="00FF6800"/>
    <w:rsid w:val="00FF6841"/>
    <w:rsid w:val="00FF6C12"/>
    <w:rsid w:val="00FF6FE4"/>
    <w:rsid w:val="00FF754F"/>
    <w:rsid w:val="00FF75C3"/>
    <w:rsid w:val="00FF75D3"/>
    <w:rsid w:val="00FF76FF"/>
    <w:rsid w:val="00FF79BC"/>
    <w:rsid w:val="00FF7A07"/>
    <w:rsid w:val="00FF7D6E"/>
    <w:rsid w:val="00FF7D70"/>
    <w:rsid w:val="00FF7E0C"/>
    <w:rsid w:val="00FF7F96"/>
    <w:rsid w:val="011513C6"/>
    <w:rsid w:val="011D0879"/>
    <w:rsid w:val="012055B3"/>
    <w:rsid w:val="012B73D9"/>
    <w:rsid w:val="0134AE7D"/>
    <w:rsid w:val="01390D98"/>
    <w:rsid w:val="015F719E"/>
    <w:rsid w:val="018099AD"/>
    <w:rsid w:val="0199E416"/>
    <w:rsid w:val="019B45A4"/>
    <w:rsid w:val="019F1926"/>
    <w:rsid w:val="01C4583D"/>
    <w:rsid w:val="01C93730"/>
    <w:rsid w:val="02058D0F"/>
    <w:rsid w:val="021C95A0"/>
    <w:rsid w:val="0226A4C3"/>
    <w:rsid w:val="022740F2"/>
    <w:rsid w:val="023187C9"/>
    <w:rsid w:val="0279A61F"/>
    <w:rsid w:val="0281B9C2"/>
    <w:rsid w:val="029E081B"/>
    <w:rsid w:val="02A6BC90"/>
    <w:rsid w:val="02B37EFA"/>
    <w:rsid w:val="02B59753"/>
    <w:rsid w:val="02C43BC3"/>
    <w:rsid w:val="02E0D22C"/>
    <w:rsid w:val="02E14FD7"/>
    <w:rsid w:val="02EB5631"/>
    <w:rsid w:val="02ED4A8F"/>
    <w:rsid w:val="0331761F"/>
    <w:rsid w:val="033B74E2"/>
    <w:rsid w:val="0352DADA"/>
    <w:rsid w:val="036AE016"/>
    <w:rsid w:val="0376926C"/>
    <w:rsid w:val="03794415"/>
    <w:rsid w:val="037F3C9C"/>
    <w:rsid w:val="038861F1"/>
    <w:rsid w:val="038E58C9"/>
    <w:rsid w:val="0395404C"/>
    <w:rsid w:val="03BDF802"/>
    <w:rsid w:val="03C33DFC"/>
    <w:rsid w:val="03CFD553"/>
    <w:rsid w:val="03ED0CE1"/>
    <w:rsid w:val="03FF0F76"/>
    <w:rsid w:val="041CD5DF"/>
    <w:rsid w:val="0448ED75"/>
    <w:rsid w:val="04527BFE"/>
    <w:rsid w:val="04821796"/>
    <w:rsid w:val="0487DA3B"/>
    <w:rsid w:val="0487DF7D"/>
    <w:rsid w:val="049B581A"/>
    <w:rsid w:val="04AE993F"/>
    <w:rsid w:val="04AEE015"/>
    <w:rsid w:val="04B5FA19"/>
    <w:rsid w:val="04BBF6B8"/>
    <w:rsid w:val="04C4E517"/>
    <w:rsid w:val="04CB0513"/>
    <w:rsid w:val="04CEF0FE"/>
    <w:rsid w:val="04D5F30B"/>
    <w:rsid w:val="04DDCCA2"/>
    <w:rsid w:val="04E9E6CD"/>
    <w:rsid w:val="04F72003"/>
    <w:rsid w:val="04FE3B87"/>
    <w:rsid w:val="0509A849"/>
    <w:rsid w:val="052E78C3"/>
    <w:rsid w:val="0539287D"/>
    <w:rsid w:val="0559E8BE"/>
    <w:rsid w:val="05728166"/>
    <w:rsid w:val="05886F0E"/>
    <w:rsid w:val="0598B0B6"/>
    <w:rsid w:val="05A75417"/>
    <w:rsid w:val="05A7A28C"/>
    <w:rsid w:val="05D2B8C1"/>
    <w:rsid w:val="05DDDF2C"/>
    <w:rsid w:val="05F37B8E"/>
    <w:rsid w:val="05FB5F60"/>
    <w:rsid w:val="06043579"/>
    <w:rsid w:val="0612D180"/>
    <w:rsid w:val="06236C28"/>
    <w:rsid w:val="0639AD63"/>
    <w:rsid w:val="064B6FBA"/>
    <w:rsid w:val="06586502"/>
    <w:rsid w:val="065B374B"/>
    <w:rsid w:val="067E9924"/>
    <w:rsid w:val="069C2ECF"/>
    <w:rsid w:val="06A6A56C"/>
    <w:rsid w:val="06CE4C93"/>
    <w:rsid w:val="06CF6665"/>
    <w:rsid w:val="072F14FE"/>
    <w:rsid w:val="0752649A"/>
    <w:rsid w:val="07617DCA"/>
    <w:rsid w:val="07663C85"/>
    <w:rsid w:val="07ACBC1C"/>
    <w:rsid w:val="07C57952"/>
    <w:rsid w:val="080EDEAE"/>
    <w:rsid w:val="081E45C2"/>
    <w:rsid w:val="082451AA"/>
    <w:rsid w:val="083403FC"/>
    <w:rsid w:val="084D3BF5"/>
    <w:rsid w:val="084E9B11"/>
    <w:rsid w:val="084F21A7"/>
    <w:rsid w:val="0853D302"/>
    <w:rsid w:val="0856230F"/>
    <w:rsid w:val="086B640A"/>
    <w:rsid w:val="089F8216"/>
    <w:rsid w:val="08A88D68"/>
    <w:rsid w:val="08B0B210"/>
    <w:rsid w:val="08B86053"/>
    <w:rsid w:val="08C81E9A"/>
    <w:rsid w:val="08F3F672"/>
    <w:rsid w:val="08F8B426"/>
    <w:rsid w:val="0901001F"/>
    <w:rsid w:val="0902F2EF"/>
    <w:rsid w:val="092937ED"/>
    <w:rsid w:val="095FD11D"/>
    <w:rsid w:val="09696059"/>
    <w:rsid w:val="0969DDBC"/>
    <w:rsid w:val="096C89F6"/>
    <w:rsid w:val="096FAC37"/>
    <w:rsid w:val="0971E0B7"/>
    <w:rsid w:val="09896415"/>
    <w:rsid w:val="09B60FBD"/>
    <w:rsid w:val="09D9275D"/>
    <w:rsid w:val="09DC1ED1"/>
    <w:rsid w:val="0A12D2D0"/>
    <w:rsid w:val="0A156FBA"/>
    <w:rsid w:val="0A325536"/>
    <w:rsid w:val="0A397239"/>
    <w:rsid w:val="0A3A29DA"/>
    <w:rsid w:val="0A45DA45"/>
    <w:rsid w:val="0A4EB450"/>
    <w:rsid w:val="0A51E563"/>
    <w:rsid w:val="0A691113"/>
    <w:rsid w:val="0A7354F4"/>
    <w:rsid w:val="0A762307"/>
    <w:rsid w:val="0A7C68BB"/>
    <w:rsid w:val="0A887407"/>
    <w:rsid w:val="0A9E22C5"/>
    <w:rsid w:val="0AD0985B"/>
    <w:rsid w:val="0AD0E11D"/>
    <w:rsid w:val="0AD2C2E0"/>
    <w:rsid w:val="0AD73DED"/>
    <w:rsid w:val="0ADAB09C"/>
    <w:rsid w:val="0ADD0574"/>
    <w:rsid w:val="0B061282"/>
    <w:rsid w:val="0B134373"/>
    <w:rsid w:val="0B144C66"/>
    <w:rsid w:val="0B21EA36"/>
    <w:rsid w:val="0B249A7F"/>
    <w:rsid w:val="0B25D1F7"/>
    <w:rsid w:val="0B330A92"/>
    <w:rsid w:val="0B4D8743"/>
    <w:rsid w:val="0B4F9810"/>
    <w:rsid w:val="0B522968"/>
    <w:rsid w:val="0B5AE58C"/>
    <w:rsid w:val="0B654891"/>
    <w:rsid w:val="0B778738"/>
    <w:rsid w:val="0BA5B761"/>
    <w:rsid w:val="0BBA8671"/>
    <w:rsid w:val="0BF59986"/>
    <w:rsid w:val="0C186630"/>
    <w:rsid w:val="0C1A701B"/>
    <w:rsid w:val="0C2DA7D4"/>
    <w:rsid w:val="0C4A24DC"/>
    <w:rsid w:val="0C5060B0"/>
    <w:rsid w:val="0C568D96"/>
    <w:rsid w:val="0C5A0A34"/>
    <w:rsid w:val="0C7AE937"/>
    <w:rsid w:val="0C95F41C"/>
    <w:rsid w:val="0C97E0F8"/>
    <w:rsid w:val="0CBA136C"/>
    <w:rsid w:val="0CD907B1"/>
    <w:rsid w:val="0CE1BC36"/>
    <w:rsid w:val="0CE83783"/>
    <w:rsid w:val="0D061569"/>
    <w:rsid w:val="0D1F6429"/>
    <w:rsid w:val="0D305177"/>
    <w:rsid w:val="0D3BC7A2"/>
    <w:rsid w:val="0D6354DA"/>
    <w:rsid w:val="0D9706B1"/>
    <w:rsid w:val="0DA3FFBE"/>
    <w:rsid w:val="0DA66E79"/>
    <w:rsid w:val="0DB5A663"/>
    <w:rsid w:val="0DE13FCC"/>
    <w:rsid w:val="0DE8043C"/>
    <w:rsid w:val="0DFA39D7"/>
    <w:rsid w:val="0E063EBA"/>
    <w:rsid w:val="0E26D701"/>
    <w:rsid w:val="0E3C1771"/>
    <w:rsid w:val="0E40EF6B"/>
    <w:rsid w:val="0E5C8309"/>
    <w:rsid w:val="0E95DC0D"/>
    <w:rsid w:val="0EA5EA32"/>
    <w:rsid w:val="0EAE0E5E"/>
    <w:rsid w:val="0EAE5DC0"/>
    <w:rsid w:val="0EC0AB5C"/>
    <w:rsid w:val="0EED1B14"/>
    <w:rsid w:val="0F0E4F0A"/>
    <w:rsid w:val="0F23D71B"/>
    <w:rsid w:val="0F2A3AF3"/>
    <w:rsid w:val="0F6B724D"/>
    <w:rsid w:val="0F78BB64"/>
    <w:rsid w:val="0F88F4F5"/>
    <w:rsid w:val="0FA3BD4C"/>
    <w:rsid w:val="0FC56DE9"/>
    <w:rsid w:val="0FCBA7E0"/>
    <w:rsid w:val="0FE53463"/>
    <w:rsid w:val="0FEAB019"/>
    <w:rsid w:val="0FECBCD4"/>
    <w:rsid w:val="0FF766AF"/>
    <w:rsid w:val="100649E2"/>
    <w:rsid w:val="10189B33"/>
    <w:rsid w:val="1018DE95"/>
    <w:rsid w:val="10260B18"/>
    <w:rsid w:val="10325D83"/>
    <w:rsid w:val="1048DB88"/>
    <w:rsid w:val="1049BD47"/>
    <w:rsid w:val="1056EAF0"/>
    <w:rsid w:val="105F381D"/>
    <w:rsid w:val="1070991A"/>
    <w:rsid w:val="10938299"/>
    <w:rsid w:val="10DF4CDD"/>
    <w:rsid w:val="10F07E91"/>
    <w:rsid w:val="10F4E0AE"/>
    <w:rsid w:val="10F5DB93"/>
    <w:rsid w:val="11178025"/>
    <w:rsid w:val="1128F8FB"/>
    <w:rsid w:val="1134E8C9"/>
    <w:rsid w:val="113A9350"/>
    <w:rsid w:val="115AB9EB"/>
    <w:rsid w:val="1185DFCD"/>
    <w:rsid w:val="1191E891"/>
    <w:rsid w:val="119B77FE"/>
    <w:rsid w:val="11AF279A"/>
    <w:rsid w:val="11C0EB94"/>
    <w:rsid w:val="11C9E994"/>
    <w:rsid w:val="11CB40BF"/>
    <w:rsid w:val="11EA2DE7"/>
    <w:rsid w:val="1203F0C4"/>
    <w:rsid w:val="123CC6BE"/>
    <w:rsid w:val="124BC9AC"/>
    <w:rsid w:val="1275556E"/>
    <w:rsid w:val="1292CE72"/>
    <w:rsid w:val="12978FFD"/>
    <w:rsid w:val="12A7275C"/>
    <w:rsid w:val="12A93F35"/>
    <w:rsid w:val="12B7E4D5"/>
    <w:rsid w:val="12C96B47"/>
    <w:rsid w:val="12DA9BFA"/>
    <w:rsid w:val="12ECF733"/>
    <w:rsid w:val="12FB6793"/>
    <w:rsid w:val="13010FED"/>
    <w:rsid w:val="130BA920"/>
    <w:rsid w:val="135653B1"/>
    <w:rsid w:val="137148EF"/>
    <w:rsid w:val="138501C6"/>
    <w:rsid w:val="1386446E"/>
    <w:rsid w:val="13A4A10E"/>
    <w:rsid w:val="13B8F646"/>
    <w:rsid w:val="13C49301"/>
    <w:rsid w:val="13C9F866"/>
    <w:rsid w:val="13CC4FC6"/>
    <w:rsid w:val="13EDFA97"/>
    <w:rsid w:val="140826A8"/>
    <w:rsid w:val="14127E22"/>
    <w:rsid w:val="141B19A9"/>
    <w:rsid w:val="141B60FD"/>
    <w:rsid w:val="142FB833"/>
    <w:rsid w:val="14456379"/>
    <w:rsid w:val="14540732"/>
    <w:rsid w:val="14745598"/>
    <w:rsid w:val="1489A74B"/>
    <w:rsid w:val="14B66582"/>
    <w:rsid w:val="14C39128"/>
    <w:rsid w:val="14D239A2"/>
    <w:rsid w:val="14DA7FF3"/>
    <w:rsid w:val="152DD56A"/>
    <w:rsid w:val="1535D327"/>
    <w:rsid w:val="156531FE"/>
    <w:rsid w:val="15898070"/>
    <w:rsid w:val="1599036C"/>
    <w:rsid w:val="159E052A"/>
    <w:rsid w:val="15B5BCE5"/>
    <w:rsid w:val="15D0487C"/>
    <w:rsid w:val="15E46BBB"/>
    <w:rsid w:val="161D3351"/>
    <w:rsid w:val="16349F5F"/>
    <w:rsid w:val="1649C210"/>
    <w:rsid w:val="16526798"/>
    <w:rsid w:val="166EE329"/>
    <w:rsid w:val="167CDBA7"/>
    <w:rsid w:val="167D9C7F"/>
    <w:rsid w:val="169DF23F"/>
    <w:rsid w:val="16B2944E"/>
    <w:rsid w:val="16BDA5DC"/>
    <w:rsid w:val="16BEE67F"/>
    <w:rsid w:val="16FE1662"/>
    <w:rsid w:val="16FF5E0B"/>
    <w:rsid w:val="170A9F54"/>
    <w:rsid w:val="173B7945"/>
    <w:rsid w:val="17585CAB"/>
    <w:rsid w:val="176DDB29"/>
    <w:rsid w:val="178E6E2D"/>
    <w:rsid w:val="17A2CBE5"/>
    <w:rsid w:val="17ADF1FE"/>
    <w:rsid w:val="17BB05BA"/>
    <w:rsid w:val="17BE835D"/>
    <w:rsid w:val="17EE3089"/>
    <w:rsid w:val="17F1CE72"/>
    <w:rsid w:val="181EE5C4"/>
    <w:rsid w:val="184E2086"/>
    <w:rsid w:val="18743355"/>
    <w:rsid w:val="18748173"/>
    <w:rsid w:val="188595A9"/>
    <w:rsid w:val="18A528A2"/>
    <w:rsid w:val="18B730DE"/>
    <w:rsid w:val="18DD1D33"/>
    <w:rsid w:val="18E439F3"/>
    <w:rsid w:val="192BE8A6"/>
    <w:rsid w:val="19498C70"/>
    <w:rsid w:val="195FC2A7"/>
    <w:rsid w:val="196DDBE7"/>
    <w:rsid w:val="1974DA43"/>
    <w:rsid w:val="1978235D"/>
    <w:rsid w:val="19812DBC"/>
    <w:rsid w:val="19980E7D"/>
    <w:rsid w:val="19C3C6D8"/>
    <w:rsid w:val="19C874F9"/>
    <w:rsid w:val="19F76121"/>
    <w:rsid w:val="19FFD7B3"/>
    <w:rsid w:val="1A081022"/>
    <w:rsid w:val="1A0F2DE5"/>
    <w:rsid w:val="1A12E6D1"/>
    <w:rsid w:val="1A1470BC"/>
    <w:rsid w:val="1A912E13"/>
    <w:rsid w:val="1A9B2B1A"/>
    <w:rsid w:val="1A9F0A3E"/>
    <w:rsid w:val="1AA2BFD0"/>
    <w:rsid w:val="1AA96746"/>
    <w:rsid w:val="1ADF236A"/>
    <w:rsid w:val="1AE60317"/>
    <w:rsid w:val="1AE60A48"/>
    <w:rsid w:val="1AFB9086"/>
    <w:rsid w:val="1B42F570"/>
    <w:rsid w:val="1B74D82C"/>
    <w:rsid w:val="1B80394C"/>
    <w:rsid w:val="1B854466"/>
    <w:rsid w:val="1B92D971"/>
    <w:rsid w:val="1BA357D6"/>
    <w:rsid w:val="1BAC99B0"/>
    <w:rsid w:val="1BB1230B"/>
    <w:rsid w:val="1BB66154"/>
    <w:rsid w:val="1BC8E291"/>
    <w:rsid w:val="1BD7761E"/>
    <w:rsid w:val="1BE2BD0E"/>
    <w:rsid w:val="1BFDA7E7"/>
    <w:rsid w:val="1C16D26B"/>
    <w:rsid w:val="1C171E1C"/>
    <w:rsid w:val="1C2C0CAF"/>
    <w:rsid w:val="1C2E0AD3"/>
    <w:rsid w:val="1C38E489"/>
    <w:rsid w:val="1C3E5BAE"/>
    <w:rsid w:val="1C525B83"/>
    <w:rsid w:val="1C54AE3A"/>
    <w:rsid w:val="1C59FAE3"/>
    <w:rsid w:val="1C68BD51"/>
    <w:rsid w:val="1CBBDAFB"/>
    <w:rsid w:val="1CCD0E6F"/>
    <w:rsid w:val="1CCF4326"/>
    <w:rsid w:val="1CCF7012"/>
    <w:rsid w:val="1CE8F917"/>
    <w:rsid w:val="1CF0574A"/>
    <w:rsid w:val="1D00A69D"/>
    <w:rsid w:val="1D0216A2"/>
    <w:rsid w:val="1D154DE3"/>
    <w:rsid w:val="1D35C1B0"/>
    <w:rsid w:val="1D3F79A1"/>
    <w:rsid w:val="1D792B63"/>
    <w:rsid w:val="1D838D8E"/>
    <w:rsid w:val="1D882197"/>
    <w:rsid w:val="1D9F4F87"/>
    <w:rsid w:val="1DA26545"/>
    <w:rsid w:val="1DB33F25"/>
    <w:rsid w:val="1DDCC14E"/>
    <w:rsid w:val="1DE5DA74"/>
    <w:rsid w:val="1DF7131F"/>
    <w:rsid w:val="1DFAF75A"/>
    <w:rsid w:val="1E080791"/>
    <w:rsid w:val="1E1CC2C9"/>
    <w:rsid w:val="1E1E7DE6"/>
    <w:rsid w:val="1E423434"/>
    <w:rsid w:val="1E51A2AA"/>
    <w:rsid w:val="1E6C64FB"/>
    <w:rsid w:val="1E74E05A"/>
    <w:rsid w:val="1E7AC56A"/>
    <w:rsid w:val="1E806049"/>
    <w:rsid w:val="1E8B784D"/>
    <w:rsid w:val="1EBFE8F2"/>
    <w:rsid w:val="1EC3E3D6"/>
    <w:rsid w:val="1EC545D5"/>
    <w:rsid w:val="1EC5A1B5"/>
    <w:rsid w:val="1ECC6416"/>
    <w:rsid w:val="1ED4A3DD"/>
    <w:rsid w:val="1F06EEB9"/>
    <w:rsid w:val="1F0B3B1A"/>
    <w:rsid w:val="1F2833A0"/>
    <w:rsid w:val="1F2A9911"/>
    <w:rsid w:val="1F37D898"/>
    <w:rsid w:val="1F4CBB72"/>
    <w:rsid w:val="1F7F29C7"/>
    <w:rsid w:val="1F8ED659"/>
    <w:rsid w:val="1FBA8587"/>
    <w:rsid w:val="1FD3609E"/>
    <w:rsid w:val="1FE252D6"/>
    <w:rsid w:val="1FEEE4D8"/>
    <w:rsid w:val="201756D8"/>
    <w:rsid w:val="2017B228"/>
    <w:rsid w:val="201AFF6B"/>
    <w:rsid w:val="20425D28"/>
    <w:rsid w:val="204832CC"/>
    <w:rsid w:val="20558B54"/>
    <w:rsid w:val="20726718"/>
    <w:rsid w:val="207E98A9"/>
    <w:rsid w:val="207FC5E1"/>
    <w:rsid w:val="2083AFE4"/>
    <w:rsid w:val="20911A7E"/>
    <w:rsid w:val="20E54166"/>
    <w:rsid w:val="2119C287"/>
    <w:rsid w:val="212102E6"/>
    <w:rsid w:val="212E6439"/>
    <w:rsid w:val="2133725F"/>
    <w:rsid w:val="21451ED6"/>
    <w:rsid w:val="21501B8D"/>
    <w:rsid w:val="215CAF55"/>
    <w:rsid w:val="2163C6EF"/>
    <w:rsid w:val="216A792C"/>
    <w:rsid w:val="21B72FC0"/>
    <w:rsid w:val="21C1965C"/>
    <w:rsid w:val="21CE91BF"/>
    <w:rsid w:val="21E7FC08"/>
    <w:rsid w:val="220CF3BD"/>
    <w:rsid w:val="22151DFC"/>
    <w:rsid w:val="221D29A8"/>
    <w:rsid w:val="22211D10"/>
    <w:rsid w:val="2236F5AC"/>
    <w:rsid w:val="224568D8"/>
    <w:rsid w:val="225254AE"/>
    <w:rsid w:val="2255AD41"/>
    <w:rsid w:val="22561F82"/>
    <w:rsid w:val="225C606A"/>
    <w:rsid w:val="22645278"/>
    <w:rsid w:val="22680F65"/>
    <w:rsid w:val="228745CE"/>
    <w:rsid w:val="228CDF54"/>
    <w:rsid w:val="228DDDD7"/>
    <w:rsid w:val="228DEBBD"/>
    <w:rsid w:val="2291AF42"/>
    <w:rsid w:val="22D2B992"/>
    <w:rsid w:val="22D4C19C"/>
    <w:rsid w:val="22DE8AE5"/>
    <w:rsid w:val="22ED0D63"/>
    <w:rsid w:val="22F96941"/>
    <w:rsid w:val="2314CCD4"/>
    <w:rsid w:val="23335CE3"/>
    <w:rsid w:val="23495443"/>
    <w:rsid w:val="236C2B72"/>
    <w:rsid w:val="237964A0"/>
    <w:rsid w:val="237BD899"/>
    <w:rsid w:val="23952A17"/>
    <w:rsid w:val="23B6CAE1"/>
    <w:rsid w:val="23C74184"/>
    <w:rsid w:val="23D161DF"/>
    <w:rsid w:val="23F52759"/>
    <w:rsid w:val="24208E50"/>
    <w:rsid w:val="243128C0"/>
    <w:rsid w:val="24357530"/>
    <w:rsid w:val="244993B8"/>
    <w:rsid w:val="245151A8"/>
    <w:rsid w:val="247258F7"/>
    <w:rsid w:val="247DD8AD"/>
    <w:rsid w:val="248EA2D2"/>
    <w:rsid w:val="249BBAB0"/>
    <w:rsid w:val="24A7FE60"/>
    <w:rsid w:val="24BA902F"/>
    <w:rsid w:val="24C64665"/>
    <w:rsid w:val="24CB15C8"/>
    <w:rsid w:val="24CEDC53"/>
    <w:rsid w:val="24DBB228"/>
    <w:rsid w:val="24E3D594"/>
    <w:rsid w:val="24E4E658"/>
    <w:rsid w:val="24F6D2E9"/>
    <w:rsid w:val="24FE3BF2"/>
    <w:rsid w:val="24FE92AD"/>
    <w:rsid w:val="250BB76A"/>
    <w:rsid w:val="25125530"/>
    <w:rsid w:val="254BA7E5"/>
    <w:rsid w:val="2572A240"/>
    <w:rsid w:val="2581F978"/>
    <w:rsid w:val="259B35A0"/>
    <w:rsid w:val="25BEDA04"/>
    <w:rsid w:val="25D71AEA"/>
    <w:rsid w:val="25E0136B"/>
    <w:rsid w:val="25E68D26"/>
    <w:rsid w:val="25EF19F2"/>
    <w:rsid w:val="2600C25F"/>
    <w:rsid w:val="2627A10A"/>
    <w:rsid w:val="26288863"/>
    <w:rsid w:val="2631DAB5"/>
    <w:rsid w:val="26443578"/>
    <w:rsid w:val="264B3790"/>
    <w:rsid w:val="268E9B63"/>
    <w:rsid w:val="268FDA6A"/>
    <w:rsid w:val="26C80DF7"/>
    <w:rsid w:val="26D01DEA"/>
    <w:rsid w:val="26D06B05"/>
    <w:rsid w:val="26DE2993"/>
    <w:rsid w:val="26ED65F4"/>
    <w:rsid w:val="270AA63A"/>
    <w:rsid w:val="270BD5DB"/>
    <w:rsid w:val="272C9908"/>
    <w:rsid w:val="2735B61C"/>
    <w:rsid w:val="273C7C42"/>
    <w:rsid w:val="27474077"/>
    <w:rsid w:val="2748717A"/>
    <w:rsid w:val="2749B3B6"/>
    <w:rsid w:val="274AC89A"/>
    <w:rsid w:val="274DC42B"/>
    <w:rsid w:val="27520226"/>
    <w:rsid w:val="27611805"/>
    <w:rsid w:val="2761954A"/>
    <w:rsid w:val="2767C49A"/>
    <w:rsid w:val="2773F662"/>
    <w:rsid w:val="277B9BCE"/>
    <w:rsid w:val="278EA410"/>
    <w:rsid w:val="27AC9505"/>
    <w:rsid w:val="27BCDBD3"/>
    <w:rsid w:val="27BDB67F"/>
    <w:rsid w:val="27BFD872"/>
    <w:rsid w:val="27C7B548"/>
    <w:rsid w:val="27DEF9B6"/>
    <w:rsid w:val="27FB86AB"/>
    <w:rsid w:val="280EAFB0"/>
    <w:rsid w:val="2814D1B4"/>
    <w:rsid w:val="2839D73E"/>
    <w:rsid w:val="285008B6"/>
    <w:rsid w:val="2860DFD3"/>
    <w:rsid w:val="28611115"/>
    <w:rsid w:val="28855C07"/>
    <w:rsid w:val="288C74A1"/>
    <w:rsid w:val="288CB5FB"/>
    <w:rsid w:val="28A3451B"/>
    <w:rsid w:val="28A861C1"/>
    <w:rsid w:val="28BF0C38"/>
    <w:rsid w:val="28BFA0E0"/>
    <w:rsid w:val="28CB564E"/>
    <w:rsid w:val="28CDA7F1"/>
    <w:rsid w:val="28DBCF17"/>
    <w:rsid w:val="28DDCE36"/>
    <w:rsid w:val="28F05F4F"/>
    <w:rsid w:val="29055A4D"/>
    <w:rsid w:val="29265BB1"/>
    <w:rsid w:val="29384720"/>
    <w:rsid w:val="294B5EEA"/>
    <w:rsid w:val="29561E63"/>
    <w:rsid w:val="2963E085"/>
    <w:rsid w:val="296921EA"/>
    <w:rsid w:val="2978919F"/>
    <w:rsid w:val="29887FC4"/>
    <w:rsid w:val="299E4CC8"/>
    <w:rsid w:val="29B02D79"/>
    <w:rsid w:val="29B597AC"/>
    <w:rsid w:val="29DE514E"/>
    <w:rsid w:val="29E8CDFB"/>
    <w:rsid w:val="29EF8E1D"/>
    <w:rsid w:val="29EFD880"/>
    <w:rsid w:val="2A26E996"/>
    <w:rsid w:val="2A3723E8"/>
    <w:rsid w:val="2A804D66"/>
    <w:rsid w:val="2AA3ACA0"/>
    <w:rsid w:val="2AE8A9DB"/>
    <w:rsid w:val="2AF9CC3B"/>
    <w:rsid w:val="2B053E0F"/>
    <w:rsid w:val="2B16F1DC"/>
    <w:rsid w:val="2B2E3244"/>
    <w:rsid w:val="2B2E9434"/>
    <w:rsid w:val="2B3C7463"/>
    <w:rsid w:val="2B65A158"/>
    <w:rsid w:val="2B681B70"/>
    <w:rsid w:val="2B68BFA8"/>
    <w:rsid w:val="2B8525B5"/>
    <w:rsid w:val="2B8A1AF0"/>
    <w:rsid w:val="2B8A1F84"/>
    <w:rsid w:val="2B91C998"/>
    <w:rsid w:val="2BA2E802"/>
    <w:rsid w:val="2BB3392D"/>
    <w:rsid w:val="2BBD4E01"/>
    <w:rsid w:val="2BBFA3A3"/>
    <w:rsid w:val="2BC7AA16"/>
    <w:rsid w:val="2BD88C2C"/>
    <w:rsid w:val="2BEC65F7"/>
    <w:rsid w:val="2BEE466E"/>
    <w:rsid w:val="2C191223"/>
    <w:rsid w:val="2C2F6F79"/>
    <w:rsid w:val="2C37C89F"/>
    <w:rsid w:val="2C46D810"/>
    <w:rsid w:val="2C828D64"/>
    <w:rsid w:val="2C8A2FC8"/>
    <w:rsid w:val="2CA12B9B"/>
    <w:rsid w:val="2CA62557"/>
    <w:rsid w:val="2CDE1C38"/>
    <w:rsid w:val="2CF53062"/>
    <w:rsid w:val="2CF81E81"/>
    <w:rsid w:val="2CF9A8C5"/>
    <w:rsid w:val="2D0E42CE"/>
    <w:rsid w:val="2D196AF9"/>
    <w:rsid w:val="2D381F87"/>
    <w:rsid w:val="2D382984"/>
    <w:rsid w:val="2D6F2B3C"/>
    <w:rsid w:val="2DA0A62A"/>
    <w:rsid w:val="2DA51757"/>
    <w:rsid w:val="2DA6AA9A"/>
    <w:rsid w:val="2DB3C8E4"/>
    <w:rsid w:val="2DC0BCA2"/>
    <w:rsid w:val="2DCA0964"/>
    <w:rsid w:val="2DCB960D"/>
    <w:rsid w:val="2DCBC7AD"/>
    <w:rsid w:val="2DD0D301"/>
    <w:rsid w:val="2DE2CC30"/>
    <w:rsid w:val="2DF0FF33"/>
    <w:rsid w:val="2E0DD0EA"/>
    <w:rsid w:val="2E115547"/>
    <w:rsid w:val="2E160068"/>
    <w:rsid w:val="2E1F5292"/>
    <w:rsid w:val="2E5DE535"/>
    <w:rsid w:val="2E705FFC"/>
    <w:rsid w:val="2E70E2DE"/>
    <w:rsid w:val="2E7393C1"/>
    <w:rsid w:val="2EA3AF5B"/>
    <w:rsid w:val="2EAE12EE"/>
    <w:rsid w:val="2EB85A86"/>
    <w:rsid w:val="2ED61A68"/>
    <w:rsid w:val="2ED93CD1"/>
    <w:rsid w:val="2EDEE8CC"/>
    <w:rsid w:val="2EE39C8A"/>
    <w:rsid w:val="2F1AA658"/>
    <w:rsid w:val="2F2EF20C"/>
    <w:rsid w:val="2F3FF4CA"/>
    <w:rsid w:val="2F5AE98A"/>
    <w:rsid w:val="2F5C4B32"/>
    <w:rsid w:val="2F6001A4"/>
    <w:rsid w:val="2F661BE2"/>
    <w:rsid w:val="2F66C061"/>
    <w:rsid w:val="2F7AD22D"/>
    <w:rsid w:val="2F9050FF"/>
    <w:rsid w:val="2F90BE60"/>
    <w:rsid w:val="2FB5B92F"/>
    <w:rsid w:val="2FE6B4C0"/>
    <w:rsid w:val="30338BB1"/>
    <w:rsid w:val="30555E25"/>
    <w:rsid w:val="305FD7A9"/>
    <w:rsid w:val="30605803"/>
    <w:rsid w:val="306952BF"/>
    <w:rsid w:val="307D5ED0"/>
    <w:rsid w:val="30999B97"/>
    <w:rsid w:val="30EB3FA2"/>
    <w:rsid w:val="30F29E85"/>
    <w:rsid w:val="30F90D66"/>
    <w:rsid w:val="311E727C"/>
    <w:rsid w:val="312097C7"/>
    <w:rsid w:val="31278581"/>
    <w:rsid w:val="313BD971"/>
    <w:rsid w:val="3146BD0E"/>
    <w:rsid w:val="3158BEC8"/>
    <w:rsid w:val="316724C4"/>
    <w:rsid w:val="3182742C"/>
    <w:rsid w:val="3184B5AF"/>
    <w:rsid w:val="31B3DD2E"/>
    <w:rsid w:val="31B44C30"/>
    <w:rsid w:val="31D0E8C1"/>
    <w:rsid w:val="31D13944"/>
    <w:rsid w:val="32049967"/>
    <w:rsid w:val="3217A05F"/>
    <w:rsid w:val="3248C714"/>
    <w:rsid w:val="3251D6F2"/>
    <w:rsid w:val="32531C53"/>
    <w:rsid w:val="326483BA"/>
    <w:rsid w:val="327A99FA"/>
    <w:rsid w:val="3287D96F"/>
    <w:rsid w:val="32A042D7"/>
    <w:rsid w:val="32A49C3D"/>
    <w:rsid w:val="32B0806A"/>
    <w:rsid w:val="32C44088"/>
    <w:rsid w:val="32CBA47E"/>
    <w:rsid w:val="32EBE79E"/>
    <w:rsid w:val="32EE54DC"/>
    <w:rsid w:val="330AA646"/>
    <w:rsid w:val="330CBA2C"/>
    <w:rsid w:val="331837CD"/>
    <w:rsid w:val="331F2959"/>
    <w:rsid w:val="33210A07"/>
    <w:rsid w:val="333DA84A"/>
    <w:rsid w:val="33464722"/>
    <w:rsid w:val="33703ABE"/>
    <w:rsid w:val="3372A058"/>
    <w:rsid w:val="338A0C59"/>
    <w:rsid w:val="339264DD"/>
    <w:rsid w:val="3394832A"/>
    <w:rsid w:val="339F1091"/>
    <w:rsid w:val="33B23DFD"/>
    <w:rsid w:val="33B3E93B"/>
    <w:rsid w:val="33D09C09"/>
    <w:rsid w:val="33F33957"/>
    <w:rsid w:val="3403A0A5"/>
    <w:rsid w:val="340415B7"/>
    <w:rsid w:val="340CD213"/>
    <w:rsid w:val="3428743D"/>
    <w:rsid w:val="34382677"/>
    <w:rsid w:val="3452FCB4"/>
    <w:rsid w:val="34583034"/>
    <w:rsid w:val="345B7C63"/>
    <w:rsid w:val="346A8218"/>
    <w:rsid w:val="346BD92A"/>
    <w:rsid w:val="348B7BFE"/>
    <w:rsid w:val="3491EEC4"/>
    <w:rsid w:val="349266E4"/>
    <w:rsid w:val="349F89B6"/>
    <w:rsid w:val="34B48F4E"/>
    <w:rsid w:val="34BAAB2B"/>
    <w:rsid w:val="34DB6BA4"/>
    <w:rsid w:val="34EB56C3"/>
    <w:rsid w:val="34F84582"/>
    <w:rsid w:val="34F8D7EF"/>
    <w:rsid w:val="34FBA0FE"/>
    <w:rsid w:val="3511D47B"/>
    <w:rsid w:val="352BA61E"/>
    <w:rsid w:val="352CF8DE"/>
    <w:rsid w:val="353F3263"/>
    <w:rsid w:val="3547C43D"/>
    <w:rsid w:val="355D8E55"/>
    <w:rsid w:val="356FE597"/>
    <w:rsid w:val="35DA1FCB"/>
    <w:rsid w:val="35DBD133"/>
    <w:rsid w:val="35DEBDC9"/>
    <w:rsid w:val="35F32C85"/>
    <w:rsid w:val="35F4791E"/>
    <w:rsid w:val="35FBCCAB"/>
    <w:rsid w:val="360A30B0"/>
    <w:rsid w:val="3617C4D1"/>
    <w:rsid w:val="3619EECF"/>
    <w:rsid w:val="3646A45C"/>
    <w:rsid w:val="364B510C"/>
    <w:rsid w:val="369FE1BA"/>
    <w:rsid w:val="36B11CA1"/>
    <w:rsid w:val="36BC0433"/>
    <w:rsid w:val="36BF4E34"/>
    <w:rsid w:val="36CD0FE6"/>
    <w:rsid w:val="36D7CDE6"/>
    <w:rsid w:val="36DE8047"/>
    <w:rsid w:val="36ED29D9"/>
    <w:rsid w:val="370F8ED8"/>
    <w:rsid w:val="371B0822"/>
    <w:rsid w:val="372E7E3C"/>
    <w:rsid w:val="37377AA5"/>
    <w:rsid w:val="3748F80D"/>
    <w:rsid w:val="374E0AE9"/>
    <w:rsid w:val="375005EF"/>
    <w:rsid w:val="37571098"/>
    <w:rsid w:val="37596A7E"/>
    <w:rsid w:val="3779E637"/>
    <w:rsid w:val="37AA1F3A"/>
    <w:rsid w:val="37B9D6EE"/>
    <w:rsid w:val="37E2CBA0"/>
    <w:rsid w:val="38062251"/>
    <w:rsid w:val="381BD5E9"/>
    <w:rsid w:val="381CD860"/>
    <w:rsid w:val="3828CCC2"/>
    <w:rsid w:val="3842095E"/>
    <w:rsid w:val="3854E308"/>
    <w:rsid w:val="385FCBCA"/>
    <w:rsid w:val="3890C551"/>
    <w:rsid w:val="38919DD3"/>
    <w:rsid w:val="38A9EA25"/>
    <w:rsid w:val="38B18EBE"/>
    <w:rsid w:val="38B29822"/>
    <w:rsid w:val="38E25EC3"/>
    <w:rsid w:val="38E5A8B7"/>
    <w:rsid w:val="38EB361B"/>
    <w:rsid w:val="38EE60C4"/>
    <w:rsid w:val="38EF6919"/>
    <w:rsid w:val="38F5A145"/>
    <w:rsid w:val="38FB2C5C"/>
    <w:rsid w:val="38FD1E5E"/>
    <w:rsid w:val="38FEB099"/>
    <w:rsid w:val="38FED6BF"/>
    <w:rsid w:val="39084320"/>
    <w:rsid w:val="3925F896"/>
    <w:rsid w:val="39422792"/>
    <w:rsid w:val="3944546A"/>
    <w:rsid w:val="3960E939"/>
    <w:rsid w:val="396132AD"/>
    <w:rsid w:val="397D1CDB"/>
    <w:rsid w:val="397D4A34"/>
    <w:rsid w:val="39933377"/>
    <w:rsid w:val="39AC9DEA"/>
    <w:rsid w:val="39ADC32A"/>
    <w:rsid w:val="39C7E8DF"/>
    <w:rsid w:val="39F1ABF2"/>
    <w:rsid w:val="39FE99B0"/>
    <w:rsid w:val="3A019844"/>
    <w:rsid w:val="3A06B9F3"/>
    <w:rsid w:val="3A2B8683"/>
    <w:rsid w:val="3A2E382C"/>
    <w:rsid w:val="3A3D7498"/>
    <w:rsid w:val="3A47DFDF"/>
    <w:rsid w:val="3A52328A"/>
    <w:rsid w:val="3A54602C"/>
    <w:rsid w:val="3A57613F"/>
    <w:rsid w:val="3A632D26"/>
    <w:rsid w:val="3A77365E"/>
    <w:rsid w:val="3A858CE8"/>
    <w:rsid w:val="3AAAA85C"/>
    <w:rsid w:val="3AB38969"/>
    <w:rsid w:val="3AB85C4A"/>
    <w:rsid w:val="3ACCF739"/>
    <w:rsid w:val="3AF903B8"/>
    <w:rsid w:val="3B0F573C"/>
    <w:rsid w:val="3B266D56"/>
    <w:rsid w:val="3B3942D6"/>
    <w:rsid w:val="3B64386C"/>
    <w:rsid w:val="3B6FBD38"/>
    <w:rsid w:val="3B819D3A"/>
    <w:rsid w:val="3B822670"/>
    <w:rsid w:val="3B8BB93C"/>
    <w:rsid w:val="3BA8D51D"/>
    <w:rsid w:val="3BB609CE"/>
    <w:rsid w:val="3BC127DE"/>
    <w:rsid w:val="3BC19AAE"/>
    <w:rsid w:val="3BD16BCB"/>
    <w:rsid w:val="3BDAC6AF"/>
    <w:rsid w:val="3BDD5163"/>
    <w:rsid w:val="3BE7E9AD"/>
    <w:rsid w:val="3BEB8A01"/>
    <w:rsid w:val="3C13337C"/>
    <w:rsid w:val="3C193FD8"/>
    <w:rsid w:val="3C31189D"/>
    <w:rsid w:val="3C52ED1B"/>
    <w:rsid w:val="3C5A9B49"/>
    <w:rsid w:val="3C5C492E"/>
    <w:rsid w:val="3C5DABAB"/>
    <w:rsid w:val="3C5E2575"/>
    <w:rsid w:val="3C6CF456"/>
    <w:rsid w:val="3C81E5DA"/>
    <w:rsid w:val="3C875060"/>
    <w:rsid w:val="3C9B93AC"/>
    <w:rsid w:val="3C9EE420"/>
    <w:rsid w:val="3CA95007"/>
    <w:rsid w:val="3CDE9099"/>
    <w:rsid w:val="3CE3E5DD"/>
    <w:rsid w:val="3CEDB3A7"/>
    <w:rsid w:val="3CFDC75F"/>
    <w:rsid w:val="3D1B6F9D"/>
    <w:rsid w:val="3D3A4EF5"/>
    <w:rsid w:val="3D73EFE5"/>
    <w:rsid w:val="3D9B60FB"/>
    <w:rsid w:val="3DA5E14F"/>
    <w:rsid w:val="3DC015F8"/>
    <w:rsid w:val="3DC439DF"/>
    <w:rsid w:val="3DD898E9"/>
    <w:rsid w:val="3DFFEE3A"/>
    <w:rsid w:val="3E34BAAE"/>
    <w:rsid w:val="3E3AC7A3"/>
    <w:rsid w:val="3E49AF24"/>
    <w:rsid w:val="3E588490"/>
    <w:rsid w:val="3E59C443"/>
    <w:rsid w:val="3E7366D0"/>
    <w:rsid w:val="3E7B97A3"/>
    <w:rsid w:val="3E8F3643"/>
    <w:rsid w:val="3E9B2E8D"/>
    <w:rsid w:val="3EA42B6C"/>
    <w:rsid w:val="3EA4C043"/>
    <w:rsid w:val="3EC31444"/>
    <w:rsid w:val="3EC32A7E"/>
    <w:rsid w:val="3ED29919"/>
    <w:rsid w:val="3EDEB25A"/>
    <w:rsid w:val="3F049541"/>
    <w:rsid w:val="3F09685D"/>
    <w:rsid w:val="3F478497"/>
    <w:rsid w:val="3F4984A8"/>
    <w:rsid w:val="3F52036F"/>
    <w:rsid w:val="3F619F35"/>
    <w:rsid w:val="3F755262"/>
    <w:rsid w:val="3F79AFD3"/>
    <w:rsid w:val="3F805FB9"/>
    <w:rsid w:val="3FA03614"/>
    <w:rsid w:val="3FA5127B"/>
    <w:rsid w:val="3FA9819F"/>
    <w:rsid w:val="3FDE2506"/>
    <w:rsid w:val="3FDFDBAB"/>
    <w:rsid w:val="3FED28D9"/>
    <w:rsid w:val="3FFB7CAE"/>
    <w:rsid w:val="4002C6F5"/>
    <w:rsid w:val="400E2FAA"/>
    <w:rsid w:val="40132687"/>
    <w:rsid w:val="404080BB"/>
    <w:rsid w:val="4046E7D3"/>
    <w:rsid w:val="4073940C"/>
    <w:rsid w:val="4090C76C"/>
    <w:rsid w:val="40ADD118"/>
    <w:rsid w:val="40BF65AE"/>
    <w:rsid w:val="40E2CB81"/>
    <w:rsid w:val="40E7062B"/>
    <w:rsid w:val="41015D81"/>
    <w:rsid w:val="4114D180"/>
    <w:rsid w:val="412C330B"/>
    <w:rsid w:val="4146FEF0"/>
    <w:rsid w:val="4147C71D"/>
    <w:rsid w:val="414F2C90"/>
    <w:rsid w:val="415A217B"/>
    <w:rsid w:val="415D1271"/>
    <w:rsid w:val="41648127"/>
    <w:rsid w:val="4164B832"/>
    <w:rsid w:val="416A9B0C"/>
    <w:rsid w:val="416D85B0"/>
    <w:rsid w:val="41714D57"/>
    <w:rsid w:val="4172DEAF"/>
    <w:rsid w:val="419FDFEF"/>
    <w:rsid w:val="41CA3B41"/>
    <w:rsid w:val="41D87E9B"/>
    <w:rsid w:val="41EBD61A"/>
    <w:rsid w:val="420F9533"/>
    <w:rsid w:val="4214AD0B"/>
    <w:rsid w:val="421C46EF"/>
    <w:rsid w:val="42262A5B"/>
    <w:rsid w:val="4248200D"/>
    <w:rsid w:val="4249009D"/>
    <w:rsid w:val="42621744"/>
    <w:rsid w:val="428DED0F"/>
    <w:rsid w:val="42A643D7"/>
    <w:rsid w:val="42C903AD"/>
    <w:rsid w:val="42D93277"/>
    <w:rsid w:val="42E0ABDE"/>
    <w:rsid w:val="42E94E91"/>
    <w:rsid w:val="4310CB3A"/>
    <w:rsid w:val="4313375F"/>
    <w:rsid w:val="4313724D"/>
    <w:rsid w:val="433B58F5"/>
    <w:rsid w:val="434843DA"/>
    <w:rsid w:val="434C4A88"/>
    <w:rsid w:val="4375444A"/>
    <w:rsid w:val="4380D6F7"/>
    <w:rsid w:val="43833BAA"/>
    <w:rsid w:val="4389EA23"/>
    <w:rsid w:val="43B84B95"/>
    <w:rsid w:val="43C1662C"/>
    <w:rsid w:val="43C67EDA"/>
    <w:rsid w:val="44147848"/>
    <w:rsid w:val="4421F77A"/>
    <w:rsid w:val="4430EAA0"/>
    <w:rsid w:val="44349A0C"/>
    <w:rsid w:val="44355AE3"/>
    <w:rsid w:val="44397B42"/>
    <w:rsid w:val="44410B50"/>
    <w:rsid w:val="4442FFFC"/>
    <w:rsid w:val="44464B1C"/>
    <w:rsid w:val="4476AE5E"/>
    <w:rsid w:val="4476ECC1"/>
    <w:rsid w:val="447B5650"/>
    <w:rsid w:val="44991520"/>
    <w:rsid w:val="449C604E"/>
    <w:rsid w:val="44D27C85"/>
    <w:rsid w:val="44E1DA4A"/>
    <w:rsid w:val="44E3F01F"/>
    <w:rsid w:val="44E6F269"/>
    <w:rsid w:val="44EF082C"/>
    <w:rsid w:val="44F1913B"/>
    <w:rsid w:val="44F59C7D"/>
    <w:rsid w:val="45171E03"/>
    <w:rsid w:val="451AB72D"/>
    <w:rsid w:val="451D9317"/>
    <w:rsid w:val="45286783"/>
    <w:rsid w:val="452C6309"/>
    <w:rsid w:val="45381DA4"/>
    <w:rsid w:val="454396AA"/>
    <w:rsid w:val="4543C2BA"/>
    <w:rsid w:val="456C72F1"/>
    <w:rsid w:val="456DF324"/>
    <w:rsid w:val="459B7547"/>
    <w:rsid w:val="45A8E06A"/>
    <w:rsid w:val="45A8FD9A"/>
    <w:rsid w:val="45AC930E"/>
    <w:rsid w:val="45BD13F6"/>
    <w:rsid w:val="45CC926E"/>
    <w:rsid w:val="45D2A74F"/>
    <w:rsid w:val="45F4394D"/>
    <w:rsid w:val="45F8EAB8"/>
    <w:rsid w:val="460BBFB0"/>
    <w:rsid w:val="462D8543"/>
    <w:rsid w:val="46486C22"/>
    <w:rsid w:val="467F253B"/>
    <w:rsid w:val="468C286E"/>
    <w:rsid w:val="468D0C4C"/>
    <w:rsid w:val="468E4F2C"/>
    <w:rsid w:val="46947DB1"/>
    <w:rsid w:val="4699B1E0"/>
    <w:rsid w:val="46B19A90"/>
    <w:rsid w:val="46B293DE"/>
    <w:rsid w:val="46BB8717"/>
    <w:rsid w:val="472A7F93"/>
    <w:rsid w:val="47399853"/>
    <w:rsid w:val="47572FE7"/>
    <w:rsid w:val="4772C619"/>
    <w:rsid w:val="4790E352"/>
    <w:rsid w:val="479227A7"/>
    <w:rsid w:val="479EE24B"/>
    <w:rsid w:val="47A35544"/>
    <w:rsid w:val="47BAFD13"/>
    <w:rsid w:val="47C69EE8"/>
    <w:rsid w:val="47D26F0B"/>
    <w:rsid w:val="47E58B29"/>
    <w:rsid w:val="47F9A93D"/>
    <w:rsid w:val="481934A8"/>
    <w:rsid w:val="4829D2C5"/>
    <w:rsid w:val="482BB1D8"/>
    <w:rsid w:val="48417CD1"/>
    <w:rsid w:val="485A99B8"/>
    <w:rsid w:val="4872C5E4"/>
    <w:rsid w:val="4898B128"/>
    <w:rsid w:val="48AFEFDC"/>
    <w:rsid w:val="48C4458B"/>
    <w:rsid w:val="48C7429D"/>
    <w:rsid w:val="48D3CCB1"/>
    <w:rsid w:val="48D9A8BF"/>
    <w:rsid w:val="48E94763"/>
    <w:rsid w:val="48F088CC"/>
    <w:rsid w:val="4917A956"/>
    <w:rsid w:val="493B8A0F"/>
    <w:rsid w:val="49520256"/>
    <w:rsid w:val="49535EDF"/>
    <w:rsid w:val="49536CF2"/>
    <w:rsid w:val="49643B1E"/>
    <w:rsid w:val="497480B6"/>
    <w:rsid w:val="4974AEDA"/>
    <w:rsid w:val="497EE24E"/>
    <w:rsid w:val="498B6E2B"/>
    <w:rsid w:val="4999A775"/>
    <w:rsid w:val="49C4C594"/>
    <w:rsid w:val="49CCACE1"/>
    <w:rsid w:val="49CD54E9"/>
    <w:rsid w:val="49D9CED6"/>
    <w:rsid w:val="49E18F70"/>
    <w:rsid w:val="49E5C515"/>
    <w:rsid w:val="49EA7D03"/>
    <w:rsid w:val="49FF9CBD"/>
    <w:rsid w:val="4A0564F4"/>
    <w:rsid w:val="4A1016E6"/>
    <w:rsid w:val="4A1B988F"/>
    <w:rsid w:val="4A38F86C"/>
    <w:rsid w:val="4A3B6B28"/>
    <w:rsid w:val="4A6C6660"/>
    <w:rsid w:val="4A8AC0C4"/>
    <w:rsid w:val="4AA2205B"/>
    <w:rsid w:val="4AA9D4CA"/>
    <w:rsid w:val="4ADCCD32"/>
    <w:rsid w:val="4ADCF047"/>
    <w:rsid w:val="4ADE7155"/>
    <w:rsid w:val="4AE08E16"/>
    <w:rsid w:val="4AF25703"/>
    <w:rsid w:val="4B0922B9"/>
    <w:rsid w:val="4B505939"/>
    <w:rsid w:val="4B7541BD"/>
    <w:rsid w:val="4B8076A9"/>
    <w:rsid w:val="4B853B55"/>
    <w:rsid w:val="4B867BBD"/>
    <w:rsid w:val="4B993ABA"/>
    <w:rsid w:val="4BA6B438"/>
    <w:rsid w:val="4BBCE28B"/>
    <w:rsid w:val="4BC372F3"/>
    <w:rsid w:val="4BCB8C51"/>
    <w:rsid w:val="4BD559B3"/>
    <w:rsid w:val="4C1D8B6A"/>
    <w:rsid w:val="4C24C0F1"/>
    <w:rsid w:val="4C5B12AC"/>
    <w:rsid w:val="4C72DA75"/>
    <w:rsid w:val="4C8140A2"/>
    <w:rsid w:val="4C8F635C"/>
    <w:rsid w:val="4C98AB36"/>
    <w:rsid w:val="4C9C2AF0"/>
    <w:rsid w:val="4CA7DDD5"/>
    <w:rsid w:val="4CB114AA"/>
    <w:rsid w:val="4CB7DD95"/>
    <w:rsid w:val="4CD0E30A"/>
    <w:rsid w:val="4CD8F550"/>
    <w:rsid w:val="4CDCC33A"/>
    <w:rsid w:val="4CE28C38"/>
    <w:rsid w:val="4CE81BF5"/>
    <w:rsid w:val="4D17D6FA"/>
    <w:rsid w:val="4D210E14"/>
    <w:rsid w:val="4D44E05B"/>
    <w:rsid w:val="4D4D544A"/>
    <w:rsid w:val="4D83F677"/>
    <w:rsid w:val="4D882FC0"/>
    <w:rsid w:val="4D8D0C0B"/>
    <w:rsid w:val="4D93DA8E"/>
    <w:rsid w:val="4D9AB6CE"/>
    <w:rsid w:val="4DD3998F"/>
    <w:rsid w:val="4DD5CAAE"/>
    <w:rsid w:val="4DEE7DB3"/>
    <w:rsid w:val="4DF67BB9"/>
    <w:rsid w:val="4DF69CA9"/>
    <w:rsid w:val="4E0A2DF2"/>
    <w:rsid w:val="4E0C95F1"/>
    <w:rsid w:val="4E1CA9F0"/>
    <w:rsid w:val="4E3522C3"/>
    <w:rsid w:val="4E519EE5"/>
    <w:rsid w:val="4E5775FC"/>
    <w:rsid w:val="4E59B6F0"/>
    <w:rsid w:val="4E676287"/>
    <w:rsid w:val="4E89741C"/>
    <w:rsid w:val="4E9FC21C"/>
    <w:rsid w:val="4EA610A7"/>
    <w:rsid w:val="4EAA43A1"/>
    <w:rsid w:val="4ECDD7F7"/>
    <w:rsid w:val="4EE440CE"/>
    <w:rsid w:val="4EF08524"/>
    <w:rsid w:val="4F1666D2"/>
    <w:rsid w:val="4F30E3A0"/>
    <w:rsid w:val="4F32721E"/>
    <w:rsid w:val="4F3EBC24"/>
    <w:rsid w:val="4F54A4F3"/>
    <w:rsid w:val="4F5AEDFF"/>
    <w:rsid w:val="4F5F19F9"/>
    <w:rsid w:val="4F7716F5"/>
    <w:rsid w:val="4F7EA701"/>
    <w:rsid w:val="4F8D6DEC"/>
    <w:rsid w:val="4F9434D5"/>
    <w:rsid w:val="4FA511CC"/>
    <w:rsid w:val="4FC6AFF8"/>
    <w:rsid w:val="4FC93973"/>
    <w:rsid w:val="4FDB9B36"/>
    <w:rsid w:val="5000FBAE"/>
    <w:rsid w:val="502EE4DA"/>
    <w:rsid w:val="503F6865"/>
    <w:rsid w:val="5058D5F9"/>
    <w:rsid w:val="506394AF"/>
    <w:rsid w:val="50683E52"/>
    <w:rsid w:val="506B3E96"/>
    <w:rsid w:val="50796591"/>
    <w:rsid w:val="50858CC0"/>
    <w:rsid w:val="509E16CE"/>
    <w:rsid w:val="50B448A2"/>
    <w:rsid w:val="50C22796"/>
    <w:rsid w:val="50C9FDD8"/>
    <w:rsid w:val="50DFD640"/>
    <w:rsid w:val="50EF3863"/>
    <w:rsid w:val="50FF4F09"/>
    <w:rsid w:val="510FD60C"/>
    <w:rsid w:val="5111B469"/>
    <w:rsid w:val="5111D186"/>
    <w:rsid w:val="51245FF4"/>
    <w:rsid w:val="512E6AB2"/>
    <w:rsid w:val="51571237"/>
    <w:rsid w:val="5166FF1D"/>
    <w:rsid w:val="5168A9EB"/>
    <w:rsid w:val="517AF1F7"/>
    <w:rsid w:val="517C01F1"/>
    <w:rsid w:val="519A515A"/>
    <w:rsid w:val="51ACE5DF"/>
    <w:rsid w:val="51DF8246"/>
    <w:rsid w:val="51EC2B53"/>
    <w:rsid w:val="51ECFC9C"/>
    <w:rsid w:val="51F6A9CD"/>
    <w:rsid w:val="522F9D28"/>
    <w:rsid w:val="52334633"/>
    <w:rsid w:val="523CE0EF"/>
    <w:rsid w:val="52763193"/>
    <w:rsid w:val="52822407"/>
    <w:rsid w:val="52907659"/>
    <w:rsid w:val="529DCD57"/>
    <w:rsid w:val="52A83648"/>
    <w:rsid w:val="52CDC646"/>
    <w:rsid w:val="52E45BA3"/>
    <w:rsid w:val="52E79F6E"/>
    <w:rsid w:val="52F01679"/>
    <w:rsid w:val="52F620BC"/>
    <w:rsid w:val="531FC64D"/>
    <w:rsid w:val="5334E656"/>
    <w:rsid w:val="534BBCAF"/>
    <w:rsid w:val="5351B59F"/>
    <w:rsid w:val="537D1E81"/>
    <w:rsid w:val="5385FB28"/>
    <w:rsid w:val="53C2125F"/>
    <w:rsid w:val="53CBCF03"/>
    <w:rsid w:val="53D18DA8"/>
    <w:rsid w:val="53D8C32E"/>
    <w:rsid w:val="53DFD3AA"/>
    <w:rsid w:val="53E03343"/>
    <w:rsid w:val="540FBAFC"/>
    <w:rsid w:val="541EFE53"/>
    <w:rsid w:val="542341AF"/>
    <w:rsid w:val="542B1887"/>
    <w:rsid w:val="54409202"/>
    <w:rsid w:val="545D3950"/>
    <w:rsid w:val="54611E81"/>
    <w:rsid w:val="5491C63F"/>
    <w:rsid w:val="54B6A965"/>
    <w:rsid w:val="54C29209"/>
    <w:rsid w:val="54C9A3CF"/>
    <w:rsid w:val="54D02734"/>
    <w:rsid w:val="54F2120D"/>
    <w:rsid w:val="5507BAFA"/>
    <w:rsid w:val="551CDEFB"/>
    <w:rsid w:val="55243853"/>
    <w:rsid w:val="5534EDAC"/>
    <w:rsid w:val="554F8A09"/>
    <w:rsid w:val="556A7590"/>
    <w:rsid w:val="5576D2DA"/>
    <w:rsid w:val="557B1BAD"/>
    <w:rsid w:val="559FBA4B"/>
    <w:rsid w:val="559FC977"/>
    <w:rsid w:val="55A5CA57"/>
    <w:rsid w:val="55BB27E6"/>
    <w:rsid w:val="55C40392"/>
    <w:rsid w:val="55C490BD"/>
    <w:rsid w:val="55CDDEA0"/>
    <w:rsid w:val="55F39B92"/>
    <w:rsid w:val="560E79BB"/>
    <w:rsid w:val="56274A8A"/>
    <w:rsid w:val="562E5297"/>
    <w:rsid w:val="563205F2"/>
    <w:rsid w:val="565345AF"/>
    <w:rsid w:val="56668A4A"/>
    <w:rsid w:val="56AA1A7F"/>
    <w:rsid w:val="56B12A3B"/>
    <w:rsid w:val="56B2B664"/>
    <w:rsid w:val="56D2741B"/>
    <w:rsid w:val="56D2DEC7"/>
    <w:rsid w:val="56EF2BEC"/>
    <w:rsid w:val="56F5C1D9"/>
    <w:rsid w:val="56F74253"/>
    <w:rsid w:val="57005D59"/>
    <w:rsid w:val="570AB1B4"/>
    <w:rsid w:val="5712F6ED"/>
    <w:rsid w:val="5716AE22"/>
    <w:rsid w:val="571AF569"/>
    <w:rsid w:val="57389C6C"/>
    <w:rsid w:val="5761DED5"/>
    <w:rsid w:val="5774A03F"/>
    <w:rsid w:val="57838F2A"/>
    <w:rsid w:val="579B9545"/>
    <w:rsid w:val="579E4DF8"/>
    <w:rsid w:val="57A7DA3A"/>
    <w:rsid w:val="57AF78A9"/>
    <w:rsid w:val="57C426A9"/>
    <w:rsid w:val="57E960E0"/>
    <w:rsid w:val="5826F2F9"/>
    <w:rsid w:val="5839D3E7"/>
    <w:rsid w:val="58482CEA"/>
    <w:rsid w:val="588D5CA7"/>
    <w:rsid w:val="58A202AD"/>
    <w:rsid w:val="58A309EE"/>
    <w:rsid w:val="58A9F7D8"/>
    <w:rsid w:val="58CA8CBB"/>
    <w:rsid w:val="58E1C454"/>
    <w:rsid w:val="58E46D8E"/>
    <w:rsid w:val="5956D79B"/>
    <w:rsid w:val="597E81DA"/>
    <w:rsid w:val="5981B1EC"/>
    <w:rsid w:val="5986E07E"/>
    <w:rsid w:val="599C2367"/>
    <w:rsid w:val="59AC9DC8"/>
    <w:rsid w:val="59AF31C0"/>
    <w:rsid w:val="59B1F18E"/>
    <w:rsid w:val="59CBBC0F"/>
    <w:rsid w:val="59EEE564"/>
    <w:rsid w:val="59F380F0"/>
    <w:rsid w:val="5A04649C"/>
    <w:rsid w:val="5A07D948"/>
    <w:rsid w:val="5A4EF8A0"/>
    <w:rsid w:val="5A5DC5B3"/>
    <w:rsid w:val="5A6521DC"/>
    <w:rsid w:val="5A6A4B74"/>
    <w:rsid w:val="5A9FA248"/>
    <w:rsid w:val="5AAD81C9"/>
    <w:rsid w:val="5AC09347"/>
    <w:rsid w:val="5AC50E86"/>
    <w:rsid w:val="5ACB01BF"/>
    <w:rsid w:val="5ACFB385"/>
    <w:rsid w:val="5AD3376B"/>
    <w:rsid w:val="5AD6D9D1"/>
    <w:rsid w:val="5AEBF318"/>
    <w:rsid w:val="5AF4A171"/>
    <w:rsid w:val="5B240DF0"/>
    <w:rsid w:val="5B4D6BD5"/>
    <w:rsid w:val="5B542EE9"/>
    <w:rsid w:val="5B795BCC"/>
    <w:rsid w:val="5B7DB4F7"/>
    <w:rsid w:val="5B7E4F2B"/>
    <w:rsid w:val="5B8F15B7"/>
    <w:rsid w:val="5BA82A9D"/>
    <w:rsid w:val="5BAEA4C1"/>
    <w:rsid w:val="5BC4A0AC"/>
    <w:rsid w:val="5BCA3793"/>
    <w:rsid w:val="5BDA0FD5"/>
    <w:rsid w:val="5BEC7102"/>
    <w:rsid w:val="5BF74B9A"/>
    <w:rsid w:val="5BF8B644"/>
    <w:rsid w:val="5C008FFD"/>
    <w:rsid w:val="5C0A0A7E"/>
    <w:rsid w:val="5C1657AE"/>
    <w:rsid w:val="5C2DED1F"/>
    <w:rsid w:val="5C34EA2C"/>
    <w:rsid w:val="5C456F1F"/>
    <w:rsid w:val="5C52DD58"/>
    <w:rsid w:val="5C7281C0"/>
    <w:rsid w:val="5C7A4129"/>
    <w:rsid w:val="5C9F18CE"/>
    <w:rsid w:val="5CB31C6C"/>
    <w:rsid w:val="5CB9D35D"/>
    <w:rsid w:val="5CBFA442"/>
    <w:rsid w:val="5CCCA38F"/>
    <w:rsid w:val="5CFF5A2E"/>
    <w:rsid w:val="5D0DE486"/>
    <w:rsid w:val="5D0E5D38"/>
    <w:rsid w:val="5D37ECA8"/>
    <w:rsid w:val="5D400EED"/>
    <w:rsid w:val="5D4861AE"/>
    <w:rsid w:val="5D662D51"/>
    <w:rsid w:val="5D6EF6E6"/>
    <w:rsid w:val="5D703252"/>
    <w:rsid w:val="5D76E022"/>
    <w:rsid w:val="5DAE5F8A"/>
    <w:rsid w:val="5DB8B523"/>
    <w:rsid w:val="5DBEAFC2"/>
    <w:rsid w:val="5DD37BA9"/>
    <w:rsid w:val="5DDBCEAF"/>
    <w:rsid w:val="5DE903FD"/>
    <w:rsid w:val="5E0B699A"/>
    <w:rsid w:val="5E18AA51"/>
    <w:rsid w:val="5E18BF74"/>
    <w:rsid w:val="5E22B532"/>
    <w:rsid w:val="5E2F9732"/>
    <w:rsid w:val="5E32AC37"/>
    <w:rsid w:val="5E390675"/>
    <w:rsid w:val="5E392350"/>
    <w:rsid w:val="5E530F9D"/>
    <w:rsid w:val="5E5415B4"/>
    <w:rsid w:val="5E7F460E"/>
    <w:rsid w:val="5E85AD8B"/>
    <w:rsid w:val="5E9570B0"/>
    <w:rsid w:val="5E9C52F1"/>
    <w:rsid w:val="5EA28DDE"/>
    <w:rsid w:val="5EBDD14C"/>
    <w:rsid w:val="5EC1C809"/>
    <w:rsid w:val="5EC4070C"/>
    <w:rsid w:val="5ED1CEF0"/>
    <w:rsid w:val="5ED4118C"/>
    <w:rsid w:val="5EE961BA"/>
    <w:rsid w:val="5EEAA265"/>
    <w:rsid w:val="5EF4A7B5"/>
    <w:rsid w:val="5F0BB5DE"/>
    <w:rsid w:val="5F14CD83"/>
    <w:rsid w:val="5F16F316"/>
    <w:rsid w:val="5F17B42D"/>
    <w:rsid w:val="5F6E44CD"/>
    <w:rsid w:val="5F8E2DDC"/>
    <w:rsid w:val="5F915325"/>
    <w:rsid w:val="5F9355D5"/>
    <w:rsid w:val="5FB0C590"/>
    <w:rsid w:val="5FB21076"/>
    <w:rsid w:val="5FC7FDC2"/>
    <w:rsid w:val="5FE97B97"/>
    <w:rsid w:val="6012CDD1"/>
    <w:rsid w:val="6016024C"/>
    <w:rsid w:val="60315338"/>
    <w:rsid w:val="60394555"/>
    <w:rsid w:val="609E9406"/>
    <w:rsid w:val="609FA7FF"/>
    <w:rsid w:val="60A16298"/>
    <w:rsid w:val="60A90B07"/>
    <w:rsid w:val="60E91DBA"/>
    <w:rsid w:val="60F130DD"/>
    <w:rsid w:val="6103F8A1"/>
    <w:rsid w:val="61222B86"/>
    <w:rsid w:val="61247278"/>
    <w:rsid w:val="6130B120"/>
    <w:rsid w:val="61312F3A"/>
    <w:rsid w:val="61362E63"/>
    <w:rsid w:val="613FC298"/>
    <w:rsid w:val="61578DE3"/>
    <w:rsid w:val="616E7574"/>
    <w:rsid w:val="616F48BA"/>
    <w:rsid w:val="617D40A1"/>
    <w:rsid w:val="618441D9"/>
    <w:rsid w:val="618C21FF"/>
    <w:rsid w:val="6199E868"/>
    <w:rsid w:val="619F678A"/>
    <w:rsid w:val="61D30CF6"/>
    <w:rsid w:val="61D48CB8"/>
    <w:rsid w:val="61DF2FF4"/>
    <w:rsid w:val="61F4147C"/>
    <w:rsid w:val="61F9E76E"/>
    <w:rsid w:val="620B6A9C"/>
    <w:rsid w:val="621D1BE6"/>
    <w:rsid w:val="622E46B0"/>
    <w:rsid w:val="6230FB5B"/>
    <w:rsid w:val="62364F14"/>
    <w:rsid w:val="6244FDFF"/>
    <w:rsid w:val="624F974A"/>
    <w:rsid w:val="6257FC73"/>
    <w:rsid w:val="62825F7F"/>
    <w:rsid w:val="62BB2BDF"/>
    <w:rsid w:val="62C1C958"/>
    <w:rsid w:val="62CE1B08"/>
    <w:rsid w:val="62DDACEE"/>
    <w:rsid w:val="62F1E17B"/>
    <w:rsid w:val="63241873"/>
    <w:rsid w:val="633D0B75"/>
    <w:rsid w:val="633E6D2C"/>
    <w:rsid w:val="6340FCB1"/>
    <w:rsid w:val="6346309B"/>
    <w:rsid w:val="63645EF9"/>
    <w:rsid w:val="636A2EE4"/>
    <w:rsid w:val="637F0CF1"/>
    <w:rsid w:val="6385EA9D"/>
    <w:rsid w:val="63A0E51B"/>
    <w:rsid w:val="63A776E2"/>
    <w:rsid w:val="63DCD381"/>
    <w:rsid w:val="63E1073E"/>
    <w:rsid w:val="63EBAC8F"/>
    <w:rsid w:val="6407B4DD"/>
    <w:rsid w:val="640D1727"/>
    <w:rsid w:val="641D693C"/>
    <w:rsid w:val="64818EA4"/>
    <w:rsid w:val="64A9E888"/>
    <w:rsid w:val="64ABF285"/>
    <w:rsid w:val="64C9EB4B"/>
    <w:rsid w:val="64DF13D2"/>
    <w:rsid w:val="64F18302"/>
    <w:rsid w:val="652327ED"/>
    <w:rsid w:val="6548E611"/>
    <w:rsid w:val="654F648D"/>
    <w:rsid w:val="657CB906"/>
    <w:rsid w:val="6588673B"/>
    <w:rsid w:val="659421D0"/>
    <w:rsid w:val="65AC117E"/>
    <w:rsid w:val="65B6C2BB"/>
    <w:rsid w:val="65C7DF2C"/>
    <w:rsid w:val="65E61A5A"/>
    <w:rsid w:val="65F2096E"/>
    <w:rsid w:val="66048687"/>
    <w:rsid w:val="6609B6CE"/>
    <w:rsid w:val="663FC654"/>
    <w:rsid w:val="66967F0F"/>
    <w:rsid w:val="669AEE2A"/>
    <w:rsid w:val="66A4FD87"/>
    <w:rsid w:val="66A63F0E"/>
    <w:rsid w:val="66BB9B12"/>
    <w:rsid w:val="66D85C6A"/>
    <w:rsid w:val="66E90317"/>
    <w:rsid w:val="670939FF"/>
    <w:rsid w:val="670DA5A6"/>
    <w:rsid w:val="670E9CB8"/>
    <w:rsid w:val="672989EB"/>
    <w:rsid w:val="67361C04"/>
    <w:rsid w:val="67418507"/>
    <w:rsid w:val="674A09A8"/>
    <w:rsid w:val="6757D93D"/>
    <w:rsid w:val="675FBC9F"/>
    <w:rsid w:val="67618F74"/>
    <w:rsid w:val="67678779"/>
    <w:rsid w:val="6767B9B9"/>
    <w:rsid w:val="677305FC"/>
    <w:rsid w:val="6775B7B0"/>
    <w:rsid w:val="67838B13"/>
    <w:rsid w:val="6787E921"/>
    <w:rsid w:val="67A7F588"/>
    <w:rsid w:val="67A93E4B"/>
    <w:rsid w:val="67AA69D5"/>
    <w:rsid w:val="67B6D2B8"/>
    <w:rsid w:val="67C5DD01"/>
    <w:rsid w:val="67D86BBD"/>
    <w:rsid w:val="67DB810E"/>
    <w:rsid w:val="67F537AE"/>
    <w:rsid w:val="67FC45CF"/>
    <w:rsid w:val="68038ED7"/>
    <w:rsid w:val="68100228"/>
    <w:rsid w:val="682705E9"/>
    <w:rsid w:val="68411B81"/>
    <w:rsid w:val="68573083"/>
    <w:rsid w:val="68757697"/>
    <w:rsid w:val="689BA138"/>
    <w:rsid w:val="68B549BC"/>
    <w:rsid w:val="68B71CB1"/>
    <w:rsid w:val="68C87C12"/>
    <w:rsid w:val="68CF7C40"/>
    <w:rsid w:val="68D60DD2"/>
    <w:rsid w:val="690148DC"/>
    <w:rsid w:val="69030A31"/>
    <w:rsid w:val="690A6649"/>
    <w:rsid w:val="690C0BD5"/>
    <w:rsid w:val="692382B2"/>
    <w:rsid w:val="6924DC9E"/>
    <w:rsid w:val="69275F13"/>
    <w:rsid w:val="69385CE7"/>
    <w:rsid w:val="69400CFD"/>
    <w:rsid w:val="69426E2B"/>
    <w:rsid w:val="698C0066"/>
    <w:rsid w:val="69E3D7F0"/>
    <w:rsid w:val="69E8A7F3"/>
    <w:rsid w:val="69F09C46"/>
    <w:rsid w:val="69F7A041"/>
    <w:rsid w:val="6A0D4A4D"/>
    <w:rsid w:val="6A3944EA"/>
    <w:rsid w:val="6A426916"/>
    <w:rsid w:val="6A43541F"/>
    <w:rsid w:val="6A45A71F"/>
    <w:rsid w:val="6A793222"/>
    <w:rsid w:val="6A83AA99"/>
    <w:rsid w:val="6A8CA729"/>
    <w:rsid w:val="6AA2DBF9"/>
    <w:rsid w:val="6AC8BD1C"/>
    <w:rsid w:val="6AD590BE"/>
    <w:rsid w:val="6AE79084"/>
    <w:rsid w:val="6AED2D5C"/>
    <w:rsid w:val="6B10BC62"/>
    <w:rsid w:val="6B13356B"/>
    <w:rsid w:val="6B2D47CA"/>
    <w:rsid w:val="6B435CBC"/>
    <w:rsid w:val="6B4E9690"/>
    <w:rsid w:val="6B5B4255"/>
    <w:rsid w:val="6B5D059D"/>
    <w:rsid w:val="6B62E49E"/>
    <w:rsid w:val="6BAE54EB"/>
    <w:rsid w:val="6BB10059"/>
    <w:rsid w:val="6BB44221"/>
    <w:rsid w:val="6BC41F6F"/>
    <w:rsid w:val="6BD53980"/>
    <w:rsid w:val="6BE2A1F9"/>
    <w:rsid w:val="6BF8FE44"/>
    <w:rsid w:val="6C0A2B5C"/>
    <w:rsid w:val="6C1AE478"/>
    <w:rsid w:val="6C28A47B"/>
    <w:rsid w:val="6C2F177C"/>
    <w:rsid w:val="6C39698A"/>
    <w:rsid w:val="6C3C1AED"/>
    <w:rsid w:val="6C4BF3E0"/>
    <w:rsid w:val="6C72B101"/>
    <w:rsid w:val="6C874B82"/>
    <w:rsid w:val="6C8B49F3"/>
    <w:rsid w:val="6C9C2652"/>
    <w:rsid w:val="6CA8314D"/>
    <w:rsid w:val="6CB540A3"/>
    <w:rsid w:val="6CBE9D8F"/>
    <w:rsid w:val="6CD89236"/>
    <w:rsid w:val="6CDA2E40"/>
    <w:rsid w:val="6CE32E4E"/>
    <w:rsid w:val="6CE44DE5"/>
    <w:rsid w:val="6CF373C4"/>
    <w:rsid w:val="6D061D5C"/>
    <w:rsid w:val="6D0EA483"/>
    <w:rsid w:val="6D1D261B"/>
    <w:rsid w:val="6D25BB85"/>
    <w:rsid w:val="6D2ACA89"/>
    <w:rsid w:val="6D5B2EC8"/>
    <w:rsid w:val="6D6095F6"/>
    <w:rsid w:val="6D7B196E"/>
    <w:rsid w:val="6D7D6430"/>
    <w:rsid w:val="6D820A21"/>
    <w:rsid w:val="6D8960B3"/>
    <w:rsid w:val="6D98E1BB"/>
    <w:rsid w:val="6DACBD91"/>
    <w:rsid w:val="6DACBDEA"/>
    <w:rsid w:val="6DB6846F"/>
    <w:rsid w:val="6DBC453C"/>
    <w:rsid w:val="6DC56544"/>
    <w:rsid w:val="6DEFC8D3"/>
    <w:rsid w:val="6DF90DE3"/>
    <w:rsid w:val="6E02A7B6"/>
    <w:rsid w:val="6E0F013E"/>
    <w:rsid w:val="6E0F503D"/>
    <w:rsid w:val="6E24D807"/>
    <w:rsid w:val="6E2E564C"/>
    <w:rsid w:val="6E4B9140"/>
    <w:rsid w:val="6E59CC2F"/>
    <w:rsid w:val="6E686512"/>
    <w:rsid w:val="6E6D38DF"/>
    <w:rsid w:val="6E790A7D"/>
    <w:rsid w:val="6E84B92F"/>
    <w:rsid w:val="6E97BB72"/>
    <w:rsid w:val="6EA0D008"/>
    <w:rsid w:val="6EED91C6"/>
    <w:rsid w:val="6F0559AD"/>
    <w:rsid w:val="6F15C5B4"/>
    <w:rsid w:val="6F161CC8"/>
    <w:rsid w:val="6F1C894E"/>
    <w:rsid w:val="6F202BE0"/>
    <w:rsid w:val="6F31F62B"/>
    <w:rsid w:val="6F36B715"/>
    <w:rsid w:val="6F4A4F93"/>
    <w:rsid w:val="6F67D27F"/>
    <w:rsid w:val="6F7CB6EC"/>
    <w:rsid w:val="6F897153"/>
    <w:rsid w:val="6F90BF86"/>
    <w:rsid w:val="6F922ACC"/>
    <w:rsid w:val="6F9DB014"/>
    <w:rsid w:val="6FAD999C"/>
    <w:rsid w:val="6FB8E3DD"/>
    <w:rsid w:val="6FCD0B67"/>
    <w:rsid w:val="6FDC5050"/>
    <w:rsid w:val="6FEB03B0"/>
    <w:rsid w:val="700E6021"/>
    <w:rsid w:val="7038245B"/>
    <w:rsid w:val="70539FBE"/>
    <w:rsid w:val="7063546E"/>
    <w:rsid w:val="7064C8B5"/>
    <w:rsid w:val="7064D92A"/>
    <w:rsid w:val="706656A3"/>
    <w:rsid w:val="7075402D"/>
    <w:rsid w:val="707E22C6"/>
    <w:rsid w:val="708173D5"/>
    <w:rsid w:val="708CB857"/>
    <w:rsid w:val="70945046"/>
    <w:rsid w:val="709D9064"/>
    <w:rsid w:val="70A1F896"/>
    <w:rsid w:val="70AB7E54"/>
    <w:rsid w:val="70C588AE"/>
    <w:rsid w:val="70D85079"/>
    <w:rsid w:val="70E52333"/>
    <w:rsid w:val="711567B2"/>
    <w:rsid w:val="7138D6F1"/>
    <w:rsid w:val="713E0602"/>
    <w:rsid w:val="7142F945"/>
    <w:rsid w:val="716AA7EC"/>
    <w:rsid w:val="71A8DB7C"/>
    <w:rsid w:val="71B87F31"/>
    <w:rsid w:val="71CF80F1"/>
    <w:rsid w:val="71F35DAF"/>
    <w:rsid w:val="71FAFD02"/>
    <w:rsid w:val="72169638"/>
    <w:rsid w:val="723B4983"/>
    <w:rsid w:val="723C6D1C"/>
    <w:rsid w:val="72410C2D"/>
    <w:rsid w:val="724F8B8A"/>
    <w:rsid w:val="726502C1"/>
    <w:rsid w:val="726B5B22"/>
    <w:rsid w:val="726E5ADC"/>
    <w:rsid w:val="7277DFC9"/>
    <w:rsid w:val="72967CE5"/>
    <w:rsid w:val="72A1C7A8"/>
    <w:rsid w:val="72A344E2"/>
    <w:rsid w:val="72A4C73E"/>
    <w:rsid w:val="72A748C2"/>
    <w:rsid w:val="72A74E60"/>
    <w:rsid w:val="72BE9BA2"/>
    <w:rsid w:val="72CE088A"/>
    <w:rsid w:val="72D4ACA8"/>
    <w:rsid w:val="72E88F7F"/>
    <w:rsid w:val="7300F30F"/>
    <w:rsid w:val="730339DE"/>
    <w:rsid w:val="730B6F65"/>
    <w:rsid w:val="732223A7"/>
    <w:rsid w:val="73370447"/>
    <w:rsid w:val="736F543C"/>
    <w:rsid w:val="7372A8BC"/>
    <w:rsid w:val="739930A4"/>
    <w:rsid w:val="73BFA7FA"/>
    <w:rsid w:val="73C809B4"/>
    <w:rsid w:val="73D51C99"/>
    <w:rsid w:val="73DB3E28"/>
    <w:rsid w:val="73EC2748"/>
    <w:rsid w:val="740FBC2F"/>
    <w:rsid w:val="740FE9DD"/>
    <w:rsid w:val="741E528A"/>
    <w:rsid w:val="743E0A2C"/>
    <w:rsid w:val="743F50C3"/>
    <w:rsid w:val="7455F964"/>
    <w:rsid w:val="7466B7C2"/>
    <w:rsid w:val="74672811"/>
    <w:rsid w:val="7468078F"/>
    <w:rsid w:val="746EDD93"/>
    <w:rsid w:val="748E6CF0"/>
    <w:rsid w:val="7494736B"/>
    <w:rsid w:val="74C1A91D"/>
    <w:rsid w:val="74CC526F"/>
    <w:rsid w:val="74F325B1"/>
    <w:rsid w:val="74FCD730"/>
    <w:rsid w:val="74FE6143"/>
    <w:rsid w:val="7506BD76"/>
    <w:rsid w:val="751E43E4"/>
    <w:rsid w:val="752E9344"/>
    <w:rsid w:val="75310200"/>
    <w:rsid w:val="7536F2F6"/>
    <w:rsid w:val="754818F1"/>
    <w:rsid w:val="7558E168"/>
    <w:rsid w:val="75927EAE"/>
    <w:rsid w:val="7599511D"/>
    <w:rsid w:val="759F75BA"/>
    <w:rsid w:val="75BF1AA8"/>
    <w:rsid w:val="75DB333E"/>
    <w:rsid w:val="75DD5836"/>
    <w:rsid w:val="75E5AFEA"/>
    <w:rsid w:val="75FE59EE"/>
    <w:rsid w:val="7625F73A"/>
    <w:rsid w:val="76267652"/>
    <w:rsid w:val="7626E34D"/>
    <w:rsid w:val="7637B0DF"/>
    <w:rsid w:val="764A9B07"/>
    <w:rsid w:val="765E6578"/>
    <w:rsid w:val="7672B56F"/>
    <w:rsid w:val="768B85D7"/>
    <w:rsid w:val="768E86B0"/>
    <w:rsid w:val="76A758D8"/>
    <w:rsid w:val="76D7BABD"/>
    <w:rsid w:val="76E69C14"/>
    <w:rsid w:val="76F6AA01"/>
    <w:rsid w:val="771D84E8"/>
    <w:rsid w:val="77222199"/>
    <w:rsid w:val="77261E46"/>
    <w:rsid w:val="772B91CE"/>
    <w:rsid w:val="772C82EE"/>
    <w:rsid w:val="772CD0CB"/>
    <w:rsid w:val="7730B236"/>
    <w:rsid w:val="773505F5"/>
    <w:rsid w:val="773EA819"/>
    <w:rsid w:val="77419884"/>
    <w:rsid w:val="775102C3"/>
    <w:rsid w:val="7753DA5B"/>
    <w:rsid w:val="775A8643"/>
    <w:rsid w:val="777B3197"/>
    <w:rsid w:val="77A02E13"/>
    <w:rsid w:val="77A25FFF"/>
    <w:rsid w:val="77B3271F"/>
    <w:rsid w:val="77B68519"/>
    <w:rsid w:val="77DAB936"/>
    <w:rsid w:val="77DC813D"/>
    <w:rsid w:val="77E11589"/>
    <w:rsid w:val="77E13B3C"/>
    <w:rsid w:val="77F5A5A9"/>
    <w:rsid w:val="780D39E9"/>
    <w:rsid w:val="782E79F2"/>
    <w:rsid w:val="787727C9"/>
    <w:rsid w:val="7880356F"/>
    <w:rsid w:val="788BE578"/>
    <w:rsid w:val="78C4E669"/>
    <w:rsid w:val="78C7A6EA"/>
    <w:rsid w:val="78D21313"/>
    <w:rsid w:val="78F7CFA0"/>
    <w:rsid w:val="7907AFAD"/>
    <w:rsid w:val="7935B174"/>
    <w:rsid w:val="793F6031"/>
    <w:rsid w:val="7943040E"/>
    <w:rsid w:val="79458416"/>
    <w:rsid w:val="7945C308"/>
    <w:rsid w:val="79517323"/>
    <w:rsid w:val="79818036"/>
    <w:rsid w:val="7984F6D6"/>
    <w:rsid w:val="799380B6"/>
    <w:rsid w:val="799A9E67"/>
    <w:rsid w:val="79C2DD3C"/>
    <w:rsid w:val="79CF2CC9"/>
    <w:rsid w:val="79D81CBE"/>
    <w:rsid w:val="79F237E5"/>
    <w:rsid w:val="79FEA77D"/>
    <w:rsid w:val="7A16CC28"/>
    <w:rsid w:val="7A16F27B"/>
    <w:rsid w:val="7A1C2D65"/>
    <w:rsid w:val="7A3BCDD5"/>
    <w:rsid w:val="7A4A31C9"/>
    <w:rsid w:val="7A5A341F"/>
    <w:rsid w:val="7A5B8560"/>
    <w:rsid w:val="7A6DF63B"/>
    <w:rsid w:val="7A76D331"/>
    <w:rsid w:val="7A8A56CC"/>
    <w:rsid w:val="7A8DB84B"/>
    <w:rsid w:val="7A8F4F5C"/>
    <w:rsid w:val="7A91EDEF"/>
    <w:rsid w:val="7A983F16"/>
    <w:rsid w:val="7AD97AE3"/>
    <w:rsid w:val="7AE5250A"/>
    <w:rsid w:val="7AEB2645"/>
    <w:rsid w:val="7AF7CE06"/>
    <w:rsid w:val="7B05FD09"/>
    <w:rsid w:val="7B54C399"/>
    <w:rsid w:val="7B6494BE"/>
    <w:rsid w:val="7B7ACFE2"/>
    <w:rsid w:val="7B7B3136"/>
    <w:rsid w:val="7BB07456"/>
    <w:rsid w:val="7BC8FAB2"/>
    <w:rsid w:val="7BD8906D"/>
    <w:rsid w:val="7BDD7DC9"/>
    <w:rsid w:val="7BF1A494"/>
    <w:rsid w:val="7BF5E972"/>
    <w:rsid w:val="7BF8D285"/>
    <w:rsid w:val="7BFF8B3D"/>
    <w:rsid w:val="7C38407D"/>
    <w:rsid w:val="7C4CC44D"/>
    <w:rsid w:val="7C61E2D3"/>
    <w:rsid w:val="7C9FDABF"/>
    <w:rsid w:val="7CBDBC3E"/>
    <w:rsid w:val="7CC06803"/>
    <w:rsid w:val="7CE66E09"/>
    <w:rsid w:val="7CF57DC5"/>
    <w:rsid w:val="7CFFF354"/>
    <w:rsid w:val="7D1B4342"/>
    <w:rsid w:val="7D2405F7"/>
    <w:rsid w:val="7D348C93"/>
    <w:rsid w:val="7D98883C"/>
    <w:rsid w:val="7DA37959"/>
    <w:rsid w:val="7DACFF91"/>
    <w:rsid w:val="7DB15E9E"/>
    <w:rsid w:val="7DB96DB5"/>
    <w:rsid w:val="7DC77BC2"/>
    <w:rsid w:val="7DCCA0D1"/>
    <w:rsid w:val="7DFE3A7F"/>
    <w:rsid w:val="7E0A8C24"/>
    <w:rsid w:val="7E109E42"/>
    <w:rsid w:val="7E196CCF"/>
    <w:rsid w:val="7E19E42F"/>
    <w:rsid w:val="7E1B4E4F"/>
    <w:rsid w:val="7E256323"/>
    <w:rsid w:val="7E37556D"/>
    <w:rsid w:val="7E3AE7FE"/>
    <w:rsid w:val="7E47B17A"/>
    <w:rsid w:val="7E4B7E3D"/>
    <w:rsid w:val="7E528BBF"/>
    <w:rsid w:val="7E7BCEC6"/>
    <w:rsid w:val="7EA2064E"/>
    <w:rsid w:val="7EA66E4B"/>
    <w:rsid w:val="7EAA8DC5"/>
    <w:rsid w:val="7EF4C80B"/>
    <w:rsid w:val="7EF4F90E"/>
    <w:rsid w:val="7EF72FD1"/>
    <w:rsid w:val="7EFA2424"/>
    <w:rsid w:val="7F08E356"/>
    <w:rsid w:val="7F0E9840"/>
    <w:rsid w:val="7F21EAE9"/>
    <w:rsid w:val="7F39B381"/>
    <w:rsid w:val="7F450CB7"/>
    <w:rsid w:val="7F6A0BD0"/>
    <w:rsid w:val="7F6A79CD"/>
    <w:rsid w:val="7F6CACA3"/>
    <w:rsid w:val="7F723426"/>
    <w:rsid w:val="7F8BE486"/>
    <w:rsid w:val="7F99ABCC"/>
    <w:rsid w:val="7FB6F6A5"/>
    <w:rsid w:val="7FCBA7E5"/>
    <w:rsid w:val="7FCDB6AE"/>
    <w:rsid w:val="7FE3F0C1"/>
    <w:rsid w:val="7FFD553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6635"/>
  <w15:chartTrackingRefBased/>
  <w15:docId w15:val="{5FA32CD3-6A97-4346-84B7-6844C84E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5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2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0593"/>
    <w:pPr>
      <w:keepNext/>
      <w:keepLines/>
      <w:spacing w:before="80" w:after="40"/>
      <w:outlineLvl w:val="3"/>
    </w:pPr>
    <w:rPr>
      <w:rFonts w:ascii="Calibri" w:eastAsiaTheme="majorEastAsia" w:hAnsi="Calibri" w:cstheme="majorBidi"/>
      <w:i/>
      <w:iCs/>
      <w:color w:val="3A3A3A" w:themeColor="background2" w:themeShade="40"/>
      <w:sz w:val="22"/>
    </w:rPr>
  </w:style>
  <w:style w:type="paragraph" w:styleId="Heading5">
    <w:name w:val="heading 5"/>
    <w:basedOn w:val="Normal"/>
    <w:next w:val="Normal"/>
    <w:link w:val="Heading5Char"/>
    <w:uiPriority w:val="9"/>
    <w:semiHidden/>
    <w:unhideWhenUsed/>
    <w:qFormat/>
    <w:rsid w:val="00442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0593"/>
    <w:rPr>
      <w:rFonts w:ascii="Calibri" w:eastAsiaTheme="majorEastAsia" w:hAnsi="Calibri" w:cstheme="majorBidi"/>
      <w:i/>
      <w:iCs/>
      <w:color w:val="3A3A3A" w:themeColor="background2" w:themeShade="40"/>
      <w:kern w:val="0"/>
      <w:sz w:val="22"/>
      <w14:ligatures w14:val="none"/>
    </w:rPr>
  </w:style>
  <w:style w:type="character" w:customStyle="1" w:styleId="Heading5Char">
    <w:name w:val="Heading 5 Char"/>
    <w:basedOn w:val="DefaultParagraphFont"/>
    <w:link w:val="Heading5"/>
    <w:uiPriority w:val="9"/>
    <w:semiHidden/>
    <w:rsid w:val="00442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63"/>
    <w:rPr>
      <w:rFonts w:eastAsiaTheme="majorEastAsia" w:cstheme="majorBidi"/>
      <w:color w:val="272727" w:themeColor="text1" w:themeTint="D8"/>
    </w:rPr>
  </w:style>
  <w:style w:type="paragraph" w:styleId="Title">
    <w:name w:val="Title"/>
    <w:basedOn w:val="Normal"/>
    <w:next w:val="Normal"/>
    <w:link w:val="TitleChar"/>
    <w:uiPriority w:val="10"/>
    <w:qFormat/>
    <w:rsid w:val="00442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63"/>
    <w:pPr>
      <w:spacing w:before="160"/>
      <w:jc w:val="center"/>
    </w:pPr>
    <w:rPr>
      <w:i/>
      <w:iCs/>
      <w:color w:val="404040" w:themeColor="text1" w:themeTint="BF"/>
    </w:rPr>
  </w:style>
  <w:style w:type="character" w:customStyle="1" w:styleId="QuoteChar">
    <w:name w:val="Quote Char"/>
    <w:basedOn w:val="DefaultParagraphFont"/>
    <w:link w:val="Quote"/>
    <w:uiPriority w:val="29"/>
    <w:rsid w:val="00442163"/>
    <w:rPr>
      <w:i/>
      <w:iCs/>
      <w:color w:val="404040" w:themeColor="text1" w:themeTint="BF"/>
    </w:rPr>
  </w:style>
  <w:style w:type="paragraph" w:styleId="ListParagraph">
    <w:name w:val="List Paragraph"/>
    <w:basedOn w:val="Normal"/>
    <w:uiPriority w:val="34"/>
    <w:qFormat/>
    <w:rsid w:val="00442163"/>
    <w:pPr>
      <w:ind w:left="720"/>
      <w:contextualSpacing/>
    </w:pPr>
  </w:style>
  <w:style w:type="character" w:styleId="IntenseEmphasis">
    <w:name w:val="Intense Emphasis"/>
    <w:basedOn w:val="DefaultParagraphFont"/>
    <w:uiPriority w:val="21"/>
    <w:qFormat/>
    <w:rsid w:val="00442163"/>
    <w:rPr>
      <w:i/>
      <w:iCs/>
      <w:color w:val="0F4761" w:themeColor="accent1" w:themeShade="BF"/>
    </w:rPr>
  </w:style>
  <w:style w:type="paragraph" w:styleId="IntenseQuote">
    <w:name w:val="Intense Quote"/>
    <w:basedOn w:val="Normal"/>
    <w:next w:val="Normal"/>
    <w:link w:val="IntenseQuoteChar"/>
    <w:uiPriority w:val="30"/>
    <w:qFormat/>
    <w:rsid w:val="0044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63"/>
    <w:rPr>
      <w:i/>
      <w:iCs/>
      <w:color w:val="0F4761" w:themeColor="accent1" w:themeShade="BF"/>
    </w:rPr>
  </w:style>
  <w:style w:type="character" w:styleId="IntenseReference">
    <w:name w:val="Intense Reference"/>
    <w:basedOn w:val="DefaultParagraphFont"/>
    <w:uiPriority w:val="32"/>
    <w:qFormat/>
    <w:rsid w:val="00442163"/>
    <w:rPr>
      <w:b/>
      <w:bCs/>
      <w:smallCaps/>
      <w:color w:val="0F4761" w:themeColor="accent1" w:themeShade="BF"/>
      <w:spacing w:val="5"/>
    </w:rPr>
  </w:style>
  <w:style w:type="character" w:styleId="Strong">
    <w:name w:val="Strong"/>
    <w:basedOn w:val="DefaultParagraphFont"/>
    <w:uiPriority w:val="22"/>
    <w:qFormat/>
    <w:rsid w:val="00442163"/>
    <w:rPr>
      <w:b/>
      <w:bCs/>
    </w:rPr>
  </w:style>
  <w:style w:type="character" w:styleId="LineNumber">
    <w:name w:val="line number"/>
    <w:basedOn w:val="DefaultParagraphFont"/>
    <w:uiPriority w:val="99"/>
    <w:semiHidden/>
    <w:unhideWhenUsed/>
    <w:rsid w:val="00442163"/>
  </w:style>
  <w:style w:type="paragraph" w:styleId="NormalWeb">
    <w:name w:val="Normal (Web)"/>
    <w:basedOn w:val="Normal"/>
    <w:uiPriority w:val="99"/>
    <w:unhideWhenUsed/>
    <w:rsid w:val="00442163"/>
    <w:pPr>
      <w:spacing w:before="100" w:beforeAutospacing="1" w:after="100" w:afterAutospacing="1"/>
    </w:pPr>
  </w:style>
  <w:style w:type="character" w:customStyle="1" w:styleId="apple-converted-space">
    <w:name w:val="apple-converted-space"/>
    <w:basedOn w:val="DefaultParagraphFont"/>
    <w:rsid w:val="00442163"/>
  </w:style>
  <w:style w:type="paragraph" w:styleId="Revision">
    <w:name w:val="Revision"/>
    <w:hidden/>
    <w:uiPriority w:val="99"/>
    <w:semiHidden/>
    <w:rsid w:val="00442163"/>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42163"/>
    <w:rPr>
      <w:color w:val="666666"/>
    </w:rPr>
  </w:style>
  <w:style w:type="table" w:styleId="TableGrid">
    <w:name w:val="Table Grid"/>
    <w:basedOn w:val="TableNormal"/>
    <w:uiPriority w:val="59"/>
    <w:rsid w:val="00442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2163"/>
    <w:pPr>
      <w:tabs>
        <w:tab w:val="center" w:pos="4252"/>
        <w:tab w:val="right" w:pos="8504"/>
      </w:tabs>
    </w:pPr>
  </w:style>
  <w:style w:type="character" w:customStyle="1" w:styleId="HeaderChar">
    <w:name w:val="Header Char"/>
    <w:basedOn w:val="DefaultParagraphFont"/>
    <w:link w:val="Header"/>
    <w:uiPriority w:val="99"/>
    <w:rsid w:val="0044216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42163"/>
    <w:pPr>
      <w:tabs>
        <w:tab w:val="center" w:pos="4252"/>
        <w:tab w:val="right" w:pos="8504"/>
      </w:tabs>
    </w:pPr>
  </w:style>
  <w:style w:type="character" w:customStyle="1" w:styleId="FooterChar">
    <w:name w:val="Footer Char"/>
    <w:basedOn w:val="DefaultParagraphFont"/>
    <w:link w:val="Footer"/>
    <w:uiPriority w:val="99"/>
    <w:rsid w:val="00442163"/>
    <w:rPr>
      <w:rFonts w:ascii="Times New Roman" w:eastAsia="Times New Roman" w:hAnsi="Times New Roman" w:cs="Times New Roman"/>
      <w:kern w:val="0"/>
      <w14:ligatures w14:val="none"/>
    </w:rPr>
  </w:style>
  <w:style w:type="table" w:styleId="PlainTable1">
    <w:name w:val="Plain Table 1"/>
    <w:basedOn w:val="TableNormal"/>
    <w:uiPriority w:val="41"/>
    <w:rsid w:val="004421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42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4421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4421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4421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216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42163"/>
    <w:rPr>
      <w:color w:val="0000FF"/>
      <w:u w:val="single"/>
    </w:rPr>
  </w:style>
  <w:style w:type="character" w:customStyle="1" w:styleId="csl-left-margin">
    <w:name w:val="csl-left-margin"/>
    <w:basedOn w:val="DefaultParagraphFont"/>
    <w:rsid w:val="00442163"/>
  </w:style>
  <w:style w:type="character" w:customStyle="1" w:styleId="csl-right-inline">
    <w:name w:val="csl-right-inline"/>
    <w:basedOn w:val="DefaultParagraphFont"/>
    <w:rsid w:val="00442163"/>
  </w:style>
  <w:style w:type="character" w:styleId="UnresolvedMention">
    <w:name w:val="Unresolved Mention"/>
    <w:basedOn w:val="DefaultParagraphFont"/>
    <w:uiPriority w:val="99"/>
    <w:semiHidden/>
    <w:unhideWhenUsed/>
    <w:rsid w:val="00442163"/>
    <w:rPr>
      <w:color w:val="605E5C"/>
      <w:shd w:val="clear" w:color="auto" w:fill="E1DFDD"/>
    </w:rPr>
  </w:style>
  <w:style w:type="character" w:customStyle="1" w:styleId="CommentReference1">
    <w:name w:val="Comment Reference1"/>
    <w:basedOn w:val="DefaultParagraphFont"/>
    <w:uiPriority w:val="99"/>
    <w:semiHidden/>
    <w:unhideWhenUsed/>
    <w:rsid w:val="0008284B"/>
    <w:rPr>
      <w:sz w:val="16"/>
      <w:szCs w:val="16"/>
    </w:rPr>
  </w:style>
  <w:style w:type="paragraph" w:styleId="CommentSubject">
    <w:name w:val="annotation subject"/>
    <w:basedOn w:val="CommentText"/>
    <w:next w:val="CommentText"/>
    <w:link w:val="CommentSubjectChar"/>
    <w:uiPriority w:val="99"/>
    <w:semiHidden/>
    <w:unhideWhenUsed/>
    <w:rsid w:val="00C47156"/>
    <w:rPr>
      <w:b/>
      <w:bCs/>
    </w:rPr>
  </w:style>
  <w:style w:type="character" w:customStyle="1" w:styleId="CommentSubjectChar">
    <w:name w:val="Comment Subject Char"/>
    <w:basedOn w:val="CommentTextChar"/>
    <w:link w:val="CommentSubject"/>
    <w:uiPriority w:val="99"/>
    <w:semiHidden/>
    <w:rsid w:val="00C47156"/>
    <w:rPr>
      <w:rFonts w:ascii="Times New Roman" w:eastAsia="Times New Roman" w:hAnsi="Times New Roman" w:cs="Times New Roman"/>
      <w:b/>
      <w:bCs/>
      <w:kern w:val="0"/>
      <w:sz w:val="20"/>
      <w:szCs w:val="20"/>
      <w14:ligatures w14:val="none"/>
    </w:rPr>
  </w:style>
  <w:style w:type="table" w:styleId="PlainTable2">
    <w:name w:val="Plain Table 2"/>
    <w:basedOn w:val="TableNormal"/>
    <w:uiPriority w:val="42"/>
    <w:rsid w:val="004421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DefaultParagraphFont"/>
    <w:rsid w:val="00F372C0"/>
  </w:style>
  <w:style w:type="character" w:customStyle="1" w:styleId="mord">
    <w:name w:val="mord"/>
    <w:basedOn w:val="DefaultParagraphFont"/>
    <w:rsid w:val="00F372C0"/>
  </w:style>
  <w:style w:type="character" w:styleId="FollowedHyperlink">
    <w:name w:val="FollowedHyperlink"/>
    <w:basedOn w:val="DefaultParagraphFont"/>
    <w:uiPriority w:val="99"/>
    <w:semiHidden/>
    <w:unhideWhenUsed/>
    <w:rsid w:val="008D7CE1"/>
    <w:rPr>
      <w:color w:val="96607D" w:themeColor="followedHyperlink"/>
      <w:u w:val="single"/>
    </w:rPr>
  </w:style>
  <w:style w:type="paragraph" w:styleId="NoSpacing">
    <w:name w:val="No Spacing"/>
    <w:uiPriority w:val="1"/>
    <w:qFormat/>
    <w:rsid w:val="009C038F"/>
    <w:pPr>
      <w:spacing w:after="0" w:line="240" w:lineRule="auto"/>
    </w:pPr>
    <w:rPr>
      <w:kern w:val="0"/>
      <w:sz w:val="22"/>
      <w:szCs w:val="22"/>
      <w:lang w:val="en-US" w:eastAsia="en-US"/>
      <w14:ligatures w14:val="none"/>
    </w:rPr>
  </w:style>
  <w:style w:type="paragraph" w:styleId="BodyText">
    <w:name w:val="Body Text"/>
    <w:basedOn w:val="Normal"/>
    <w:link w:val="BodyTextChar"/>
    <w:uiPriority w:val="99"/>
    <w:unhideWhenUsed/>
    <w:rsid w:val="009C038F"/>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9C038F"/>
    <w:rPr>
      <w:kern w:val="0"/>
      <w:sz w:val="22"/>
      <w:szCs w:val="22"/>
      <w:lang w:val="en-US" w:eastAsia="en-US"/>
      <w14:ligatures w14:val="none"/>
    </w:rPr>
  </w:style>
  <w:style w:type="paragraph" w:styleId="BodyText2">
    <w:name w:val="Body Text 2"/>
    <w:basedOn w:val="Normal"/>
    <w:link w:val="BodyText2Char"/>
    <w:uiPriority w:val="99"/>
    <w:unhideWhenUsed/>
    <w:rsid w:val="009C038F"/>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9C038F"/>
    <w:rPr>
      <w:kern w:val="0"/>
      <w:sz w:val="22"/>
      <w:szCs w:val="22"/>
      <w:lang w:val="en-US" w:eastAsia="en-US"/>
      <w14:ligatures w14:val="none"/>
    </w:rPr>
  </w:style>
  <w:style w:type="paragraph" w:styleId="BodyText3">
    <w:name w:val="Body Text 3"/>
    <w:basedOn w:val="Normal"/>
    <w:link w:val="BodyText3Char"/>
    <w:uiPriority w:val="99"/>
    <w:unhideWhenUsed/>
    <w:rsid w:val="009C038F"/>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9C038F"/>
    <w:rPr>
      <w:kern w:val="0"/>
      <w:sz w:val="16"/>
      <w:szCs w:val="16"/>
      <w:lang w:val="en-US" w:eastAsia="en-US"/>
      <w14:ligatures w14:val="none"/>
    </w:rPr>
  </w:style>
  <w:style w:type="paragraph" w:styleId="List">
    <w:name w:val="List"/>
    <w:basedOn w:val="Normal"/>
    <w:uiPriority w:val="99"/>
    <w:unhideWhenUsed/>
    <w:rsid w:val="009C038F"/>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9C038F"/>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9C038F"/>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9C038F"/>
    <w:pPr>
      <w:numPr>
        <w:numId w:val="1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9C038F"/>
    <w:pPr>
      <w:numPr>
        <w:numId w:val="1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9C038F"/>
    <w:pPr>
      <w:numPr>
        <w:numId w:val="18"/>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9C038F"/>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9C038F"/>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9C038F"/>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9C038F"/>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9C038F"/>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9C038F"/>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9C038F"/>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val="en-US" w:eastAsia="en-US"/>
      <w14:ligatures w14:val="none"/>
    </w:rPr>
  </w:style>
  <w:style w:type="character" w:customStyle="1" w:styleId="MacroTextChar">
    <w:name w:val="Macro Text Char"/>
    <w:basedOn w:val="DefaultParagraphFont"/>
    <w:link w:val="MacroText"/>
    <w:uiPriority w:val="99"/>
    <w:rsid w:val="009C038F"/>
    <w:rPr>
      <w:rFonts w:ascii="Courier" w:hAnsi="Courier"/>
      <w:kern w:val="0"/>
      <w:sz w:val="20"/>
      <w:szCs w:val="20"/>
      <w:lang w:val="en-US" w:eastAsia="en-US"/>
      <w14:ligatures w14:val="none"/>
    </w:rPr>
  </w:style>
  <w:style w:type="paragraph" w:styleId="Caption">
    <w:name w:val="caption"/>
    <w:basedOn w:val="Normal"/>
    <w:next w:val="Normal"/>
    <w:uiPriority w:val="35"/>
    <w:semiHidden/>
    <w:unhideWhenUsed/>
    <w:qFormat/>
    <w:rsid w:val="009C038F"/>
    <w:pPr>
      <w:spacing w:after="200"/>
    </w:pPr>
    <w:rPr>
      <w:rFonts w:asciiTheme="minorHAnsi" w:eastAsiaTheme="minorEastAsia" w:hAnsiTheme="minorHAnsi" w:cstheme="minorBidi"/>
      <w:b/>
      <w:bCs/>
      <w:color w:val="156082" w:themeColor="accent1"/>
      <w:sz w:val="18"/>
      <w:szCs w:val="18"/>
      <w:lang w:val="en-US" w:eastAsia="en-US"/>
    </w:rPr>
  </w:style>
  <w:style w:type="character" w:styleId="Emphasis">
    <w:name w:val="Emphasis"/>
    <w:basedOn w:val="DefaultParagraphFont"/>
    <w:uiPriority w:val="20"/>
    <w:qFormat/>
    <w:rsid w:val="009C038F"/>
    <w:rPr>
      <w:i/>
      <w:iCs/>
    </w:rPr>
  </w:style>
  <w:style w:type="character" w:styleId="SubtleEmphasis">
    <w:name w:val="Subtle Emphasis"/>
    <w:basedOn w:val="DefaultParagraphFont"/>
    <w:uiPriority w:val="19"/>
    <w:qFormat/>
    <w:rsid w:val="009C038F"/>
    <w:rPr>
      <w:i/>
      <w:iCs/>
      <w:color w:val="808080" w:themeColor="text1" w:themeTint="7F"/>
    </w:rPr>
  </w:style>
  <w:style w:type="character" w:styleId="SubtleReference">
    <w:name w:val="Subtle Reference"/>
    <w:basedOn w:val="DefaultParagraphFont"/>
    <w:uiPriority w:val="31"/>
    <w:qFormat/>
    <w:rsid w:val="009C038F"/>
    <w:rPr>
      <w:smallCaps/>
      <w:color w:val="E97132" w:themeColor="accent2"/>
      <w:u w:val="single"/>
    </w:rPr>
  </w:style>
  <w:style w:type="character" w:styleId="BookTitle">
    <w:name w:val="Book Title"/>
    <w:basedOn w:val="DefaultParagraphFont"/>
    <w:uiPriority w:val="33"/>
    <w:qFormat/>
    <w:rsid w:val="009C038F"/>
    <w:rPr>
      <w:b/>
      <w:bCs/>
      <w:smallCaps/>
      <w:spacing w:val="5"/>
    </w:rPr>
  </w:style>
  <w:style w:type="paragraph" w:styleId="TOCHeading">
    <w:name w:val="TOC Heading"/>
    <w:basedOn w:val="Heading1"/>
    <w:next w:val="Normal"/>
    <w:uiPriority w:val="39"/>
    <w:semiHidden/>
    <w:unhideWhenUsed/>
    <w:qFormat/>
    <w:rsid w:val="009C038F"/>
    <w:pPr>
      <w:spacing w:before="480" w:after="0" w:line="276" w:lineRule="auto"/>
      <w:outlineLvl w:val="9"/>
    </w:pPr>
    <w:rPr>
      <w:b/>
      <w:bCs/>
      <w:sz w:val="28"/>
      <w:szCs w:val="28"/>
      <w:lang w:val="en-US" w:eastAsia="en-US"/>
    </w:rPr>
  </w:style>
  <w:style w:type="table" w:styleId="LightShading">
    <w:name w:val="Light Shading"/>
    <w:basedOn w:val="TableNormal"/>
    <w:uiPriority w:val="60"/>
    <w:rsid w:val="009C038F"/>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C038F"/>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C038F"/>
    <w:pPr>
      <w:spacing w:after="0" w:line="240" w:lineRule="auto"/>
    </w:pPr>
    <w:rPr>
      <w:color w:val="BF4E14" w:themeColor="accent2" w:themeShade="BF"/>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C038F"/>
    <w:pPr>
      <w:spacing w:after="0" w:line="240" w:lineRule="auto"/>
    </w:pPr>
    <w:rPr>
      <w:color w:val="124F1A" w:themeColor="accent3" w:themeShade="BF"/>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C038F"/>
    <w:pPr>
      <w:spacing w:after="0" w:line="240" w:lineRule="auto"/>
    </w:pPr>
    <w:rPr>
      <w:color w:val="0B769F" w:themeColor="accent4" w:themeShade="BF"/>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C038F"/>
    <w:pPr>
      <w:spacing w:after="0" w:line="240" w:lineRule="auto"/>
    </w:pPr>
    <w:rPr>
      <w:color w:val="77206D" w:themeColor="accent5" w:themeShade="BF"/>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C038F"/>
    <w:pPr>
      <w:spacing w:after="0" w:line="240" w:lineRule="auto"/>
    </w:pPr>
    <w:rPr>
      <w:color w:val="3A7C22" w:themeColor="accent6" w:themeShade="BF"/>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5078716&amp;pre=&amp;suf=&amp;sa=0&amp;dbf=0" TargetMode="External"/><Relationship Id="rId21" Type="http://schemas.openxmlformats.org/officeDocument/2006/relationships/hyperlink" Target="https://sciwheel.com/work/citation?ids=18538180&amp;pre=&amp;suf=&amp;sa=0&amp;dbf=0" TargetMode="External"/><Relationship Id="rId42" Type="http://schemas.openxmlformats.org/officeDocument/2006/relationships/hyperlink" Target="https://sciwheel.com/work/citation?ids=16489976&amp;pre=&amp;suf=&amp;sa=0&amp;dbf=0" TargetMode="External"/><Relationship Id="rId47" Type="http://schemas.openxmlformats.org/officeDocument/2006/relationships/hyperlink" Target="https://sciwheel.com/work/bibliography/13012391" TargetMode="External"/><Relationship Id="rId63" Type="http://schemas.openxmlformats.org/officeDocument/2006/relationships/hyperlink" Target="https://sciwheel.com/work/bibliography/18332060" TargetMode="External"/><Relationship Id="rId68" Type="http://schemas.openxmlformats.org/officeDocument/2006/relationships/hyperlink" Target="https://sciwheel.com/work/bibliography/18670440" TargetMode="External"/><Relationship Id="rId84" Type="http://schemas.openxmlformats.org/officeDocument/2006/relationships/image" Target="media/image7.png"/><Relationship Id="rId89" Type="http://schemas.openxmlformats.org/officeDocument/2006/relationships/image" Target="media/image12.png"/><Relationship Id="rId16" Type="http://schemas.openxmlformats.org/officeDocument/2006/relationships/hyperlink" Target="https://sciwheel.com/work/citation?ids=18551749&amp;pre=&amp;suf=&amp;sa=0&amp;dbf=0" TargetMode="External"/><Relationship Id="rId11" Type="http://schemas.openxmlformats.org/officeDocument/2006/relationships/hyperlink" Target="https://sciwheel.com/work/citation?ids=13012391&amp;pre=&amp;suf=&amp;sa=0&amp;dbf=0" TargetMode="External"/><Relationship Id="rId32" Type="http://schemas.openxmlformats.org/officeDocument/2006/relationships/hyperlink" Target="https://sciwheel.com/work/citation?ids=15078716&amp;pre=&amp;suf=&amp;sa=0&amp;dbf=0" TargetMode="External"/><Relationship Id="rId37" Type="http://schemas.openxmlformats.org/officeDocument/2006/relationships/hyperlink" Target="https://sciwheel.com/work/citation?ids=18843339&amp;pre=&amp;suf=&amp;sa=0&amp;dbf=0" TargetMode="External"/><Relationship Id="rId53" Type="http://schemas.openxmlformats.org/officeDocument/2006/relationships/hyperlink" Target="https://sciwheel.com/work/bibliography/17919057" TargetMode="External"/><Relationship Id="rId58" Type="http://schemas.openxmlformats.org/officeDocument/2006/relationships/hyperlink" Target="https://sciwheel.com/work/bibliography/18568087" TargetMode="External"/><Relationship Id="rId74" Type="http://schemas.openxmlformats.org/officeDocument/2006/relationships/hyperlink" Target="https://sciwheel.com/work/bibliography/4814056" TargetMode="External"/><Relationship Id="rId79" Type="http://schemas.openxmlformats.org/officeDocument/2006/relationships/image" Target="media/image2.png"/><Relationship Id="rId5" Type="http://schemas.openxmlformats.org/officeDocument/2006/relationships/webSettings" Target="webSettings.xml"/><Relationship Id="rId90" Type="http://schemas.openxmlformats.org/officeDocument/2006/relationships/image" Target="media/image13.png"/><Relationship Id="rId22" Type="http://schemas.openxmlformats.org/officeDocument/2006/relationships/hyperlink" Target="https://sciwheel.com/work/citation?ids=17825734,18332060,18538180,17372528,18031543&amp;pre=&amp;pre=&amp;pre=&amp;pre=&amp;pre=&amp;suf=&amp;suf=&amp;suf=&amp;suf=&amp;suf=&amp;sa=0,0,0,0,0&amp;dbf=0&amp;dbf=0&amp;dbf=0&amp;dbf=0&amp;dbf=0" TargetMode="External"/><Relationship Id="rId27" Type="http://schemas.openxmlformats.org/officeDocument/2006/relationships/hyperlink" Target="https://sciwheel.com/work/citation?ids=16987000,18670440&amp;pre=&amp;pre=&amp;suf=&amp;suf=&amp;sa=0,0&amp;dbf=0&amp;dbf=0" TargetMode="External"/><Relationship Id="rId43" Type="http://schemas.openxmlformats.org/officeDocument/2006/relationships/hyperlink" Target="https://sciwheel.com/work/citation?ids=15078716&amp;pre=&amp;suf=&amp;sa=0&amp;dbf=0" TargetMode="External"/><Relationship Id="rId48" Type="http://schemas.openxmlformats.org/officeDocument/2006/relationships/hyperlink" Target="https://sciwheel.com/work/bibliography/17731174" TargetMode="External"/><Relationship Id="rId64" Type="http://schemas.openxmlformats.org/officeDocument/2006/relationships/hyperlink" Target="https://sciwheel.com/work/bibliography/17372528" TargetMode="External"/><Relationship Id="rId69" Type="http://schemas.openxmlformats.org/officeDocument/2006/relationships/hyperlink" Target="https://sciwheel.com/work/bibliography/13449189" TargetMode="External"/><Relationship Id="rId8" Type="http://schemas.openxmlformats.org/officeDocument/2006/relationships/hyperlink" Target="mailto:hyolim.kang@nagasaki-u.ac.jp" TargetMode="External"/><Relationship Id="rId51" Type="http://schemas.openxmlformats.org/officeDocument/2006/relationships/hyperlink" Target="https://sciwheel.com/work/bibliography/16489973" TargetMode="External"/><Relationship Id="rId72" Type="http://schemas.openxmlformats.org/officeDocument/2006/relationships/hyperlink" Target="https://sciwheel.com/work/bibliography/18843339" TargetMode="External"/><Relationship Id="rId80" Type="http://schemas.openxmlformats.org/officeDocument/2006/relationships/image" Target="media/image3.png"/><Relationship Id="rId85" Type="http://schemas.openxmlformats.org/officeDocument/2006/relationships/image" Target="media/image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sciwheel.com/work/citation?ids=17731174,16487586&amp;pre=&amp;pre=&amp;suf=&amp;suf=&amp;sa=0,0&amp;dbf=0&amp;dbf=0" TargetMode="External"/><Relationship Id="rId17" Type="http://schemas.openxmlformats.org/officeDocument/2006/relationships/hyperlink" Target="https://sciwheel.com/work/citation?ids=18551749,18837338,18688106&amp;pre=&amp;pre=&amp;pre=&amp;suf=&amp;suf=&amp;suf=&amp;sa=0,0,0&amp;dbf=0&amp;dbf=0&amp;dbf=0" TargetMode="External"/><Relationship Id="rId25" Type="http://schemas.openxmlformats.org/officeDocument/2006/relationships/hyperlink" Target="https://sciwheel.com/work/citation?ids=18551749&amp;pre=&amp;suf=&amp;sa=0&amp;dbf=0" TargetMode="External"/><Relationship Id="rId33" Type="http://schemas.openxmlformats.org/officeDocument/2006/relationships/hyperlink" Target="https://sciwheel.com/work/citation?ids=15078716&amp;pre=&amp;suf=&amp;sa=0&amp;dbf=0" TargetMode="External"/><Relationship Id="rId38" Type="http://schemas.openxmlformats.org/officeDocument/2006/relationships/hyperlink" Target="https://sciwheel.com/work/citation?ids=18688106,18551749,18551857&amp;pre=&amp;pre=&amp;pre=&amp;suf=&amp;suf=&amp;suf=&amp;sa=0,0,0&amp;dbf=0&amp;dbf=0&amp;dbf=0" TargetMode="External"/><Relationship Id="rId46" Type="http://schemas.openxmlformats.org/officeDocument/2006/relationships/hyperlink" Target="https://sciwheel.com/work/bibliography/12383358" TargetMode="External"/><Relationship Id="rId59" Type="http://schemas.openxmlformats.org/officeDocument/2006/relationships/hyperlink" Target="https://sciwheel.com/work/bibliography/18701459" TargetMode="External"/><Relationship Id="rId67" Type="http://schemas.openxmlformats.org/officeDocument/2006/relationships/hyperlink" Target="https://sciwheel.com/work/bibliography/16987000" TargetMode="External"/><Relationship Id="rId20" Type="http://schemas.openxmlformats.org/officeDocument/2006/relationships/hyperlink" Target="https://sciwheel.com/work/citation?ids=18223492&amp;pre=&amp;suf=&amp;sa=0&amp;dbf=0" TargetMode="External"/><Relationship Id="rId41" Type="http://schemas.openxmlformats.org/officeDocument/2006/relationships/hyperlink" Target="https://sciwheel.com/work/citation?ids=18185870&amp;pre=&amp;suf=&amp;sa=0&amp;dbf=0" TargetMode="External"/><Relationship Id="rId54" Type="http://schemas.openxmlformats.org/officeDocument/2006/relationships/hyperlink" Target="https://sciwheel.com/work/bibliography/18675320" TargetMode="External"/><Relationship Id="rId62" Type="http://schemas.openxmlformats.org/officeDocument/2006/relationships/hyperlink" Target="https://sciwheel.com/work/bibliography/17825734" TargetMode="External"/><Relationship Id="rId70" Type="http://schemas.openxmlformats.org/officeDocument/2006/relationships/hyperlink" Target="https://sciwheel.com/work/bibliography/18551857" TargetMode="External"/><Relationship Id="rId75" Type="http://schemas.openxmlformats.org/officeDocument/2006/relationships/hyperlink" Target="https://sciwheel.com/work/bibliography/18185870" TargetMode="External"/><Relationship Id="rId83" Type="http://schemas.openxmlformats.org/officeDocument/2006/relationships/image" Target="media/image6.png"/><Relationship Id="rId88" Type="http://schemas.openxmlformats.org/officeDocument/2006/relationships/image" Target="media/image11.png"/><Relationship Id="rId9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8675320&amp;pre=&amp;suf=&amp;sa=0&amp;dbf=0" TargetMode="External"/><Relationship Id="rId23" Type="http://schemas.openxmlformats.org/officeDocument/2006/relationships/hyperlink" Target="https://sciwheel.com/work/citation?ids=18551964&amp;pre=&amp;suf=&amp;sa=0&amp;dbf=0" TargetMode="External"/><Relationship Id="rId28" Type="http://schemas.openxmlformats.org/officeDocument/2006/relationships/hyperlink" Target="https://sciwheel.com/work/citation?ids=13449189&amp;pre=&amp;suf=&amp;sa=0&amp;dbf=0" TargetMode="External"/><Relationship Id="rId36" Type="http://schemas.openxmlformats.org/officeDocument/2006/relationships/hyperlink" Target="https://sciwheel.com/work/citation?ids=15220253&amp;pre=&amp;suf=&amp;sa=0&amp;dbf=0" TargetMode="External"/><Relationship Id="rId49" Type="http://schemas.openxmlformats.org/officeDocument/2006/relationships/hyperlink" Target="https://sciwheel.com/work/bibliography/16487586" TargetMode="External"/><Relationship Id="rId57" Type="http://schemas.openxmlformats.org/officeDocument/2006/relationships/hyperlink" Target="https://sciwheel.com/work/bibliography/18688106" TargetMode="External"/><Relationship Id="rId10" Type="http://schemas.openxmlformats.org/officeDocument/2006/relationships/hyperlink" Target="https://sciwheel.com/work/citation?ids=16033691,12383358&amp;pre=&amp;pre=&amp;suf=&amp;suf=&amp;sa=0,0&amp;dbf=0&amp;dbf=0" TargetMode="External"/><Relationship Id="rId31" Type="http://schemas.openxmlformats.org/officeDocument/2006/relationships/hyperlink" Target="https://sciwheel.com/work/citation?ids=16987000,18670440&amp;pre=&amp;pre=&amp;suf=&amp;suf=&amp;sa=0,0&amp;dbf=0&amp;dbf=0" TargetMode="External"/><Relationship Id="rId44" Type="http://schemas.openxmlformats.org/officeDocument/2006/relationships/hyperlink" Target="https://github.com/hyolimkang/CHIK_benefit_risk_modelling" TargetMode="External"/><Relationship Id="rId52" Type="http://schemas.openxmlformats.org/officeDocument/2006/relationships/hyperlink" Target="https://sciwheel.com/work/bibliography/15078716" TargetMode="External"/><Relationship Id="rId60" Type="http://schemas.openxmlformats.org/officeDocument/2006/relationships/hyperlink" Target="https://sciwheel.com/work/bibliography/18223492" TargetMode="External"/><Relationship Id="rId65" Type="http://schemas.openxmlformats.org/officeDocument/2006/relationships/hyperlink" Target="https://sciwheel.com/work/bibliography/18031543" TargetMode="External"/><Relationship Id="rId73" Type="http://schemas.openxmlformats.org/officeDocument/2006/relationships/hyperlink" Target="https://sciwheel.com/work/bibliography/17908017" TargetMode="External"/><Relationship Id="rId78" Type="http://schemas.openxmlformats.org/officeDocument/2006/relationships/image" Target="media/image1.png"/><Relationship Id="rId81" Type="http://schemas.openxmlformats.org/officeDocument/2006/relationships/image" Target="media/image4.png"/><Relationship Id="rId86"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sciwheel.com/work/citation?ids=16033691&amp;pre=&amp;suf=&amp;sa=0&amp;dbf=0" TargetMode="External"/><Relationship Id="rId13" Type="http://schemas.openxmlformats.org/officeDocument/2006/relationships/hyperlink" Target="https://sciwheel.com/work/citation?ids=7161600,16489973&amp;pre=&amp;pre=&amp;suf=&amp;suf=&amp;sa=0,0&amp;dbf=0&amp;dbf=0" TargetMode="External"/><Relationship Id="rId18" Type="http://schemas.openxmlformats.org/officeDocument/2006/relationships/hyperlink" Target="https://sciwheel.com/work/citation?ids=18568087&amp;pre=&amp;suf=&amp;sa=0&amp;dbf=0" TargetMode="External"/><Relationship Id="rId39" Type="http://schemas.openxmlformats.org/officeDocument/2006/relationships/hyperlink" Target="https://sciwheel.com/work/citation?ids=17908017&amp;pre=&amp;suf=&amp;sa=0&amp;dbf=0" TargetMode="External"/><Relationship Id="rId34" Type="http://schemas.openxmlformats.org/officeDocument/2006/relationships/hyperlink" Target="https://sciwheel.com/work/citation?ids=18538180&amp;pre=&amp;suf=&amp;sa=0&amp;dbf=0" TargetMode="External"/><Relationship Id="rId50" Type="http://schemas.openxmlformats.org/officeDocument/2006/relationships/hyperlink" Target="https://sciwheel.com/work/bibliography/7161600" TargetMode="External"/><Relationship Id="rId55" Type="http://schemas.openxmlformats.org/officeDocument/2006/relationships/hyperlink" Target="https://sciwheel.com/work/bibliography/18551749" TargetMode="External"/><Relationship Id="rId76" Type="http://schemas.openxmlformats.org/officeDocument/2006/relationships/hyperlink" Target="https://sciwheel.com/work/bibliography/16489976" TargetMode="External"/><Relationship Id="rId7" Type="http://schemas.openxmlformats.org/officeDocument/2006/relationships/endnotes" Target="endnotes.xml"/><Relationship Id="rId71" Type="http://schemas.openxmlformats.org/officeDocument/2006/relationships/hyperlink" Target="https://sciwheel.com/work/bibliography/15220253"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sciwheel.com/work/citation?ids=18538180&amp;pre=&amp;suf=&amp;sa=0&amp;dbf=0" TargetMode="External"/><Relationship Id="rId24" Type="http://schemas.openxmlformats.org/officeDocument/2006/relationships/hyperlink" Target="https://sciwheel.com/work/citation?ids=18538180&amp;pre=&amp;suf=&amp;sa=0&amp;dbf=0" TargetMode="External"/><Relationship Id="rId40" Type="http://schemas.openxmlformats.org/officeDocument/2006/relationships/hyperlink" Target="https://sciwheel.com/work/citation?ids=4814056&amp;pre=&amp;suf=&amp;sa=0&amp;dbf=0" TargetMode="External"/><Relationship Id="rId45" Type="http://schemas.openxmlformats.org/officeDocument/2006/relationships/hyperlink" Target="https://sciwheel.com/work/bibliography/16033691" TargetMode="External"/><Relationship Id="rId66" Type="http://schemas.openxmlformats.org/officeDocument/2006/relationships/hyperlink" Target="https://sciwheel.com/work/bibliography/18551964" TargetMode="External"/><Relationship Id="rId87" Type="http://schemas.openxmlformats.org/officeDocument/2006/relationships/image" Target="media/image10.png"/><Relationship Id="rId61" Type="http://schemas.openxmlformats.org/officeDocument/2006/relationships/hyperlink" Target="https://sciwheel.com/work/bibliography/18538180" TargetMode="External"/><Relationship Id="rId82" Type="http://schemas.openxmlformats.org/officeDocument/2006/relationships/image" Target="media/image5.png"/><Relationship Id="rId19" Type="http://schemas.openxmlformats.org/officeDocument/2006/relationships/hyperlink" Target="https://sciwheel.com/work/citation?ids=18701459&amp;pre=&amp;suf=&amp;sa=0&amp;dbf=0" TargetMode="External"/><Relationship Id="rId14" Type="http://schemas.openxmlformats.org/officeDocument/2006/relationships/hyperlink" Target="https://sciwheel.com/work/citation?ids=15078716,17919057&amp;pre=&amp;pre=&amp;suf=&amp;suf=&amp;sa=0,0&amp;dbf=0&amp;dbf=0" TargetMode="External"/><Relationship Id="rId30" Type="http://schemas.openxmlformats.org/officeDocument/2006/relationships/hyperlink" Target="https://sciwheel.com/work/citation?ids=18551857&amp;pre=&amp;suf=&amp;sa=0&amp;dbf=0" TargetMode="External"/><Relationship Id="rId35" Type="http://schemas.openxmlformats.org/officeDocument/2006/relationships/hyperlink" Target="https://sciwheel.com/work/citation?ids=15078716&amp;pre=&amp;suf=&amp;sa=0&amp;dbf=0" TargetMode="External"/><Relationship Id="rId56" Type="http://schemas.openxmlformats.org/officeDocument/2006/relationships/hyperlink" Target="https://sciwheel.com/work/bibliography/18837338" TargetMode="External"/><Relationship Id="rId77" Type="http://schemas.openxmlformats.org/officeDocument/2006/relationships/hyperlink" Target="https://sciwheel.com/work/bibliography/16826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275C9-AA74-614C-8CE2-86BD313EAE03}">
  <we:reference id="wa200002534" version="7.0.0.1" store="en-001" storeType="OMEX"/>
  <we:alternateReferences>
    <we:reference id="wa200002534" version="7.0.0.1" store="en-001" storeType="OMEX"/>
  </we:alternateReferences>
  <we:properties>
    <we:property name="sciwheel-csl-items" value="[{&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quot;title&quot;:&quot;Altered Immunocompetence | Vaccines &amp; Immunizations | CDC&quot;,&quot;accessed&quot;:{&quot;date-parts&quot;:[[&quot;2026&quot;,&quot;5&quot;,&quot;4&quot;]]},&quot;id&quot;:&quot;18843339&quot;,&quot;type&quot;:&quot;webpage&quot;,&quot;author&quot;:[{&quot;family&quot;:&quot;C D C&quot;}],&quot;issued&quot;:{&quot;date-parts&quot;:[[&quot;2023&quot;,&quot;8&quot;,&quot;1&quot;]]},&quot;URL&quot;:&quot;https://www.cdc.gov/vaccines/hcp/imz-best-practices/altered-immunocompetence.html?utm_source=chatgpt.com&quot;,&quot;citation-label&quot;:&quot;18843339&quot;},{&quot;title&quot;:&quot;Global, regional and national burden of chikungunya: force of infection mapping and spatial modelling study.&quot;,&quot;volume&quot;:&quot;10&quot;,&quot;issue&quot;:&quot;10&quot;,&quot;journalAbbreviation&quot;:&quot;BMJ Glob Health&quot;,&quot;id&quot;:&quot;18332060&quot;,&quot;type&quot;:&quot;article-journal&quot;,&quot;container-title&quot;:&quot;BMJ Global Health&quot;,&quot;container-title-short&quot;:&quot;BMJ Glob Health&quot;,&quot;abstract&quot;:&quot;INTRODUCTION: Chikungunya virus, an arbovirus transmitted by Aedes mosquitoes, causes epidemics in tropical regions with potential risk in higher latitudes. Our aim is to estimate the global, regional and national burden of chikungunya across affected and environmentally suitable at-risk regions.METHODS: We used a random forest model to predict force of infection and estimate chikungunya burden at high spatial resolution (5×5 km) using covariates from climatic, socioeconomic and ecological domains. We used a focal scenario to estimate the observed burden (lower bound) and an at-risk scenario to estimate the potential burden (upper bound) of chikungunya transmission.RESULTS: We predicted global long-term average annual force of infection at 0.012 (95% UI: 0.007 to 0.019) for focal scenario and 0.013 (95% UI: 0.005 to 0.03) for at-risk scenario in 103 countries. We estimated global chikungunya burden annually of 14.4 million (95% UI: 11.0 to 17.8 million) infections and 0.96 million (95% UI: 0.56 to 1.6 million) disability-adjusted life years (DALYs) in the focal scenario, and 34.9 million infections (95% UI: 26.7 to 43.1 million) and 2.3 million DALYs (95% UI: 1.4 to 3.8 million) in the at-risk scenario for 2020. The chronic phase accounts for 54% of chikungunya burden, with relatively higher burden among 40-60-year-old population, with mortality disproportionately affecting children under 10 and adults over 80.CONCLUSION: While chikungunya transmission has high geographical uncertainty, high force of infection is not limited to tropical regions and is distributed across all continents. Our estimates of chikungunya burden are useful for prioritisation of regions and target age groups for chikungunya vaccine introduction.© Author(s) (or their employer(s)) 2025. Re-use permitted under CC BY-NC. No commercial re-use. See rights and permissions. Published by BMJ Group.&quot;,&quot;author&quot;:[{&quot;family&quot;:&quot;Kang&quot;,&quot;given&quot;:&quot;Hyolim&quot;},{&quot;family&quot;:&quot;Lim&quot;,&quot;given&quot;:&quot;Ahyoung&quot;},{&quot;family&quot;:&quot;Auzenbergs&quot;,&quot;given&quot;:&quot;Megan&quot;},{&quot;family&quot;:&quot;Clark&quot;,&quot;given&quot;:&quot;Andrew&quot;},{&quot;family&quot;:&quot;Colón-González&quot;,&quot;given&quot;:&quot;Felipe J&quot;},{&quot;family&quot;:&quot;Salje&quot;,&quot;given&quot;:&quot;Henrik&quot;},{&quot;family&quot;:&quot;Clapham&quot;,&quot;given&quot;:&quot;Hannah&quot;},{&quot;family&quot;:&quot;Carrera&quot;,&quot;given&quot;:&quot;Jean Paul&quot;},{&quot;family&quot;:&quot;Kim&quot;,&quot;given&quot;:&quot;Jong-Hoon&quot;},{&quot;family&quot;:&quot;Malarski&quot;,&quot;given&quot;:&quot;Maya&quot;},{&quot;family&quot;:&quot;López-Vergès&quot;,&quot;given&quot;:&quot;Sandra&quot;},{&quot;family&quot;:&quot;Cucunubá&quot;,&quot;given&quot;:&quot;Zulma M&quot;},{&quot;family&quot;:&quot;Cerqueira-Silva&quot;,&quot;given&quot;:&quot;Thiago&quot;},{&quot;family&quot;:&quot;Edmunds&quot;,&quot;given&quot;:&quot;William John&quot;},{&quot;family&quot;:&quot;Sahastrabuddhe&quot;,&quot;given&quot;:&quot;Sushant&quot;},{&quot;family&quot;:&quot;Brady&quot;,&quot;given&quot;:&quot;Oliver J&quot;},{&quot;family&quot;:&quot;Abbas&quot;,&quot;given&quot;:&quot;Kaja&quot;}],&quot;issued&quot;:{&quot;date-parts&quot;:[[&quot;2025&quot;,&quot;10&quot;,&quot;1&quot;]]},&quot;DOI&quot;:&quot;10.1136/bmjgh-2024-018598&quot;,&quot;PMID&quot;:&quot;41033690&quot;,&quot;citation-label&quot;:&quot;18332060&quot;},{&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Antibody persistence and safety of a live-attenuated chikungunya virus vaccine up to 2 years after single-dose administration in adults in the USA: a single-arm, multicentre, phase 3b study.&quot;,&quot;journalAbbreviation&quot;:&quot;Lancet Infect. Dis.&quot;,&quot;id&quot;:&quot;16826344&quot;,&quot;type&quot;:&quot;article-journal&quot;,&quot;container-title&quot;:&quot;The Lancet Infectious Diseases&quot;,&quot;container-title-short&quot;:&quot;Lancet Infect. Dis.&quot;,&quot;author&quot;:[{&quot;family&quot;:&quot;McMahon&quot;,&quot;given&quot;:&quot;Robert&quot;},{&quot;family&quot;:&quot;Toepfer&quot;,&quot;given&quot;:&quot;Sebastian&quot;},{&quot;family&quot;:&quot;Sattler&quot;,&quot;given&quot;:&quot;Natascha&quot;},{&quot;family&quot;:&quot;Schneider&quot;,&quot;given&quot;:&quot;Martina&quot;},{&quot;family&quot;:&quot;Narciso-Abraham&quot;,&quot;given&quot;:&quot;Marivic&quot;},{&quot;family&quot;:&quot;Hadl&quot;,&quot;given&quot;:&quot;Sandra&quot;},{&quot;family&quot;:&quot;Hochreiter&quot;,&quot;given&quot;:&quot;Romana&quot;},{&quot;family&quot;:&quot;Kosulin&quot;,&quot;given&quot;:&quot;Karin&quot;},{&quot;family&quot;:&quot;Mader&quot;,&quot;given&quot;:&quot;Robert&quot;},{&quot;family&quot;:&quot;Zoihsl&quot;,&quot;given&quot;:&quot;Oliver&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Carlos&quot;}],&quot;issued&quot;:{&quot;date-parts&quot;:[[&quot;2024&quot;,&quot;8&quot;,&quot;12&quot;]]},&quot;DOI&quot;:&quot;10.1016/S1473-3099(24)00357-8&quot;,&quot;PMID&quot;:&quot;39146946&quot;,&quot;citation-label&quot;:&quot;16826344&quot;},{&quot;title&quot;:&quot;Yellow fever vaccine: an updated assessment of advanced age as a risk factor for serious adverse events.&quot;,&quot;page&quot;:&quot;3256-3263&quot;,&quot;volume&quot;:&quot;23&quot;,&quot;issue&quot;:&quot;25&quot;,&quot;journalAbbreviation&quot;:&quot;Vaccine&quot;,&quot;id&quot;:&quot;18185870&quot;,&quot;type&quot;:&quot;article-journal&quot;,&quot;container-title&quot;:&quot;Vaccine&quot;,&quot;container-title-short&quot;:&quot;Vaccine&quot;,&quot;abstract&quot;:&quot;Since 1996, the scientific community has become aware of 14 reports of yellow fever vaccine (YEL)-associated viscerotropic disease (YEL-AVD) cases and four reports of YEL-associated neurotropic disease (YEL-AND) worldwide, changing our understanding of the risks of the vaccine. Based on 722 adverse event reports after YEL submitted to the U.S. Vaccine Adverse Event Reporting System in 1990-2002, we updated the estimates of the age-adjusted reporting rates of serious adverse events, YEL-AVD and YEL-AND. We found that the reporting rates of serious adverse events were significantly higher among vaccinees aged &gt; or =60 years than among those 19-29 years of age (reporting rate ratio = 5.9, 95% CI 1.6-22.2). Yellow fever is a serious and potentially fatal disease. For elderly travelers, the risk for severe illness and death due to yellow fever infection should be balanced against the risk of a serious adverse event due to YEL.&quot;,&quot;author&quot;:[{&quot;family&quot;:&quot;Khromava&quot;,&quot;given&quot;:&quot;Alena Y&quot;},{&quot;family&quot;:&quot;Eidex&quot;,&quot;given&quot;:&quot;Rachel Barwick&quot;},{&quot;family&quot;:&quot;Weld&quot;,&quot;given&quot;:&quot;Leisa H&quot;},{&quot;family&quot;:&quot;Kohl&quot;,&quot;given&quot;:&quot;Katrin S&quot;},{&quot;family&quot;:&quot;Bradshaw&quot;,&quot;given&quot;:&quot;Robert D&quot;},{&quot;family&quot;:&quot;Chen&quot;,&quot;given&quot;:&quot;Robert T&quot;},{&quot;family&quot;:&quot;Cetron&quot;,&quot;given&quot;:&quot;Martin S&quot;},{&quot;family&quot;:&quot;Yellow Fever Vaccine Safety Working Group&quot;}],&quot;issued&quot;:{&quot;date-parts&quot;:[[&quot;2005&quot;,&quot;5&quot;,&quot;9&quot;]]},&quot;DOI&quot;:&quot;10.1016/j.vaccine.2005.01.089&quot;,&quot;PMID&quot;:&quot;15837230&quot;,&quot;citation-label&quot;:&quot;18185870&quot;},{&quot;title&quot;:&quot;Recommendations for the use of chikungunya live attenuated vaccine (IXCHIQ)&quot;,&quot;accessed&quot;:{&quot;date-parts&quot;:[[&quot;2026&quot;,&quot;4&quot;,&quot;30&quot;]]},&quot;id&quot;:&quot;18837338&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837338&quot;},{&quot;title&quot;:&quot;Valneva and Instituto Butantan Announce Initiation of a Pilot Vaccination Campaign in Brazil with Single-Shot Chikungunya Vaccine IXCHIQ&quot;,&quot;accessed&quot;:{&quot;date-parts&quot;:[[&quot;2026&quot;,&quot;3&quot;,&quot;5&quot;]]},&quot;id&quot;:&quot;18701459&quot;,&quot;type&quot;:&quot;webpage&quot;,&quot;author&quot;:[{&quot;family&quot;:&quot;Valneva&quot;}],&quot;issued&quot;:{&quot;date-parts&quot;:[[&quot;2026&quot;,&quot;2&quot;,&quot;3&quot;]]},&quot;URL&quot;:&quot;https://valneva.com/wp-content/uploads/2026/02/2026_02_03_VLA_Butantan_PVS_PR_EN_Final.pdf&quot;,&quot;citation-label&quot;:&quot;18701459&quot;},{&quot;title&quot;:&quot;The Long-Term Safety, Public Health Impact, and Cost-Effectiveness of Routine Vaccination with a Recombinant, Live-Attenuated Dengue Vaccine (Dengvaxia): A Model Comparison Study.&quot;,&quot;page&quot;:&quot;e1002181&quot;,&quot;volume&quot;:&quot;13&quot;,&quot;issue&quot;:&quot;11&quot;,&quot;journalAbbreviation&quot;:&quot;PLoS Med.&quot;,&quot;id&quot;:&quot;4814056&quot;,&quot;type&quot;:&quot;article-journal&quot;,&quot;container-title&quot;:&quot;PLoS Medicine&quot;,&quot;container-title-short&quot;:&quot;PLoS Med.&quot;,&quot;author&quot;:[{&quot;family&quot;:&quot;Flasche&quot;,&quot;given&quot;:&quot;Stefan&quot;},{&quot;family&quot;:&quot;Jit&quot;,&quot;given&quot;:&quot;Mark&quot;},{&quot;family&quot;:&quot;Rodríguez-Barraquer&quot;,&quot;given&quot;:&quot;Isabel&quot;},{&quot;family&quot;:&quot;Coudeville&quot;,&quot;given&quot;:&quot;Laurent&quot;},{&quot;family&quot;:&quot;Recker&quot;,&quot;given&quot;:&quot;Mario&quot;},{&quot;family&quot;:&quot;Koelle&quot;,&quot;given&quot;:&quot;Katia&quot;},{&quot;family&quot;:&quot;Milne&quot;,&quot;given&quot;:&quot;George&quot;},{&quot;family&quot;:&quot;Hladish&quot;,&quot;given&quot;:&quot;Thomas J&quot;},{&quot;family&quot;:&quot;Perkins&quot;,&quot;given&quot;:&quot;T Alex&quot;},{&quot;family&quot;:&quot;Cummings&quot;,&quot;given&quot;:&quot;Derek A T&quot;},{&quot;family&quot;:&quot;Dorigatti&quot;,&quot;given&quot;:&quot;Ilaria&quot;},{&quot;family&quot;:&quot;Laydon&quot;,&quot;given&quot;:&quot;Daniel J&quot;},{&quot;family&quot;:&quot;España&quot;,&quot;given&quot;:&quot;Guido&quot;},{&quot;family&quot;:&quot;Kelso&quot;,&quot;given&quot;:&quot;Joel&quot;},{&quot;family&quot;:&quot;Longini&quot;,&quot;given&quot;:&quot;Ira&quot;},{&quot;family&quot;:&quot;Lourenco&quot;,&quot;given&quot;:&quot;Jose&quot;},{&quot;family&quot;:&quot;Pearson&quot;,&quot;given&quot;:&quot;Carl A B&quot;},{&quot;family&quot;:&quot;Reiner&quot;,&quot;given&quot;:&quot;Robert C&quot;},{&quot;family&quot;:&quot;Mier-Y-Terán-Romero&quot;,&quot;given&quot;:&quot;Luis&quot;},{&quot;family&quot;:&quot;Vannice&quot;,&quot;given&quot;:&quot;Kirsten&quot;},{&quot;family&quot;:&quot;Ferguson&quot;,&quot;given&quot;:&quot;Neil&quot;}],&quot;issued&quot;:{&quot;date-parts&quot;:[[&quot;2016&quot;,&quot;11&quot;,&quot;29&quot;]]},&quot;DOI&quot;:&quot;10.1371/journal.pmed.1002181&quot;,&quot;PMID&quot;:&quot;27898668&quot;,&quot;PMCID&quot;:&quot;PMC5127514&quot;,&quot;citation-label&quot;:&quot;4814056&quot;},{&quot;title&quot;:&quot;IXCHIQ Chikungunya vaccine: updates to restrictions of use following safety review - GOV.UK&quot;,&quot;accessed&quot;:{&quot;date-parts&quot;:[[&quot;2026&quot;,&quot;3&quot;,&quot;1&quot;]]},&quot;id&quot;:&quot;18688106&quot;,&quot;type&quot;:&quot;webpage&quot;,&quot;author&quot;:[{&quot;family&quot;:&quot;GOV UK&quot;}],&quot;issued&quot;:{&quot;date-parts&quot;:[[&quot;2026&quot;,&quot;2&quot;,&quot;11&quot;]]},&quot;URL&quot;:&quot;https://www.gov.uk/drug-safety-update/ixchiq-chikungunya-vaccine-updates-to-restrictions-of-use-following-safety-review&quot;,&quot;citation-label&quot;:&quot;18688106&quot;},{&quot;title&quot;:&quot;Chikungunya : Les autorités sanitaires retirent les personnes de 65 ans et plus des cibles de la campagne de vaccination contre le chikungunya avec le vaccin IXCHIQ à La Réunion et à Mayotte | Agence Régionale de Santé La Réunion&quot;,&quot;accessed&quot;:{&quot;date-parts&quot;:[[&quot;2026&quot;,&quot;2&quot;,&quot;25&quot;]]},&quot;id&quot;:&quot;18675320&quot;,&quot;type&quot;:&quot;webpage&quot;,&quot;author&quot;:[{&quot;family&quot;:&quot;RÉPUBLIQUE FRANÇAISE&quot;}],&quot;issued&quot;:{&quot;date-parts&quot;:[[&quot;2025&quot;,&quot;4&quot;,&quot;26&quot;]]},&quot;URL&quot;:&quot;https://www.lareunion.ars.sante.fr/chikungunya-les-autorites-sanitaires-retirent-les-personnes-de-65-ans-et-plus-des-cibles-de-la?utm_source=chatgpt.com&quot;,&quot;citation-label&quot;:&quot;18675320&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Valneva Provides Update on Chikungunya Vaccine IXCHIQ® - Valneva&quot;,&quot;accessed&quot;:{&quot;date-parts&quot;:[[&quot;2026&quot;,&quot;1&quot;,&quot;26&quot;]]},&quot;id&quot;:&quot;18568087&quot;,&quot;type&quot;:&quot;webpage&quot;,&quot;author&quot;:[{&quot;family&quot;:&quot;Valneva&quot;}],&quot;issued&quot;:{&quot;date-parts&quot;:[[&quot;2026&quot;,&quot;1&quot;,&quot;19&quot;]]},&quot;URL&quot;:&quot;https://valneva.com/press-release/valneva-provides-update-on-chikungunya-vaccine-ixchiq/&quot;,&quot;citation-label&quot;:&quot;18568087&quot;},{&quot;title&quot;:&quot;Surveillance for adverse events following use of live attenuated chikungunya vaccine, United States, 2024, and the associated public health response in 2024 and 2025.&quot;,&quot;volume&quot;:&quot;30&quot;,&quot;issue&quot;:&quot;32&quot;,&quot;journalAbbreviation&quot;:&quot;Euro Surveill.&quot;,&quot;id&quot;:&quot;18223492&quot;,&quot;type&quot;:&quot;article-journal&quot;,&quot;container-title&quot;:&quot;Euro Surveillance&quot;,&quot;container-title-short&quot;:&quot;Euro Surveill.&quot;,&quot;abstract&quot;:&quot;A live attenuated chikungunya vaccine (IXCHIQ) received licensure in the United States (US) for ≥ 18-year-olds in November 2023. Post-licensure safety surveillance identified 28 adverse events in 2024 among US persons, including six neurological or cardiac serious adverse events (SAEs) in males ≥ 65 years. In early 2025, providers were alerted, a precaution for older persons was issued and vaccine guidance was updated. In May, following 11 additional SAEs reported outside the US, use in older persons was temporarily paused until 6 August 2025.&quot;,&quot;author&quot;:[{&quot;family&quot;:&quot;Hills&quot;,&quot;given&quot;:&quot;Susan L&quot;},{&quot;family&quot;:&quot;Sutter&quot;,&quot;given&quot;:&quot;Rebekah A&quot;},{&quot;family&quot;:&quot;Miller&quot;,&quot;given&quot;:&quot;Elaine R&quot;},{&quot;family&quot;:&quot;Asturias&quot;,&quot;given&quot;:&quot;Edwin J&quot;},{&quot;family&quot;:&quot;Chen&quot;,&quot;given&quot;:&quot;Lin H&quot;},{&quot;family&quot;:&quot;Bell&quot;,&quot;given&quot;:&quot;Beth P&quot;},{&quot;family&quot;:&quot;McNeil&quot;,&quot;given&quot;:&quot;Michael M&quot;},{&quot;family&quot;:&quot;Rakickas&quot;,&quot;given&quot;:&quot;Jeffrey&quot;},{&quot;family&quot;:&quot;Wharton&quot;,&quot;given&quot;:&quot;Melinda&quot;},{&quot;family&quot;:&quot;Meyer&quot;,&quot;given&quot;:&quot;Sarah&quot;},{&quot;family&quot;:&quot;Staples&quot;,&quot;given&quot;:&quot;J Erin&quot;}],&quot;issued&quot;:{&quot;date-parts&quot;:[[&quot;2025&quot;,&quot;8&quot;]]},&quot;DOI&quot;:&quot;10.2807/1560-7917.ES.2025.30.32.2500543&quot;,&quot;PMID&quot;:&quot;40814789&quot;,&quot;citation-label&quot;:&quot;18223492&quot;},{&quot;title&quot;:&quot;A framework for risk–benefit analysis of vaccines approved through accelerated pathways&quot;,&quot;page&quot;:&quot;120-128&quot;,&quot;volume&quot;:&quot;1&quot;,&quot;issue&quot;:&quot;1&quot;,&quot;journalAbbreviation&quot;:&quot;Nat. Health&quot;,&quot;id&quot;:&quot;18551964&quot;,&quot;type&quot;:&quot;article-journal&quot;,&quot;container-title&quot;:&quot;Nature Health&quot;,&quot;container-title-short&quot;:&quot;Nat. Health&quot;,&quot;abstract&quot;:&quot;Alternative regulatory pathways for vaccine licensure without traditional Phase III efficacy trials are of increasing priority for epidemic pathogens. Using IXCHIQ, a chikungunya virus vaccine licensed through an accelerated pathway, we demonstrate that prior understanding of disease risk from infection can inform risk–benefit assessments for new vaccines. The mass deployment of IXCHIQ during an outbreak in La Réunion was suspended in those aged over 65 years following three deaths in vaccine recipients, although two appear unlikely to have been vaccine-linked. For individuals aged 18–64 years, we find the vaccine benefits outweigh risks across epidemiological settings. In those aged over 65 years, we estimate a net benefit in large outbreaks, including the La Réunion outbreak, and endemic settings over ten years. There is insufficient evidence of a net benefit in smaller outbreaks or in travellers. We also identify the level of vaccine-associated severe adverse events that would nevertheless still result in a net benefit for a set of endemic and epidemic pathogens. Our generalizable approach can help guide trial recruitment, inform vaccine implementation, and provide a foundation for weighing potential benefits against vaccine-associated risks.&quot;,&quot;author&quot;:[{&quot;family&quot;:&quot;Cracknell Daniels&quot;,&quot;given&quot;:&quot;Bethan&quot;},{&quot;family&quot;:&quot;Endy&quot;,&quot;given&quot;:&quot;Timothy&quot;},{&quot;family&quot;:&quot;Lewnard&quot;,&quot;given&quot;:&quot;Joseph&quot;},{&quot;family&quot;:&quot;Di Fabio&quot;,&quot;given&quot;:&quot;Jose Luis&quot;},{&quot;family&quot;:&quot;Cortes-Azuero&quot;,&quot;given&quot;:&quot;Oscar&quot;},{&quot;family&quot;:&quot;Breugelmans&quot;,&quot;given&quot;:&quot;J. Gabrielle&quot;},{&quot;family&quot;:&quot;Cauchemez&quot;,&quot;given&quot;:&quot;Simon&quot;},{&quot;family&quot;:&quot;Precioso&quot;,&quot;given&quot;:&quot;Alexander&quot;},{&quot;family&quot;:&quot;Ko&quot;,&quot;given&quot;:&quot;Albert&quot;},{&quot;family&quot;:&quot;Chandler&quot;,&quot;given&quot;:&quot;Rebecca E.&quot;},{&quot;family&quot;:&quot;Thomas&quot;,&quot;given&quot;:&quot;Stephen J.&quot;},{&quot;family&quot;:&quot;Lurie&quot;,&quot;given&quot;:&quot;Nicole&quot;},{&quot;family&quot;:&quot;Salje&quot;,&quot;given&quot;:&quot;Henrik&quot;}],&quot;issued&quot;:{&quot;date-parts&quot;:[[&quot;2026&quot;,&quot;1&quot;,&quot;15&quot;]]},&quot;DOI&quot;:&quot;10.1038/s44360-025-00027-4&quot;,&quot;citation-label&quot;:&quot;18551964&quot;},{&quot;title&quot;:&quot;Recommendations for the use of chikungunya live attenuated vaccine (IXCHIQ)&quot;,&quot;accessed&quot;:{&quot;date-parts&quot;:[[&quot;2026&quot;,&quot;1&quot;,&quot;20&quot;]]},&quot;id&quot;:&quot;18551857&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55185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Chikungunya virus virus-like particle vaccine safety and immunogenicity in adolescents and adults in the USA: a phase 3, randomised, double-blind, placebo-controlled trial.&quot;,&quot;page&quot;:&quot;1343-1352&quot;,&quot;volume&quot;:&quot;405&quot;,&quot;issue&quot;:&quot;10487&quot;,&quot;journalAbbreviation&quot;:&quot;Lancet&quot;,&quot;id&quot;:&quot;17919057&quot;,&quot;type&quot;:&quot;article-journal&quot;,&quot;container-title&quot;:&quot;The Lancet&quot;,&quot;container-title-short&quot;:&quot;Lancet&quot;,&quot;author&quot;:[{&quot;family&quot;:&quot;Richardson&quot;,&quot;given&quot;:&quot;Jason S&quot;},{&quot;family&quot;:&quot;Anderson&quot;,&quot;given&quot;:&quot;Deborah M&quot;},{&quot;family&quot;:&quot;Mendy&quot;,&quot;given&quot;:&quot;Jason&quot;},{&quot;family&quot;:&quot;Tindale&quot;,&quot;given&quot;:&quot;Lauren C&quot;},{&quot;family&quot;:&quot;Muhammad&quot;,&quot;given&quot;:&quot;Sufia&quot;},{&quot;family&quot;:&quot;Loreth&quot;,&quot;given&quot;:&quot;Tobi&quot;},{&quot;family&quot;:&quot;Tredo&quot;,&quot;given&quot;:&quot;Sarah Royalty&quot;},{&quot;family&quot;:&quot;Warfield&quot;,&quot;given&quot;:&quot;Kelly L&quot;},{&quot;family&quot;:&quot;Ramanathan&quot;,&quot;given&quot;:&quot;Roshan&quot;},{&quot;family&quot;:&quot;Caso&quot;,&quot;given&quot;:&quot;Jorge T&quot;},{&quot;family&quot;:&quot;Jenkins&quot;,&quot;given&quot;:&quot;Victoria A&quot;},{&quot;family&quot;:&quot;Ajiboye&quot;,&quot;given&quot;:&quot;Patrick&quot;},{&quot;family&quot;:&quot;Bedell&quot;,&quot;given&quot;:&quot;Lisa&quot;},{&quot;family&quot;:&quot;EBSI-CV-317-004 Study Group&quot;}],&quot;issued&quot;:{&quot;date-parts&quot;:[[&quot;2025&quot;,&quot;4&quot;,&quot;19&quot;]]},&quot;DOI&quot;:&quot;10.1016/S0140-6736(25)00345-9&quot;,&quot;PMID&quot;:&quot;40158526&quot;,&quot;citation-label&quot;:&quot;17919057&quot;},{&quot;title&quot;:&quot;Ixchiq | European Medicines Agency (EMA)&quot;,&quot;accessed&quot;:{&quot;date-parts&quot;:[[&quot;2025&quot;,&quot;5&quot;,&quot;28&quot;]]},&quot;id&quot;:&quot;17908017&quot;,&quot;type&quot;:&quot;webpage&quot;,&quot;author&quot;:[{&quot;family&quot;:&quot;E M A&quot;}],&quot;issued&quot;:{&quot;date-parts&quot;:[[]]},&quot;URL&quot;:&quot;https://www.ema.europa.eu/en/medicines/human/EPAR/ixchiq&quot;,&quot;citation-label&quot;:&quot;17908017&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Strategic vaccination responses to Chikungunya outbreaks in Rome: Insights from a dynamic transmission model.&quot;,&quot;page&quot;:&quot;e0012713&quot;,&quot;volume&quot;:&quot;18&quot;,&quot;issue&quot;:&quot;12&quot;,&quot;journalAbbreviation&quot;:&quot;PLoS Negl. Trop. Dis.&quot;,&quot;id&quot;:&quot;17372528&quot;,&quot;type&quot;:&quot;article-journal&quot;,&quot;container-title&quot;:&quot;PLoS Neglected Tropical Diseases&quot;,&quot;container-title-short&quot;:&quot;PLoS Negl. Trop. Dis.&quot;,&quot;abstract&quot;:&quot;BACKGROUND: Chikungunya virus (CHIKV) outbreaks, driven by the expanding habitat of the Aedes albopictus mosquito and global climate change, pose a significant threat to public health. Our study evaluates the effectiveness of emergency vaccination using a dynamic disease transmission model for a potential large-scale outbreak in Rome, Italy.METHODS: The model incorporates a susceptible-exposed-infected-recovered (SEIR) framework for human and mosquito populations, taking into account temperature-dependent mosquito lifecycle dynamics, human-mosquito interactions, and various vaccination scenarios.FINDINGS: Results indicate that emergency vaccination could significantly mitigate the impact of a CHIKV outbreak. Without vaccination, an outbreak is estimated to infect up to 6.21% of Rome's population, equating to approximately 170,762 individuals. Implementing rapid vaccination after detecting the virus in ten individuals and achieving 40% coverage could reduce infection rates by 82%, preventing 139,805 cases. Scenario and sensitivity analyses confirm that even with lower vaccination coverage rates, significant benefits are observed: at 10% coverage, the number of infections drops to 115,231, and at 20% coverage, it further reduces to 76,031. These scenarios indicate prevention of approximately 33% and 55% of infections, respectively.CONCLUSIONS: The findings highlight the critical role of timely vaccination interventions in outbreak settings, demonstrating that even modest coverage levels can markedly decrease the spread of CHIKV. This study underscores the importance of preparedness, early detection and adaptive response capabilities to manage emerging infectious diseases in urban centres, advocating for strategic vaccine stockpiling and rapid deployment mechanisms to enhance public health outcomes.Copyright: © 2024 Sloof et al. This is an open access article distributed under the terms of the Creative Commons Attribution License, which permits unrestricted use, distribution, and reproduction in any medium, provided the original author and source are credited.&quot;,&quot;author&quot;:[{&quot;family&quot;:&quot;Sloof&quot;,&quot;given&quot;:&quot;Albertus Constantijn&quot;},{&quot;family&quot;:&quot;Boer&quot;,&quot;given&quot;:&quot;Martijn&quot;},{&quot;family&quot;:&quot;Vondeling&quot;,&quot;given&quot;:&quot;Gerard T&quot;},{&quot;family&quot;:&quot;de Roo&quot;,&quot;given&quot;:&quot;Adrianne M&quot;},{&quot;family&quot;:&quot;Jaramillo&quot;,&quot;given&quot;:&quot;Juan Carlos&quot;},{&quot;family&quot;:&quot;Postma&quot;,&quot;given&quot;:&quot;Maarten J&quot;}],&quot;issued&quot;:{&quot;date-parts&quot;:[[&quot;2024&quot;,&quot;12&quot;,&quot;9&quot;]]},&quot;DOI&quot;:&quot;10.1371/journal.pntd.0012713&quot;,&quot;PMID&quot;:&quot;39652620&quot;,&quot;PMCID&quot;:&quot;PMC11658691&quot;,&quot;citation-label&quot;:&quot;17372528&quot;},{&quot;title&quot;:&quot;ACCELERATED APPROVAL REQUIREMENTS&quot;,&quot;id&quot;:&quot;17731178&quot;,&quot;type&quot;:&quot;article-journal&quot;,&quot;author&quot;:[{&quot;family&quot;:&quot;US Food and Drug Administration&quot;}],&quot;issued&quot;:{&quot;date-parts&quot;:[[&quot;2025&quot;,&quot;2&quot;,&quot;14&quot;]]},&quot;citation-label&quot;:&quot;17731178&quot;},{&quot;title&quot;:&quot;SINANWEB - Página inicial&quot;,&quot;accessed&quot;:{&quot;date-parts&quot;:[[&quot;2024&quot;,&quot;10&quot;,&quot;1&quot;]]},&quot;id&quot;:&quot;16987000&quot;,&quot;type&quot;:&quot;webpage&quot;,&quot;issued&quot;:{&quot;date-parts&quot;:[[&quot;2024&quot;]]},&quot;URL&quot;:&quot;http://portalsinan.saude.gov.br/&quot;,&quot;citation-label&quot;:&quot;16987000&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Programmatic considerations and evidence gaps for chikungunya vaccine introduction in countries at risk of chikungunya outbreaks: Stakeholder analysis.&quot;,&quot;page&quot;:&quot;e0012075&quot;,&quot;volume&quot;:&quot;18&quot;,&quot;issue&quot;:&quot;4&quot;,&quot;journalAbbreviation&quot;:&quot;PLoS Negl. Trop. Dis.&quot;,&quot;id&quot;:&quot;16489976&quot;,&quot;type&quot;:&quot;article-journal&quot;,&quot;container-title&quot;:&quot;PLoS Neglected Tropical Diseases&quot;,&quot;container-title-short&quot;:&quot;PLoS Negl. Trop. Dis.&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Copyright: © 2024 Auzenbergs et al. This is an open access article distributed under the terms of the Creative Commons Attribution License, which permits unrestricted use, distribution, and reproduction in any medium, provided the original author and source are credited.&quot;,&quot;author&quot;:[{&quot;family&quot;:&quot;Auzenbergs&quot;,&quot;given&quot;:&quot;Megan&quot;},{&quot;family&quot;:&quot;Maure&quot;,&quot;given&quot;:&quot;Clara&quot;},{&quot;family&quot;:&quot;Kang&quot;,&quot;given&quot;:&quot;Hyolim&quot;},{&quot;family&quot;:&quot;Clark&quot;,&quot;given&quot;:&quot;Andrew&quot;},{&quot;family&quot;:&quot;Brady&quot;,&quot;given&quot;:&quot;Oliver&quot;},{&quot;family&quot;:&quot;Sahastrabuddhe&quot;,&quot;given&quot;:&quot;Sushant&quot;},{&quot;family&quot;:&quot;Abbas&quot;,&quot;given&quot;:&quot;Kaja&quot;}],&quot;issued&quot;:{&quot;date-parts&quot;:[[&quot;2024&quot;,&quot;4&quot;,&quot;4&quot;]]},&quot;DOI&quot;:&quot;10.1371/journal.pntd.0012075&quot;,&quot;PMID&quot;:&quot;38574163&quot;,&quot;PMCID&quot;:&quot;PMC11020901&quot;,&quot;citation-label&quot;:&quot;16489976&quot;},{&quot;title&quot;:&quot;Effectiveness of CHIKV vaccine VLA1553 demonstrated by passive transfer of human sera.&quot;,&quot;volume&quot;:&quot;7&quot;,&quot;issue&quot;:&quot;14&quot;,&quot;journalAbbreviation&quot;:&quot;JCI Insight&quot;,&quot;id&quot;:&quot;16489973&quot;,&quot;type&quot;:&quot;article-journal&quot;,&quot;container-title&quot;:&quot;Journal of Clinical Investigation Insight&quot;,&quot;container-title-short&quot;:&quot;JCI Insight&quot;,&quot;abstract&quot;:&quot;Chikungunya virus (CHIKV) is a reemerging mosquito-borne alphavirus responsible for numerous outbreaks. Chikungunya can cause debilitating acute and chronic disease. Thus, the development of a safe and effective CHIKV vaccine is an urgent global health priority. This study evaluated the effectiveness of the live-attenuated CHIKV vaccine VLA1553 against WT CHIKV infection by using passive transfer of sera from vaccinated volunteers to nonhuman primates (NHP) subsequently exposed to WT CHIKV and established a serological surrogate of protection. We demonstrated that human VLA1553 sera transferred to NHPs conferred complete protection from CHIKV viremia and fever after challenge with homologous WT CHIKV. In addition, serum transfer protected animals from other CHIKV-associated clinical symptoms and from CHIKV persistence in tissue. Based on this passive transfer study, a 50% micro-plaque reduction neutralization test titer of ≥ 150 was determined as a surrogate of protection, which was supported by analysis of samples from a seroepidemiological study. In conclusion, considering the unfeasibility of an efficacy trial due to the unpredictability and explosive, rapidly moving nature of chikungunya outbreaks, the definition of a surrogate of protection for VLA1553 is an important step toward vaccine licensure to reduce the medical burden caused by chikungunya.&quot;,&quot;author&quot;:[{&quot;family&quot;:&quot;Roques&quot;,&quot;given&quot;:&quot;Pierre&quot;},{&quot;family&quot;:&quot;Fritzer&quot;,&quot;given&quot;:&quot;Andrea&quot;},{&quot;family&quot;:&quot;Dereuddre-Bosquet&quot;,&quot;given&quot;:&quot;Nathalie&quot;},{&quot;family&quot;:&quot;Wressnigg&quot;,&quot;given&quot;:&quot;Nina&quot;},{&quot;family&quot;:&quot;Hochreiter&quot;,&quot;given&quot;:&quot;Romana&quot;},{&quot;family&quot;:&quot;Bossevot&quot;,&quot;given&quot;:&quot;Laetitia&quot;},{&quot;family&quot;:&quot;Pascal&quot;,&quot;given&quot;:&quot;Quentin&quot;},{&quot;family&quot;:&quot;Guehenneux&quot;,&quot;given&quot;:&quot;Fabienne&quot;},{&quot;family&quot;:&quot;Bitzer&quot;,&quot;given&quot;:&quot;Annegret&quot;},{&quot;family&quot;:&quot;Corbic Ramljak&quot;,&quot;given&quot;:&quot;Irena&quot;},{&quot;family&quot;:&quot;Le Grand&quot;,&quot;given&quot;:&quot;Roger&quot;},{&quot;family&quot;:&quot;Lundberg&quot;,&quot;given&quot;:&quot;Urban&quot;},{&quot;family&quot;:&quot;Meinke&quot;,&quot;given&quot;:&quot;Andreas&quot;}],&quot;issued&quot;:{&quot;date-parts&quot;:[[&quot;2022&quot;,&quot;7&quot;,&quot;22&quot;]]},&quot;DOI&quot;:&quot;10.1172/jci.insight.160173&quot;,&quot;PMID&quot;:&quot;35700051&quot;,&quot;PMCID&quot;:&quot;PMC9431671&quot;,&quot;citation-label&quot;:&quot;16489973&quot;},{&quot;title&quot;:&quot;Single-shot live-attenuated chikungunya vaccine in healthy adults: a phase 1, randomised controlled trial.&quot;,&quot;page&quot;:&quot;1193-1203&quot;,&quot;volume&quot;:&quot;20&quot;,&quot;issue&quot;:&quot;10&quot;,&quot;journalAbbreviation&quot;:&quot;Lancet Infect. Dis.&quot;,&quot;id&quot;:&quot;15220253&quot;,&quot;type&quot;:&quot;article-journal&quot;,&quot;container-title&quot;:&quot;The Lancet Infectious Diseases&quot;,&quot;container-title-short&quot;:&quot;Lancet Infect. Dis.&quot;,&quot;author&quot;:[{&quot;family&quot;:&quot;Wressnigg&quot;,&quot;given&quot;:&quot;Nina&quot;},{&quot;family&quot;:&quot;Hochreiter&quot;,&quot;given&quot;:&quot;Romana&quot;},{&quot;family&quot;:&quot;Zoihsl&quot;,&quot;given&quot;:&quot;Oliver&quot;},{&quot;family&quot;:&quot;Fritzer&quot;,&quot;given&quot;:&quot;Andrea&quot;},{&quot;family&quot;:&quot;Bézay&quot;,&quot;given&quot;:&quot;Nicole&quot;},{&quot;family&quot;:&quot;Klingler&quot;,&quot;given&quot;:&quot;Anton&quot;},{&quot;family&quot;:&quot;Lingnau&quot;,&quot;given&quot;:&quot;Karen&quot;},{&quot;family&quot;:&quot;Schneider&quot;,&quot;given&quot;:&quot;Martina&quot;},{&quot;family&quot;:&quot;Lundberg&quot;,&quot;given&quot;:&quot;Urban&quot;},{&quot;family&quot;:&quot;Meinke&quot;,&quot;given&quot;:&quot;Andreas&quot;},{&quot;family&quot;:&quot;Larcher-Senn&quot;,&quot;given&quot;:&quot;Julian&quot;},{&quot;family&quot;:&quot;Čorbic-Ramljak&quot;,&quot;given&quot;:&quot;Irena&quot;},{&quot;family&quot;:&quot;Eder-Lingelbach&quot;,&quot;given&quot;:&quot;Susanne&quot;},{&quot;family&quot;:&quot;Dubischar&quot;,&quot;given&quot;:&quot;Katrin&quot;},{&quot;family&quot;:&quot;Bender&quot;,&quot;given&quot;:&quot;Wolfgang&quot;}],&quot;issued&quot;:{&quot;date-parts&quot;:[[&quot;2020&quot;,&quot;10&quot;]]},&quot;DOI&quot;:&quot;10.1016/S1473-3099(20)30238-3&quot;,&quot;PMID&quot;:&quot;32497524&quot;,&quot;citation-label&quot;:&quot;15220253&quot;},{&quot;title&quot;:&quot;November 9, 2023 Approval Letter - IXCHIQ&quot;,&quot;accessed&quot;:{&quot;date-parts&quot;:[[&quot;2024&quot;,&quot;5&quot;,&quot;23&quot;]]},&quot;id&quot;:&quot;16487586&quot;,&quot;type&quot;:&quot;webpage&quot;,&quot;author&quot;:[{&quot;family&quot;:&quot;US FDA&quot;}],&quot;issued&quot;:{&quot;date-parts&quot;:[[&quot;2023&quot;]]},&quot;URL&quot;:&quot;https://www.fda.gov/news-events/press-announcements/fda-approves-first-vaccine-prevent-disease-caused-chikungunya-virus&quot;,&quot;citation-label&quot;:&quot;16487586&quot;},{&quot;title&quot;:&quot;Incidence of chikungunya virus infections among Kenyan children with neurological disease, 2014-2018: A cohort study.&quot;,&quot;page&quot;:&quot;e1003994&quot;,&quot;volume&quot;:&quot;19&quot;,&quot;issue&quot;:&quot;5&quot;,&quot;journalAbbreviation&quot;:&quot;PLoS Med.&quot;,&quot;id&quot;:&quot;13012391&quot;,&quot;type&quot;:&quot;article-journal&quot;,&quot;container-title&quot;:&quot;PLoS Medicine&quot;,&quot;container-title-short&quot;:&quot;PLoS Med.&quot;,&quot;abstract&quot;:&quot;BACKGROUND: Neurological complications due to chikungunya virus (CHIKV) infection have been described in different parts of the world, with children being disproportionately affected. However, the burden of CHIKV-associated neurological disease in Africa is currently unknown and given the lack of diagnostic facilities in routine care it is possible that CHIKV is an unrecognized etiology among children with encephalitis or other neurological illness.METHODS AND FINDINGS: We estimated the incidence of CHIKV infection among children hospitalized with neurological disease in Kilifi County, coastal Kenya. We used reverse transcriptase polymerase chain reaction (RT-PCR) to systematically test for CHIKV in cerebrospinal fluid (CSF) samples from children aged &lt; 16 years hospitalized with symptoms of neurological disease at Kilifi County Hospital between January 2014 and December 2018. Clinical records were linked to the Kilifi Health and Demographic Surveillance System and population incidence rates of CHIKV infection estimated. There were 18,341 pediatric admissions for any reason during the 5-year study period, of which 4,332 (24%) had CSF collected. The most common clinical reasons for CSF collection were impaired consciousness, seizures, and coma (47%, 22%, and 21% of all collections, respectively). After acute investigations done for immediate clinical care, CSF samples were available for 3,980 admissions, of which 367 (9.2%) were CHIKV RT-PCR positive. Case fatality among CHIKV-positive children was 1.4% (95% CI 0.4, 3.2). The annual incidence of CHIKV-associated neurological disease varied between 13 to 58 episodes per 100,000 person-years among all children &lt; 16 years old. Among children aged &lt; 5 years, the incidence of CHIKV-associated neurological disease was 77 per 100,000 person-years, compared with 20 per 100,000 for cerebral malaria and 7 per 100,000 for bacterial meningitis during the study period. Because of incomplete case ascertainment due to children not presenting to hospital, or not having CSF collected, these are likely minimum estimates. Study limitations include reliance on hospital-based surveillance and limited CSF sampling in children in coma or other contraindications to lumbar puncture, both of which lead to under-ascertainment of incidence and of case fatality.CONCLUSIONS: In this study, we observed that CHIKV infections are relatively more common than cerebral malaria and bacterial meningitis among children hospitalized with neurological disease in coastal Kenya. Given the wide distribution of CHIKV mosquito vectors, studies to determine the geographic extent of CHIKV-associated neurological disease in Africa are essential.&quot;,&quot;author&quot;:[{&quot;family&quot;:&quot;Nyamwaya&quot;,&quot;given&quot;:&quot;Doris K&quot;},{&quot;family&quot;:&quot;Otiende&quot;,&quot;given&quot;:&quot;Mark&quot;},{&quot;family&quot;:&quot;Mwango&quot;,&quot;given&quot;:&quot;Lilian&quot;},{&quot;family&quot;:&quot;Kariuki&quot;,&quot;given&quot;:&quot;Symon M&quot;},{&quot;family&quot;:&quot;Otieno&quot;,&quot;given&quot;:&quot;Berrick&quot;},{&quot;family&quot;:&quot;Omuoyo&quot;,&quot;given&quot;:&quot;Donwilliams O&quot;},{&quot;family&quot;:&quot;Githinji&quot;,&quot;given&quot;:&quot;George&quot;},{&quot;family&quot;:&quot;Kitsao&quot;,&quot;given&quot;:&quot;Barnes S&quot;},{&quot;family&quot;:&quot;Karanja&quot;,&quot;given&quot;:&quot;Henry K&quot;},{&quot;family&quot;:&quot;Gitonga&quot;,&quot;given&quot;:&quot;John N&quot;},{&quot;family&quot;:&quot;de Laurent&quot;,&quot;given&quot;:&quot;Zaydah R&quot;},{&quot;family&quot;:&quot;Davies&quot;,&quot;given&quot;:&quot;Alun&quot;},{&quot;family&quot;:&quot;Mwarumba&quot;,&quot;given&quot;:&quot;Salim&quot;},{&quot;family&quot;:&quot;Agoti&quot;,&quot;given&quot;:&quot;Charles N&quot;},{&quot;family&quot;:&quot;Thumbi&quot;,&quot;given&quot;:&quot;Samuel M&quot;},{&quot;family&quot;:&quot;Hamaluba&quot;,&quot;given&quot;:&quot;Mainga M&quot;},{&quot;family&quot;:&quot;Newton&quot;,&quot;given&quot;:&quot;Charles R&quot;},{&quot;family&quot;:&quot;Bejon&quot;,&quot;given&quot;:&quot;Philip&quot;},{&quot;family&quot;:&quot;Warimwe&quot;,&quot;given&quot;:&quot;George M&quot;}],&quot;issued&quot;:{&quot;date-parts&quot;:[[&quot;2022&quot;,&quot;5&quot;,&quot;12&quot;]]},&quot;DOI&quot;:&quot;10.1371/journal.pmed.1003994&quot;,&quot;PMID&quot;:&quot;35550620&quot;,&quot;PMCID&quot;:&quot;PMC9135332&quot;,&quot;citation-label&quot;:&quot;13012391&quot;},{&quot;title&quot;:&quot;Reconstruction of 60 years of chikungunya epidemiology in the philippines demonstrates episodic and focal transmission.&quot;,&quot;page&quot;:&quot;604-610&quot;,&quot;volume&quot;:&quot;213&quot;,&quot;issue&quot;:&quot;4&quot;,&quot;journalAbbreviation&quot;:&quot;J. Infect. Dis.&quot;,&quot;id&quot;:&quot;7161600&quot;,&quot;type&quot;:&quot;article-journal&quot;,&quot;container-title&quot;:&quot;The Journal of Infectious Diseases&quot;,&quot;container-title-short&quot;:&quot;J. Infect. Dis.&quot;,&quot;abstract&quot;:&quot;Proper understanding of the long-term epidemiology of chikungunya has been hampered by poor surveillance. Outbreak years are unpredictable and cases often misdiagnosed. Here we analyzed age-specific data from 2 serological studies (from 1973 and 2012) in Cebu, Philippines, to reconstruct both the annual probability of infection and population-level immunity over a 60-year period (1952-2012). We also explored whether seroconversions during 2012-2013 were spatially clustered. Our models identified 4 discrete outbreaks separated by an average delay of 17 years. On average, 23% (95% confidence interval [CI], 16%-37%) of the susceptible population was infected per outbreak, with &gt;50% of the entire population remaining susceptible at any point. Participants who seroconverted during 2012-2013 were clustered at distances of &lt; 230 m, suggesting focal transmission. Large-scale outbreaks of chikungunya did not result in sustained multiyear transmission. Nevertheless, we estimate that &gt;350 000 infections were missed by surveillance systems. Serological studies could supplement surveillance to provide important insights on pathogen circulation.© The Author 2015. Published by Oxford University Press for the Infectious Diseases Society of America.&quot;,&quot;author&quot;:[{&quot;family&quot;:&quot;Salje&quot;,&quot;given&quot;:&quot;Henrik&quot;},{&quot;family&quot;:&quot;Cauchemez&quot;,&quot;given&quot;:&quot;Simon&quot;},{&quot;family&quot;:&quot;Alera&quot;,&quot;given&quot;:&quot;Maria Theresa&quot;},{&quot;family&quot;:&quot;Rodriguez-Barraquer&quot;,&quot;given&quot;:&quot;Isabel&quot;},{&quot;family&quot;:&quot;Thaisomboonsuk&quot;,&quot;given&quot;:&quot;Butsaya&quot;},{&quot;family&quot;:&quot;Srikiatkhachorn&quot;,&quot;given&quot;:&quot;Anon&quot;},{&quot;family&quot;:&quot;Lago&quot;,&quot;given&quot;:&quot;Catherine B&quot;},{&quot;family&quot;:&quot;Villa&quot;,&quot;given&quot;:&quot;Daisy&quot;},{&quot;family&quot;:&quot;Klungthong&quot;,&quot;given&quot;:&quot;Chonticha&quot;},{&quot;family&quot;:&quot;Tac-An&quot;,&quot;given&quot;:&quot;Ilya A&quot;},{&quot;family&quot;:&quot;Fernandez&quot;,&quot;given&quot;:&quot;Stefan&quot;},{&quot;family&quot;:&quot;Velasco&quot;,&quot;given&quot;:&quot;John Mark&quot;},{&quot;family&quot;:&quot;Roque&quot;,&quot;given&quot;:&quot;Vito G&quot;},{&quot;family&quot;:&quot;Nisalak&quot;,&quot;given&quot;:&quot;Ananda&quot;},{&quot;family&quot;:&quot;Macareo&quot;,&quot;given&quot;:&quot;Louis R&quot;},{&quot;family&quot;:&quot;Levy&quot;,&quot;given&quot;:&quot;Jens W&quot;},{&quot;family&quot;:&quot;Cummings&quot;,&quot;given&quot;:&quot;Derek&quot;},{&quot;family&quot;:&quot;Yoon&quot;,&quot;given&quot;:&quot;In-Kyu&quot;}],&quot;issued&quot;:{&quot;date-parts&quot;:[[&quot;2016&quot;,&quot;2&quot;,&quot;15&quot;]]},&quot;DOI&quot;:&quot;10.1093/infdis/jiv470&quot;,&quot;PMID&quot;:&quot;26410592&quot;,&quot;PMCID&quot;:&quot;PMC4721913&quot;,&quot;citation-label&quot;:&quot;7161600&quot;},{&quot;title&quot;:&quot;Global Burden of Disease Study 2017 (GBD 2017) Disability Weights | GHDx&quot;,&quot;accessed&quot;:{&quot;date-parts&quot;:[[&quot;2022&quot;,&quot;8&quot;,&quot;11&quot;]]},&quot;id&quot;:&quot;13449189&quot;,&quot;type&quot;:&quot;webpage&quot;,&quot;issued&quot;:{&quot;date-parts&quot;:[[&quot;2018&quot;]]},&quot;URL&quot;:&quot;https://ghdx.healthdata.org/record/ihme-data/gbd-2017-disability-weights&quot;,&quot;citation-label&quot;:&quot;13449189&quot;},{&quot;title&quot;:&quot;VIMKUNYA&quot;,&quot;accessed&quot;:{&quot;date-parts&quot;:[[&quot;2025&quot;,&quot;4&quot;,&quot;9&quot;]]},&quot;id&quot;:&quot;17731174&quot;,&quot;type&quot;:&quot;webpage&quot;,&quot;author&quot;:[{&quot;family&quot;:&quot;US FDA&quot;}],&quot;issued&quot;:{&quot;date-parts&quot;:[[&quot;2025&quot;,&quot;3&quot;,&quot;13&quot;]]},&quot;URL&quot;:&quot;https://www.fda.gov/vaccines-blood-biologics/vimkunya&quot;,&quot;citation-label&quot;:&quot;17731174&quot;},{&quot;title&quot;:&quot;Global burden of chikungunya virus infections and the potential benefit of vaccination campaigns.&quot;,&quot;page&quot;:&quot;2342-2349&quot;,&quot;volume&quot;:&quot;31&quot;,&quot;issue&quot;:&quot;7&quot;,&quot;journalAbbreviation&quot;:&quot;Nat. Med.&quot;,&quot;id&quot;:&quot;18031543&quot;,&quot;type&quot;:&quot;article-journal&quot;,&quot;container-title&quot;:&quot;Nature Medicine&quot;,&quot;container-title-short&quot;:&quot;Nat. Med.&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 2025. The Author(s).&quot;,&quot;author&quot;:[{&quot;family&quot;:&quot;Ribeiro Dos Santos&quot;,&quot;given&quot;:&quot;Gabriel&quot;},{&quot;family&quot;:&quot;Jawed&quot;,&quot;given&quot;:&quot;Fariha&quot;},{&quot;family&quot;:&quot;Mukandavire&quot;,&quot;given&quot;:&quot;Christinah&quot;},{&quot;family&quot;:&quot;Deol&quot;,&quot;given&quot;:&quot;Arminder&quot;},{&quot;family&quot;:&quot;Scarponi&quot;,&quot;given&quot;:&quot;Danny&quot;},{&quot;family&quot;:&quot;Mboera&quot;,&quot;given&quot;:&quot;Leonard E G&quot;},{&quot;family&quot;:&quot;Seruyange&quot;,&quot;given&quot;:&quot;Eric&quot;},{&quot;family&quot;:&quot;Poirier&quot;,&quot;given&quot;:&quot;Mathieu J P&quot;},{&quot;family&quot;:&quot;Bosomprah&quot;,&quot;given&quot;:&quot;Samuel&quot;},{&quot;family&quot;:&quot;Udeze&quot;,&quot;given&quot;:&quot;Augustine O&quot;},{&quot;family&quot;:&quot;Dellagi&quot;,&quot;given&quot;:&quot;Koussay&quot;},{&quot;family&quot;:&quot;Hozé&quot;,&quot;given&quot;:&quot;Nathanael&quot;},{&quot;family&quot;:&quot;Chilongola&quot;,&quot;given&quot;:&quot;Jaffu&quot;},{&quot;family&quot;:&quot;Nasrallah&quot;,&quot;given&quot;:&quot;Gheyath K&quot;},{&quot;family&quot;:&quot;Cauchemez&quot;,&quot;given&quot;:&quot;Simon&quot;},{&quot;family&quot;:&quot;Salje&quot;,&quot;given&quot;:&quot;Henrik&quot;}],&quot;issued&quot;:{&quot;date-parts&quot;:[[&quot;2025&quot;,&quot;7&quot;]]},&quot;DOI&quot;:&quot;10.1038/s41591-025-03703-w&quot;,&quot;PMID&quot;:&quot;40495015&quot;,&quot;citation-label&quot;:&quot;18031543&quot;}]"/>
    <we:property name="sciwheel-selectedStyle" value="{&quot;id&quot;:&quot;the-lancet&quot;,&quot;name&quot;:&quot;The Lancet&quot;,&quot;bibText&quot;:[{&quot;maxoffset&quot;:1,&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lt;/div&gt;&lt;div class=\&quot;csl-right-inline\&quot;&gt;Accadia T, Acernese F, Alshourbagy M, &lt;i&gt;et al.&lt;/i&gt; Virgo: a laser interferometer to detect gravitational waves. &lt;i&gt;J Instrum&lt;/i&gt; 2012; &lt;b&gt;7&lt;/b&gt;: P03012–P03012.&lt;/div&gt;\n  &lt;/div&gt;\n&quot;]],&quot;citationText&quot;:&quot;&lt;sup&gt;1&lt;/sup&gt;&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the-lancet&quot;,&quot;name&quot;:&quot;The Lancet&quot;,&quot;bibText&quot;:[{&quot;maxoffset&quot;:1,&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lt;/div&gt;&lt;div class=\&quot;csl-right-inline\&quot;&gt;Accadia T, Acernese F, Alshourbagy M, &lt;i&gt;et al.&lt;/i&gt; Virgo: a laser interferometer to detect gravitational waves. &lt;i&gt;J Instrum&lt;/i&gt; 2012; &lt;b&gt;7&lt;/b&gt;: P03012–P03012.&lt;/div&gt;\n  &lt;/div&gt;\n&quot;]],&quot;citationText&quot;:&quot;&lt;sup&gt;1&lt;/sup&gt;&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A1A43-5EE9-7846-9FC4-88072B1D1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44</Pages>
  <Words>9630</Words>
  <Characters>54895</Characters>
  <Application>Microsoft Office Word</Application>
  <DocSecurity>0</DocSecurity>
  <Lines>457</Lines>
  <Paragraphs>128</Paragraphs>
  <ScaleCrop>false</ScaleCrop>
  <Company/>
  <LinksUpToDate>false</LinksUpToDate>
  <CharactersWithSpaces>64397</CharactersWithSpaces>
  <SharedDoc>false</SharedDoc>
  <HLinks>
    <vt:vector size="426" baseType="variant">
      <vt:variant>
        <vt:i4>3276834</vt:i4>
      </vt:variant>
      <vt:variant>
        <vt:i4>213</vt:i4>
      </vt:variant>
      <vt:variant>
        <vt:i4>0</vt:i4>
      </vt:variant>
      <vt:variant>
        <vt:i4>5</vt:i4>
      </vt:variant>
      <vt:variant>
        <vt:lpwstr>https://sciwheel.com/work/bibliography/16826344</vt:lpwstr>
      </vt:variant>
      <vt:variant>
        <vt:lpwstr/>
      </vt:variant>
      <vt:variant>
        <vt:i4>3276834</vt:i4>
      </vt:variant>
      <vt:variant>
        <vt:i4>210</vt:i4>
      </vt:variant>
      <vt:variant>
        <vt:i4>0</vt:i4>
      </vt:variant>
      <vt:variant>
        <vt:i4>5</vt:i4>
      </vt:variant>
      <vt:variant>
        <vt:lpwstr>https://sciwheel.com/work/bibliography/16489976</vt:lpwstr>
      </vt:variant>
      <vt:variant>
        <vt:lpwstr/>
      </vt:variant>
      <vt:variant>
        <vt:i4>3866669</vt:i4>
      </vt:variant>
      <vt:variant>
        <vt:i4>207</vt:i4>
      </vt:variant>
      <vt:variant>
        <vt:i4>0</vt:i4>
      </vt:variant>
      <vt:variant>
        <vt:i4>5</vt:i4>
      </vt:variant>
      <vt:variant>
        <vt:lpwstr>https://sciwheel.com/work/bibliography/18185870</vt:lpwstr>
      </vt:variant>
      <vt:variant>
        <vt:lpwstr/>
      </vt:variant>
      <vt:variant>
        <vt:i4>3801132</vt:i4>
      </vt:variant>
      <vt:variant>
        <vt:i4>204</vt:i4>
      </vt:variant>
      <vt:variant>
        <vt:i4>0</vt:i4>
      </vt:variant>
      <vt:variant>
        <vt:i4>5</vt:i4>
      </vt:variant>
      <vt:variant>
        <vt:lpwstr>https://sciwheel.com/work/bibliography/4814056</vt:lpwstr>
      </vt:variant>
      <vt:variant>
        <vt:lpwstr/>
      </vt:variant>
      <vt:variant>
        <vt:i4>3670050</vt:i4>
      </vt:variant>
      <vt:variant>
        <vt:i4>201</vt:i4>
      </vt:variant>
      <vt:variant>
        <vt:i4>0</vt:i4>
      </vt:variant>
      <vt:variant>
        <vt:i4>5</vt:i4>
      </vt:variant>
      <vt:variant>
        <vt:lpwstr>https://sciwheel.com/work/bibliography/17908017</vt:lpwstr>
      </vt:variant>
      <vt:variant>
        <vt:lpwstr/>
      </vt:variant>
      <vt:variant>
        <vt:i4>3145770</vt:i4>
      </vt:variant>
      <vt:variant>
        <vt:i4>198</vt:i4>
      </vt:variant>
      <vt:variant>
        <vt:i4>0</vt:i4>
      </vt:variant>
      <vt:variant>
        <vt:i4>5</vt:i4>
      </vt:variant>
      <vt:variant>
        <vt:lpwstr>https://sciwheel.com/work/bibliography/18843339</vt:lpwstr>
      </vt:variant>
      <vt:variant>
        <vt:lpwstr/>
      </vt:variant>
      <vt:variant>
        <vt:i4>4128800</vt:i4>
      </vt:variant>
      <vt:variant>
        <vt:i4>195</vt:i4>
      </vt:variant>
      <vt:variant>
        <vt:i4>0</vt:i4>
      </vt:variant>
      <vt:variant>
        <vt:i4>5</vt:i4>
      </vt:variant>
      <vt:variant>
        <vt:lpwstr>https://sciwheel.com/work/bibliography/15220253</vt:lpwstr>
      </vt:variant>
      <vt:variant>
        <vt:lpwstr/>
      </vt:variant>
      <vt:variant>
        <vt:i4>3735584</vt:i4>
      </vt:variant>
      <vt:variant>
        <vt:i4>192</vt:i4>
      </vt:variant>
      <vt:variant>
        <vt:i4>0</vt:i4>
      </vt:variant>
      <vt:variant>
        <vt:i4>5</vt:i4>
      </vt:variant>
      <vt:variant>
        <vt:lpwstr>https://sciwheel.com/work/bibliography/18551857</vt:lpwstr>
      </vt:variant>
      <vt:variant>
        <vt:lpwstr/>
      </vt:variant>
      <vt:variant>
        <vt:i4>3997731</vt:i4>
      </vt:variant>
      <vt:variant>
        <vt:i4>189</vt:i4>
      </vt:variant>
      <vt:variant>
        <vt:i4>0</vt:i4>
      </vt:variant>
      <vt:variant>
        <vt:i4>5</vt:i4>
      </vt:variant>
      <vt:variant>
        <vt:lpwstr>https://sciwheel.com/work/bibliography/13449189</vt:lpwstr>
      </vt:variant>
      <vt:variant>
        <vt:lpwstr/>
      </vt:variant>
      <vt:variant>
        <vt:i4>3801134</vt:i4>
      </vt:variant>
      <vt:variant>
        <vt:i4>186</vt:i4>
      </vt:variant>
      <vt:variant>
        <vt:i4>0</vt:i4>
      </vt:variant>
      <vt:variant>
        <vt:i4>5</vt:i4>
      </vt:variant>
      <vt:variant>
        <vt:lpwstr>https://sciwheel.com/work/bibliography/18670440</vt:lpwstr>
      </vt:variant>
      <vt:variant>
        <vt:lpwstr/>
      </vt:variant>
      <vt:variant>
        <vt:i4>3538987</vt:i4>
      </vt:variant>
      <vt:variant>
        <vt:i4>183</vt:i4>
      </vt:variant>
      <vt:variant>
        <vt:i4>0</vt:i4>
      </vt:variant>
      <vt:variant>
        <vt:i4>5</vt:i4>
      </vt:variant>
      <vt:variant>
        <vt:lpwstr>https://sciwheel.com/work/bibliography/16987000</vt:lpwstr>
      </vt:variant>
      <vt:variant>
        <vt:lpwstr/>
      </vt:variant>
      <vt:variant>
        <vt:i4>3801121</vt:i4>
      </vt:variant>
      <vt:variant>
        <vt:i4>180</vt:i4>
      </vt:variant>
      <vt:variant>
        <vt:i4>0</vt:i4>
      </vt:variant>
      <vt:variant>
        <vt:i4>5</vt:i4>
      </vt:variant>
      <vt:variant>
        <vt:lpwstr>https://sciwheel.com/work/bibliography/18551964</vt:lpwstr>
      </vt:variant>
      <vt:variant>
        <vt:lpwstr/>
      </vt:variant>
      <vt:variant>
        <vt:i4>3866656</vt:i4>
      </vt:variant>
      <vt:variant>
        <vt:i4>177</vt:i4>
      </vt:variant>
      <vt:variant>
        <vt:i4>0</vt:i4>
      </vt:variant>
      <vt:variant>
        <vt:i4>5</vt:i4>
      </vt:variant>
      <vt:variant>
        <vt:lpwstr>https://sciwheel.com/work/bibliography/17372528</vt:lpwstr>
      </vt:variant>
      <vt:variant>
        <vt:lpwstr/>
      </vt:variant>
      <vt:variant>
        <vt:i4>4128814</vt:i4>
      </vt:variant>
      <vt:variant>
        <vt:i4>174</vt:i4>
      </vt:variant>
      <vt:variant>
        <vt:i4>0</vt:i4>
      </vt:variant>
      <vt:variant>
        <vt:i4>5</vt:i4>
      </vt:variant>
      <vt:variant>
        <vt:lpwstr>https://sciwheel.com/work/bibliography/18332060</vt:lpwstr>
      </vt:variant>
      <vt:variant>
        <vt:lpwstr/>
      </vt:variant>
      <vt:variant>
        <vt:i4>3538983</vt:i4>
      </vt:variant>
      <vt:variant>
        <vt:i4>171</vt:i4>
      </vt:variant>
      <vt:variant>
        <vt:i4>0</vt:i4>
      </vt:variant>
      <vt:variant>
        <vt:i4>5</vt:i4>
      </vt:variant>
      <vt:variant>
        <vt:lpwstr>https://sciwheel.com/work/bibliography/17825734</vt:lpwstr>
      </vt:variant>
      <vt:variant>
        <vt:lpwstr/>
      </vt:variant>
      <vt:variant>
        <vt:i4>3997743</vt:i4>
      </vt:variant>
      <vt:variant>
        <vt:i4>168</vt:i4>
      </vt:variant>
      <vt:variant>
        <vt:i4>0</vt:i4>
      </vt:variant>
      <vt:variant>
        <vt:i4>5</vt:i4>
      </vt:variant>
      <vt:variant>
        <vt:lpwstr>https://sciwheel.com/work/bibliography/18538180</vt:lpwstr>
      </vt:variant>
      <vt:variant>
        <vt:lpwstr/>
      </vt:variant>
      <vt:variant>
        <vt:i4>3145771</vt:i4>
      </vt:variant>
      <vt:variant>
        <vt:i4>165</vt:i4>
      </vt:variant>
      <vt:variant>
        <vt:i4>0</vt:i4>
      </vt:variant>
      <vt:variant>
        <vt:i4>5</vt:i4>
      </vt:variant>
      <vt:variant>
        <vt:lpwstr>https://sciwheel.com/work/bibliography/18223492</vt:lpwstr>
      </vt:variant>
      <vt:variant>
        <vt:lpwstr/>
      </vt:variant>
      <vt:variant>
        <vt:i4>3866665</vt:i4>
      </vt:variant>
      <vt:variant>
        <vt:i4>162</vt:i4>
      </vt:variant>
      <vt:variant>
        <vt:i4>0</vt:i4>
      </vt:variant>
      <vt:variant>
        <vt:i4>5</vt:i4>
      </vt:variant>
      <vt:variant>
        <vt:lpwstr>https://sciwheel.com/work/bibliography/18701459</vt:lpwstr>
      </vt:variant>
      <vt:variant>
        <vt:lpwstr/>
      </vt:variant>
      <vt:variant>
        <vt:i4>3997739</vt:i4>
      </vt:variant>
      <vt:variant>
        <vt:i4>159</vt:i4>
      </vt:variant>
      <vt:variant>
        <vt:i4>0</vt:i4>
      </vt:variant>
      <vt:variant>
        <vt:i4>5</vt:i4>
      </vt:variant>
      <vt:variant>
        <vt:lpwstr>https://sciwheel.com/work/bibliography/18568087</vt:lpwstr>
      </vt:variant>
      <vt:variant>
        <vt:lpwstr/>
      </vt:variant>
      <vt:variant>
        <vt:i4>3538980</vt:i4>
      </vt:variant>
      <vt:variant>
        <vt:i4>156</vt:i4>
      </vt:variant>
      <vt:variant>
        <vt:i4>0</vt:i4>
      </vt:variant>
      <vt:variant>
        <vt:i4>5</vt:i4>
      </vt:variant>
      <vt:variant>
        <vt:lpwstr>https://sciwheel.com/work/bibliography/18688106</vt:lpwstr>
      </vt:variant>
      <vt:variant>
        <vt:lpwstr/>
      </vt:variant>
      <vt:variant>
        <vt:i4>3407917</vt:i4>
      </vt:variant>
      <vt:variant>
        <vt:i4>153</vt:i4>
      </vt:variant>
      <vt:variant>
        <vt:i4>0</vt:i4>
      </vt:variant>
      <vt:variant>
        <vt:i4>5</vt:i4>
      </vt:variant>
      <vt:variant>
        <vt:lpwstr>https://sciwheel.com/work/bibliography/18837338</vt:lpwstr>
      </vt:variant>
      <vt:variant>
        <vt:lpwstr/>
      </vt:variant>
      <vt:variant>
        <vt:i4>3670063</vt:i4>
      </vt:variant>
      <vt:variant>
        <vt:i4>150</vt:i4>
      </vt:variant>
      <vt:variant>
        <vt:i4>0</vt:i4>
      </vt:variant>
      <vt:variant>
        <vt:i4>5</vt:i4>
      </vt:variant>
      <vt:variant>
        <vt:lpwstr>https://sciwheel.com/work/bibliography/18551749</vt:lpwstr>
      </vt:variant>
      <vt:variant>
        <vt:lpwstr/>
      </vt:variant>
      <vt:variant>
        <vt:i4>3735593</vt:i4>
      </vt:variant>
      <vt:variant>
        <vt:i4>147</vt:i4>
      </vt:variant>
      <vt:variant>
        <vt:i4>0</vt:i4>
      </vt:variant>
      <vt:variant>
        <vt:i4>5</vt:i4>
      </vt:variant>
      <vt:variant>
        <vt:lpwstr>https://sciwheel.com/work/bibliography/18675320</vt:lpwstr>
      </vt:variant>
      <vt:variant>
        <vt:lpwstr/>
      </vt:variant>
      <vt:variant>
        <vt:i4>3997731</vt:i4>
      </vt:variant>
      <vt:variant>
        <vt:i4>144</vt:i4>
      </vt:variant>
      <vt:variant>
        <vt:i4>0</vt:i4>
      </vt:variant>
      <vt:variant>
        <vt:i4>5</vt:i4>
      </vt:variant>
      <vt:variant>
        <vt:lpwstr>https://sciwheel.com/work/bibliography/17919057</vt:lpwstr>
      </vt:variant>
      <vt:variant>
        <vt:lpwstr/>
      </vt:variant>
      <vt:variant>
        <vt:i4>3211296</vt:i4>
      </vt:variant>
      <vt:variant>
        <vt:i4>141</vt:i4>
      </vt:variant>
      <vt:variant>
        <vt:i4>0</vt:i4>
      </vt:variant>
      <vt:variant>
        <vt:i4>5</vt:i4>
      </vt:variant>
      <vt:variant>
        <vt:lpwstr>https://sciwheel.com/work/bibliography/15078716</vt:lpwstr>
      </vt:variant>
      <vt:variant>
        <vt:lpwstr/>
      </vt:variant>
      <vt:variant>
        <vt:i4>3276834</vt:i4>
      </vt:variant>
      <vt:variant>
        <vt:i4>138</vt:i4>
      </vt:variant>
      <vt:variant>
        <vt:i4>0</vt:i4>
      </vt:variant>
      <vt:variant>
        <vt:i4>5</vt:i4>
      </vt:variant>
      <vt:variant>
        <vt:lpwstr>https://sciwheel.com/work/bibliography/16489973</vt:lpwstr>
      </vt:variant>
      <vt:variant>
        <vt:lpwstr/>
      </vt:variant>
      <vt:variant>
        <vt:i4>4063269</vt:i4>
      </vt:variant>
      <vt:variant>
        <vt:i4>135</vt:i4>
      </vt:variant>
      <vt:variant>
        <vt:i4>0</vt:i4>
      </vt:variant>
      <vt:variant>
        <vt:i4>5</vt:i4>
      </vt:variant>
      <vt:variant>
        <vt:lpwstr>https://sciwheel.com/work/bibliography/7161600</vt:lpwstr>
      </vt:variant>
      <vt:variant>
        <vt:lpwstr/>
      </vt:variant>
      <vt:variant>
        <vt:i4>3342382</vt:i4>
      </vt:variant>
      <vt:variant>
        <vt:i4>132</vt:i4>
      </vt:variant>
      <vt:variant>
        <vt:i4>0</vt:i4>
      </vt:variant>
      <vt:variant>
        <vt:i4>5</vt:i4>
      </vt:variant>
      <vt:variant>
        <vt:lpwstr>https://sciwheel.com/work/bibliography/16487586</vt:lpwstr>
      </vt:variant>
      <vt:variant>
        <vt:lpwstr/>
      </vt:variant>
      <vt:variant>
        <vt:i4>3735584</vt:i4>
      </vt:variant>
      <vt:variant>
        <vt:i4>129</vt:i4>
      </vt:variant>
      <vt:variant>
        <vt:i4>0</vt:i4>
      </vt:variant>
      <vt:variant>
        <vt:i4>5</vt:i4>
      </vt:variant>
      <vt:variant>
        <vt:lpwstr>https://sciwheel.com/work/bibliography/17731178</vt:lpwstr>
      </vt:variant>
      <vt:variant>
        <vt:lpwstr/>
      </vt:variant>
      <vt:variant>
        <vt:i4>3342372</vt:i4>
      </vt:variant>
      <vt:variant>
        <vt:i4>126</vt:i4>
      </vt:variant>
      <vt:variant>
        <vt:i4>0</vt:i4>
      </vt:variant>
      <vt:variant>
        <vt:i4>5</vt:i4>
      </vt:variant>
      <vt:variant>
        <vt:lpwstr>https://sciwheel.com/work/bibliography/13012391</vt:lpwstr>
      </vt:variant>
      <vt:variant>
        <vt:lpwstr/>
      </vt:variant>
      <vt:variant>
        <vt:i4>3997740</vt:i4>
      </vt:variant>
      <vt:variant>
        <vt:i4>123</vt:i4>
      </vt:variant>
      <vt:variant>
        <vt:i4>0</vt:i4>
      </vt:variant>
      <vt:variant>
        <vt:i4>5</vt:i4>
      </vt:variant>
      <vt:variant>
        <vt:lpwstr>https://sciwheel.com/work/bibliography/12383358</vt:lpwstr>
      </vt:variant>
      <vt:variant>
        <vt:lpwstr/>
      </vt:variant>
      <vt:variant>
        <vt:i4>3276838</vt:i4>
      </vt:variant>
      <vt:variant>
        <vt:i4>120</vt:i4>
      </vt:variant>
      <vt:variant>
        <vt:i4>0</vt:i4>
      </vt:variant>
      <vt:variant>
        <vt:i4>5</vt:i4>
      </vt:variant>
      <vt:variant>
        <vt:lpwstr>https://sciwheel.com/work/bibliography/16033691</vt:lpwstr>
      </vt:variant>
      <vt:variant>
        <vt:lpwstr/>
      </vt:variant>
      <vt:variant>
        <vt:i4>7536731</vt:i4>
      </vt:variant>
      <vt:variant>
        <vt:i4>117</vt:i4>
      </vt:variant>
      <vt:variant>
        <vt:i4>0</vt:i4>
      </vt:variant>
      <vt:variant>
        <vt:i4>5</vt:i4>
      </vt:variant>
      <vt:variant>
        <vt:lpwstr>https://github.com/hyolimkang/CHIK_benefit_risk_modelling</vt:lpwstr>
      </vt:variant>
      <vt:variant>
        <vt:lpwstr/>
      </vt:variant>
      <vt:variant>
        <vt:i4>786456</vt:i4>
      </vt:variant>
      <vt:variant>
        <vt:i4>114</vt:i4>
      </vt:variant>
      <vt:variant>
        <vt:i4>0</vt:i4>
      </vt:variant>
      <vt:variant>
        <vt:i4>5</vt:i4>
      </vt:variant>
      <vt:variant>
        <vt:lpwstr>https://sciwheel.com/work/citation?ids=15078716&amp;pre=&amp;suf=&amp;sa=0&amp;dbf=0</vt:lpwstr>
      </vt:variant>
      <vt:variant>
        <vt:lpwstr/>
      </vt:variant>
      <vt:variant>
        <vt:i4>983064</vt:i4>
      </vt:variant>
      <vt:variant>
        <vt:i4>111</vt:i4>
      </vt:variant>
      <vt:variant>
        <vt:i4>0</vt:i4>
      </vt:variant>
      <vt:variant>
        <vt:i4>5</vt:i4>
      </vt:variant>
      <vt:variant>
        <vt:lpwstr>https://sciwheel.com/work/citation?ids=16826344&amp;pre=&amp;suf=&amp;sa=0&amp;dbf=0</vt:lpwstr>
      </vt:variant>
      <vt:variant>
        <vt:lpwstr/>
      </vt:variant>
      <vt:variant>
        <vt:i4>7340071</vt:i4>
      </vt:variant>
      <vt:variant>
        <vt:i4>108</vt:i4>
      </vt:variant>
      <vt:variant>
        <vt:i4>0</vt:i4>
      </vt:variant>
      <vt:variant>
        <vt:i4>5</vt:i4>
      </vt:variant>
      <vt:variant>
        <vt:lpwstr>https://sciwheel.com/work/citation?ids=18332060,16033691&amp;pre=&amp;pre=&amp;suf=&amp;suf=&amp;sa=0,0&amp;dbf=0&amp;dbf=0</vt:lpwstr>
      </vt:variant>
      <vt:variant>
        <vt:lpwstr/>
      </vt:variant>
      <vt:variant>
        <vt:i4>983066</vt:i4>
      </vt:variant>
      <vt:variant>
        <vt:i4>105</vt:i4>
      </vt:variant>
      <vt:variant>
        <vt:i4>0</vt:i4>
      </vt:variant>
      <vt:variant>
        <vt:i4>5</vt:i4>
      </vt:variant>
      <vt:variant>
        <vt:lpwstr>https://sciwheel.com/work/citation?ids=16489976&amp;pre=&amp;suf=&amp;sa=0&amp;dbf=0</vt:lpwstr>
      </vt:variant>
      <vt:variant>
        <vt:lpwstr/>
      </vt:variant>
      <vt:variant>
        <vt:i4>393235</vt:i4>
      </vt:variant>
      <vt:variant>
        <vt:i4>102</vt:i4>
      </vt:variant>
      <vt:variant>
        <vt:i4>0</vt:i4>
      </vt:variant>
      <vt:variant>
        <vt:i4>5</vt:i4>
      </vt:variant>
      <vt:variant>
        <vt:lpwstr>https://sciwheel.com/work/citation?ids=18185870&amp;pre=&amp;suf=&amp;sa=0&amp;dbf=0</vt:lpwstr>
      </vt:variant>
      <vt:variant>
        <vt:lpwstr/>
      </vt:variant>
      <vt:variant>
        <vt:i4>7471207</vt:i4>
      </vt:variant>
      <vt:variant>
        <vt:i4>99</vt:i4>
      </vt:variant>
      <vt:variant>
        <vt:i4>0</vt:i4>
      </vt:variant>
      <vt:variant>
        <vt:i4>5</vt:i4>
      </vt:variant>
      <vt:variant>
        <vt:lpwstr>https://sciwheel.com/work/citation?ids=4814056&amp;pre=&amp;suf=&amp;sa=0&amp;dbf=0</vt:lpwstr>
      </vt:variant>
      <vt:variant>
        <vt:lpwstr/>
      </vt:variant>
      <vt:variant>
        <vt:i4>327707</vt:i4>
      </vt:variant>
      <vt:variant>
        <vt:i4>96</vt:i4>
      </vt:variant>
      <vt:variant>
        <vt:i4>0</vt:i4>
      </vt:variant>
      <vt:variant>
        <vt:i4>5</vt:i4>
      </vt:variant>
      <vt:variant>
        <vt:lpwstr>https://sciwheel.com/work/citation?ids=17908017&amp;pre=&amp;suf=&amp;sa=0&amp;dbf=0</vt:lpwstr>
      </vt:variant>
      <vt:variant>
        <vt:lpwstr/>
      </vt:variant>
      <vt:variant>
        <vt:i4>2293812</vt:i4>
      </vt:variant>
      <vt:variant>
        <vt:i4>93</vt:i4>
      </vt:variant>
      <vt:variant>
        <vt:i4>0</vt:i4>
      </vt:variant>
      <vt:variant>
        <vt:i4>5</vt:i4>
      </vt:variant>
      <vt:variant>
        <vt:lpwstr>https://sciwheel.com/work/citation?ids=18688106,18551749,18551857&amp;pre=&amp;pre=&amp;pre=&amp;suf=&amp;suf=&amp;suf=&amp;sa=0,0,0&amp;dbf=0&amp;dbf=0&amp;dbf=0</vt:lpwstr>
      </vt:variant>
      <vt:variant>
        <vt:lpwstr/>
      </vt:variant>
      <vt:variant>
        <vt:i4>851997</vt:i4>
      </vt:variant>
      <vt:variant>
        <vt:i4>90</vt:i4>
      </vt:variant>
      <vt:variant>
        <vt:i4>0</vt:i4>
      </vt:variant>
      <vt:variant>
        <vt:i4>5</vt:i4>
      </vt:variant>
      <vt:variant>
        <vt:lpwstr>https://sciwheel.com/work/citation?ids=18843339&amp;pre=&amp;suf=&amp;sa=0&amp;dbf=0</vt:lpwstr>
      </vt:variant>
      <vt:variant>
        <vt:lpwstr/>
      </vt:variant>
      <vt:variant>
        <vt:i4>131101</vt:i4>
      </vt:variant>
      <vt:variant>
        <vt:i4>87</vt:i4>
      </vt:variant>
      <vt:variant>
        <vt:i4>0</vt:i4>
      </vt:variant>
      <vt:variant>
        <vt:i4>5</vt:i4>
      </vt:variant>
      <vt:variant>
        <vt:lpwstr>https://sciwheel.com/work/citation?ids=15220253&amp;pre=&amp;suf=&amp;sa=0&amp;dbf=0</vt:lpwstr>
      </vt:variant>
      <vt:variant>
        <vt:lpwstr/>
      </vt:variant>
      <vt:variant>
        <vt:i4>786456</vt:i4>
      </vt:variant>
      <vt:variant>
        <vt:i4>84</vt:i4>
      </vt:variant>
      <vt:variant>
        <vt:i4>0</vt:i4>
      </vt:variant>
      <vt:variant>
        <vt:i4>5</vt:i4>
      </vt:variant>
      <vt:variant>
        <vt:lpwstr>https://sciwheel.com/work/citation?ids=15078716&amp;pre=&amp;suf=&amp;sa=0&amp;dbf=0</vt:lpwstr>
      </vt:variant>
      <vt:variant>
        <vt:lpwstr/>
      </vt:variant>
      <vt:variant>
        <vt:i4>17</vt:i4>
      </vt:variant>
      <vt:variant>
        <vt:i4>78</vt:i4>
      </vt:variant>
      <vt:variant>
        <vt:i4>0</vt:i4>
      </vt:variant>
      <vt:variant>
        <vt:i4>5</vt:i4>
      </vt:variant>
      <vt:variant>
        <vt:lpwstr>https://sciwheel.com/work/citation?ids=18538180&amp;pre=&amp;suf=&amp;sa=0&amp;dbf=0</vt:lpwstr>
      </vt:variant>
      <vt:variant>
        <vt:lpwstr/>
      </vt:variant>
      <vt:variant>
        <vt:i4>786456</vt:i4>
      </vt:variant>
      <vt:variant>
        <vt:i4>75</vt:i4>
      </vt:variant>
      <vt:variant>
        <vt:i4>0</vt:i4>
      </vt:variant>
      <vt:variant>
        <vt:i4>5</vt:i4>
      </vt:variant>
      <vt:variant>
        <vt:lpwstr>https://sciwheel.com/work/citation?ids=15078716&amp;pre=&amp;suf=&amp;sa=0&amp;dbf=0</vt:lpwstr>
      </vt:variant>
      <vt:variant>
        <vt:lpwstr/>
      </vt:variant>
      <vt:variant>
        <vt:i4>786456</vt:i4>
      </vt:variant>
      <vt:variant>
        <vt:i4>72</vt:i4>
      </vt:variant>
      <vt:variant>
        <vt:i4>0</vt:i4>
      </vt:variant>
      <vt:variant>
        <vt:i4>5</vt:i4>
      </vt:variant>
      <vt:variant>
        <vt:lpwstr>https://sciwheel.com/work/citation?ids=15078716&amp;pre=&amp;suf=&amp;sa=0&amp;dbf=0</vt:lpwstr>
      </vt:variant>
      <vt:variant>
        <vt:lpwstr/>
      </vt:variant>
      <vt:variant>
        <vt:i4>7340074</vt:i4>
      </vt:variant>
      <vt:variant>
        <vt:i4>69</vt:i4>
      </vt:variant>
      <vt:variant>
        <vt:i4>0</vt:i4>
      </vt:variant>
      <vt:variant>
        <vt:i4>5</vt:i4>
      </vt:variant>
      <vt:variant>
        <vt:lpwstr>https://sciwheel.com/work/citation?ids=16987000,18670440&amp;pre=&amp;pre=&amp;suf=&amp;suf=&amp;sa=0,0&amp;dbf=0&amp;dbf=0</vt:lpwstr>
      </vt:variant>
      <vt:variant>
        <vt:lpwstr/>
      </vt:variant>
      <vt:variant>
        <vt:i4>262169</vt:i4>
      </vt:variant>
      <vt:variant>
        <vt:i4>66</vt:i4>
      </vt:variant>
      <vt:variant>
        <vt:i4>0</vt:i4>
      </vt:variant>
      <vt:variant>
        <vt:i4>5</vt:i4>
      </vt:variant>
      <vt:variant>
        <vt:lpwstr>https://sciwheel.com/work/citation?ids=18551857&amp;pre=&amp;suf=&amp;sa=0&amp;dbf=0</vt:lpwstr>
      </vt:variant>
      <vt:variant>
        <vt:lpwstr/>
      </vt:variant>
      <vt:variant>
        <vt:i4>17</vt:i4>
      </vt:variant>
      <vt:variant>
        <vt:i4>63</vt:i4>
      </vt:variant>
      <vt:variant>
        <vt:i4>0</vt:i4>
      </vt:variant>
      <vt:variant>
        <vt:i4>5</vt:i4>
      </vt:variant>
      <vt:variant>
        <vt:lpwstr>https://sciwheel.com/work/citation?ids=18538180&amp;pre=&amp;suf=&amp;sa=0&amp;dbf=0</vt:lpwstr>
      </vt:variant>
      <vt:variant>
        <vt:lpwstr/>
      </vt:variant>
      <vt:variant>
        <vt:i4>20</vt:i4>
      </vt:variant>
      <vt:variant>
        <vt:i4>60</vt:i4>
      </vt:variant>
      <vt:variant>
        <vt:i4>0</vt:i4>
      </vt:variant>
      <vt:variant>
        <vt:i4>5</vt:i4>
      </vt:variant>
      <vt:variant>
        <vt:lpwstr>https://sciwheel.com/work/citation?ids=13449189&amp;pre=&amp;suf=&amp;sa=0&amp;dbf=0</vt:lpwstr>
      </vt:variant>
      <vt:variant>
        <vt:lpwstr/>
      </vt:variant>
      <vt:variant>
        <vt:i4>7340074</vt:i4>
      </vt:variant>
      <vt:variant>
        <vt:i4>57</vt:i4>
      </vt:variant>
      <vt:variant>
        <vt:i4>0</vt:i4>
      </vt:variant>
      <vt:variant>
        <vt:i4>5</vt:i4>
      </vt:variant>
      <vt:variant>
        <vt:lpwstr>https://sciwheel.com/work/citation?ids=16987000,18670440&amp;pre=&amp;pre=&amp;suf=&amp;suf=&amp;sa=0,0&amp;dbf=0&amp;dbf=0</vt:lpwstr>
      </vt:variant>
      <vt:variant>
        <vt:lpwstr/>
      </vt:variant>
      <vt:variant>
        <vt:i4>786456</vt:i4>
      </vt:variant>
      <vt:variant>
        <vt:i4>54</vt:i4>
      </vt:variant>
      <vt:variant>
        <vt:i4>0</vt:i4>
      </vt:variant>
      <vt:variant>
        <vt:i4>5</vt:i4>
      </vt:variant>
      <vt:variant>
        <vt:lpwstr>https://sciwheel.com/work/citation?ids=15078716&amp;pre=&amp;suf=&amp;sa=0&amp;dbf=0</vt:lpwstr>
      </vt:variant>
      <vt:variant>
        <vt:lpwstr/>
      </vt:variant>
      <vt:variant>
        <vt:i4>327704</vt:i4>
      </vt:variant>
      <vt:variant>
        <vt:i4>51</vt:i4>
      </vt:variant>
      <vt:variant>
        <vt:i4>0</vt:i4>
      </vt:variant>
      <vt:variant>
        <vt:i4>5</vt:i4>
      </vt:variant>
      <vt:variant>
        <vt:lpwstr>https://sciwheel.com/work/citation?ids=18551749&amp;pre=&amp;suf=&amp;sa=0&amp;dbf=0</vt:lpwstr>
      </vt:variant>
      <vt:variant>
        <vt:lpwstr/>
      </vt:variant>
      <vt:variant>
        <vt:i4>17</vt:i4>
      </vt:variant>
      <vt:variant>
        <vt:i4>48</vt:i4>
      </vt:variant>
      <vt:variant>
        <vt:i4>0</vt:i4>
      </vt:variant>
      <vt:variant>
        <vt:i4>5</vt:i4>
      </vt:variant>
      <vt:variant>
        <vt:lpwstr>https://sciwheel.com/work/citation?ids=18538180&amp;pre=&amp;suf=&amp;sa=0&amp;dbf=0</vt:lpwstr>
      </vt:variant>
      <vt:variant>
        <vt:lpwstr/>
      </vt:variant>
      <vt:variant>
        <vt:i4>458779</vt:i4>
      </vt:variant>
      <vt:variant>
        <vt:i4>45</vt:i4>
      </vt:variant>
      <vt:variant>
        <vt:i4>0</vt:i4>
      </vt:variant>
      <vt:variant>
        <vt:i4>5</vt:i4>
      </vt:variant>
      <vt:variant>
        <vt:lpwstr>https://sciwheel.com/work/citation?ids=18551964&amp;pre=&amp;suf=&amp;sa=0&amp;dbf=0</vt:lpwstr>
      </vt:variant>
      <vt:variant>
        <vt:lpwstr/>
      </vt:variant>
      <vt:variant>
        <vt:i4>5373956</vt:i4>
      </vt:variant>
      <vt:variant>
        <vt:i4>42</vt:i4>
      </vt:variant>
      <vt:variant>
        <vt:i4>0</vt:i4>
      </vt:variant>
      <vt:variant>
        <vt:i4>5</vt:i4>
      </vt:variant>
      <vt:variant>
        <vt:lpwstr>https://sciwheel.com/work/citation?ids=17825734,18332060,18538180,17372528&amp;pre=&amp;pre=&amp;pre=&amp;pre=&amp;suf=&amp;suf=&amp;suf=&amp;suf=&amp;sa=0,0,0,0&amp;dbf=0&amp;dbf=0&amp;dbf=0&amp;dbf=0</vt:lpwstr>
      </vt:variant>
      <vt:variant>
        <vt:lpwstr/>
      </vt:variant>
      <vt:variant>
        <vt:i4>17</vt:i4>
      </vt:variant>
      <vt:variant>
        <vt:i4>39</vt:i4>
      </vt:variant>
      <vt:variant>
        <vt:i4>0</vt:i4>
      </vt:variant>
      <vt:variant>
        <vt:i4>5</vt:i4>
      </vt:variant>
      <vt:variant>
        <vt:lpwstr>https://sciwheel.com/work/citation?ids=18538180&amp;pre=&amp;suf=&amp;sa=0&amp;dbf=0</vt:lpwstr>
      </vt:variant>
      <vt:variant>
        <vt:lpwstr/>
      </vt:variant>
      <vt:variant>
        <vt:i4>851991</vt:i4>
      </vt:variant>
      <vt:variant>
        <vt:i4>36</vt:i4>
      </vt:variant>
      <vt:variant>
        <vt:i4>0</vt:i4>
      </vt:variant>
      <vt:variant>
        <vt:i4>5</vt:i4>
      </vt:variant>
      <vt:variant>
        <vt:lpwstr>https://sciwheel.com/work/citation?ids=18223492&amp;pre=&amp;suf=&amp;sa=0&amp;dbf=0</vt:lpwstr>
      </vt:variant>
      <vt:variant>
        <vt:lpwstr/>
      </vt:variant>
      <vt:variant>
        <vt:i4>393246</vt:i4>
      </vt:variant>
      <vt:variant>
        <vt:i4>33</vt:i4>
      </vt:variant>
      <vt:variant>
        <vt:i4>0</vt:i4>
      </vt:variant>
      <vt:variant>
        <vt:i4>5</vt:i4>
      </vt:variant>
      <vt:variant>
        <vt:lpwstr>https://sciwheel.com/work/citation?ids=18701459&amp;pre=&amp;suf=&amp;sa=0&amp;dbf=0</vt:lpwstr>
      </vt:variant>
      <vt:variant>
        <vt:lpwstr/>
      </vt:variant>
      <vt:variant>
        <vt:i4>18</vt:i4>
      </vt:variant>
      <vt:variant>
        <vt:i4>30</vt:i4>
      </vt:variant>
      <vt:variant>
        <vt:i4>0</vt:i4>
      </vt:variant>
      <vt:variant>
        <vt:i4>5</vt:i4>
      </vt:variant>
      <vt:variant>
        <vt:lpwstr>https://sciwheel.com/work/citation?ids=18568087&amp;pre=&amp;suf=&amp;sa=0&amp;dbf=0</vt:lpwstr>
      </vt:variant>
      <vt:variant>
        <vt:lpwstr/>
      </vt:variant>
      <vt:variant>
        <vt:i4>2162745</vt:i4>
      </vt:variant>
      <vt:variant>
        <vt:i4>27</vt:i4>
      </vt:variant>
      <vt:variant>
        <vt:i4>0</vt:i4>
      </vt:variant>
      <vt:variant>
        <vt:i4>5</vt:i4>
      </vt:variant>
      <vt:variant>
        <vt:lpwstr>https://sciwheel.com/work/citation?ids=18551749,18837338,18688106&amp;pre=&amp;pre=&amp;pre=&amp;suf=&amp;suf=&amp;suf=&amp;sa=0,0,0&amp;dbf=0&amp;dbf=0&amp;dbf=0</vt:lpwstr>
      </vt:variant>
      <vt:variant>
        <vt:lpwstr/>
      </vt:variant>
      <vt:variant>
        <vt:i4>327704</vt:i4>
      </vt:variant>
      <vt:variant>
        <vt:i4>24</vt:i4>
      </vt:variant>
      <vt:variant>
        <vt:i4>0</vt:i4>
      </vt:variant>
      <vt:variant>
        <vt:i4>5</vt:i4>
      </vt:variant>
      <vt:variant>
        <vt:lpwstr>https://sciwheel.com/work/citation?ids=18551749&amp;pre=&amp;suf=&amp;sa=0&amp;dbf=0</vt:lpwstr>
      </vt:variant>
      <vt:variant>
        <vt:lpwstr/>
      </vt:variant>
      <vt:variant>
        <vt:i4>262167</vt:i4>
      </vt:variant>
      <vt:variant>
        <vt:i4>21</vt:i4>
      </vt:variant>
      <vt:variant>
        <vt:i4>0</vt:i4>
      </vt:variant>
      <vt:variant>
        <vt:i4>5</vt:i4>
      </vt:variant>
      <vt:variant>
        <vt:lpwstr>https://sciwheel.com/work/citation?ids=18675320&amp;pre=&amp;suf=&amp;sa=0&amp;dbf=0</vt:lpwstr>
      </vt:variant>
      <vt:variant>
        <vt:lpwstr/>
      </vt:variant>
      <vt:variant>
        <vt:i4>8192032</vt:i4>
      </vt:variant>
      <vt:variant>
        <vt:i4>18</vt:i4>
      </vt:variant>
      <vt:variant>
        <vt:i4>0</vt:i4>
      </vt:variant>
      <vt:variant>
        <vt:i4>5</vt:i4>
      </vt:variant>
      <vt:variant>
        <vt:lpwstr>https://sciwheel.com/work/citation?ids=15078716,17919057&amp;pre=&amp;pre=&amp;suf=&amp;suf=&amp;sa=0,0&amp;dbf=0&amp;dbf=0</vt:lpwstr>
      </vt:variant>
      <vt:variant>
        <vt:lpwstr/>
      </vt:variant>
      <vt:variant>
        <vt:i4>7405610</vt:i4>
      </vt:variant>
      <vt:variant>
        <vt:i4>15</vt:i4>
      </vt:variant>
      <vt:variant>
        <vt:i4>0</vt:i4>
      </vt:variant>
      <vt:variant>
        <vt:i4>5</vt:i4>
      </vt:variant>
      <vt:variant>
        <vt:lpwstr>https://sciwheel.com/work/citation?ids=7161600,16489973&amp;pre=&amp;pre=&amp;suf=&amp;suf=&amp;sa=0,0&amp;dbf=0&amp;dbf=0</vt:lpwstr>
      </vt:variant>
      <vt:variant>
        <vt:lpwstr/>
      </vt:variant>
      <vt:variant>
        <vt:i4>7929888</vt:i4>
      </vt:variant>
      <vt:variant>
        <vt:i4>12</vt:i4>
      </vt:variant>
      <vt:variant>
        <vt:i4>0</vt:i4>
      </vt:variant>
      <vt:variant>
        <vt:i4>5</vt:i4>
      </vt:variant>
      <vt:variant>
        <vt:lpwstr>https://sciwheel.com/work/citation?ids=17731178,16487586&amp;pre=&amp;pre=&amp;suf=&amp;suf=&amp;sa=0,0&amp;dbf=0&amp;dbf=0</vt:lpwstr>
      </vt:variant>
      <vt:variant>
        <vt:lpwstr/>
      </vt:variant>
      <vt:variant>
        <vt:i4>917531</vt:i4>
      </vt:variant>
      <vt:variant>
        <vt:i4>9</vt:i4>
      </vt:variant>
      <vt:variant>
        <vt:i4>0</vt:i4>
      </vt:variant>
      <vt:variant>
        <vt:i4>5</vt:i4>
      </vt:variant>
      <vt:variant>
        <vt:lpwstr>https://sciwheel.com/work/citation?ids=13012391&amp;pre=&amp;suf=&amp;sa=0&amp;dbf=0</vt:lpwstr>
      </vt:variant>
      <vt:variant>
        <vt:lpwstr/>
      </vt:variant>
      <vt:variant>
        <vt:i4>8257569</vt:i4>
      </vt:variant>
      <vt:variant>
        <vt:i4>6</vt:i4>
      </vt:variant>
      <vt:variant>
        <vt:i4>0</vt:i4>
      </vt:variant>
      <vt:variant>
        <vt:i4>5</vt:i4>
      </vt:variant>
      <vt:variant>
        <vt:lpwstr>https://sciwheel.com/work/citation?ids=16033691,12383358&amp;pre=&amp;pre=&amp;suf=&amp;suf=&amp;sa=0,0&amp;dbf=0&amp;dbf=0</vt:lpwstr>
      </vt:variant>
      <vt:variant>
        <vt:lpwstr/>
      </vt:variant>
      <vt:variant>
        <vt:i4>983065</vt:i4>
      </vt:variant>
      <vt:variant>
        <vt:i4>3</vt:i4>
      </vt:variant>
      <vt:variant>
        <vt:i4>0</vt:i4>
      </vt:variant>
      <vt:variant>
        <vt:i4>5</vt:i4>
      </vt:variant>
      <vt:variant>
        <vt:lpwstr>https://sciwheel.com/work/citation?ids=16033691&amp;pre=&amp;suf=&amp;sa=0&amp;dbf=0</vt:lpwstr>
      </vt:variant>
      <vt:variant>
        <vt:lpwstr/>
      </vt:variant>
      <vt:variant>
        <vt:i4>4128837</vt:i4>
      </vt:variant>
      <vt:variant>
        <vt:i4>0</vt:i4>
      </vt:variant>
      <vt:variant>
        <vt:i4>0</vt:i4>
      </vt:variant>
      <vt:variant>
        <vt:i4>5</vt:i4>
      </vt:variant>
      <vt:variant>
        <vt:lpwstr>mailto:hyolim.kang@nagasaki-u.ac.jp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Sandra López</cp:lastModifiedBy>
  <cp:revision>1396</cp:revision>
  <cp:lastPrinted>2026-04-05T23:09:00Z</cp:lastPrinted>
  <dcterms:created xsi:type="dcterms:W3CDTF">2026-04-24T17:48:00Z</dcterms:created>
  <dcterms:modified xsi:type="dcterms:W3CDTF">2026-06-19T01:06:00Z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id="USSduyLX"/&gt;&lt;style id="http://www.zotero.org/styles/nature" hasBibliography="1" bibliographyStyleHasBeenSet="0"/&gt;&lt;prefs&gt;&lt;pref name="fieldType" value="Field"/&gt;&lt;/prefs&gt;&lt;/data&gt;</vt:lpwstr>
  </property>
</Properties>
</file>