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B1613"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t>Manuscript reference number: THELANCETID-D-26-00464</w:t>
      </w:r>
      <w:r w:rsidRPr="007C1A8C">
        <w:rPr>
          <w:rFonts w:ascii="Calibri" w:hAnsi="Calibri" w:cs="Calibri"/>
          <w:b/>
          <w:bCs/>
          <w:sz w:val="22"/>
          <w:szCs w:val="24"/>
        </w:rPr>
        <w:br/>
        <w:t>Title: Benefit-risk of the live-attenuated chikungunya vaccine Ixchiq for travel vaccination and age-specific outbreak response immunisation strategies: a modelling study</w:t>
      </w:r>
    </w:p>
    <w:p w14:paraId="0FDAA1AF" w14:textId="77777777" w:rsidR="0007361D" w:rsidRPr="007C1A8C" w:rsidRDefault="0007361D" w:rsidP="00E820E3">
      <w:pPr>
        <w:rPr>
          <w:rFonts w:ascii="Calibri" w:eastAsia="Malgun Gothic" w:hAnsi="Calibri" w:cs="Calibri"/>
          <w:b/>
          <w:bCs/>
          <w:sz w:val="22"/>
          <w:szCs w:val="24"/>
          <w:lang w:eastAsia="ko-KR"/>
        </w:rPr>
      </w:pPr>
    </w:p>
    <w:p w14:paraId="3B7E7408" w14:textId="7126A922" w:rsidR="0007361D" w:rsidRPr="007C1A8C" w:rsidRDefault="63F142DC" w:rsidP="19266209">
      <w:pPr>
        <w:rPr>
          <w:rFonts w:ascii="Calibri" w:eastAsia="Malgun Gothic" w:hAnsi="Calibri" w:cs="Calibri"/>
          <w:b/>
          <w:bCs/>
          <w:sz w:val="22"/>
          <w:lang w:eastAsia="ko-KR"/>
        </w:rPr>
      </w:pPr>
      <w:r w:rsidRPr="19266209">
        <w:rPr>
          <w:rFonts w:ascii="Calibri" w:eastAsia="Malgun Gothic" w:hAnsi="Calibri" w:cs="Calibri"/>
          <w:b/>
          <w:bCs/>
          <w:sz w:val="22"/>
          <w:lang w:eastAsia="ko-KR"/>
        </w:rPr>
        <w:t>Editor:</w:t>
      </w:r>
    </w:p>
    <w:p w14:paraId="7D36268D"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t xml:space="preserve">We have now received all of the peer reviewers' reports for your manuscript. Unfortunately, based on the remarks of the reviewers and the editorial team, w​e do not feel that the manuscript fulfils the requirements of Article (Original Research) for </w:t>
      </w:r>
      <w:r w:rsidRPr="007C1A8C">
        <w:rPr>
          <w:rFonts w:ascii="Calibri" w:hAnsi="Calibri" w:cs="Calibri"/>
          <w:i/>
          <w:iCs/>
          <w:sz w:val="22"/>
          <w:szCs w:val="24"/>
        </w:rPr>
        <w:t>The Lancet Infectious Diseases</w:t>
      </w:r>
      <w:r w:rsidRPr="007C1A8C">
        <w:rPr>
          <w:rFonts w:ascii="Calibri" w:hAnsi="Calibri" w:cs="Calibri"/>
          <w:sz w:val="22"/>
          <w:szCs w:val="24"/>
        </w:rPr>
        <w:t>. We are concerned about the potential interpretation of modelling and its impact on public health decisions. We would encourage you strongly to take the reviewers on board, in particular about the underlying assumptions. If you were able to overhaul their models based on the reviewers’ feedback, we would consider looking at new version of the paper. However, for the moment, we have decided not to publish your manuscript.</w:t>
      </w:r>
    </w:p>
    <w:p w14:paraId="44BC391D" w14:textId="55E32988" w:rsidR="19266209" w:rsidRDefault="19266209" w:rsidP="19266209">
      <w:pPr>
        <w:rPr>
          <w:ins w:id="0" w:author="Kaja Abbas" w:date="2026-05-25T10:33:00Z" w16du:dateUtc="2026-05-25T10:33:00Z"/>
          <w:rFonts w:ascii="Calibri" w:eastAsia="Malgun Gothic" w:hAnsi="Calibri" w:cs="Calibri"/>
          <w:sz w:val="22"/>
          <w:lang w:eastAsia="ko-KR"/>
        </w:rPr>
      </w:pPr>
    </w:p>
    <w:p w14:paraId="61E714E0" w14:textId="77777777" w:rsidR="6260784D" w:rsidRDefault="6260784D" w:rsidP="19266209">
      <w:pPr>
        <w:rPr>
          <w:ins w:id="1" w:author="Kaja Abbas" w:date="2026-05-25T10:33:00Z" w16du:dateUtc="2026-05-25T10:33:00Z"/>
          <w:rFonts w:ascii="Calibri" w:eastAsia="Malgun Gothic" w:hAnsi="Calibri" w:cs="Calibri"/>
          <w:color w:val="0070C0"/>
          <w:sz w:val="22"/>
          <w:lang w:eastAsia="ko-KR"/>
        </w:rPr>
      </w:pPr>
      <w:ins w:id="2" w:author="Kaja Abbas" w:date="2026-05-25T10:33:00Z" w16du:dateUtc="2026-05-25T10:33:00Z">
        <w:r w:rsidRPr="19266209">
          <w:rPr>
            <w:rFonts w:ascii="Calibri" w:eastAsia="Malgun Gothic" w:hAnsi="Calibri" w:cs="Calibri"/>
            <w:color w:val="0070C0"/>
            <w:sz w:val="22"/>
            <w:lang w:eastAsia="ko-KR"/>
          </w:rPr>
          <w:t>Response</w:t>
        </w:r>
      </w:ins>
    </w:p>
    <w:p w14:paraId="6C4F4EB9" w14:textId="711F9DAE" w:rsidR="6260784D" w:rsidRDefault="6260784D" w:rsidP="19266209">
      <w:pPr>
        <w:rPr>
          <w:ins w:id="3" w:author="Kaja Abbas" w:date="2026-05-25T10:33:00Z" w16du:dateUtc="2026-05-25T10:33:00Z"/>
          <w:rFonts w:ascii="Calibri" w:eastAsia="Malgun Gothic" w:hAnsi="Calibri" w:cs="Calibri"/>
          <w:color w:val="0070C0"/>
          <w:sz w:val="22"/>
          <w:lang w:val="en-US" w:eastAsia="ko-KR"/>
        </w:rPr>
      </w:pPr>
      <w:ins w:id="4" w:author="Kaja Abbas" w:date="2026-05-25T10:33:00Z" w16du:dateUtc="2026-05-25T10:33:00Z">
        <w:r w:rsidRPr="19266209">
          <w:rPr>
            <w:rFonts w:ascii="Calibri" w:eastAsia="Malgun Gothic" w:hAnsi="Calibri" w:cs="Calibri"/>
            <w:color w:val="0070C0"/>
            <w:sz w:val="22"/>
            <w:lang w:eastAsia="ko-KR"/>
          </w:rPr>
          <w:t>This is a substantially revised version of our previous submission. We have addressed all the reviewers' comments in the paper, and the rebuttal letter includes our responses. While the first submission analysed all age-groups of 1 year and older, due to lack of empirical safety data for ages 1-17 years, we have limited the benefit-risk assessment to ages 18 and higher in this submission. Further, we have incorporated serostatus-stratified vaccine risk assessment for outbreak response immunisation in our analysis.</w:t>
        </w:r>
      </w:ins>
    </w:p>
    <w:p w14:paraId="0B088EAE" w14:textId="1AC47FB6" w:rsidR="19266209" w:rsidRDefault="19266209" w:rsidP="19266209">
      <w:pPr>
        <w:rPr>
          <w:rFonts w:ascii="Calibri" w:eastAsia="Malgun Gothic" w:hAnsi="Calibri" w:cs="Calibri"/>
          <w:sz w:val="22"/>
          <w:lang w:eastAsia="ko-KR"/>
        </w:rPr>
        <w:sectPr w:rsidR="19266209" w:rsidSect="0007361D">
          <w:pgSz w:w="11906" w:h="16838"/>
          <w:pgMar w:top="1985" w:right="1701" w:bottom="1701" w:left="1701" w:header="851" w:footer="992" w:gutter="0"/>
          <w:lnNumType w:countBy="5" w:restart="continuous"/>
          <w:cols w:space="425"/>
          <w:docGrid w:type="lines" w:linePitch="360"/>
        </w:sectPr>
      </w:pPr>
    </w:p>
    <w:p w14:paraId="011C8974"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lastRenderedPageBreak/>
        <w:t>Reviewer #1:</w:t>
      </w:r>
    </w:p>
    <w:p w14:paraId="3ED1CEA1" w14:textId="77777777" w:rsidR="0007361D" w:rsidRDefault="0007361D" w:rsidP="00E820E3">
      <w:pPr>
        <w:rPr>
          <w:rFonts w:ascii="Calibri" w:hAnsi="Calibri" w:cs="Calibri"/>
          <w:sz w:val="22"/>
          <w:szCs w:val="24"/>
        </w:rPr>
      </w:pPr>
      <w:r w:rsidRPr="007C1A8C">
        <w:rPr>
          <w:rFonts w:ascii="Calibri" w:hAnsi="Calibri" w:cs="Calibri"/>
          <w:b/>
          <w:bCs/>
          <w:sz w:val="22"/>
          <w:szCs w:val="24"/>
        </w:rPr>
        <w:br/>
      </w:r>
      <w:r w:rsidRPr="007C1A8C">
        <w:rPr>
          <w:rFonts w:ascii="Calibri" w:hAnsi="Calibri" w:cs="Calibri"/>
          <w:sz w:val="22"/>
          <w:szCs w:val="24"/>
        </w:rPr>
        <w:t>Strength of the paper</w:t>
      </w:r>
      <w:r w:rsidRPr="007C1A8C">
        <w:rPr>
          <w:rFonts w:ascii="Calibri" w:hAnsi="Calibri" w:cs="Calibri"/>
          <w:sz w:val="22"/>
          <w:szCs w:val="24"/>
        </w:rPr>
        <w:br/>
        <w:t>This work present an important and current question about the benefit-risk balance of the live-attenuated chikungunya vaccine (Ixchiq), especially in light of new safety concerns and regulatory modifications. The work is extremely important for guiding travel vaccination policies and outbreak response methods in various epidemiological scenarios. A fundamental strength is the implementation of a structured modeling framework that integrates Brazilian surveillance data with post-licensure safety data, allowing for age- and scenario-based evaluation. The study is more extensive since it takes into account several outcomes (DALYs, fatalities, and SAEs) and includes probabilistic sensitivity analysis.</w:t>
      </w:r>
      <w:r w:rsidRPr="007C1A8C">
        <w:rPr>
          <w:rFonts w:ascii="Calibri" w:hAnsi="Calibri" w:cs="Calibri"/>
          <w:sz w:val="22"/>
          <w:szCs w:val="24"/>
        </w:rPr>
        <w:br/>
      </w:r>
    </w:p>
    <w:p w14:paraId="11F0C5C4" w14:textId="28A1B0AF" w:rsidR="0007361D" w:rsidRPr="00A41F1D" w:rsidRDefault="0007361D" w:rsidP="19266209">
      <w:pPr>
        <w:rPr>
          <w:rFonts w:ascii="Calibri" w:eastAsia="Malgun Gothic" w:hAnsi="Calibri" w:cs="Calibri"/>
          <w:color w:val="0070C0"/>
          <w:sz w:val="22"/>
          <w:lang w:eastAsia="ko-KR"/>
        </w:rPr>
      </w:pPr>
      <w:r w:rsidRPr="19266209">
        <w:rPr>
          <w:rFonts w:ascii="Calibri" w:hAnsi="Calibri" w:cs="Calibri"/>
          <w:color w:val="0070C0"/>
          <w:sz w:val="22"/>
        </w:rPr>
        <w:t xml:space="preserve">We appreciate </w:t>
      </w:r>
      <w:del w:id="5" w:author="Kaja Abbas" w:date="2026-05-25T10:33:00Z" w16du:dateUtc="2026-05-25T10:33:37Z">
        <w:r w:rsidRPr="19266209" w:rsidDel="0007361D">
          <w:rPr>
            <w:rFonts w:ascii="Calibri" w:hAnsi="Calibri" w:cs="Calibri"/>
            <w:color w:val="0070C0"/>
            <w:sz w:val="22"/>
          </w:rPr>
          <w:delText>all of Reviewer 1’s</w:delText>
        </w:r>
      </w:del>
      <w:ins w:id="6" w:author="Kaja Abbas" w:date="2026-05-25T10:33:00Z" w16du:dateUtc="2026-05-25T10:33:37Z">
        <w:r w:rsidR="46199ED0" w:rsidRPr="19266209">
          <w:rPr>
            <w:rFonts w:ascii="Calibri" w:hAnsi="Calibri" w:cs="Calibri"/>
            <w:color w:val="0070C0"/>
            <w:sz w:val="22"/>
          </w:rPr>
          <w:t>your</w:t>
        </w:r>
      </w:ins>
      <w:r w:rsidRPr="19266209">
        <w:rPr>
          <w:rFonts w:ascii="Calibri" w:hAnsi="Calibri" w:cs="Calibri"/>
          <w:color w:val="0070C0"/>
          <w:sz w:val="22"/>
        </w:rPr>
        <w:t xml:space="preserve"> comments. We have addressed each comment individually and provide our responses below.</w:t>
      </w:r>
      <w:ins w:id="7" w:author="Sandra López" w:date="2026-05-24T01:05:00Z" w16du:dateUtc="2026-05-24T01:05:59Z">
        <w:r w:rsidR="3C6304D5" w:rsidRPr="19266209">
          <w:rPr>
            <w:rFonts w:ascii="Calibri" w:hAnsi="Calibri" w:cs="Calibri"/>
            <w:color w:val="0070C0"/>
            <w:sz w:val="22"/>
          </w:rPr>
          <w:t xml:space="preserve"> </w:t>
        </w:r>
      </w:ins>
      <w:ins w:id="8" w:author="Sandra López" w:date="2026-05-24T01:15:00Z" w16du:dateUtc="2026-05-24T01:15:00Z">
        <w:del w:id="9" w:author="Kaja Abbas" w:date="2026-05-25T10:33:00Z" w16du:dateUtc="2026-05-25T10:33:24Z">
          <w:r w:rsidRPr="19266209" w:rsidDel="58224FF8">
            <w:rPr>
              <w:rFonts w:ascii="Calibri" w:hAnsi="Calibri" w:cs="Calibri"/>
              <w:color w:val="0070C0"/>
              <w:sz w:val="22"/>
            </w:rPr>
            <w:delText xml:space="preserve">Your suggestions </w:delText>
          </w:r>
        </w:del>
      </w:ins>
      <w:ins w:id="10" w:author="Sandra López" w:date="2026-05-24T01:06:00Z" w16du:dateUtc="2026-05-24T01:06:08Z">
        <w:del w:id="11" w:author="Kaja Abbas" w:date="2026-05-25T10:33:00Z" w16du:dateUtc="2026-05-25T10:33:24Z">
          <w:r w:rsidRPr="19266209" w:rsidDel="3C6304D5">
            <w:rPr>
              <w:rFonts w:ascii="Calibri" w:hAnsi="Calibri" w:cs="Calibri"/>
              <w:color w:val="0070C0"/>
              <w:sz w:val="22"/>
            </w:rPr>
            <w:delText>allow</w:delText>
          </w:r>
        </w:del>
      </w:ins>
      <w:ins w:id="12" w:author="Sandra López" w:date="2026-05-24T01:15:00Z" w16du:dateUtc="2026-05-24T01:15:10Z">
        <w:del w:id="13" w:author="Kaja Abbas" w:date="2026-05-25T10:33:00Z" w16du:dateUtc="2026-05-25T10:33:24Z">
          <w:r w:rsidRPr="19266209" w:rsidDel="040A69F1">
            <w:rPr>
              <w:rFonts w:ascii="Calibri" w:hAnsi="Calibri" w:cs="Calibri"/>
              <w:color w:val="0070C0"/>
              <w:sz w:val="22"/>
            </w:rPr>
            <w:delText>ed</w:delText>
          </w:r>
        </w:del>
      </w:ins>
      <w:ins w:id="14" w:author="Sandra López" w:date="2026-05-24T01:06:00Z" w16du:dateUtc="2026-05-24T01:06:08Z">
        <w:del w:id="15" w:author="Kaja Abbas" w:date="2026-05-25T10:33:00Z" w16du:dateUtc="2026-05-25T10:33:24Z">
          <w:r w:rsidRPr="19266209" w:rsidDel="3C6304D5">
            <w:rPr>
              <w:rFonts w:ascii="Calibri" w:hAnsi="Calibri" w:cs="Calibri"/>
              <w:color w:val="0070C0"/>
              <w:sz w:val="22"/>
            </w:rPr>
            <w:delText xml:space="preserve"> us to improve our manuscript.</w:delText>
          </w:r>
        </w:del>
      </w:ins>
      <w:del w:id="16" w:author="Kaja Abbas" w:date="2026-05-25T10:33:00Z" w16du:dateUtc="2026-05-25T10:33:24Z">
        <w:r w:rsidRPr="19266209" w:rsidDel="00A41F1D">
          <w:rPr>
            <w:rFonts w:ascii="Calibri" w:eastAsia="Malgun Gothic" w:hAnsi="Calibri" w:cs="Calibri"/>
            <w:color w:val="0070C0"/>
            <w:sz w:val="22"/>
            <w:lang w:eastAsia="ko-KR"/>
          </w:rPr>
          <w:delText xml:space="preserve"> </w:delText>
        </w:r>
      </w:del>
      <w:ins w:id="17" w:author="Sandra López" w:date="2026-05-24T01:15:00Z" w16du:dateUtc="2026-05-24T01:15:07Z">
        <w:del w:id="18" w:author="Kaja Abbas" w:date="2026-05-25T10:33:00Z" w16du:dateUtc="2026-05-25T10:33:24Z">
          <w:r w:rsidRPr="19266209" w:rsidDel="00A41F1D">
            <w:rPr>
              <w:rFonts w:ascii="Calibri" w:hAnsi="Calibri" w:cs="Calibri"/>
              <w:color w:val="0070C0"/>
              <w:sz w:val="22"/>
            </w:rPr>
            <w:delText xml:space="preserve">Your suggestions </w:delText>
          </w:r>
        </w:del>
      </w:ins>
      <w:ins w:id="19" w:author="Sandra López" w:date="2026-05-24T01:06:00Z" w16du:dateUtc="2026-05-24T01:06:08Z">
        <w:del w:id="20" w:author="Kaja Abbas" w:date="2026-05-25T10:33:00Z" w16du:dateUtc="2026-05-25T10:33:24Z">
          <w:r w:rsidRPr="19266209" w:rsidDel="00A41F1D">
            <w:rPr>
              <w:rFonts w:ascii="Calibri" w:hAnsi="Calibri" w:cs="Calibri"/>
              <w:color w:val="0070C0"/>
              <w:sz w:val="22"/>
            </w:rPr>
            <w:delText>allow</w:delText>
          </w:r>
        </w:del>
      </w:ins>
      <w:ins w:id="21" w:author="Sandra López" w:date="2026-05-24T01:15:00Z" w16du:dateUtc="2026-05-24T01:15:10Z">
        <w:del w:id="22" w:author="Kaja Abbas" w:date="2026-05-25T10:33:00Z" w16du:dateUtc="2026-05-25T10:33:24Z">
          <w:r w:rsidRPr="19266209" w:rsidDel="00A41F1D">
            <w:rPr>
              <w:rFonts w:ascii="Calibri" w:hAnsi="Calibri" w:cs="Calibri"/>
              <w:color w:val="0070C0"/>
              <w:sz w:val="22"/>
            </w:rPr>
            <w:delText>ed</w:delText>
          </w:r>
        </w:del>
      </w:ins>
      <w:ins w:id="23" w:author="Sandra López" w:date="2026-05-24T01:06:00Z" w16du:dateUtc="2026-05-24T01:06:08Z">
        <w:del w:id="24" w:author="Kaja Abbas" w:date="2026-05-25T10:33:00Z" w16du:dateUtc="2026-05-25T10:33:24Z">
          <w:r w:rsidRPr="19266209" w:rsidDel="00A41F1D">
            <w:rPr>
              <w:rFonts w:ascii="Calibri" w:hAnsi="Calibri" w:cs="Calibri"/>
              <w:color w:val="0070C0"/>
              <w:sz w:val="22"/>
            </w:rPr>
            <w:delText xml:space="preserve"> us to improve our manuscript.</w:delText>
          </w:r>
        </w:del>
      </w:ins>
    </w:p>
    <w:p w14:paraId="5CDFB5E3"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sz w:val="22"/>
          <w:szCs w:val="24"/>
        </w:rPr>
        <w:br/>
      </w:r>
      <w:r w:rsidRPr="007C1A8C">
        <w:rPr>
          <w:rFonts w:ascii="Calibri" w:hAnsi="Calibri" w:cs="Calibri"/>
          <w:b/>
          <w:bCs/>
          <w:sz w:val="22"/>
          <w:szCs w:val="24"/>
        </w:rPr>
        <w:t>Major Comments</w:t>
      </w:r>
    </w:p>
    <w:p w14:paraId="0D519C76"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w:t>
      </w:r>
      <w:r w:rsidRPr="007C1A8C">
        <w:rPr>
          <w:rFonts w:ascii="Calibri" w:hAnsi="Calibri" w:cs="Calibri"/>
          <w:sz w:val="22"/>
          <w:szCs w:val="24"/>
        </w:rPr>
        <w:br/>
        <w:t>1A significant concern is the reliance on restricted and potentially biased post-licensure safety data (e.g., VAERS and regulatory reports) to estimate vaccine-related risks. These data sources are prone to underreporting and imprecise denominators, which can significantly skew risk estimations and thus benefit-risk ratios. This issue is acknowledged but not thoroughly investigated analytically; sensitivity analysis of SAE rates would improve the conclusions.</w:t>
      </w:r>
    </w:p>
    <w:p w14:paraId="0EEC09ED" w14:textId="77777777" w:rsidR="0007361D" w:rsidRPr="002A03A1" w:rsidRDefault="0007361D" w:rsidP="00E820E3">
      <w:pPr>
        <w:rPr>
          <w:rFonts w:ascii="Calibri" w:eastAsia="Malgun Gothic" w:hAnsi="Calibri" w:cs="Calibri"/>
          <w:sz w:val="22"/>
          <w:szCs w:val="24"/>
          <w:lang w:val="en-US" w:eastAsia="ko-KR"/>
        </w:rPr>
      </w:pPr>
    </w:p>
    <w:p w14:paraId="10457F46" w14:textId="77777777" w:rsidR="0007361D" w:rsidRDefault="0007361D" w:rsidP="00E820E3">
      <w:pPr>
        <w:rPr>
          <w:rFonts w:ascii="Calibri" w:eastAsia="Malgun Gothic" w:hAnsi="Calibri" w:cs="Calibri"/>
          <w:color w:val="0070C0"/>
          <w:sz w:val="22"/>
          <w:szCs w:val="24"/>
          <w:lang w:eastAsia="ko-KR"/>
        </w:rPr>
      </w:pPr>
      <w:r w:rsidRPr="003B133C">
        <w:rPr>
          <w:rFonts w:ascii="Calibri" w:eastAsia="Malgun Gothic" w:hAnsi="Calibri" w:cs="Calibri" w:hint="eastAsia"/>
          <w:color w:val="0070C0"/>
          <w:sz w:val="22"/>
          <w:szCs w:val="24"/>
          <w:lang w:eastAsia="ko-KR"/>
        </w:rPr>
        <w:t>Response</w:t>
      </w:r>
    </w:p>
    <w:p w14:paraId="5530606B" w14:textId="77777777" w:rsidR="0007361D" w:rsidRPr="002F2F5F" w:rsidRDefault="0007361D" w:rsidP="002F2F5F">
      <w:pPr>
        <w:pStyle w:val="a3"/>
        <w:numPr>
          <w:ilvl w:val="0"/>
          <w:numId w:val="3"/>
        </w:numPr>
        <w:rPr>
          <w:rFonts w:ascii="Calibri" w:eastAsia="Malgun Gothic" w:hAnsi="Calibri" w:cs="Calibri"/>
          <w:color w:val="0070C0"/>
          <w:sz w:val="22"/>
          <w:szCs w:val="24"/>
          <w:lang w:eastAsia="ko-KR"/>
        </w:rPr>
      </w:pPr>
      <w:r>
        <w:rPr>
          <w:rFonts w:ascii="Calibri" w:eastAsia="Malgun Gothic" w:hAnsi="Calibri" w:cs="Calibri"/>
          <w:color w:val="0070C0"/>
          <w:sz w:val="22"/>
          <w:szCs w:val="24"/>
          <w:lang w:eastAsia="ko-KR"/>
        </w:rPr>
        <w:t xml:space="preserve">We </w:t>
      </w:r>
      <w:r w:rsidRPr="00D338C1">
        <w:rPr>
          <w:rFonts w:ascii="Calibri" w:eastAsia="Malgun Gothic" w:hAnsi="Calibri" w:cs="Calibri"/>
          <w:color w:val="0070C0"/>
          <w:sz w:val="22"/>
          <w:szCs w:val="24"/>
          <w:lang w:eastAsia="ko-KR"/>
        </w:rPr>
        <w:t xml:space="preserve">acknowledge that post-licensure safety data are prone to underreporting of SAE cases and that the number of vaccinated individuals serving as denominators is limited. We used a statistically robust approach — Latin Hypercube Sampling (LHS) of 10,000 draws — to propagate the full uncertainty inherent in these parameters through all benefit-risk calculations. Vaccine-associated </w:t>
      </w:r>
      <w:r>
        <w:rPr>
          <w:rFonts w:ascii="Calibri" w:eastAsia="Malgun Gothic" w:hAnsi="Calibri" w:cs="Calibri"/>
          <w:color w:val="0070C0"/>
          <w:sz w:val="22"/>
          <w:szCs w:val="24"/>
          <w:lang w:eastAsia="ko-KR"/>
        </w:rPr>
        <w:t xml:space="preserve">non-fatal </w:t>
      </w:r>
      <w:r w:rsidRPr="00D338C1">
        <w:rPr>
          <w:rFonts w:ascii="Calibri" w:eastAsia="Malgun Gothic" w:hAnsi="Calibri" w:cs="Calibri"/>
          <w:color w:val="0070C0"/>
          <w:sz w:val="22"/>
          <w:szCs w:val="24"/>
          <w:lang w:eastAsia="ko-KR"/>
        </w:rPr>
        <w:t>SAE and death rates were parameterised as Beta distributions using a Jeffreys prior, Beta (k + 0.5, n − k + 0.5), which is the standard non-informative prior for small-count binomial data and is particularly appropriate when event counts are sparse. The resulting posterior distributions for each parameter are shown below.</w:t>
      </w:r>
      <w:r>
        <w:rPr>
          <w:rFonts w:ascii="Calibri" w:eastAsia="Malgun Gothic" w:hAnsi="Calibri" w:cs="Calibri"/>
          <w:color w:val="0070C0"/>
          <w:sz w:val="22"/>
          <w:szCs w:val="24"/>
          <w:lang w:eastAsia="ko-KR"/>
        </w:rPr>
        <w:t xml:space="preserve"> </w:t>
      </w:r>
      <w:r>
        <w:rPr>
          <w:rFonts w:ascii="Calibri" w:eastAsia="Malgun Gothic" w:hAnsi="Calibri" w:cs="Calibri"/>
          <w:color w:val="0070C0"/>
          <w:sz w:val="22"/>
          <w:szCs w:val="24"/>
          <w:lang w:val="en-US" w:eastAsia="ko-KR"/>
        </w:rPr>
        <w:t xml:space="preserve">For death in 18-64 years, we did not add any uncertainty to allow for positive values in deaths since the observed data shows zero death in order not to overstate vaccine-attributable mortality risk in this age group. Cases were </w:t>
      </w:r>
      <w:r>
        <w:rPr>
          <w:rFonts w:ascii="Calibri" w:eastAsia="Malgun Gothic" w:hAnsi="Calibri" w:cs="Calibri"/>
          <w:color w:val="0070C0"/>
          <w:sz w:val="22"/>
          <w:szCs w:val="24"/>
          <w:lang w:val="en-US" w:eastAsia="ko-KR"/>
        </w:rPr>
        <w:lastRenderedPageBreak/>
        <w:t xml:space="preserve">restricted to those classified as chikungunya like illness in the US VAERS line list, and the denominators not only include vaccinated individuals from the US, but from </w:t>
      </w:r>
      <w:commentRangeStart w:id="25"/>
      <w:commentRangeStart w:id="26"/>
      <w:r>
        <w:rPr>
          <w:rFonts w:ascii="Calibri" w:eastAsia="Malgun Gothic" w:hAnsi="Calibri" w:cs="Calibri"/>
          <w:color w:val="0070C0"/>
          <w:sz w:val="22"/>
          <w:szCs w:val="24"/>
          <w:lang w:val="en-US" w:eastAsia="ko-KR"/>
        </w:rPr>
        <w:t>non-US countries</w:t>
      </w:r>
      <w:commentRangeEnd w:id="25"/>
      <w:r>
        <w:rPr>
          <w:rStyle w:val="af1"/>
          <w:rFonts w:ascii="Calibri" w:eastAsia="Malgun Gothic" w:hAnsi="Calibri" w:cs="Calibri" w:hint="eastAsia"/>
          <w:color w:val="0070C0"/>
          <w:sz w:val="22"/>
          <w:szCs w:val="24"/>
          <w:lang w:val="en-US" w:eastAsia="ko-KR"/>
        </w:rPr>
        <w:commentReference w:id="25"/>
      </w:r>
      <w:commentRangeEnd w:id="26"/>
      <w:r>
        <w:rPr>
          <w:rStyle w:val="af1"/>
          <w:rFonts w:ascii="Calibri" w:eastAsia="Malgun Gothic" w:hAnsi="Calibri" w:cs="Calibri" w:hint="eastAsia"/>
          <w:color w:val="0070C0"/>
          <w:sz w:val="22"/>
          <w:szCs w:val="24"/>
          <w:lang w:val="en-US" w:eastAsia="ko-KR"/>
        </w:rPr>
        <w:commentReference w:id="26"/>
      </w:r>
      <w:r>
        <w:rPr>
          <w:rFonts w:ascii="Calibri" w:eastAsia="Malgun Gothic" w:hAnsi="Calibri" w:cs="Calibri" w:hint="eastAsia"/>
          <w:color w:val="0070C0"/>
          <w:sz w:val="22"/>
          <w:szCs w:val="24"/>
          <w:lang w:val="en-US" w:eastAsia="ko-KR"/>
        </w:rPr>
        <w:t xml:space="preserve">. </w:t>
      </w:r>
    </w:p>
    <w:p w14:paraId="3BEFC75B" w14:textId="77777777" w:rsidR="0007361D" w:rsidRPr="00272731" w:rsidRDefault="0007361D" w:rsidP="002F2F5F">
      <w:pPr>
        <w:pStyle w:val="a3"/>
        <w:rPr>
          <w:rFonts w:ascii="Calibri" w:eastAsia="Malgun Gothic" w:hAnsi="Calibri" w:cs="Calibri"/>
          <w:color w:val="0070C0"/>
          <w:sz w:val="22"/>
          <w:szCs w:val="24"/>
          <w:lang w:eastAsia="ko-KR"/>
        </w:rPr>
      </w:pPr>
    </w:p>
    <w:p w14:paraId="78BFC9C5" w14:textId="6E0BC685" w:rsidR="0007361D" w:rsidRDefault="0007361D" w:rsidP="002F2F5F">
      <w:pPr>
        <w:pStyle w:val="a3"/>
        <w:rPr>
          <w:rFonts w:ascii="Calibri" w:eastAsia="Malgun Gothic" w:hAnsi="Calibri" w:cs="Calibri"/>
          <w:color w:val="0070C0"/>
          <w:sz w:val="22"/>
          <w:lang w:val="en-US" w:eastAsia="ko-KR"/>
        </w:rPr>
      </w:pPr>
      <w:r w:rsidRPr="6819A95C">
        <w:rPr>
          <w:rFonts w:ascii="Calibri" w:eastAsia="Malgun Gothic" w:hAnsi="Calibri" w:cs="Calibri"/>
          <w:color w:val="0070C0"/>
          <w:sz w:val="22"/>
          <w:lang w:val="en-US" w:eastAsia="ko-KR"/>
        </w:rPr>
        <w:t xml:space="preserve">Further details on the uncertainty </w:t>
      </w:r>
      <w:ins w:id="27" w:author="Sandra López" w:date="2026-05-24T01:07:00Z" w16du:dateUtc="2026-05-24T01:07:35Z">
        <w:r w:rsidR="7D030B61" w:rsidRPr="6819A95C">
          <w:rPr>
            <w:rFonts w:ascii="Calibri" w:eastAsia="Malgun Gothic" w:hAnsi="Calibri" w:cs="Calibri"/>
            <w:color w:val="0070C0"/>
            <w:sz w:val="22"/>
            <w:lang w:val="en-US" w:eastAsia="ko-KR"/>
          </w:rPr>
          <w:t xml:space="preserve">of </w:t>
        </w:r>
      </w:ins>
      <w:r w:rsidRPr="6819A95C">
        <w:rPr>
          <w:rFonts w:ascii="Calibri" w:eastAsia="Malgun Gothic" w:hAnsi="Calibri" w:cs="Calibri"/>
          <w:color w:val="0070C0"/>
          <w:sz w:val="22"/>
          <w:lang w:val="en-US" w:eastAsia="ko-KR"/>
        </w:rPr>
        <w:t xml:space="preserve">propagation are described in Section S4, Figure S6. </w:t>
      </w:r>
    </w:p>
    <w:p w14:paraId="70AC70FE" w14:textId="77777777" w:rsidR="0007361D" w:rsidRDefault="0007361D" w:rsidP="00BE4D0B">
      <w:pPr>
        <w:rPr>
          <w:rFonts w:ascii="Calibri" w:eastAsia="Malgun Gothic" w:hAnsi="Calibri" w:cs="Calibri"/>
          <w:color w:val="0070C0"/>
          <w:sz w:val="22"/>
          <w:szCs w:val="24"/>
          <w:lang w:eastAsia="ko-KR"/>
        </w:rPr>
      </w:pPr>
    </w:p>
    <w:p w14:paraId="2277A5CE" w14:textId="77777777" w:rsidR="0007361D" w:rsidRDefault="0007361D" w:rsidP="00BE4D0B">
      <w:pPr>
        <w:rPr>
          <w:rFonts w:ascii="Calibri" w:eastAsia="Malgun Gothic" w:hAnsi="Calibri" w:cs="Calibri"/>
          <w:color w:val="0070C0"/>
          <w:sz w:val="22"/>
          <w:szCs w:val="24"/>
          <w:lang w:eastAsia="ko-KR"/>
        </w:rPr>
      </w:pPr>
    </w:p>
    <w:p w14:paraId="6320881B" w14:textId="77777777" w:rsidR="0007361D" w:rsidRPr="00BE4D0B" w:rsidRDefault="0007361D" w:rsidP="6819A95C">
      <w:pPr>
        <w:ind w:left="720"/>
        <w:rPr>
          <w:rFonts w:ascii="Calibri" w:eastAsia="Malgun Gothic" w:hAnsi="Calibri" w:cs="Calibri"/>
          <w:i/>
          <w:iCs/>
          <w:sz w:val="22"/>
          <w:lang w:eastAsia="ko-KR"/>
        </w:rPr>
      </w:pPr>
      <w:commentRangeStart w:id="28"/>
      <w:r w:rsidRPr="6819A95C">
        <w:rPr>
          <w:rFonts w:ascii="Calibri" w:eastAsia="Malgun Gothic" w:hAnsi="Calibri" w:cs="Calibri"/>
          <w:i/>
          <w:iCs/>
          <w:sz w:val="22"/>
          <w:lang w:eastAsia="ko-KR"/>
        </w:rPr>
        <w:t>Section S 4</w:t>
      </w:r>
      <w:commentRangeEnd w:id="28"/>
      <w:r w:rsidRPr="6819A95C">
        <w:rPr>
          <w:rStyle w:val="af1"/>
          <w:rFonts w:ascii="Calibri" w:eastAsia="Malgun Gothic" w:hAnsi="Calibri" w:cs="Calibri"/>
          <w:i/>
          <w:iCs/>
          <w:sz w:val="22"/>
          <w:szCs w:val="22"/>
          <w:lang w:eastAsia="ko-KR"/>
        </w:rPr>
        <w:commentReference w:id="28"/>
      </w:r>
      <w:r w:rsidRPr="6819A95C">
        <w:rPr>
          <w:rFonts w:ascii="Calibri" w:eastAsia="Malgun Gothic" w:hAnsi="Calibri" w:cs="Calibri"/>
          <w:i/>
          <w:iCs/>
          <w:sz w:val="22"/>
          <w:lang w:eastAsia="ko-KR"/>
        </w:rPr>
        <w:t>: Uncertainty propagation and distributional assumptions</w:t>
      </w:r>
    </w:p>
    <w:p w14:paraId="72125D74" w14:textId="77777777" w:rsidR="0007361D" w:rsidRPr="00BE4D0B" w:rsidRDefault="0007361D" w:rsidP="00BE4D0B">
      <w:pPr>
        <w:ind w:left="720"/>
        <w:rPr>
          <w:rFonts w:ascii="Calibri" w:eastAsia="Malgun Gothic" w:hAnsi="Calibri" w:cs="Calibri"/>
          <w:i/>
          <w:iCs/>
          <w:sz w:val="22"/>
          <w:szCs w:val="24"/>
          <w:lang w:eastAsia="ko-KR"/>
        </w:rPr>
      </w:pPr>
      <w:r w:rsidRPr="00BE4D0B">
        <w:rPr>
          <w:rFonts w:ascii="Calibri" w:eastAsia="Malgun Gothic" w:hAnsi="Calibri" w:cs="Calibri"/>
          <w:i/>
          <w:iCs/>
          <w:sz w:val="22"/>
          <w:szCs w:val="24"/>
          <w:lang w:eastAsia="ko-KR"/>
        </w:rPr>
        <w:t>To propagate uncertainty in the benefit–risk calculations, we generated N = 10,000 parameter sets using Latin hypercube sampling on the unit hypercube and applied inverse cumulative distribution transforms to obtain draws from each input distribution. Vaccine-attributable non-fatal serious adverse event rates were sampled from Beta(k + 1/2, n − k + 1/2) distributions based on observed counts (k) and denominators (n), corresponding to Jeffreys inference for sparse binomial outcomes. Vaccine-attributable mortality in ages 18–64 years was fixed at zero in all simulations, reflecting zero observed vaccine-associated deaths in that stratum and avoiding imputation of positive mortality risk. Vaccine-attributable mortality in ages 65+ years used the same Jeffreys Beta formulation as other rare event rates. Natural chikungunya infection–related hospitalisation and mortality probabilities were sampled from Beta(k + 1, n − k + 1) distributions based on Brazil’s SINAN data which provides total counts for hospitalisations, deaths, and (reported) symptomatic cases (equivalent to a uniform Beta(1,1) prior updated with binomial data). Vaccine efficacy was sampled from a truncated normal distribution on [0.967, 0.998] with mean 0.989 and standard deviation chosen so that ≈97.5% of the untruncated mass lies within the trial-derived interval (96.7–99.8% on the probability scale). Additional inputs (including symptom and severity-related probabilities, disability weights, durations, and life-years lost) were sampled from informative Beta or lognormal distributions using fixed shape/scale parameters reported in Table S1. Region-specific attack-rate targets were obtained by mapping LHS uniforms to empirical quantiles of pre-specified attack-rate draws by state/region. Full distributional assumptions and summary statistics are provided in Table S1, and sampled inputs are shown in Figure S 6.</w:t>
      </w:r>
    </w:p>
    <w:p w14:paraId="45982FB0" w14:textId="77777777" w:rsidR="0007361D" w:rsidRPr="00BE4D0B" w:rsidRDefault="0007361D" w:rsidP="00BE4D0B">
      <w:pPr>
        <w:rPr>
          <w:rFonts w:ascii="Calibri" w:eastAsia="Malgun Gothic" w:hAnsi="Calibri" w:cs="Calibri"/>
          <w:i/>
          <w:iCs/>
          <w:sz w:val="22"/>
          <w:szCs w:val="24"/>
          <w:lang w:eastAsia="ko-KR"/>
        </w:rPr>
      </w:pPr>
    </w:p>
    <w:p w14:paraId="7A6A5936" w14:textId="77777777" w:rsidR="0007361D" w:rsidRPr="00BE4D0B" w:rsidRDefault="0007361D" w:rsidP="002F2F5F">
      <w:pPr>
        <w:rPr>
          <w:rFonts w:ascii="Calibri" w:eastAsia="Malgun Gothic" w:hAnsi="Calibri" w:cs="Calibri"/>
          <w:i/>
          <w:iCs/>
          <w:sz w:val="22"/>
          <w:szCs w:val="24"/>
          <w:lang w:eastAsia="ko-KR"/>
        </w:rPr>
      </w:pPr>
    </w:p>
    <w:p w14:paraId="5CED6A7F" w14:textId="77777777" w:rsidR="0007361D" w:rsidRPr="00BE4D0B" w:rsidRDefault="0007361D" w:rsidP="002F2F5F">
      <w:pPr>
        <w:rPr>
          <w:rFonts w:ascii="Calibri" w:eastAsia="Malgun Gothic" w:hAnsi="Calibri" w:cs="Calibri"/>
          <w:i/>
          <w:iCs/>
          <w:sz w:val="22"/>
          <w:szCs w:val="24"/>
          <w:lang w:eastAsia="ko-KR"/>
        </w:rPr>
      </w:pPr>
    </w:p>
    <w:p w14:paraId="1B1B69F9" w14:textId="77777777" w:rsidR="0007361D" w:rsidRDefault="0007361D" w:rsidP="00F75830">
      <w:pPr>
        <w:rPr>
          <w:rFonts w:ascii="Calibri" w:eastAsia="Malgun Gothic" w:hAnsi="Calibri" w:cs="Calibri"/>
          <w:color w:val="0070C0"/>
          <w:sz w:val="22"/>
          <w:szCs w:val="24"/>
          <w:lang w:eastAsia="ko-KR"/>
        </w:rPr>
      </w:pPr>
      <w:r w:rsidRPr="001F08BB">
        <w:rPr>
          <w:noProof/>
        </w:rPr>
        <w:lastRenderedPageBreak/>
        <w:drawing>
          <wp:inline distT="0" distB="0" distL="0" distR="0" wp14:anchorId="5C56550C" wp14:editId="770989D1">
            <wp:extent cx="5959563" cy="2466754"/>
            <wp:effectExtent l="0" t="0" r="3175" b="0"/>
            <wp:docPr id="1404767100"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67100" name=""/>
                    <pic:cNvPicPr/>
                  </pic:nvPicPr>
                  <pic:blipFill>
                    <a:blip r:embed="rId12"/>
                    <a:stretch>
                      <a:fillRect/>
                    </a:stretch>
                  </pic:blipFill>
                  <pic:spPr>
                    <a:xfrm>
                      <a:off x="0" y="0"/>
                      <a:ext cx="5970002" cy="2471075"/>
                    </a:xfrm>
                    <a:prstGeom prst="rect">
                      <a:avLst/>
                    </a:prstGeom>
                  </pic:spPr>
                </pic:pic>
              </a:graphicData>
            </a:graphic>
          </wp:inline>
        </w:drawing>
      </w:r>
    </w:p>
    <w:tbl>
      <w:tblPr>
        <w:tblStyle w:val="a9"/>
        <w:tblW w:w="5000" w:type="pct"/>
        <w:tblLayout w:type="fixed"/>
        <w:tblLook w:val="04A0" w:firstRow="1" w:lastRow="0" w:firstColumn="1" w:lastColumn="0" w:noHBand="0" w:noVBand="1"/>
      </w:tblPr>
      <w:tblGrid>
        <w:gridCol w:w="2784"/>
        <w:gridCol w:w="1277"/>
        <w:gridCol w:w="1813"/>
        <w:gridCol w:w="1310"/>
        <w:gridCol w:w="1310"/>
      </w:tblGrid>
      <w:tr w:rsidR="0007361D" w:rsidRPr="000C1A4B" w14:paraId="3218F804" w14:textId="77777777" w:rsidTr="003531C0">
        <w:trPr>
          <w:trHeight w:val="300"/>
        </w:trPr>
        <w:tc>
          <w:tcPr>
            <w:tcW w:w="1639" w:type="pct"/>
            <w:noWrap/>
            <w:hideMark/>
          </w:tcPr>
          <w:p w14:paraId="05BD3526"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Parameter</w:t>
            </w:r>
          </w:p>
        </w:tc>
        <w:tc>
          <w:tcPr>
            <w:tcW w:w="752" w:type="pct"/>
            <w:noWrap/>
            <w:hideMark/>
          </w:tcPr>
          <w:p w14:paraId="46ACB56A" w14:textId="77777777" w:rsidR="0007361D" w:rsidRPr="000C1A4B" w:rsidRDefault="0007361D">
            <w:pPr>
              <w:rPr>
                <w:rFonts w:ascii="Calibri" w:hAnsi="Calibri" w:cs="Calibri"/>
                <w:color w:val="000000"/>
                <w:sz w:val="20"/>
                <w:szCs w:val="20"/>
                <w:lang w:val="en-US"/>
              </w:rPr>
            </w:pPr>
            <w:r w:rsidRPr="000C1A4B">
              <w:rPr>
                <w:rFonts w:ascii="Calibri" w:hAnsi="Calibri" w:cs="Calibri"/>
                <w:color w:val="000000"/>
                <w:sz w:val="20"/>
                <w:szCs w:val="20"/>
                <w:lang w:val="en-US"/>
              </w:rPr>
              <w:t>Uncertainty distribution</w:t>
            </w:r>
          </w:p>
        </w:tc>
        <w:tc>
          <w:tcPr>
            <w:tcW w:w="1067" w:type="pct"/>
            <w:noWrap/>
            <w:hideMark/>
          </w:tcPr>
          <w:p w14:paraId="6AB88FB4"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Distribution parameters</w:t>
            </w:r>
          </w:p>
        </w:tc>
        <w:tc>
          <w:tcPr>
            <w:tcW w:w="771" w:type="pct"/>
            <w:noWrap/>
            <w:hideMark/>
          </w:tcPr>
          <w:p w14:paraId="456DD152"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Median (95%UI)</w:t>
            </w:r>
          </w:p>
        </w:tc>
        <w:tc>
          <w:tcPr>
            <w:tcW w:w="771" w:type="pct"/>
          </w:tcPr>
          <w:p w14:paraId="210403F8"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Reference</w:t>
            </w:r>
          </w:p>
        </w:tc>
      </w:tr>
      <w:tr w:rsidR="0007361D" w:rsidRPr="000C1A4B" w14:paraId="1AFF0E0B" w14:textId="77777777" w:rsidTr="003531C0">
        <w:trPr>
          <w:trHeight w:val="300"/>
        </w:trPr>
        <w:tc>
          <w:tcPr>
            <w:tcW w:w="1639" w:type="pct"/>
            <w:noWrap/>
            <w:hideMark/>
          </w:tcPr>
          <w:p w14:paraId="02EF90C4"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Pr(SAE | vaccinated) for &lt;65 years</w:t>
            </w:r>
          </w:p>
        </w:tc>
        <w:tc>
          <w:tcPr>
            <w:tcW w:w="752" w:type="pct"/>
            <w:noWrap/>
            <w:hideMark/>
          </w:tcPr>
          <w:p w14:paraId="3B91647A"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3C87BC8"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shape1=6.5, shape2=32943.5</w:t>
            </w:r>
          </w:p>
        </w:tc>
        <w:tc>
          <w:tcPr>
            <w:tcW w:w="771" w:type="pct"/>
            <w:noWrap/>
            <w:hideMark/>
          </w:tcPr>
          <w:p w14:paraId="4D4181DF"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0.0187% (95% UI: 0.0076% - 0.0376%)</w:t>
            </w:r>
          </w:p>
        </w:tc>
        <w:tc>
          <w:tcPr>
            <w:tcW w:w="771" w:type="pct"/>
          </w:tcPr>
          <w:p w14:paraId="65201629" w14:textId="77777777" w:rsidR="0007361D" w:rsidRPr="000C1A4B" w:rsidRDefault="0007361D" w:rsidP="00BB5CC1">
            <w:pPr>
              <w:jc w:val="center"/>
              <w:rPr>
                <w:rFonts w:ascii="Calibri" w:hAnsi="Calibri" w:cs="Calibri"/>
                <w:color w:val="000000"/>
                <w:sz w:val="20"/>
                <w:szCs w:val="20"/>
              </w:rPr>
            </w:pPr>
            <w:hyperlink r:id="rId13" w:history="1">
              <w:r>
                <w:rPr>
                  <w:rFonts w:ascii="Calibri" w:hAnsi="Calibri" w:cs="Calibri"/>
                  <w:sz w:val="20"/>
                </w:rPr>
                <w:t>[1]</w:t>
              </w:r>
            </w:hyperlink>
          </w:p>
        </w:tc>
      </w:tr>
      <w:tr w:rsidR="0007361D" w:rsidRPr="000C1A4B" w14:paraId="2977DA49" w14:textId="77777777" w:rsidTr="003531C0">
        <w:trPr>
          <w:trHeight w:val="300"/>
        </w:trPr>
        <w:tc>
          <w:tcPr>
            <w:tcW w:w="1639" w:type="pct"/>
            <w:noWrap/>
            <w:hideMark/>
          </w:tcPr>
          <w:p w14:paraId="45CA8C18"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Pr(SAE | vaccinated) for &gt;=65 years</w:t>
            </w:r>
          </w:p>
        </w:tc>
        <w:tc>
          <w:tcPr>
            <w:tcW w:w="752" w:type="pct"/>
            <w:noWrap/>
            <w:hideMark/>
          </w:tcPr>
          <w:p w14:paraId="066D553B"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2B6B6A1D"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shape1=19.5, shape2=18426.5</w:t>
            </w:r>
          </w:p>
        </w:tc>
        <w:tc>
          <w:tcPr>
            <w:tcW w:w="771" w:type="pct"/>
            <w:noWrap/>
            <w:hideMark/>
          </w:tcPr>
          <w:p w14:paraId="52D29E6B"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0.1039% (95% UI: 0.0641% - 0.1577%)</w:t>
            </w:r>
          </w:p>
        </w:tc>
        <w:tc>
          <w:tcPr>
            <w:tcW w:w="771" w:type="pct"/>
          </w:tcPr>
          <w:p w14:paraId="75145E70" w14:textId="77777777" w:rsidR="0007361D" w:rsidRPr="000C1A4B" w:rsidRDefault="0007361D" w:rsidP="00BB5CC1">
            <w:pPr>
              <w:jc w:val="center"/>
              <w:rPr>
                <w:rFonts w:ascii="Calibri" w:hAnsi="Calibri" w:cs="Calibri"/>
                <w:color w:val="000000"/>
                <w:sz w:val="20"/>
                <w:szCs w:val="20"/>
              </w:rPr>
            </w:pPr>
            <w:hyperlink r:id="rId14" w:history="1">
              <w:r>
                <w:rPr>
                  <w:rFonts w:ascii="Calibri" w:hAnsi="Calibri" w:cs="Calibri"/>
                  <w:sz w:val="20"/>
                </w:rPr>
                <w:t>[1]</w:t>
              </w:r>
            </w:hyperlink>
          </w:p>
        </w:tc>
      </w:tr>
      <w:tr w:rsidR="0007361D" w:rsidRPr="00447ADC" w14:paraId="3FCC3209" w14:textId="77777777" w:rsidTr="003531C0">
        <w:trPr>
          <w:trHeight w:val="300"/>
        </w:trPr>
        <w:tc>
          <w:tcPr>
            <w:tcW w:w="1639" w:type="pct"/>
            <w:noWrap/>
            <w:hideMark/>
          </w:tcPr>
          <w:p w14:paraId="75FDF610" w14:textId="77777777" w:rsidR="0007361D" w:rsidRPr="000C1A4B" w:rsidRDefault="0007361D" w:rsidP="00BB5CC1">
            <w:pPr>
              <w:jc w:val="left"/>
              <w:rPr>
                <w:rFonts w:ascii="Calibri" w:hAnsi="Calibri" w:cs="Calibri"/>
                <w:color w:val="000000"/>
                <w:sz w:val="20"/>
                <w:szCs w:val="20"/>
              </w:rPr>
            </w:pPr>
            <w:commentRangeStart w:id="29"/>
            <w:r w:rsidRPr="000C1A4B">
              <w:rPr>
                <w:rFonts w:ascii="Calibri" w:hAnsi="Calibri" w:cs="Calibri"/>
                <w:color w:val="000000"/>
                <w:sz w:val="20"/>
                <w:szCs w:val="20"/>
              </w:rPr>
              <w:t>Pr(Death | vaccinated) for &lt;65 years</w:t>
            </w:r>
          </w:p>
        </w:tc>
        <w:tc>
          <w:tcPr>
            <w:tcW w:w="752" w:type="pct"/>
            <w:noWrap/>
            <w:hideMark/>
          </w:tcPr>
          <w:p w14:paraId="2AD5B1F5"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tcPr>
          <w:p w14:paraId="6318DE4A" w14:textId="77777777" w:rsidR="0007361D" w:rsidRPr="000C1A4B" w:rsidRDefault="0007361D" w:rsidP="00BB5CC1">
            <w:pPr>
              <w:jc w:val="left"/>
              <w:rPr>
                <w:rFonts w:ascii="Calibri" w:hAnsi="Calibri" w:cs="Calibri"/>
                <w:color w:val="000000"/>
                <w:sz w:val="20"/>
                <w:szCs w:val="20"/>
              </w:rPr>
            </w:pPr>
            <w:r>
              <w:rPr>
                <w:rFonts w:ascii="Calibri" w:hAnsi="Calibri" w:cs="Calibri" w:hint="eastAsia"/>
                <w:color w:val="000000"/>
                <w:sz w:val="20"/>
                <w:szCs w:val="20"/>
              </w:rPr>
              <w:t>0</w:t>
            </w:r>
          </w:p>
        </w:tc>
        <w:commentRangeEnd w:id="29"/>
        <w:tc>
          <w:tcPr>
            <w:tcW w:w="771" w:type="pct"/>
            <w:noWrap/>
          </w:tcPr>
          <w:p w14:paraId="4C14B85D" w14:textId="77777777" w:rsidR="0007361D" w:rsidRPr="000C1A4B" w:rsidRDefault="0007361D" w:rsidP="00BB5CC1">
            <w:pPr>
              <w:jc w:val="left"/>
              <w:rPr>
                <w:rFonts w:ascii="Calibri" w:hAnsi="Calibri" w:cs="Calibri"/>
                <w:color w:val="000000"/>
                <w:sz w:val="20"/>
                <w:szCs w:val="20"/>
              </w:rPr>
            </w:pPr>
            <w:r>
              <w:rPr>
                <w:rStyle w:val="af1"/>
                <w:rFonts w:ascii="Calibri" w:hAnsi="Calibri" w:cs="Calibri" w:hint="eastAsia"/>
                <w:color w:val="000000"/>
                <w:sz w:val="20"/>
                <w:szCs w:val="20"/>
              </w:rPr>
              <w:commentReference w:id="29"/>
            </w:r>
            <w:r>
              <w:rPr>
                <w:rFonts w:ascii="Calibri" w:hAnsi="Calibri" w:cs="Calibri" w:hint="eastAsia"/>
                <w:color w:val="000000"/>
                <w:sz w:val="20"/>
                <w:szCs w:val="20"/>
              </w:rPr>
              <w:t>0</w:t>
            </w:r>
          </w:p>
        </w:tc>
        <w:tc>
          <w:tcPr>
            <w:tcW w:w="771" w:type="pct"/>
          </w:tcPr>
          <w:p w14:paraId="51F1AED0" w14:textId="77777777" w:rsidR="0007361D" w:rsidRPr="00447ADC" w:rsidRDefault="0007361D" w:rsidP="00BB5CC1">
            <w:pPr>
              <w:jc w:val="center"/>
              <w:rPr>
                <w:rFonts w:ascii="Calibri" w:hAnsi="Calibri" w:cs="Calibri"/>
                <w:color w:val="000000"/>
                <w:sz w:val="20"/>
                <w:szCs w:val="20"/>
                <w:lang w:val="en-US"/>
              </w:rPr>
            </w:pPr>
            <w:hyperlink r:id="rId15" w:history="1">
              <w:r>
                <w:rPr>
                  <w:rFonts w:ascii="Calibri" w:hAnsi="Calibri" w:cs="Calibri"/>
                  <w:sz w:val="20"/>
                </w:rPr>
                <w:t>[1]</w:t>
              </w:r>
            </w:hyperlink>
          </w:p>
        </w:tc>
      </w:tr>
      <w:tr w:rsidR="0007361D" w:rsidRPr="000C1A4B" w14:paraId="2E69B213" w14:textId="77777777" w:rsidTr="003531C0">
        <w:trPr>
          <w:trHeight w:val="300"/>
        </w:trPr>
        <w:tc>
          <w:tcPr>
            <w:tcW w:w="1639" w:type="pct"/>
            <w:noWrap/>
            <w:hideMark/>
          </w:tcPr>
          <w:p w14:paraId="17A86042"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Pr(Death | vaccinated) for &gt;=65 years</w:t>
            </w:r>
          </w:p>
        </w:tc>
        <w:tc>
          <w:tcPr>
            <w:tcW w:w="752" w:type="pct"/>
            <w:noWrap/>
            <w:hideMark/>
          </w:tcPr>
          <w:p w14:paraId="3181876A"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5134B344"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shape1=1.5, shape2=18444.5</w:t>
            </w:r>
          </w:p>
        </w:tc>
        <w:tc>
          <w:tcPr>
            <w:tcW w:w="771" w:type="pct"/>
            <w:noWrap/>
            <w:hideMark/>
          </w:tcPr>
          <w:p w14:paraId="6DCE15A9" w14:textId="77777777" w:rsidR="0007361D" w:rsidRPr="000C1A4B" w:rsidRDefault="0007361D" w:rsidP="00BB5CC1">
            <w:pPr>
              <w:jc w:val="left"/>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771" w:type="pct"/>
          </w:tcPr>
          <w:p w14:paraId="1621EC0F" w14:textId="77777777" w:rsidR="0007361D" w:rsidRPr="000C1A4B" w:rsidRDefault="0007361D" w:rsidP="00BB5CC1">
            <w:pPr>
              <w:jc w:val="center"/>
              <w:rPr>
                <w:rFonts w:ascii="Calibri" w:hAnsi="Calibri" w:cs="Calibri"/>
                <w:color w:val="000000"/>
                <w:sz w:val="20"/>
                <w:szCs w:val="20"/>
              </w:rPr>
            </w:pPr>
            <w:hyperlink r:id="rId16" w:history="1">
              <w:r>
                <w:rPr>
                  <w:rFonts w:ascii="Calibri" w:hAnsi="Calibri" w:cs="Calibri"/>
                  <w:sz w:val="20"/>
                </w:rPr>
                <w:t>[1]</w:t>
              </w:r>
            </w:hyperlink>
          </w:p>
        </w:tc>
      </w:tr>
    </w:tbl>
    <w:p w14:paraId="27E14657" w14:textId="77777777" w:rsidR="0007361D" w:rsidRDefault="0007361D" w:rsidP="00F75830">
      <w:pPr>
        <w:rPr>
          <w:rFonts w:ascii="Calibri" w:eastAsia="Malgun Gothic" w:hAnsi="Calibri" w:cs="Calibri"/>
          <w:color w:val="0070C0"/>
          <w:sz w:val="22"/>
          <w:szCs w:val="24"/>
          <w:lang w:eastAsia="ko-KR"/>
        </w:rPr>
      </w:pPr>
    </w:p>
    <w:p w14:paraId="08543D5E" w14:textId="77777777" w:rsidR="0007361D" w:rsidRDefault="0007361D" w:rsidP="00F75830">
      <w:pPr>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Reference</w:t>
      </w:r>
    </w:p>
    <w:p w14:paraId="22C2F6BF" w14:textId="77777777" w:rsidR="0007361D" w:rsidRPr="008C217B" w:rsidRDefault="0007361D" w:rsidP="00F75830">
      <w:pPr>
        <w:rPr>
          <w:rFonts w:ascii="Calibri" w:eastAsia="Malgun Gothic" w:hAnsi="Calibri" w:cs="Calibri"/>
          <w:color w:val="0070C0"/>
          <w:sz w:val="22"/>
          <w:szCs w:val="24"/>
          <w:lang w:eastAsia="ko-KR"/>
        </w:rPr>
      </w:pPr>
      <w:hyperlink r:id="rId17" w:history="1">
        <w:r>
          <w:rPr>
            <w:rFonts w:ascii="Calibri" w:hAnsi="Calibri" w:cs="Calibri"/>
            <w:sz w:val="20"/>
          </w:rPr>
          <w:t>[1]</w:t>
        </w:r>
      </w:hyperlink>
      <w:r w:rsidRPr="008C217B">
        <w:rPr>
          <w:rFonts w:ascii="Calibri" w:eastAsia="Malgun Gothic" w:hAnsi="Calibri" w:cs="Calibri"/>
          <w:lang w:eastAsia="ko-KR"/>
        </w:rPr>
        <w:t xml:space="preserve"> US Food and Drug Administration. Suspension Memo of Biologics License 1909 - IXCHIQ. 2025.</w:t>
      </w:r>
    </w:p>
    <w:p w14:paraId="2C80CEAF" w14:textId="77777777" w:rsidR="0007361D" w:rsidRDefault="0007361D" w:rsidP="00F75830">
      <w:pPr>
        <w:rPr>
          <w:rFonts w:ascii="Calibri" w:eastAsia="Malgun Gothic" w:hAnsi="Calibri" w:cs="Calibri"/>
          <w:color w:val="0070C0"/>
          <w:sz w:val="22"/>
          <w:szCs w:val="24"/>
          <w:lang w:eastAsia="ko-KR"/>
        </w:rPr>
      </w:pPr>
    </w:p>
    <w:p w14:paraId="6485EC7C" w14:textId="77777777" w:rsidR="0007361D" w:rsidRDefault="0007361D" w:rsidP="00F75830">
      <w:pPr>
        <w:rPr>
          <w:rFonts w:ascii="Calibri" w:eastAsia="Malgun Gothic" w:hAnsi="Calibri" w:cs="Calibri"/>
          <w:color w:val="0070C0"/>
          <w:sz w:val="22"/>
          <w:szCs w:val="24"/>
          <w:lang w:eastAsia="ko-KR"/>
        </w:rPr>
      </w:pPr>
    </w:p>
    <w:p w14:paraId="00CE33E2" w14:textId="77777777" w:rsidR="0007361D" w:rsidRDefault="0007361D" w:rsidP="00E820E3">
      <w:pPr>
        <w:rPr>
          <w:rFonts w:ascii="Calibri" w:hAnsi="Calibri" w:cs="Calibri"/>
          <w:sz w:val="22"/>
          <w:szCs w:val="24"/>
          <w:lang w:eastAsia="ko-KR"/>
        </w:rPr>
      </w:pPr>
      <w:r w:rsidRPr="007C1A8C">
        <w:rPr>
          <w:rFonts w:ascii="Calibri" w:eastAsia="Malgun Gothic" w:hAnsi="Calibri" w:cs="Calibri"/>
          <w:b/>
          <w:bCs/>
          <w:sz w:val="22"/>
          <w:szCs w:val="24"/>
          <w:lang w:eastAsia="ko-KR"/>
        </w:rPr>
        <w:t>Comment 2</w:t>
      </w:r>
      <w:r w:rsidRPr="007C1A8C">
        <w:rPr>
          <w:rFonts w:ascii="Calibri" w:hAnsi="Calibri" w:cs="Calibri"/>
          <w:sz w:val="22"/>
          <w:szCs w:val="24"/>
        </w:rPr>
        <w:br/>
        <w:t xml:space="preserve">2. Given biological and immunological differences, the presumption that children aged 1 to 17 have the same risk of significant adverse outcomes as adults aged 18 to 64 is strong and probably incorrect. This assumption may have a significant impact on outcomes in younger age groups </w:t>
      </w:r>
      <w:r w:rsidRPr="007C1A8C">
        <w:rPr>
          <w:rFonts w:ascii="Calibri" w:hAnsi="Calibri" w:cs="Calibri"/>
          <w:sz w:val="22"/>
          <w:szCs w:val="24"/>
        </w:rPr>
        <w:lastRenderedPageBreak/>
        <w:t>and should be investigated further using alternative scenarios or sensitivity studies.</w:t>
      </w:r>
    </w:p>
    <w:p w14:paraId="01A9089F" w14:textId="77777777" w:rsidR="0007361D" w:rsidRDefault="0007361D" w:rsidP="00E820E3">
      <w:pPr>
        <w:rPr>
          <w:rFonts w:ascii="Calibri" w:hAnsi="Calibri" w:cs="Calibri"/>
          <w:sz w:val="22"/>
          <w:szCs w:val="24"/>
          <w:lang w:eastAsia="ko-KR"/>
        </w:rPr>
      </w:pPr>
    </w:p>
    <w:p w14:paraId="4CBC72FC" w14:textId="77777777" w:rsidR="0007361D" w:rsidRDefault="0007361D" w:rsidP="00E820E3">
      <w:pPr>
        <w:rPr>
          <w:rFonts w:ascii="Calibri" w:eastAsia="Malgun Gothic" w:hAnsi="Calibri" w:cs="Calibri"/>
          <w:color w:val="0070C0"/>
          <w:sz w:val="22"/>
          <w:szCs w:val="24"/>
          <w:lang w:val="en-US" w:eastAsia="ko-KR"/>
        </w:rPr>
      </w:pPr>
      <w:r>
        <w:rPr>
          <w:rFonts w:ascii="Calibri" w:eastAsia="Malgun Gothic" w:hAnsi="Calibri" w:cs="Calibri"/>
          <w:color w:val="0070C0"/>
          <w:sz w:val="22"/>
          <w:szCs w:val="24"/>
          <w:lang w:val="en-US" w:eastAsia="ko-KR"/>
        </w:rPr>
        <w:t>Response</w:t>
      </w:r>
    </w:p>
    <w:p w14:paraId="74940DDD" w14:textId="77777777" w:rsidR="0007361D" w:rsidRPr="006068A0" w:rsidRDefault="0007361D" w:rsidP="00C36971">
      <w:pPr>
        <w:pStyle w:val="a3"/>
        <w:numPr>
          <w:ilvl w:val="0"/>
          <w:numId w:val="3"/>
        </w:numPr>
        <w:rPr>
          <w:rFonts w:ascii="Calibri" w:eastAsia="Malgun Gothic" w:hAnsi="Calibri" w:cs="Calibri"/>
          <w:color w:val="0070C0"/>
          <w:sz w:val="22"/>
          <w:lang w:eastAsia="ko-KR"/>
        </w:rPr>
      </w:pPr>
      <w:r w:rsidRPr="006068A0">
        <w:rPr>
          <w:rFonts w:ascii="Calibri" w:eastAsia="Malgun Gothic" w:hAnsi="Calibri" w:cs="Calibri"/>
          <w:color w:val="0070C0"/>
          <w:sz w:val="22"/>
          <w:lang w:val="en-US" w:eastAsia="ko-KR"/>
        </w:rPr>
        <w:t xml:space="preserve">We acknowledge that extrapolating vaccine-associated SAE risk from adults to children and adolescents is biologically uncertain, given differences in immune maturation and cytokine responses to live-attenuated vaccines. </w:t>
      </w:r>
      <w:r w:rsidRPr="006068A0">
        <w:rPr>
          <w:rFonts w:ascii="Calibri" w:eastAsia="Malgun Gothic" w:hAnsi="Calibri" w:cs="Calibri" w:hint="eastAsia"/>
          <w:color w:val="0070C0"/>
          <w:sz w:val="22"/>
          <w:lang w:val="en-US" w:eastAsia="ko-KR"/>
        </w:rPr>
        <w:t xml:space="preserve">For </w:t>
      </w:r>
      <w:r w:rsidRPr="006068A0">
        <w:rPr>
          <w:rFonts w:ascii="Calibri" w:eastAsia="Malgun Gothic" w:hAnsi="Calibri" w:cs="Calibri"/>
          <w:color w:val="0070C0"/>
          <w:sz w:val="22"/>
          <w:lang w:val="en-US" w:eastAsia="ko-KR"/>
        </w:rPr>
        <w:t>example</w:t>
      </w:r>
      <w:r w:rsidRPr="006068A0">
        <w:rPr>
          <w:rFonts w:ascii="Calibri" w:eastAsia="Malgun Gothic" w:hAnsi="Calibri" w:cs="Calibri" w:hint="eastAsia"/>
          <w:color w:val="0070C0"/>
          <w:sz w:val="22"/>
          <w:lang w:val="en-US" w:eastAsia="ko-KR"/>
        </w:rPr>
        <w:t xml:space="preserve">, children often </w:t>
      </w:r>
      <w:r w:rsidRPr="006068A0">
        <w:rPr>
          <w:rFonts w:ascii="Calibri" w:eastAsia="Malgun Gothic" w:hAnsi="Calibri" w:cs="Calibri"/>
          <w:color w:val="0070C0"/>
          <w:sz w:val="22"/>
          <w:lang w:val="en-US" w:eastAsia="ko-KR"/>
        </w:rPr>
        <w:t>exhibit</w:t>
      </w:r>
      <w:r w:rsidRPr="006068A0">
        <w:rPr>
          <w:rFonts w:ascii="Calibri" w:eastAsia="Malgun Gothic" w:hAnsi="Calibri" w:cs="Calibri" w:hint="eastAsia"/>
          <w:color w:val="0070C0"/>
          <w:sz w:val="22"/>
          <w:lang w:val="en-US" w:eastAsia="ko-KR"/>
        </w:rPr>
        <w:t xml:space="preserve"> superior T-cell responses to live-attenuated influenza vaccine compared to adults with significant increases in IFN-</w:t>
      </w:r>
      <m:oMath>
        <m:r>
          <w:rPr>
            <w:rFonts w:ascii="Cambria Math" w:eastAsia="Malgun Gothic" w:hAnsi="Cambria Math" w:cs="Calibri"/>
            <w:color w:val="0070C0"/>
            <w:sz w:val="22"/>
            <w:lang w:val="en-US" w:eastAsia="ko-KR"/>
          </w:rPr>
          <m:t>γ</m:t>
        </m:r>
      </m:oMath>
      <w:r w:rsidRPr="006068A0">
        <w:rPr>
          <w:rFonts w:ascii="Calibri" w:eastAsia="Malgun Gothic" w:hAnsi="Calibri" w:cs="Calibri" w:hint="eastAsia"/>
          <w:color w:val="0070C0"/>
          <w:sz w:val="22"/>
          <w:lang w:val="en-US" w:eastAsia="ko-KR"/>
        </w:rPr>
        <w:t>, CD4+ and CD8+ T cells</w:t>
      </w:r>
      <w:r w:rsidRPr="006068A0">
        <w:rPr>
          <w:rFonts w:ascii="Calibri" w:eastAsia="Malgun Gothic" w:hAnsi="Calibri" w:cs="Calibri"/>
          <w:color w:val="0070C0"/>
          <w:sz w:val="22"/>
          <w:lang w:val="en-US" w:eastAsia="ko-KR"/>
        </w:rPr>
        <w:t xml:space="preserve"> </w:t>
      </w:r>
      <w:hyperlink r:id="rId18" w:history="1">
        <w:r>
          <w:rPr>
            <w:rFonts w:ascii="Calibri" w:eastAsia="Times New Roman" w:hAnsi="Calibri" w:cs="Calibri"/>
            <w:sz w:val="22"/>
          </w:rPr>
          <w:t>[2]</w:t>
        </w:r>
      </w:hyperlink>
      <w:r w:rsidRPr="006068A0">
        <w:rPr>
          <w:rFonts w:ascii="Calibri" w:eastAsia="Malgun Gothic" w:hAnsi="Calibri" w:cs="Calibri" w:hint="eastAsia"/>
          <w:color w:val="0070C0"/>
          <w:sz w:val="22"/>
          <w:lang w:val="en-US" w:eastAsia="ko-KR"/>
        </w:rPr>
        <w:t xml:space="preserve">. However, as the immune system ages, T-cell responses to live-attenuated vaccines are reduced for older adults aged 65 years and older </w:t>
      </w:r>
      <w:hyperlink r:id="rId19" w:history="1">
        <w:r>
          <w:rPr>
            <w:rFonts w:ascii="Calibri" w:eastAsia="Times New Roman" w:hAnsi="Calibri" w:cs="Calibri"/>
            <w:sz w:val="22"/>
          </w:rPr>
          <w:t>[2], [3]</w:t>
        </w:r>
      </w:hyperlink>
      <w:r w:rsidRPr="006068A0">
        <w:rPr>
          <w:rFonts w:ascii="Calibri" w:eastAsia="Malgun Gothic" w:hAnsi="Calibri" w:cs="Calibri" w:hint="eastAsia"/>
          <w:color w:val="0070C0"/>
          <w:sz w:val="22"/>
          <w:lang w:val="en-US" w:eastAsia="ko-KR"/>
        </w:rPr>
        <w:t xml:space="preserve">. </w:t>
      </w:r>
      <w:r w:rsidRPr="006068A0">
        <w:rPr>
          <w:rFonts w:ascii="Calibri" w:eastAsia="Malgun Gothic" w:hAnsi="Calibri" w:cs="Calibri"/>
          <w:color w:val="0070C0"/>
          <w:sz w:val="22"/>
          <w:lang w:val="en-US" w:eastAsia="ko-KR"/>
        </w:rPr>
        <w:t xml:space="preserve">While Ixchiq has received regulatory approval for individuals aged 12 years and older in the EU and Canada, no post-licensure SAE data are available for individuals under 18 years of age from VAERS or other surveillance systems as of April 2026. In the absence of an empirical basis for parameterising vaccine risk in this age group, we have revised the analysis to focus exclusively on adults aged 18 years and older. </w:t>
      </w:r>
      <w:commentRangeStart w:id="30"/>
      <w:r w:rsidRPr="006068A0">
        <w:rPr>
          <w:rFonts w:ascii="Calibri" w:eastAsia="Malgun Gothic" w:hAnsi="Calibri" w:cs="Calibri"/>
          <w:color w:val="0070C0"/>
          <w:sz w:val="22"/>
          <w:lang w:val="en-US" w:eastAsia="ko-KR"/>
        </w:rPr>
        <w:t>Results for the 1–17 age group have been removed from the manuscript.</w:t>
      </w:r>
      <w:commentRangeEnd w:id="30"/>
      <w:r w:rsidRPr="006068A0">
        <w:rPr>
          <w:rStyle w:val="af1"/>
          <w:rFonts w:ascii="Calibri" w:eastAsia="Malgun Gothic" w:hAnsi="Calibri" w:cs="Calibri"/>
          <w:color w:val="0070C0"/>
          <w:sz w:val="22"/>
          <w:szCs w:val="22"/>
          <w:lang w:eastAsia="ko-KR"/>
        </w:rPr>
        <w:commentReference w:id="30"/>
      </w:r>
    </w:p>
    <w:p w14:paraId="6EE4C07B" w14:textId="77777777" w:rsidR="0007361D" w:rsidRPr="00952AD0" w:rsidRDefault="0007361D" w:rsidP="00952AD0">
      <w:pPr>
        <w:pStyle w:val="a3"/>
        <w:rPr>
          <w:rFonts w:ascii="Calibri" w:eastAsia="Malgun Gothic" w:hAnsi="Calibri" w:cs="Calibri"/>
          <w:sz w:val="22"/>
          <w:lang w:eastAsia="ko-KR"/>
        </w:rPr>
      </w:pPr>
    </w:p>
    <w:p w14:paraId="58B92FC9" w14:textId="6C5328A8" w:rsidR="0007361D" w:rsidRPr="006068A0" w:rsidRDefault="0007361D">
      <w:pPr>
        <w:rPr>
          <w:rFonts w:ascii="Calibri" w:eastAsia="Malgun Gothic" w:hAnsi="Calibri" w:cs="Calibri"/>
          <w:color w:val="0070C0"/>
          <w:sz w:val="22"/>
          <w:lang w:eastAsia="ko-KR"/>
        </w:rPr>
      </w:pPr>
      <w:r w:rsidRPr="006068A0">
        <w:rPr>
          <w:rFonts w:ascii="Calibri" w:eastAsia="Malgun Gothic" w:hAnsi="Calibri" w:cs="Calibri" w:hint="eastAsia"/>
          <w:color w:val="0070C0"/>
          <w:sz w:val="22"/>
          <w:lang w:eastAsia="ko-KR"/>
        </w:rPr>
        <w:t>Reference:</w:t>
      </w:r>
    </w:p>
    <w:p w14:paraId="5DBEC20C" w14:textId="77777777" w:rsidR="00382190" w:rsidRPr="00382190" w:rsidRDefault="00382190" w:rsidP="00382190">
      <w:pPr>
        <w:pStyle w:val="ad"/>
        <w:rPr>
          <w:rFonts w:ascii="Calibri" w:hAnsi="Calibri" w:cs="Calibri"/>
          <w:color w:val="0070C0"/>
          <w:sz w:val="22"/>
        </w:rPr>
      </w:pPr>
      <w:hyperlink r:id="rId20" w:history="1">
        <w:r w:rsidRPr="00382190">
          <w:rPr>
            <w:rStyle w:val="csl-left-margin"/>
            <w:rFonts w:ascii="Calibri" w:hAnsi="Calibri" w:cs="Calibri"/>
            <w:color w:val="0070C0"/>
            <w:sz w:val="22"/>
          </w:rPr>
          <w:t>[2]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 xml:space="preserve">X.-S. He </w:t>
        </w:r>
        <w:r w:rsidRPr="00382190">
          <w:rPr>
            <w:rStyle w:val="csl-right-inline"/>
            <w:rFonts w:ascii="Calibri" w:hAnsi="Calibri" w:cs="Calibri"/>
            <w:i/>
            <w:iCs/>
            <w:color w:val="0070C0"/>
            <w:sz w:val="22"/>
          </w:rPr>
          <w:t>et al.</w:t>
        </w:r>
        <w:r w:rsidRPr="00382190">
          <w:rPr>
            <w:rStyle w:val="csl-right-inline"/>
            <w:rFonts w:ascii="Calibri" w:hAnsi="Calibri" w:cs="Calibri"/>
            <w:color w:val="0070C0"/>
            <w:sz w:val="22"/>
          </w:rPr>
          <w:t xml:space="preserve">, “Cellular immune responses in children and adults receiving inactivated or live attenuated influenza vaccines.,” </w:t>
        </w:r>
        <w:r w:rsidRPr="00382190">
          <w:rPr>
            <w:rStyle w:val="csl-right-inline"/>
            <w:rFonts w:ascii="Calibri" w:hAnsi="Calibri" w:cs="Calibri"/>
            <w:i/>
            <w:iCs/>
            <w:color w:val="0070C0"/>
            <w:sz w:val="22"/>
          </w:rPr>
          <w:t>J. Virol.</w:t>
        </w:r>
        <w:r w:rsidRPr="00382190">
          <w:rPr>
            <w:rStyle w:val="csl-right-inline"/>
            <w:rFonts w:ascii="Calibri" w:hAnsi="Calibri" w:cs="Calibri"/>
            <w:color w:val="0070C0"/>
            <w:sz w:val="22"/>
          </w:rPr>
          <w:t>, vol. 80, no. 23, pp. 11756–11766, Dec. 2006, doi: 10.1128/JVI.01460-06.</w:t>
        </w:r>
      </w:hyperlink>
    </w:p>
    <w:p w14:paraId="7A273C25" w14:textId="77777777" w:rsidR="00382190" w:rsidRPr="00382190" w:rsidRDefault="00382190" w:rsidP="00382190">
      <w:pPr>
        <w:pStyle w:val="ad"/>
        <w:rPr>
          <w:rFonts w:ascii="Calibri" w:hAnsi="Calibri" w:cs="Calibri"/>
          <w:color w:val="0070C0"/>
          <w:sz w:val="22"/>
        </w:rPr>
      </w:pPr>
      <w:hyperlink r:id="rId21" w:history="1">
        <w:r w:rsidRPr="00382190">
          <w:rPr>
            <w:rStyle w:val="csl-left-margin"/>
            <w:rFonts w:ascii="Calibri" w:hAnsi="Calibri" w:cs="Calibri"/>
            <w:color w:val="0070C0"/>
            <w:sz w:val="22"/>
          </w:rPr>
          <w:t>[3]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 xml:space="preserve">A. Weinberg </w:t>
        </w:r>
        <w:r w:rsidRPr="00382190">
          <w:rPr>
            <w:rStyle w:val="csl-right-inline"/>
            <w:rFonts w:ascii="Calibri" w:hAnsi="Calibri" w:cs="Calibri"/>
            <w:i/>
            <w:iCs/>
            <w:color w:val="0070C0"/>
            <w:sz w:val="22"/>
          </w:rPr>
          <w:t>et al.</w:t>
        </w:r>
        <w:r w:rsidRPr="00382190">
          <w:rPr>
            <w:rStyle w:val="csl-right-inline"/>
            <w:rFonts w:ascii="Calibri" w:hAnsi="Calibri" w:cs="Calibri"/>
            <w:color w:val="0070C0"/>
            <w:sz w:val="22"/>
          </w:rPr>
          <w:t xml:space="preserve">, “The Effect of Age on the Immunogenicity of the Live Attenuated Zoster Vaccine Is Predicted by Baseline Regulatory T Cells and Varicella-Zoster Virus-Specific T Cell Immunity.,” </w:t>
        </w:r>
        <w:r w:rsidRPr="00382190">
          <w:rPr>
            <w:rStyle w:val="csl-right-inline"/>
            <w:rFonts w:ascii="Calibri" w:hAnsi="Calibri" w:cs="Calibri"/>
            <w:i/>
            <w:iCs/>
            <w:color w:val="0070C0"/>
            <w:sz w:val="22"/>
          </w:rPr>
          <w:t>J. Virol.</w:t>
        </w:r>
        <w:r w:rsidRPr="00382190">
          <w:rPr>
            <w:rStyle w:val="csl-right-inline"/>
            <w:rFonts w:ascii="Calibri" w:hAnsi="Calibri" w:cs="Calibri"/>
            <w:color w:val="0070C0"/>
            <w:sz w:val="22"/>
          </w:rPr>
          <w:t>, vol. 93, no. 15, Aug. 2019, doi: 10.1128/JVI.00305-19.</w:t>
        </w:r>
      </w:hyperlink>
    </w:p>
    <w:p w14:paraId="02768BC1" w14:textId="62DB747C" w:rsidR="0007361D" w:rsidRPr="00382190" w:rsidRDefault="0007361D" w:rsidP="00DA2208">
      <w:pPr>
        <w:spacing w:line="220" w:lineRule="auto"/>
        <w:ind w:left="640" w:hanging="640"/>
        <w:rPr>
          <w:rFonts w:ascii="Calibri" w:eastAsia="Malgun Gothic" w:hAnsi="Calibri" w:cs="Calibri"/>
          <w:color w:val="0070C0"/>
          <w:sz w:val="22"/>
          <w:szCs w:val="24"/>
          <w:lang w:val="en-US" w:eastAsia="ko-KR"/>
        </w:rPr>
      </w:pPr>
      <w:r w:rsidRPr="00382190">
        <w:rPr>
          <w:rFonts w:ascii="Calibri" w:hAnsi="Calibri" w:cs="Calibri"/>
          <w:color w:val="0070C0"/>
          <w:sz w:val="22"/>
        </w:rPr>
        <w:t xml:space="preserve"> </w:t>
      </w:r>
    </w:p>
    <w:p w14:paraId="18DC191F" w14:textId="77777777" w:rsidR="0007361D" w:rsidRDefault="0007361D" w:rsidP="00006D30">
      <w:pPr>
        <w:rPr>
          <w:rFonts w:ascii="Calibri" w:eastAsia="Malgun Gothic" w:hAnsi="Calibri" w:cs="Calibri"/>
          <w:color w:val="0070C0"/>
          <w:sz w:val="22"/>
          <w:szCs w:val="24"/>
          <w:lang w:val="en-US" w:eastAsia="ko-KR"/>
        </w:rPr>
      </w:pPr>
    </w:p>
    <w:p w14:paraId="5B3A3A71" w14:textId="77777777" w:rsidR="00C13F97" w:rsidRPr="007C1A8C" w:rsidRDefault="00C13F97" w:rsidP="00C13F97">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3. The benefit-risk ratio estimations are highly unclear, with extremely wide uncertainty intervals (for example, DALY ratios can range from near zero to more than 300 in some cases). This reflects significant parameter uncertainty, which hampers interpretability. The text does not stress the ambiguity in the interpretation of results, which may lead to overly confident conclusions. To improve clarity and robustness, I urge that the authors expressly stress uncertainty in both the results and discussion sections, and that probability-based interpretations take precedence over point estimates.</w:t>
      </w:r>
    </w:p>
    <w:p w14:paraId="63E0E96D" w14:textId="77777777" w:rsidR="00C13F97" w:rsidRPr="007C1A8C" w:rsidRDefault="00C13F97" w:rsidP="00C13F97">
      <w:pPr>
        <w:rPr>
          <w:rFonts w:ascii="Calibri" w:eastAsia="Malgun Gothic" w:hAnsi="Calibri" w:cs="Calibri"/>
          <w:sz w:val="22"/>
          <w:szCs w:val="24"/>
          <w:lang w:eastAsia="ko-KR"/>
        </w:rPr>
      </w:pPr>
    </w:p>
    <w:p w14:paraId="4667D569" w14:textId="77777777" w:rsidR="00C13F97" w:rsidRDefault="00C13F97" w:rsidP="00C13F97">
      <w:pPr>
        <w:rPr>
          <w:rFonts w:ascii="Calibri" w:eastAsia="Malgun Gothic" w:hAnsi="Calibri" w:cs="Calibri"/>
          <w:color w:val="0070C0"/>
          <w:sz w:val="22"/>
          <w:szCs w:val="24"/>
          <w:lang w:val="en-US" w:eastAsia="ko-KR"/>
        </w:rPr>
      </w:pPr>
      <w:r>
        <w:rPr>
          <w:rFonts w:ascii="Calibri" w:eastAsia="Malgun Gothic" w:hAnsi="Calibri" w:cs="Calibri"/>
          <w:color w:val="0070C0"/>
          <w:sz w:val="22"/>
          <w:szCs w:val="24"/>
          <w:lang w:val="en-US" w:eastAsia="ko-KR"/>
        </w:rPr>
        <w:lastRenderedPageBreak/>
        <w:t>Response</w:t>
      </w:r>
    </w:p>
    <w:p w14:paraId="1872FCAE" w14:textId="77777777" w:rsidR="00C13F97" w:rsidRDefault="00C13F97" w:rsidP="00C13F97">
      <w:pPr>
        <w:pStyle w:val="font-claude-response-body"/>
        <w:numPr>
          <w:ilvl w:val="0"/>
          <w:numId w:val="3"/>
        </w:numPr>
        <w:rPr>
          <w:rFonts w:ascii="Calibri" w:hAnsi="Calibri" w:cs="Calibri"/>
          <w:color w:val="0070C0"/>
          <w:sz w:val="22"/>
          <w:szCs w:val="22"/>
        </w:rPr>
      </w:pPr>
      <w:r w:rsidRPr="00D0701A">
        <w:rPr>
          <w:rFonts w:ascii="Calibri" w:hAnsi="Calibri" w:cs="Calibri"/>
          <w:color w:val="0070C0"/>
          <w:sz w:val="22"/>
          <w:szCs w:val="22"/>
        </w:rPr>
        <w:t xml:space="preserve">We acknowledge that the benefit-risk ratios exhibit wide uncertainty intervals, and we agree that results should be interpreted in probabilistic rather than purely point-estimate terms. We have revised the manuscript, accordingly, adding explicit emphasis on uncertainty in </w:t>
      </w:r>
      <w:r>
        <w:rPr>
          <w:rFonts w:ascii="Calibri" w:hAnsi="Calibri" w:cs="Calibri"/>
          <w:color w:val="0070C0"/>
          <w:sz w:val="22"/>
          <w:szCs w:val="22"/>
        </w:rPr>
        <w:t xml:space="preserve">Results section. </w:t>
      </w:r>
    </w:p>
    <w:p w14:paraId="0E546965" w14:textId="42F1256E" w:rsidR="00C13F97" w:rsidRPr="00D0701A" w:rsidRDefault="00C13F97" w:rsidP="00C13F97">
      <w:pPr>
        <w:pStyle w:val="font-claude-response-body"/>
        <w:ind w:left="720"/>
        <w:rPr>
          <w:rFonts w:ascii="Calibri" w:hAnsi="Calibri" w:cs="Calibri"/>
          <w:color w:val="0070C0"/>
          <w:sz w:val="22"/>
          <w:szCs w:val="22"/>
        </w:rPr>
      </w:pPr>
      <w:r w:rsidRPr="00D0701A">
        <w:rPr>
          <w:rFonts w:ascii="Calibri" w:hAnsi="Calibri" w:cs="Calibri"/>
          <w:color w:val="0070C0"/>
          <w:sz w:val="22"/>
          <w:szCs w:val="22"/>
        </w:rPr>
        <w:t xml:space="preserve">To systematically characterise which parameters drive BRR uncertainty, we conducted a probabilistic sensitivity analysis using Spearman rank correlation across all 10,000 Latin Hypercube Sampling draws, stratified by age group and transmission setting. Spearman rank correlation was chosen because it captures potentially non-linear relationships between uncertain input parameters and model outputs without assuming normality </w:t>
      </w:r>
      <w:r w:rsidR="00382190">
        <w:rPr>
          <w:rFonts w:ascii="Calibri" w:hAnsi="Calibri" w:cs="Calibri"/>
          <w:color w:val="0070C0"/>
          <w:sz w:val="22"/>
          <w:szCs w:val="22"/>
        </w:rPr>
        <w:t>[4]</w:t>
      </w:r>
      <w:r w:rsidRPr="00D0701A">
        <w:rPr>
          <w:rFonts w:ascii="Calibri" w:hAnsi="Calibri" w:cs="Calibri"/>
          <w:color w:val="0070C0"/>
          <w:sz w:val="22"/>
          <w:szCs w:val="22"/>
        </w:rPr>
        <w:t xml:space="preserve">. The results are presented as tornado diagrams in Supplementary </w:t>
      </w:r>
      <w:r w:rsidRPr="00382190">
        <w:rPr>
          <w:rFonts w:ascii="Calibri" w:hAnsi="Calibri" w:cs="Calibri"/>
          <w:color w:val="0070C0"/>
          <w:sz w:val="22"/>
          <w:szCs w:val="22"/>
        </w:rPr>
        <w:t>Figure</w:t>
      </w:r>
      <w:commentRangeStart w:id="31"/>
      <w:r w:rsidRPr="00382190">
        <w:rPr>
          <w:rFonts w:ascii="Calibri" w:hAnsi="Calibri" w:cs="Calibri"/>
          <w:color w:val="0070C0"/>
          <w:sz w:val="22"/>
          <w:szCs w:val="22"/>
        </w:rPr>
        <w:t xml:space="preserve"> S</w:t>
      </w:r>
      <w:r w:rsidRPr="00382190">
        <w:rPr>
          <w:rFonts w:ascii="Calibri" w:eastAsia="Malgun Gothic" w:hAnsi="Calibri" w:cs="Calibri" w:hint="eastAsia"/>
          <w:color w:val="0070C0"/>
          <w:sz w:val="22"/>
          <w:szCs w:val="22"/>
        </w:rPr>
        <w:t>7</w:t>
      </w:r>
      <w:r w:rsidRPr="00382190">
        <w:rPr>
          <w:rFonts w:ascii="Calibri" w:hAnsi="Calibri" w:cs="Calibri"/>
          <w:color w:val="0070C0"/>
          <w:sz w:val="22"/>
          <w:szCs w:val="22"/>
        </w:rPr>
        <w:t>.</w:t>
      </w:r>
      <w:commentRangeEnd w:id="31"/>
      <w:r w:rsidRPr="00D0701A">
        <w:rPr>
          <w:rStyle w:val="af1"/>
          <w:rFonts w:ascii="Calibri" w:hAnsi="Calibri" w:cs="Calibri"/>
          <w:color w:val="0070C0"/>
          <w:sz w:val="22"/>
          <w:szCs w:val="22"/>
        </w:rPr>
        <w:commentReference w:id="31"/>
      </w:r>
    </w:p>
    <w:p w14:paraId="575BF46C" w14:textId="77777777" w:rsidR="00C13F97" w:rsidRPr="00AE4508" w:rsidRDefault="00C13F97" w:rsidP="00C13F97">
      <w:pPr>
        <w:pStyle w:val="font-claude-response-body"/>
        <w:ind w:left="720"/>
        <w:rPr>
          <w:rFonts w:ascii="Calibri" w:hAnsi="Calibri" w:cs="Calibri"/>
          <w:color w:val="0070C0"/>
          <w:sz w:val="22"/>
          <w:szCs w:val="22"/>
        </w:rPr>
      </w:pPr>
      <w:r w:rsidRPr="00AE4508">
        <w:rPr>
          <w:rFonts w:ascii="Calibri" w:hAnsi="Calibri" w:cs="Calibri"/>
          <w:color w:val="0070C0"/>
          <w:sz w:val="22"/>
          <w:szCs w:val="22"/>
        </w:rPr>
        <w:t xml:space="preserve">Across all scenarios, vaccine-associated SAE rates (in 18–64 year-olds) and vaccine-associated death rates (in those aged </w:t>
      </w:r>
      <w:r w:rsidRPr="00AE4508">
        <w:rPr>
          <w:rFonts w:ascii="Symbol" w:eastAsia="Symbol" w:hAnsi="Symbol" w:cs="Symbol"/>
          <w:color w:val="0070C0"/>
          <w:sz w:val="22"/>
          <w:szCs w:val="22"/>
        </w:rPr>
        <w:t>³</w:t>
      </w:r>
      <w:r w:rsidRPr="00AE4508">
        <w:rPr>
          <w:rFonts w:ascii="Calibri" w:hAnsi="Calibri" w:cs="Calibri"/>
          <w:color w:val="0070C0"/>
          <w:sz w:val="22"/>
          <w:szCs w:val="22"/>
        </w:rPr>
        <w:t xml:space="preserve">65 years) were consistently the dominant drivers of BRR uncertainty, with Spearman ρ values of −0.24 to −0.44, substantially larger in magnitude than all other parameters, which contributed negligibly (|ρ| &lt; 0.10 in the majority of cases). </w:t>
      </w:r>
    </w:p>
    <w:p w14:paraId="7DBCBDEE" w14:textId="77777777" w:rsidR="00C13F97" w:rsidRPr="00AE4508" w:rsidRDefault="00C13F97" w:rsidP="00C13F97">
      <w:pPr>
        <w:pStyle w:val="font-claude-response-body"/>
        <w:ind w:left="720"/>
        <w:rPr>
          <w:rFonts w:ascii="Calibri" w:hAnsi="Calibri" w:cs="Calibri"/>
          <w:color w:val="0070C0"/>
          <w:sz w:val="22"/>
          <w:szCs w:val="22"/>
        </w:rPr>
      </w:pPr>
      <w:r w:rsidRPr="6A29B46B">
        <w:rPr>
          <w:rFonts w:ascii="Calibri" w:hAnsi="Calibri" w:cs="Calibri"/>
          <w:color w:val="0070C0"/>
          <w:sz w:val="22"/>
          <w:szCs w:val="22"/>
        </w:rPr>
        <w:t>This finding has an implication that the wide uncertainty intervals are not a consequence of model structural uncertainty or poor parameterisation but rather reflect genuine uncertainty in the post-licensure vaccine safety evidence base. We therefore argue that the wide uncertainty intervals should be interpreted as a reflection of the current state of evidence, rather than as a methodological limitation. We have included this point in the discussion section.</w:t>
      </w:r>
    </w:p>
    <w:p w14:paraId="4CCF467A" w14:textId="77777777" w:rsidR="00C13F97" w:rsidRPr="00C36971" w:rsidRDefault="00C13F97" w:rsidP="00C13F97">
      <w:pPr>
        <w:rPr>
          <w:rFonts w:ascii="Calibri" w:eastAsia="Malgun Gothic" w:hAnsi="Calibri" w:cs="Calibri"/>
          <w:color w:val="0070C0"/>
          <w:sz w:val="22"/>
          <w:szCs w:val="24"/>
          <w:lang w:eastAsia="ko-KR"/>
        </w:rPr>
      </w:pPr>
      <w:r w:rsidRPr="00C36971">
        <w:rPr>
          <w:rFonts w:ascii="Calibri" w:eastAsia="Malgun Gothic" w:hAnsi="Calibri" w:cs="Calibri" w:hint="eastAsia"/>
          <w:color w:val="0070C0"/>
          <w:sz w:val="22"/>
          <w:szCs w:val="24"/>
          <w:lang w:eastAsia="ko-KR"/>
        </w:rPr>
        <w:t>Reference</w:t>
      </w:r>
    </w:p>
    <w:p w14:paraId="273F092D" w14:textId="77777777" w:rsidR="00382190" w:rsidRPr="00382190" w:rsidRDefault="00382190" w:rsidP="00382190">
      <w:pPr>
        <w:pStyle w:val="ad"/>
        <w:rPr>
          <w:rFonts w:ascii="Calibri" w:hAnsi="Calibri" w:cs="Calibri"/>
          <w:color w:val="0070C0"/>
          <w:sz w:val="22"/>
        </w:rPr>
      </w:pPr>
      <w:hyperlink r:id="rId22" w:history="1">
        <w:r w:rsidRPr="00382190">
          <w:rPr>
            <w:rStyle w:val="csl-left-margin"/>
            <w:rFonts w:ascii="Calibri" w:hAnsi="Calibri" w:cs="Calibri"/>
            <w:color w:val="0070C0"/>
            <w:sz w:val="22"/>
          </w:rPr>
          <w:t>[4]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 xml:space="preserve">A. H. Briggs </w:t>
        </w:r>
        <w:r w:rsidRPr="00382190">
          <w:rPr>
            <w:rStyle w:val="csl-right-inline"/>
            <w:rFonts w:ascii="Calibri" w:hAnsi="Calibri" w:cs="Calibri"/>
            <w:i/>
            <w:iCs/>
            <w:color w:val="0070C0"/>
            <w:sz w:val="22"/>
          </w:rPr>
          <w:t>et al.</w:t>
        </w:r>
        <w:r w:rsidRPr="00382190">
          <w:rPr>
            <w:rStyle w:val="csl-right-inline"/>
            <w:rFonts w:ascii="Calibri" w:hAnsi="Calibri" w:cs="Calibri"/>
            <w:color w:val="0070C0"/>
            <w:sz w:val="22"/>
          </w:rPr>
          <w:t xml:space="preserve">, “Model parameter estimation and uncertainty: a report of the ISPOR-SMDM Modeling Good Research Practices Task Force--6.,” </w:t>
        </w:r>
        <w:r w:rsidRPr="00382190">
          <w:rPr>
            <w:rStyle w:val="csl-right-inline"/>
            <w:rFonts w:ascii="Calibri" w:hAnsi="Calibri" w:cs="Calibri"/>
            <w:i/>
            <w:iCs/>
            <w:color w:val="0070C0"/>
            <w:sz w:val="22"/>
          </w:rPr>
          <w:t>Value Health</w:t>
        </w:r>
        <w:r w:rsidRPr="00382190">
          <w:rPr>
            <w:rStyle w:val="csl-right-inline"/>
            <w:rFonts w:ascii="Calibri" w:hAnsi="Calibri" w:cs="Calibri"/>
            <w:color w:val="0070C0"/>
            <w:sz w:val="22"/>
          </w:rPr>
          <w:t>, vol. 15, no. 6, pp. 835–842, 2012, doi: 10.1016/j.jval.2012.04.014.</w:t>
        </w:r>
      </w:hyperlink>
    </w:p>
    <w:p w14:paraId="46CF8944" w14:textId="77777777" w:rsidR="00C13F97" w:rsidRPr="00382190" w:rsidRDefault="00C13F97" w:rsidP="00382190">
      <w:pPr>
        <w:rPr>
          <w:rFonts w:ascii="Calibri" w:eastAsia="Malgun Gothic" w:hAnsi="Calibri" w:cs="Calibri"/>
          <w:color w:val="0070C0"/>
          <w:sz w:val="22"/>
          <w:szCs w:val="24"/>
          <w:lang w:eastAsia="ko-KR"/>
        </w:rPr>
      </w:pPr>
    </w:p>
    <w:p w14:paraId="22D1D277" w14:textId="77777777" w:rsidR="00C13F97" w:rsidRDefault="00C13F97" w:rsidP="00C13F97">
      <w:pPr>
        <w:rPr>
          <w:rFonts w:ascii="Calibri" w:eastAsia="Malgun Gothic" w:hAnsi="Calibri" w:cs="Calibri"/>
          <w:color w:val="0070C0"/>
          <w:sz w:val="22"/>
          <w:szCs w:val="24"/>
          <w:lang w:val="en-US" w:eastAsia="ko-KR"/>
        </w:rPr>
      </w:pPr>
    </w:p>
    <w:p w14:paraId="4EBC81F8" w14:textId="77777777" w:rsidR="0007361D" w:rsidRDefault="0007361D" w:rsidP="00006D30">
      <w:pPr>
        <w:rPr>
          <w:rFonts w:ascii="Calibri" w:eastAsia="Malgun Gothic" w:hAnsi="Calibri" w:cs="Calibri"/>
          <w:color w:val="0070C0"/>
          <w:sz w:val="22"/>
          <w:szCs w:val="24"/>
          <w:lang w:val="en-US" w:eastAsia="ko-KR"/>
        </w:rPr>
        <w:sectPr w:rsidR="0007361D" w:rsidSect="0007361D">
          <w:pgSz w:w="11906" w:h="16838"/>
          <w:pgMar w:top="1985" w:right="1701" w:bottom="1701" w:left="1701" w:header="851" w:footer="992" w:gutter="0"/>
          <w:lnNumType w:countBy="5" w:restart="continuous"/>
          <w:cols w:space="425"/>
          <w:docGrid w:type="lines" w:linePitch="360"/>
        </w:sectPr>
      </w:pPr>
    </w:p>
    <w:p w14:paraId="30D2F16B" w14:textId="77777777" w:rsidR="0007361D" w:rsidRDefault="0007361D" w:rsidP="00006D30">
      <w:pPr>
        <w:rPr>
          <w:rFonts w:ascii="Calibri" w:eastAsia="Malgun Gothic" w:hAnsi="Calibri" w:cs="Calibri"/>
          <w:color w:val="0070C0"/>
          <w:sz w:val="22"/>
          <w:szCs w:val="24"/>
          <w:lang w:val="en-US" w:eastAsia="ko-KR"/>
        </w:rPr>
      </w:pPr>
      <w:r w:rsidRPr="008B32BC">
        <w:rPr>
          <w:rFonts w:ascii="Calibri" w:hAnsi="Calibri" w:cs="Calibri"/>
          <w:noProof/>
        </w:rPr>
        <w:lastRenderedPageBreak/>
        <w:drawing>
          <wp:inline distT="0" distB="0" distL="0" distR="0" wp14:anchorId="43F91CAC" wp14:editId="46CDD52A">
            <wp:extent cx="7830766" cy="5227074"/>
            <wp:effectExtent l="0" t="0" r="0" b="0"/>
            <wp:docPr id="1245129083"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29083" name=""/>
                    <pic:cNvPicPr/>
                  </pic:nvPicPr>
                  <pic:blipFill>
                    <a:blip r:embed="rId23"/>
                    <a:stretch>
                      <a:fillRect/>
                    </a:stretch>
                  </pic:blipFill>
                  <pic:spPr>
                    <a:xfrm>
                      <a:off x="0" y="0"/>
                      <a:ext cx="7834127" cy="5229318"/>
                    </a:xfrm>
                    <a:prstGeom prst="rect">
                      <a:avLst/>
                    </a:prstGeom>
                  </pic:spPr>
                </pic:pic>
              </a:graphicData>
            </a:graphic>
          </wp:inline>
        </w:drawing>
      </w:r>
    </w:p>
    <w:p w14:paraId="2784660C" w14:textId="77777777" w:rsidR="0007361D" w:rsidRDefault="0007361D" w:rsidP="00006D30">
      <w:pPr>
        <w:rPr>
          <w:rFonts w:ascii="Calibri" w:eastAsia="Malgun Gothic" w:hAnsi="Calibri" w:cs="Calibri"/>
          <w:color w:val="0070C0"/>
          <w:sz w:val="22"/>
          <w:szCs w:val="24"/>
          <w:lang w:val="en-US" w:eastAsia="ko-KR"/>
        </w:rPr>
        <w:sectPr w:rsidR="0007361D" w:rsidSect="0007361D">
          <w:pgSz w:w="16838" w:h="11906" w:orient="landscape"/>
          <w:pgMar w:top="1701" w:right="1701" w:bottom="1701" w:left="1985" w:header="851" w:footer="992" w:gutter="0"/>
          <w:lnNumType w:countBy="5" w:restart="continuous"/>
          <w:cols w:space="425"/>
          <w:docGrid w:type="lines" w:linePitch="360"/>
        </w:sectPr>
      </w:pPr>
      <w:r w:rsidRPr="005507E4">
        <w:rPr>
          <w:rFonts w:ascii="Calibri" w:hAnsi="Calibri" w:cs="Calibri"/>
          <w:noProof/>
        </w:rPr>
        <w:lastRenderedPageBreak/>
        <w:drawing>
          <wp:inline distT="0" distB="0" distL="0" distR="0" wp14:anchorId="61778E90" wp14:editId="42A51024">
            <wp:extent cx="7262495" cy="5731510"/>
            <wp:effectExtent l="0" t="0" r="0" b="2540"/>
            <wp:docPr id="5063084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30844" name=""/>
                    <pic:cNvPicPr/>
                  </pic:nvPicPr>
                  <pic:blipFill>
                    <a:blip r:embed="rId24"/>
                    <a:stretch>
                      <a:fillRect/>
                    </a:stretch>
                  </pic:blipFill>
                  <pic:spPr>
                    <a:xfrm>
                      <a:off x="0" y="0"/>
                      <a:ext cx="7262495" cy="5731510"/>
                    </a:xfrm>
                    <a:prstGeom prst="rect">
                      <a:avLst/>
                    </a:prstGeom>
                  </pic:spPr>
                </pic:pic>
              </a:graphicData>
            </a:graphic>
          </wp:inline>
        </w:drawing>
      </w:r>
    </w:p>
    <w:p w14:paraId="1D4B9B79" w14:textId="77777777" w:rsidR="0007361D" w:rsidRDefault="0007361D" w:rsidP="00E820E3">
      <w:pPr>
        <w:rPr>
          <w:rFonts w:ascii="Calibri" w:hAnsi="Calibri" w:cs="Calibri"/>
          <w:sz w:val="22"/>
          <w:szCs w:val="24"/>
        </w:rPr>
      </w:pPr>
      <w:r w:rsidRPr="007C1A8C">
        <w:rPr>
          <w:rFonts w:ascii="Calibri" w:eastAsia="Malgun Gothic" w:hAnsi="Calibri" w:cs="Calibri"/>
          <w:b/>
          <w:bCs/>
          <w:sz w:val="22"/>
          <w:szCs w:val="24"/>
          <w:lang w:eastAsia="ko-KR"/>
        </w:rPr>
        <w:lastRenderedPageBreak/>
        <w:t>Comment 4</w:t>
      </w:r>
      <w:r w:rsidRPr="007C1A8C">
        <w:rPr>
          <w:rFonts w:ascii="Calibri" w:hAnsi="Calibri" w:cs="Calibri"/>
          <w:sz w:val="22"/>
          <w:szCs w:val="24"/>
        </w:rPr>
        <w:br/>
        <w:t>4. The modeling structure implies that travelers get infected at the same rate as locals, which may not reflect real-world exposure heterogeneity. This assumption has the potential to distort benefit estimations, particularly in travel scenarios, and should be carefully considered. I recommend that the authors investigate other exposure scenarios or do sensitivity studies that represent varied traveler risk profiles and fully highlight how this assumption may influence the results.</w:t>
      </w:r>
    </w:p>
    <w:p w14:paraId="789844E0" w14:textId="77777777" w:rsidR="0007361D" w:rsidRDefault="0007361D" w:rsidP="00E820E3">
      <w:pPr>
        <w:rPr>
          <w:rFonts w:ascii="Calibri" w:hAnsi="Calibri" w:cs="Calibri"/>
          <w:sz w:val="22"/>
          <w:szCs w:val="24"/>
        </w:rPr>
      </w:pPr>
    </w:p>
    <w:p w14:paraId="04973000" w14:textId="77777777" w:rsidR="0007361D" w:rsidRPr="00F960B4" w:rsidRDefault="0007361D" w:rsidP="00E820E3">
      <w:pPr>
        <w:rPr>
          <w:rFonts w:ascii="Calibri" w:hAnsi="Calibri" w:cs="Calibri"/>
          <w:color w:val="0070C0"/>
          <w:sz w:val="22"/>
        </w:rPr>
      </w:pPr>
      <w:commentRangeStart w:id="32"/>
      <w:r w:rsidRPr="6A29B46B">
        <w:rPr>
          <w:rFonts w:ascii="Calibri" w:hAnsi="Calibri" w:cs="Calibri"/>
          <w:color w:val="0070C0"/>
          <w:sz w:val="22"/>
        </w:rPr>
        <w:t>Response</w:t>
      </w:r>
      <w:commentRangeEnd w:id="32"/>
      <w:r w:rsidRPr="00F960B4">
        <w:rPr>
          <w:rStyle w:val="af1"/>
          <w:rFonts w:ascii="Calibri" w:hAnsi="Calibri" w:cs="Calibri"/>
          <w:color w:val="0070C0"/>
          <w:sz w:val="22"/>
          <w:szCs w:val="22"/>
        </w:rPr>
        <w:commentReference w:id="32"/>
      </w:r>
    </w:p>
    <w:p w14:paraId="371935C2" w14:textId="77777777" w:rsidR="0007361D" w:rsidRDefault="0007361D" w:rsidP="00667BFF">
      <w:pPr>
        <w:pStyle w:val="a3"/>
        <w:numPr>
          <w:ilvl w:val="0"/>
          <w:numId w:val="3"/>
        </w:numPr>
        <w:rPr>
          <w:rFonts w:ascii="Calibri" w:eastAsia="Malgun Gothic" w:hAnsi="Calibri" w:cs="Calibri"/>
          <w:color w:val="0070C0"/>
          <w:sz w:val="22"/>
          <w:lang w:eastAsia="ko-KR"/>
        </w:rPr>
      </w:pPr>
      <w:r w:rsidRPr="6819A95C">
        <w:rPr>
          <w:rFonts w:ascii="Calibri" w:eastAsia="Malgun Gothic" w:hAnsi="Calibri" w:cs="Calibri"/>
          <w:color w:val="0070C0"/>
          <w:sz w:val="22"/>
          <w:lang w:eastAsia="ko-KR"/>
        </w:rPr>
        <w:t xml:space="preserve">We appreciate this important point. Travellers may not experience the same per-day infection risk as </w:t>
      </w:r>
      <w:bookmarkStart w:id="33" w:name="_Int_rymVinoW"/>
      <w:r w:rsidRPr="6819A95C">
        <w:rPr>
          <w:rFonts w:ascii="Calibri" w:eastAsia="Malgun Gothic" w:hAnsi="Calibri" w:cs="Calibri"/>
          <w:color w:val="0070C0"/>
          <w:sz w:val="22"/>
          <w:lang w:eastAsia="ko-KR"/>
        </w:rPr>
        <w:t>local residents</w:t>
      </w:r>
      <w:bookmarkEnd w:id="33"/>
      <w:r w:rsidRPr="6819A95C">
        <w:rPr>
          <w:rFonts w:ascii="Calibri" w:eastAsia="Malgun Gothic" w:hAnsi="Calibri" w:cs="Calibri"/>
          <w:color w:val="0070C0"/>
          <w:sz w:val="22"/>
          <w:lang w:eastAsia="ko-KR"/>
        </w:rPr>
        <w:t xml:space="preserve"> because exposure is likely to vary according to accommodation type, activity patterns, and time spent outdoors. However, empirical data on traveller-specific chikungunya exposure rates and socio-behavioural patterns of travellers are not currently available, and alternative exposure scenarios would therefore rely on assumptions that are not empirically grounded. We were concerned that presenting these scenarios could provide results that are not supported by the available evidence. For this reason, we retained the local attack rate assumption, consistent with current travel vaccine guidance from CATMAT (2025) assuming that the risk of acquiring chikungunya during travel is aligned with local levels of transmission </w:t>
      </w:r>
      <w:hyperlink r:id="rId25">
        <w:r w:rsidRPr="6819A95C">
          <w:rPr>
            <w:rFonts w:ascii="Calibri" w:eastAsia="Times New Roman" w:hAnsi="Calibri" w:cs="Calibri"/>
            <w:sz w:val="22"/>
          </w:rPr>
          <w:t>[5]</w:t>
        </w:r>
      </w:hyperlink>
      <w:r w:rsidRPr="6819A95C">
        <w:rPr>
          <w:rFonts w:ascii="Calibri" w:eastAsia="Malgun Gothic" w:hAnsi="Calibri" w:cs="Calibri"/>
          <w:color w:val="0070C0"/>
          <w:sz w:val="22"/>
          <w:lang w:eastAsia="ko-KR"/>
        </w:rPr>
        <w:t>.</w:t>
      </w:r>
    </w:p>
    <w:p w14:paraId="5D30316F" w14:textId="77777777" w:rsidR="0007361D" w:rsidRPr="00811143" w:rsidRDefault="0007361D" w:rsidP="00811143">
      <w:pPr>
        <w:pStyle w:val="a3"/>
        <w:rPr>
          <w:rFonts w:ascii="Calibri" w:eastAsia="Malgun Gothic" w:hAnsi="Calibri" w:cs="Calibri"/>
          <w:color w:val="0070C0"/>
          <w:sz w:val="22"/>
          <w:szCs w:val="24"/>
          <w:lang w:eastAsia="ko-KR"/>
        </w:rPr>
      </w:pPr>
    </w:p>
    <w:p w14:paraId="748B7B30" w14:textId="1F96DF66" w:rsidR="0007361D" w:rsidRPr="00382190" w:rsidRDefault="0007361D" w:rsidP="00EA32DB">
      <w:pPr>
        <w:pStyle w:val="a3"/>
        <w:rPr>
          <w:rFonts w:ascii="Calibri" w:eastAsia="Malgun Gothic" w:hAnsi="Calibri" w:cs="Calibri"/>
          <w:color w:val="0070C0"/>
          <w:sz w:val="22"/>
          <w:szCs w:val="24"/>
          <w:lang w:eastAsia="ko-KR"/>
        </w:rPr>
      </w:pPr>
      <w:r w:rsidRPr="00382190">
        <w:rPr>
          <w:rFonts w:ascii="Calibri" w:eastAsia="Malgun Gothic" w:hAnsi="Calibri" w:cs="Calibri" w:hint="eastAsia"/>
          <w:color w:val="0070C0"/>
          <w:sz w:val="22"/>
          <w:szCs w:val="24"/>
          <w:lang w:eastAsia="ko-KR"/>
        </w:rPr>
        <w:t>Reference:</w:t>
      </w:r>
    </w:p>
    <w:p w14:paraId="27ACAE76" w14:textId="67FE44E4" w:rsidR="0007361D" w:rsidRPr="00382190" w:rsidRDefault="0007361D" w:rsidP="00667BFF">
      <w:pPr>
        <w:pStyle w:val="a3"/>
        <w:rPr>
          <w:rFonts w:ascii="Calibri" w:eastAsia="Malgun Gothic" w:hAnsi="Calibri" w:cs="Calibri"/>
          <w:color w:val="0070C0"/>
          <w:sz w:val="22"/>
          <w:szCs w:val="24"/>
          <w:lang w:eastAsia="ko-KR"/>
        </w:rPr>
      </w:pPr>
      <w:hyperlink r:id="rId26" w:history="1">
        <w:r w:rsidRPr="00382190">
          <w:rPr>
            <w:rStyle w:val="csl-left-margin"/>
            <w:rFonts w:ascii="Calibri" w:hAnsi="Calibri" w:cs="Calibri"/>
            <w:color w:val="0070C0"/>
            <w:sz w:val="22"/>
          </w:rPr>
          <w:t>[5]  </w:t>
        </w:r>
        <w:r w:rsidRPr="00382190">
          <w:rPr>
            <w:rStyle w:val="csl-left-margin"/>
            <w:rFonts w:ascii="Calibri" w:hAnsi="Calibri" w:cs="Calibri"/>
            <w:color w:val="0070C0"/>
            <w:sz w:val="22"/>
          </w:rPr>
          <w:t> </w:t>
        </w:r>
        <w:r w:rsidRPr="00382190">
          <w:rPr>
            <w:rStyle w:val="csl-left-margin"/>
            <w:rFonts w:ascii="Calibri" w:hAnsi="Calibri" w:cs="Calibri"/>
            <w:color w:val="0070C0"/>
            <w:sz w:val="22"/>
          </w:rPr>
          <w:t> </w:t>
        </w:r>
        <w:r w:rsidRPr="00382190">
          <w:rPr>
            <w:rStyle w:val="csl-right-inline"/>
            <w:rFonts w:ascii="Calibri" w:hAnsi="Calibri" w:cs="Calibri"/>
            <w:color w:val="0070C0"/>
            <w:sz w:val="22"/>
          </w:rPr>
          <w:t>Government of Canada, “Recommendations for the use of chikungunya live attenuated vaccine (IXCHIQ),” Dec. 24, 2025. https://www.canada.ca/en/public-health/services/catmat/recommendations-use-chikungunya-vaccine.html (accessed Apr. 30, 2026).</w:t>
        </w:r>
      </w:hyperlink>
      <w:r w:rsidRPr="00382190">
        <w:rPr>
          <w:rFonts w:ascii="Calibri" w:hAnsi="Calibri" w:cs="Calibri"/>
          <w:color w:val="0070C0"/>
          <w:sz w:val="22"/>
        </w:rPr>
        <w:t xml:space="preserve"> </w:t>
      </w:r>
    </w:p>
    <w:p w14:paraId="26ADA156" w14:textId="77777777" w:rsidR="0007361D" w:rsidRPr="00382190" w:rsidRDefault="0007361D" w:rsidP="00667BFF">
      <w:pPr>
        <w:pStyle w:val="a3"/>
        <w:rPr>
          <w:rFonts w:ascii="Calibri" w:eastAsia="Malgun Gothic" w:hAnsi="Calibri" w:cs="Calibri"/>
          <w:color w:val="0070C0"/>
          <w:sz w:val="22"/>
          <w:szCs w:val="24"/>
          <w:lang w:eastAsia="ko-KR"/>
        </w:rPr>
      </w:pPr>
    </w:p>
    <w:p w14:paraId="6E132A1E" w14:textId="77777777" w:rsidR="0007361D" w:rsidRPr="00667BFF" w:rsidRDefault="0007361D" w:rsidP="00667BFF">
      <w:pPr>
        <w:pStyle w:val="a3"/>
        <w:rPr>
          <w:rFonts w:ascii="Calibri" w:eastAsia="Malgun Gothic" w:hAnsi="Calibri" w:cs="Calibri"/>
          <w:color w:val="0070C0"/>
          <w:sz w:val="22"/>
          <w:szCs w:val="24"/>
          <w:lang w:eastAsia="ko-KR"/>
        </w:rPr>
      </w:pPr>
    </w:p>
    <w:p w14:paraId="7043C4D8"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5</w:t>
      </w:r>
      <w:r w:rsidRPr="007C1A8C">
        <w:rPr>
          <w:rFonts w:ascii="Calibri" w:hAnsi="Calibri" w:cs="Calibri"/>
          <w:sz w:val="22"/>
          <w:szCs w:val="24"/>
        </w:rPr>
        <w:br/>
        <w:t>5. Given the modeling assumptions and uncertainty in critical parameters, the interpretation occasionally overstates policy consequences, notably in terms of vaccination effectiveness against infection and transmission. Conclusions should be phrased more cautiously, as scenario-dependent rather than final. I recommend that the authors temper their policy conclusions and explicitly state that they are conditional on modeling assumptions, particularly those related to vaccine effectiveness and transmission patterns.</w:t>
      </w:r>
    </w:p>
    <w:p w14:paraId="72E38DB9" w14:textId="77777777" w:rsidR="0007361D" w:rsidRDefault="0007361D" w:rsidP="00E820E3">
      <w:pPr>
        <w:rPr>
          <w:rFonts w:ascii="Calibri" w:eastAsia="Malgun Gothic" w:hAnsi="Calibri" w:cs="Calibri"/>
          <w:sz w:val="22"/>
          <w:szCs w:val="24"/>
          <w:lang w:eastAsia="ko-KR"/>
        </w:rPr>
      </w:pPr>
    </w:p>
    <w:p w14:paraId="1EC0EAC5" w14:textId="77777777" w:rsidR="0007361D" w:rsidRPr="00F960B4" w:rsidRDefault="0007361D" w:rsidP="00667BFF">
      <w:pPr>
        <w:rPr>
          <w:rFonts w:ascii="Calibri" w:hAnsi="Calibri" w:cs="Calibri"/>
          <w:color w:val="0070C0"/>
          <w:sz w:val="22"/>
          <w:szCs w:val="24"/>
        </w:rPr>
      </w:pPr>
      <w:r w:rsidRPr="00F960B4">
        <w:rPr>
          <w:rFonts w:ascii="Calibri" w:hAnsi="Calibri" w:cs="Calibri"/>
          <w:color w:val="0070C0"/>
          <w:sz w:val="22"/>
          <w:szCs w:val="24"/>
        </w:rPr>
        <w:t>Response</w:t>
      </w:r>
    </w:p>
    <w:p w14:paraId="69FB4515" w14:textId="77777777" w:rsidR="0007361D" w:rsidRPr="00D72E11" w:rsidRDefault="0007361D" w:rsidP="00FD7395">
      <w:pPr>
        <w:pStyle w:val="a3"/>
        <w:numPr>
          <w:ilvl w:val="0"/>
          <w:numId w:val="3"/>
        </w:numPr>
        <w:rPr>
          <w:rFonts w:ascii="Calibri" w:eastAsia="Malgun Gothic" w:hAnsi="Calibri" w:cs="Calibri"/>
          <w:sz w:val="22"/>
          <w:szCs w:val="24"/>
          <w:lang w:eastAsia="ko-KR"/>
        </w:rPr>
      </w:pPr>
      <w:r w:rsidRPr="00FD7395">
        <w:rPr>
          <w:rFonts w:ascii="Calibri" w:eastAsia="Malgun Gothic" w:hAnsi="Calibri" w:cs="Calibri"/>
          <w:color w:val="0070C0"/>
          <w:sz w:val="22"/>
          <w:szCs w:val="24"/>
          <w:lang w:eastAsia="ko-KR"/>
        </w:rPr>
        <w:lastRenderedPageBreak/>
        <w:t>We agree that some of the original wording may have implied stronger policy conclusions than are warranted by a scenario-based modelling analysis. We have therefore revised the Results and Discussion to moderate these statements and to state more explicitly that the findings are conditional on the underlying modelling assumptions. Revised text is provided below.</w:t>
      </w:r>
    </w:p>
    <w:p w14:paraId="631CE0BC" w14:textId="77777777" w:rsidR="00D72E11" w:rsidRDefault="00D72E11" w:rsidP="00D72E11">
      <w:pPr>
        <w:rPr>
          <w:rFonts w:ascii="Calibri" w:eastAsia="Malgun Gothic" w:hAnsi="Calibri" w:cs="Calibri"/>
          <w:sz w:val="22"/>
          <w:szCs w:val="24"/>
          <w:lang w:eastAsia="ko-KR"/>
        </w:rPr>
      </w:pPr>
    </w:p>
    <w:p w14:paraId="56B7939A" w14:textId="358573B3" w:rsidR="00D72E11" w:rsidRDefault="00075EB6" w:rsidP="00D72E11">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EE1845">
        <w:rPr>
          <w:rFonts w:ascii="Calibri" w:eastAsia="Malgun Gothic" w:hAnsi="Calibri" w:cs="Calibri" w:hint="eastAsia"/>
          <w:sz w:val="22"/>
          <w:szCs w:val="24"/>
          <w:lang w:val="en-US" w:eastAsia="ko-KR"/>
        </w:rPr>
        <w:t>328</w:t>
      </w:r>
      <w:r w:rsidR="00E21D81">
        <w:rPr>
          <w:rFonts w:ascii="Calibri" w:eastAsia="Malgun Gothic" w:hAnsi="Calibri" w:cs="Calibri"/>
          <w:sz w:val="22"/>
          <w:szCs w:val="24"/>
          <w:lang w:val="en-US" w:eastAsia="ko-KR"/>
        </w:rPr>
        <w:t>-</w:t>
      </w:r>
      <w:r w:rsidR="00EE1845">
        <w:rPr>
          <w:rFonts w:ascii="Calibri" w:eastAsia="Malgun Gothic" w:hAnsi="Calibri" w:cs="Calibri" w:hint="eastAsia"/>
          <w:sz w:val="22"/>
          <w:szCs w:val="24"/>
          <w:lang w:val="en-US" w:eastAsia="ko-KR"/>
        </w:rPr>
        <w:t>337</w:t>
      </w:r>
      <w:r w:rsidR="00E21D81">
        <w:rPr>
          <w:rFonts w:ascii="Calibri" w:eastAsia="Malgun Gothic" w:hAnsi="Calibri" w:cs="Calibri"/>
          <w:sz w:val="22"/>
          <w:szCs w:val="24"/>
          <w:lang w:val="en-US" w:eastAsia="ko-KR"/>
        </w:rPr>
        <w:t>:</w:t>
      </w:r>
    </w:p>
    <w:p w14:paraId="13F74FE3" w14:textId="1F3C9F64" w:rsidR="00E21D81" w:rsidRDefault="00E21D81" w:rsidP="6819A95C">
      <w:pPr>
        <w:spacing w:line="360" w:lineRule="auto"/>
        <w:rPr>
          <w:rFonts w:ascii="Calibri" w:eastAsia="Malgun Gothic" w:hAnsi="Calibri" w:cs="Calibri"/>
          <w:sz w:val="22"/>
        </w:rPr>
      </w:pPr>
      <w:r w:rsidRPr="6819A95C">
        <w:rPr>
          <w:rFonts w:ascii="Calibri" w:eastAsia="Malgun Gothic" w:hAnsi="Calibri" w:cs="Calibri"/>
          <w:b/>
          <w:bCs/>
          <w:sz w:val="22"/>
          <w:highlight w:val="yellow"/>
        </w:rPr>
        <w:t>The evidence base available at licensure left uncertainty</w:t>
      </w:r>
      <w:r w:rsidRPr="6819A95C">
        <w:rPr>
          <w:rFonts w:ascii="Calibri" w:eastAsia="Malgun Gothic" w:hAnsi="Calibri" w:cs="Calibri"/>
          <w:sz w:val="22"/>
          <w:highlight w:val="yellow"/>
        </w:rPr>
        <w:t xml:space="preserve"> about how vaccine-induced immune responses translate into clinical protection and how vaccine-attributable risks vary by serostatus. Ixchiq was licensed through an accelerated regulatory pathway based on a pivotal Phase 3 trial of approximately 3,000 vaccinated participants, with immunogenicity rather than clinical disease as the primary endpoint. Although Phase 1 trial results support vaccine-induced protection against transmission, uncertainty remains about whether vaccination prevents infection, clinical disease, or both. Similarly, the extent to which vaccine-attributable risks differ between seropositive and seronegative individuals remains uncertain. </w:t>
      </w:r>
      <w:r w:rsidRPr="6819A95C">
        <w:rPr>
          <w:rFonts w:ascii="Calibri" w:eastAsia="Malgun Gothic" w:hAnsi="Calibri" w:cs="Calibri"/>
          <w:b/>
          <w:bCs/>
          <w:sz w:val="22"/>
          <w:highlight w:val="yellow"/>
        </w:rPr>
        <w:t xml:space="preserve">Our </w:t>
      </w:r>
      <w:del w:id="34" w:author="Sandra López" w:date="2026-05-24T01:11:00Z" w16du:dateUtc="2026-05-24T01:11:53Z">
        <w:r w:rsidRPr="6819A95C" w:rsidDel="00E21D81">
          <w:rPr>
            <w:rFonts w:ascii="Calibri" w:eastAsia="Malgun Gothic" w:hAnsi="Calibri" w:cs="Calibri"/>
            <w:b/>
            <w:bCs/>
            <w:sz w:val="22"/>
            <w:highlight w:val="yellow"/>
            <w:lang w:val="en-US"/>
          </w:rPr>
          <w:delText>odelling</w:delText>
        </w:r>
      </w:del>
      <w:ins w:id="35" w:author="Sandra López" w:date="2026-05-24T01:11:00Z" w16du:dateUtc="2026-05-24T01:11:53Z">
        <w:r w:rsidR="750FF540" w:rsidRPr="6819A95C">
          <w:rPr>
            <w:rFonts w:ascii="Calibri" w:eastAsia="Malgun Gothic" w:hAnsi="Calibri" w:cs="Calibri"/>
            <w:b/>
            <w:bCs/>
            <w:sz w:val="22"/>
            <w:highlight w:val="yellow"/>
            <w:lang w:val="en-US"/>
          </w:rPr>
          <w:t>modeling</w:t>
        </w:r>
      </w:ins>
      <w:r w:rsidRPr="6819A95C">
        <w:rPr>
          <w:rFonts w:ascii="Calibri" w:eastAsia="Malgun Gothic" w:hAnsi="Calibri" w:cs="Calibri"/>
          <w:b/>
          <w:bCs/>
          <w:sz w:val="22"/>
          <w:highlight w:val="yellow"/>
          <w:lang w:val="en-US"/>
        </w:rPr>
        <w:t xml:space="preserve"> </w:t>
      </w:r>
      <w:r w:rsidRPr="6819A95C">
        <w:rPr>
          <w:rFonts w:ascii="Calibri" w:eastAsia="Malgun Gothic" w:hAnsi="Calibri" w:cs="Calibri"/>
          <w:b/>
          <w:bCs/>
          <w:sz w:val="22"/>
          <w:highlight w:val="yellow"/>
        </w:rPr>
        <w:t>framework therefore evaluated alternative vaccine-protection mechanisms</w:t>
      </w:r>
      <w:r w:rsidRPr="6819A95C">
        <w:rPr>
          <w:rFonts w:ascii="Calibri" w:eastAsia="Malgun Gothic" w:hAnsi="Calibri" w:cs="Calibri"/>
          <w:sz w:val="22"/>
          <w:highlight w:val="yellow"/>
        </w:rPr>
        <w:t xml:space="preserve"> and serostatus-adjusted risk scenarios, including transmission-blocking assumptions under which indirect effects could be estimated using dynamic transmission models. </w:t>
      </w:r>
    </w:p>
    <w:p w14:paraId="65B420EB" w14:textId="19C8523A" w:rsidR="00E21D81" w:rsidRDefault="00745E1C" w:rsidP="00D72E11">
      <w:pPr>
        <w:rPr>
          <w:rFonts w:ascii="Calibri" w:eastAsia="Malgun Gothic" w:hAnsi="Calibri" w:cs="Calibri"/>
          <w:sz w:val="22"/>
          <w:szCs w:val="24"/>
          <w:lang w:eastAsia="ko-KR"/>
        </w:rPr>
      </w:pPr>
      <w:r>
        <w:rPr>
          <w:rFonts w:ascii="Calibri" w:eastAsia="Malgun Gothic" w:hAnsi="Calibri" w:cs="Calibri"/>
          <w:sz w:val="22"/>
          <w:szCs w:val="24"/>
          <w:lang w:eastAsia="ko-KR"/>
        </w:rPr>
        <w:t xml:space="preserve">Line number </w:t>
      </w:r>
      <w:r w:rsidR="00C70D26">
        <w:rPr>
          <w:rFonts w:ascii="Calibri" w:eastAsia="Malgun Gothic" w:hAnsi="Calibri" w:cs="Calibri" w:hint="eastAsia"/>
          <w:sz w:val="22"/>
          <w:szCs w:val="24"/>
          <w:lang w:eastAsia="ko-KR"/>
        </w:rPr>
        <w:t>360</w:t>
      </w:r>
      <w:r>
        <w:rPr>
          <w:rFonts w:ascii="Calibri" w:eastAsia="Malgun Gothic" w:hAnsi="Calibri" w:cs="Calibri"/>
          <w:sz w:val="22"/>
          <w:szCs w:val="24"/>
          <w:lang w:eastAsia="ko-KR"/>
        </w:rPr>
        <w:t>-</w:t>
      </w:r>
      <w:r w:rsidR="00C70D26">
        <w:rPr>
          <w:rFonts w:ascii="Calibri" w:eastAsia="Malgun Gothic" w:hAnsi="Calibri" w:cs="Calibri" w:hint="eastAsia"/>
          <w:sz w:val="22"/>
          <w:szCs w:val="24"/>
          <w:lang w:eastAsia="ko-KR"/>
        </w:rPr>
        <w:t>363</w:t>
      </w:r>
      <w:r>
        <w:rPr>
          <w:rFonts w:ascii="Calibri" w:eastAsia="Malgun Gothic" w:hAnsi="Calibri" w:cs="Calibri"/>
          <w:sz w:val="22"/>
          <w:szCs w:val="24"/>
          <w:lang w:eastAsia="ko-KR"/>
        </w:rPr>
        <w:t>:</w:t>
      </w:r>
    </w:p>
    <w:p w14:paraId="4A12F254" w14:textId="77777777" w:rsidR="00745E1C" w:rsidRPr="00745E1C" w:rsidRDefault="00745E1C" w:rsidP="00745E1C">
      <w:pPr>
        <w:spacing w:line="360" w:lineRule="auto"/>
        <w:rPr>
          <w:rFonts w:ascii="Calibri" w:eastAsia="Malgun Gothic" w:hAnsi="Calibri" w:cs="Calibri"/>
          <w:b/>
          <w:bCs/>
          <w:sz w:val="22"/>
          <w:lang w:val="en-US"/>
        </w:rPr>
      </w:pPr>
      <w:r w:rsidRPr="001A440D">
        <w:rPr>
          <w:rFonts w:ascii="Calibri" w:eastAsia="Malgun Gothic" w:hAnsi="Calibri" w:cs="Calibri"/>
          <w:sz w:val="22"/>
          <w:highlight w:val="yellow"/>
        </w:rPr>
        <w:t xml:space="preserve">Overall, these regulatory positions and our findings suggest that </w:t>
      </w:r>
      <w:r w:rsidRPr="00745E1C">
        <w:rPr>
          <w:rFonts w:ascii="Calibri" w:eastAsia="Malgun Gothic" w:hAnsi="Calibri" w:cs="Calibri"/>
          <w:b/>
          <w:bCs/>
          <w:sz w:val="22"/>
          <w:highlight w:val="yellow"/>
        </w:rPr>
        <w:t xml:space="preserve">safety concerns in older adults depend on </w:t>
      </w:r>
      <w:r w:rsidRPr="00745E1C">
        <w:rPr>
          <w:rFonts w:ascii="Calibri" w:eastAsia="Malgun Gothic" w:hAnsi="Calibri" w:cs="Calibri" w:hint="eastAsia"/>
          <w:b/>
          <w:bCs/>
          <w:sz w:val="22"/>
          <w:highlight w:val="yellow"/>
        </w:rPr>
        <w:t>t</w:t>
      </w:r>
      <w:r w:rsidRPr="00745E1C">
        <w:rPr>
          <w:rFonts w:ascii="Calibri" w:eastAsia="Malgun Gothic" w:hAnsi="Calibri" w:cs="Calibri"/>
          <w:b/>
          <w:bCs/>
          <w:sz w:val="22"/>
          <w:highlight w:val="yellow"/>
          <w:lang w:val="en-US"/>
        </w:rPr>
        <w:t>he exposure context,</w:t>
      </w:r>
      <w:r w:rsidRPr="001A440D">
        <w:rPr>
          <w:rFonts w:ascii="Calibri" w:eastAsia="Malgun Gothic" w:hAnsi="Calibri" w:cs="Calibri"/>
          <w:sz w:val="22"/>
          <w:highlight w:val="yellow"/>
          <w:lang w:val="en-US"/>
        </w:rPr>
        <w:t xml:space="preserve"> </w:t>
      </w:r>
      <w:r w:rsidRPr="00745E1C">
        <w:rPr>
          <w:rFonts w:ascii="Calibri" w:eastAsia="Malgun Gothic" w:hAnsi="Calibri" w:cs="Calibri"/>
          <w:b/>
          <w:bCs/>
          <w:sz w:val="22"/>
          <w:highlight w:val="yellow"/>
          <w:lang w:val="en-US"/>
        </w:rPr>
        <w:t>with outbreak response estimates depend further on vaccine protection mechanism.</w:t>
      </w:r>
      <w:r w:rsidRPr="00745E1C">
        <w:rPr>
          <w:rFonts w:ascii="Calibri" w:eastAsia="Malgun Gothic" w:hAnsi="Calibri" w:cs="Calibri"/>
          <w:b/>
          <w:bCs/>
          <w:sz w:val="22"/>
          <w:lang w:val="en-US"/>
        </w:rPr>
        <w:t xml:space="preserve"> </w:t>
      </w:r>
    </w:p>
    <w:p w14:paraId="4C7F1120" w14:textId="3E44A9BC" w:rsidR="009607E7" w:rsidRPr="009607E7" w:rsidRDefault="009607E7" w:rsidP="006A5937">
      <w:pPr>
        <w:spacing w:line="360" w:lineRule="auto"/>
        <w:rPr>
          <w:rFonts w:ascii="Calibri" w:eastAsia="Malgun Gothic" w:hAnsi="Calibri" w:cs="Calibri"/>
          <w:sz w:val="22"/>
        </w:rPr>
      </w:pPr>
      <w:r w:rsidRPr="009607E7">
        <w:rPr>
          <w:rFonts w:ascii="Calibri" w:eastAsia="Malgun Gothic" w:hAnsi="Calibri" w:cs="Calibri"/>
          <w:sz w:val="22"/>
        </w:rPr>
        <w:t xml:space="preserve">Line number </w:t>
      </w:r>
      <w:r w:rsidR="000A4CA4">
        <w:rPr>
          <w:rFonts w:ascii="Calibri" w:eastAsia="Malgun Gothic" w:hAnsi="Calibri" w:cs="Calibri" w:hint="eastAsia"/>
          <w:sz w:val="22"/>
          <w:lang w:eastAsia="ko-KR"/>
        </w:rPr>
        <w:t>401-407</w:t>
      </w:r>
      <w:r w:rsidRPr="009607E7">
        <w:rPr>
          <w:rFonts w:ascii="Calibri" w:eastAsia="Malgun Gothic" w:hAnsi="Calibri" w:cs="Calibri"/>
          <w:sz w:val="22"/>
        </w:rPr>
        <w:t>:</w:t>
      </w:r>
    </w:p>
    <w:p w14:paraId="67C4A03D" w14:textId="77777777" w:rsidR="000A4CA4" w:rsidRPr="00581DA5" w:rsidRDefault="000A4CA4" w:rsidP="000A4CA4">
      <w:pPr>
        <w:spacing w:line="360" w:lineRule="auto"/>
        <w:rPr>
          <w:rFonts w:ascii="Calibri" w:eastAsia="Malgun Gothic" w:hAnsi="Calibri" w:cs="Calibri"/>
          <w:sz w:val="22"/>
          <w:highlight w:val="yellow"/>
        </w:rPr>
      </w:pPr>
      <w:r w:rsidRPr="00581DA5">
        <w:rPr>
          <w:rFonts w:ascii="Calibri" w:eastAsia="Malgun Gothic" w:hAnsi="Calibri" w:cs="Calibri" w:hint="eastAsia"/>
          <w:sz w:val="22"/>
          <w:highlight w:val="yellow"/>
        </w:rPr>
        <w:t xml:space="preserve">Key evidence remains limited on several questions central to policy decisions for Ixchiq, including vaccine efficacy against clinical endpoints, protection against chronic chikungunya, serostaus-dependent vaccine attributable risk, and post-licensure SAE rates among comorbidity groups </w:t>
      </w:r>
      <w:hyperlink r:id="rId27">
        <w:r w:rsidRPr="00581DA5">
          <w:rPr>
            <w:rFonts w:ascii="Calibri" w:hAnsi="Calibri" w:cs="Calibri"/>
            <w:sz w:val="22"/>
          </w:rPr>
          <w:t>[8]</w:t>
        </w:r>
      </w:hyperlink>
      <w:r w:rsidRPr="00581DA5">
        <w:rPr>
          <w:rFonts w:ascii="Calibri" w:eastAsia="Malgun Gothic" w:hAnsi="Calibri" w:cs="Calibri"/>
          <w:sz w:val="22"/>
          <w:highlight w:val="yellow"/>
        </w:rPr>
        <w:t xml:space="preserve">. </w:t>
      </w:r>
      <w:r w:rsidRPr="000A4CA4">
        <w:rPr>
          <w:rFonts w:ascii="Calibri" w:eastAsia="Malgun Gothic" w:hAnsi="Calibri" w:cs="Calibri"/>
          <w:b/>
          <w:bCs/>
          <w:sz w:val="22"/>
          <w:highlight w:val="yellow"/>
        </w:rPr>
        <w:t xml:space="preserve">Within this uncertainty, our analysis quantified how benefit-risk profiles vary by use case, age, </w:t>
      </w:r>
      <w:r w:rsidRPr="000A4CA4">
        <w:rPr>
          <w:rFonts w:ascii="Calibri" w:eastAsia="Malgun Gothic" w:hAnsi="Calibri" w:cs="Calibri"/>
          <w:b/>
          <w:bCs/>
          <w:sz w:val="22"/>
          <w:highlight w:val="yellow"/>
        </w:rPr>
        <w:lastRenderedPageBreak/>
        <w:t>and transmission setting</w:t>
      </w:r>
      <w:r w:rsidRPr="00581DA5">
        <w:rPr>
          <w:rFonts w:ascii="Calibri" w:eastAsia="Malgun Gothic" w:hAnsi="Calibri" w:cs="Calibri"/>
          <w:sz w:val="22"/>
          <w:highlight w:val="yellow"/>
        </w:rPr>
        <w:t xml:space="preserve">. As accelerated regulatory pathways become </w:t>
      </w:r>
      <w:r w:rsidRPr="00581DA5">
        <w:rPr>
          <w:rFonts w:ascii="Calibri" w:eastAsia="Malgun Gothic" w:hAnsi="Calibri" w:cs="Calibri" w:hint="eastAsia"/>
          <w:sz w:val="22"/>
          <w:highlight w:val="yellow"/>
        </w:rPr>
        <w:t>increasingly necessary</w:t>
      </w:r>
      <w:r w:rsidRPr="00581DA5">
        <w:rPr>
          <w:rFonts w:ascii="Calibri" w:eastAsia="Malgun Gothic" w:hAnsi="Calibri" w:cs="Calibri"/>
          <w:sz w:val="22"/>
          <w:highlight w:val="yellow"/>
        </w:rPr>
        <w:t xml:space="preserve"> for </w:t>
      </w:r>
      <w:r w:rsidRPr="00581DA5">
        <w:rPr>
          <w:rFonts w:ascii="Calibri" w:eastAsia="Malgun Gothic" w:hAnsi="Calibri" w:cs="Calibri" w:hint="eastAsia"/>
          <w:sz w:val="22"/>
          <w:highlight w:val="yellow"/>
        </w:rPr>
        <w:t>sporadic</w:t>
      </w:r>
      <w:r w:rsidRPr="00581DA5">
        <w:rPr>
          <w:rFonts w:ascii="Calibri" w:eastAsia="Malgun Gothic" w:hAnsi="Calibri" w:cs="Calibri"/>
          <w:sz w:val="22"/>
          <w:highlight w:val="yellow"/>
        </w:rPr>
        <w:t xml:space="preserve"> diseases, structured benefit-risk frameworks </w:t>
      </w:r>
      <w:r w:rsidRPr="00581DA5">
        <w:rPr>
          <w:rFonts w:ascii="Calibri" w:eastAsia="Malgun Gothic" w:hAnsi="Calibri" w:cs="Calibri" w:hint="eastAsia"/>
          <w:sz w:val="22"/>
          <w:highlight w:val="yellow"/>
        </w:rPr>
        <w:t>stratified</w:t>
      </w:r>
      <w:r w:rsidRPr="00581DA5">
        <w:rPr>
          <w:rFonts w:ascii="Calibri" w:eastAsia="Malgun Gothic" w:hAnsi="Calibri" w:cs="Calibri"/>
          <w:sz w:val="22"/>
          <w:highlight w:val="yellow"/>
        </w:rPr>
        <w:t xml:space="preserve"> by use case, exposure context, and vaccine mechanism will be essential for translating limited evidence into context-specific decisions.</w:t>
      </w:r>
    </w:p>
    <w:p w14:paraId="67961556" w14:textId="77777777" w:rsidR="0007361D" w:rsidRDefault="0007361D" w:rsidP="00FD7395">
      <w:pPr>
        <w:rPr>
          <w:rFonts w:ascii="Calibri" w:eastAsia="Malgun Gothic" w:hAnsi="Calibri" w:cs="Calibri"/>
          <w:b/>
          <w:bCs/>
          <w:sz w:val="22"/>
          <w:szCs w:val="24"/>
          <w:lang w:eastAsia="ko-KR"/>
        </w:rPr>
      </w:pPr>
    </w:p>
    <w:p w14:paraId="03BD74DD" w14:textId="77777777" w:rsidR="0007361D" w:rsidRPr="007C1A8C" w:rsidRDefault="0007361D" w:rsidP="00E820E3">
      <w:pPr>
        <w:rPr>
          <w:rFonts w:ascii="Calibri" w:eastAsia="Malgun Gothic" w:hAnsi="Calibri" w:cs="Calibri"/>
          <w:sz w:val="22"/>
          <w:szCs w:val="24"/>
          <w:lang w:eastAsia="ko-KR"/>
        </w:rPr>
      </w:pPr>
      <w:r w:rsidRPr="00FD7395">
        <w:rPr>
          <w:rFonts w:ascii="Calibri" w:hAnsi="Calibri" w:cs="Calibri"/>
          <w:b/>
          <w:bCs/>
          <w:sz w:val="22"/>
          <w:szCs w:val="24"/>
        </w:rPr>
        <w:t>Minor Comments</w:t>
      </w:r>
    </w:p>
    <w:p w14:paraId="1638F5FD"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6</w:t>
      </w:r>
      <w:r w:rsidRPr="007C1A8C">
        <w:rPr>
          <w:rFonts w:ascii="Calibri" w:hAnsi="Calibri" w:cs="Calibri"/>
          <w:sz w:val="22"/>
          <w:szCs w:val="24"/>
        </w:rPr>
        <w:br/>
        <w:t>1.The main text does not provide enough insight about model calibration and parameter selection, relying mainly on extra materials, limiting reader transparency.</w:t>
      </w:r>
    </w:p>
    <w:p w14:paraId="2241AB20" w14:textId="77777777" w:rsidR="0007361D" w:rsidRDefault="0007361D" w:rsidP="008E7F00">
      <w:pPr>
        <w:rPr>
          <w:rFonts w:ascii="Calibri" w:eastAsia="Malgun Gothic" w:hAnsi="Calibri" w:cs="Calibri"/>
          <w:color w:val="0070C0"/>
          <w:sz w:val="22"/>
          <w:szCs w:val="24"/>
          <w:lang w:eastAsia="ko-KR"/>
        </w:rPr>
      </w:pPr>
    </w:p>
    <w:p w14:paraId="4C4EB7A7" w14:textId="77777777" w:rsidR="0007361D" w:rsidRPr="00F960B4" w:rsidRDefault="0007361D" w:rsidP="008E7F00">
      <w:pPr>
        <w:rPr>
          <w:rFonts w:ascii="Calibri" w:hAnsi="Calibri" w:cs="Calibri"/>
          <w:color w:val="0070C0"/>
          <w:sz w:val="22"/>
          <w:szCs w:val="24"/>
        </w:rPr>
      </w:pPr>
      <w:r w:rsidRPr="00F960B4">
        <w:rPr>
          <w:rFonts w:ascii="Calibri" w:hAnsi="Calibri" w:cs="Calibri"/>
          <w:color w:val="0070C0"/>
          <w:sz w:val="22"/>
          <w:szCs w:val="24"/>
        </w:rPr>
        <w:t>Response</w:t>
      </w:r>
    </w:p>
    <w:p w14:paraId="02E85105" w14:textId="77777777" w:rsidR="0007361D" w:rsidRDefault="0007361D" w:rsidP="00FD7395">
      <w:pPr>
        <w:pStyle w:val="a3"/>
        <w:numPr>
          <w:ilvl w:val="0"/>
          <w:numId w:val="3"/>
        </w:numPr>
        <w:rPr>
          <w:rFonts w:ascii="Calibri" w:eastAsia="Malgun Gothic" w:hAnsi="Calibri" w:cs="Calibri"/>
          <w:color w:val="0070C0"/>
          <w:sz w:val="22"/>
          <w:szCs w:val="24"/>
          <w:lang w:eastAsia="ko-KR"/>
        </w:rPr>
      </w:pPr>
      <w:r w:rsidRPr="00C8134E">
        <w:rPr>
          <w:rFonts w:ascii="Calibri" w:eastAsia="Malgun Gothic" w:hAnsi="Calibri" w:cs="Calibri"/>
          <w:color w:val="0070C0"/>
          <w:sz w:val="22"/>
          <w:szCs w:val="24"/>
          <w:lang w:eastAsia="ko-KR"/>
        </w:rPr>
        <w:t>We agree that transparency around model calibration and parameter selection is important. In the original submission, detailed parameter tables, prior distributions, and technical calibration procedures were presented in the Supplementary Material because of space limitations in the main text. In response to the reviewer’s comment, we have added further detail to the Methods section to provide a clearer summary of the calibration process and parameter selection in the main manuscript, while retaining the full technical details in the Supplementary Material.</w:t>
      </w:r>
      <w:r>
        <w:rPr>
          <w:rFonts w:ascii="Calibri" w:eastAsia="Malgun Gothic" w:hAnsi="Calibri" w:cs="Calibri" w:hint="eastAsia"/>
          <w:color w:val="0070C0"/>
          <w:sz w:val="22"/>
          <w:szCs w:val="24"/>
          <w:lang w:eastAsia="ko-KR"/>
        </w:rPr>
        <w:t xml:space="preserve"> </w:t>
      </w:r>
    </w:p>
    <w:p w14:paraId="2578EE02" w14:textId="77777777" w:rsidR="0007361D" w:rsidRDefault="0007361D" w:rsidP="00D47DC9">
      <w:pPr>
        <w:rPr>
          <w:rFonts w:ascii="Calibri" w:eastAsia="Malgun Gothic" w:hAnsi="Calibri" w:cs="Calibri"/>
          <w:color w:val="0070C0"/>
          <w:sz w:val="22"/>
          <w:szCs w:val="24"/>
          <w:lang w:eastAsia="ko-KR"/>
        </w:rPr>
      </w:pPr>
    </w:p>
    <w:p w14:paraId="2B4F7741" w14:textId="77777777" w:rsidR="0007361D" w:rsidRPr="00D72E11" w:rsidRDefault="0007361D" w:rsidP="00D72E11">
      <w:pPr>
        <w:ind w:left="360"/>
        <w:rPr>
          <w:rFonts w:ascii="Calibri" w:eastAsia="Malgun Gothic" w:hAnsi="Calibri" w:cs="Calibri"/>
          <w:b/>
          <w:bCs/>
          <w:i/>
          <w:iCs/>
          <w:sz w:val="22"/>
          <w:szCs w:val="24"/>
          <w:lang w:eastAsia="ko-KR"/>
        </w:rPr>
      </w:pPr>
      <w:r w:rsidRPr="00D72E11">
        <w:rPr>
          <w:rFonts w:ascii="Calibri" w:eastAsia="Malgun Gothic" w:hAnsi="Calibri" w:cs="Calibri" w:hint="eastAsia"/>
          <w:b/>
          <w:bCs/>
          <w:i/>
          <w:iCs/>
          <w:sz w:val="22"/>
          <w:szCs w:val="24"/>
          <w:lang w:eastAsia="ko-KR"/>
        </w:rPr>
        <w:t xml:space="preserve">Supplementary </w:t>
      </w:r>
      <w:r w:rsidRPr="00D72E11">
        <w:rPr>
          <w:rFonts w:ascii="Calibri" w:eastAsia="Malgun Gothic" w:hAnsi="Calibri" w:cs="Calibri"/>
          <w:b/>
          <w:bCs/>
          <w:i/>
          <w:iCs/>
          <w:sz w:val="22"/>
          <w:szCs w:val="24"/>
          <w:lang w:eastAsia="ko-KR"/>
        </w:rPr>
        <w:t>Section S2 Uncertainty propagation and distributional assumptions</w:t>
      </w:r>
    </w:p>
    <w:p w14:paraId="229ECFC2" w14:textId="77777777" w:rsidR="0007361D" w:rsidRPr="00D72E11" w:rsidRDefault="0007361D" w:rsidP="00D72E11">
      <w:pPr>
        <w:ind w:left="360"/>
        <w:rPr>
          <w:rFonts w:ascii="Calibri" w:eastAsia="Malgun Gothic" w:hAnsi="Calibri" w:cs="Calibri"/>
          <w:i/>
          <w:iCs/>
          <w:sz w:val="22"/>
          <w:szCs w:val="24"/>
          <w:lang w:eastAsia="ko-KR"/>
        </w:rPr>
      </w:pPr>
      <w:r w:rsidRPr="00D72E11">
        <w:rPr>
          <w:rFonts w:ascii="Calibri" w:eastAsia="Malgun Gothic" w:hAnsi="Calibri" w:cs="Calibri"/>
          <w:i/>
          <w:iCs/>
          <w:sz w:val="22"/>
          <w:szCs w:val="24"/>
          <w:lang w:eastAsia="ko-KR"/>
        </w:rPr>
        <w:t xml:space="preserve">To propagate uncertainty in the benefit–risk calculations, we generated N = 10,000 parameter sets using Latin hypercube sampling on the unit hypercube and applied inverse cumulative distribution transforms to obtain draws from each input distribution. Vaccine-attributable non-fatal serious adverse event rates were sampled from Beta(k + 1/2, n − k + 1/2) distributions based on observed counts (k) and denominators (n), corresponding to Jeffreys inference for sparse binomial outcomes. Vaccine-attributable mortality in ages 18–64 years was fixed at zero in all simulations, reflecting zero observed vaccine-associated deaths in that stratum and avoiding imputation of positive mortality risk. Vaccine-attributable mortality in ages 65+ years used the same Jeffreys Beta formulation as other rare event rates. Natural chikungunya infection–related hospitalisation and mortality probabilities were sampled from Beta(k + 1, n − k + 1) distributions based on Brazil’s SINAN data which provides total counts for hospitalisations, deaths, and (reported) symptomatic cases (equivalent to a uniform Beta(1,1) prior updated with binomial data). Vaccine efficacy was sampled from a truncated normal distribution on [0.967, 0.998] with mean 0.989 and </w:t>
      </w:r>
      <w:r w:rsidRPr="00D72E11">
        <w:rPr>
          <w:rFonts w:ascii="Calibri" w:eastAsia="Malgun Gothic" w:hAnsi="Calibri" w:cs="Calibri"/>
          <w:i/>
          <w:iCs/>
          <w:sz w:val="22"/>
          <w:szCs w:val="24"/>
          <w:lang w:eastAsia="ko-KR"/>
        </w:rPr>
        <w:lastRenderedPageBreak/>
        <w:t>standard deviation chosen so that ≈97.5% of the untruncated mass lies within the trial-derived interval (96.7–99.8% on the probability scale). Additional inputs (including symptom and severity-related probabilities, disability weights, durations, and life-years lost) were sampled from informative Beta or lognormal distributions using fixed shape/scale parameters reported in Table S1. Region-specific attack-rate targets were obtained by mapping LHS uniforms to empirical quantiles of pre-specified attack-rate draws by state/region. Full distributional assumptions and summary statistics are provided in Table S1, and sampled inputs are shown in Figure S3.</w:t>
      </w:r>
    </w:p>
    <w:p w14:paraId="41950278" w14:textId="77777777" w:rsidR="0007361D" w:rsidRPr="00FD7395" w:rsidRDefault="0007361D" w:rsidP="00FD7395">
      <w:pPr>
        <w:rPr>
          <w:rFonts w:ascii="Calibri" w:eastAsia="Malgun Gothic" w:hAnsi="Calibri" w:cs="Calibri"/>
          <w:sz w:val="22"/>
          <w:szCs w:val="24"/>
          <w:lang w:eastAsia="ko-KR"/>
        </w:rPr>
      </w:pPr>
    </w:p>
    <w:p w14:paraId="0C8C89E4"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7</w:t>
      </w:r>
      <w:r w:rsidRPr="007C1A8C">
        <w:rPr>
          <w:rFonts w:ascii="Calibri" w:hAnsi="Calibri" w:cs="Calibri"/>
          <w:sz w:val="22"/>
          <w:szCs w:val="24"/>
        </w:rPr>
        <w:br/>
        <w:t>2. Some terms (e.g., "favourable benefit-risk") is not explicitly specified in terms of thresholds above BRR &gt;1, potentially oversimplifying decision-making frameworks.</w:t>
      </w:r>
    </w:p>
    <w:p w14:paraId="0692B092" w14:textId="77777777" w:rsidR="0007361D" w:rsidRDefault="0007361D" w:rsidP="00E820E3">
      <w:pPr>
        <w:rPr>
          <w:rFonts w:ascii="Calibri" w:eastAsia="Malgun Gothic" w:hAnsi="Calibri" w:cs="Calibri"/>
          <w:sz w:val="22"/>
          <w:szCs w:val="24"/>
          <w:lang w:eastAsia="ko-KR"/>
        </w:rPr>
      </w:pPr>
    </w:p>
    <w:p w14:paraId="448C821E" w14:textId="77777777" w:rsidR="0007361D" w:rsidRPr="00F960B4" w:rsidRDefault="0007361D" w:rsidP="00AD30F2">
      <w:pPr>
        <w:rPr>
          <w:rFonts w:ascii="Calibri" w:hAnsi="Calibri" w:cs="Calibri"/>
          <w:color w:val="0070C0"/>
          <w:sz w:val="22"/>
          <w:szCs w:val="24"/>
        </w:rPr>
      </w:pPr>
      <w:r w:rsidRPr="00F960B4">
        <w:rPr>
          <w:rFonts w:ascii="Calibri" w:hAnsi="Calibri" w:cs="Calibri"/>
          <w:color w:val="0070C0"/>
          <w:sz w:val="22"/>
          <w:szCs w:val="24"/>
        </w:rPr>
        <w:t>Response</w:t>
      </w:r>
    </w:p>
    <w:p w14:paraId="5D6891C3" w14:textId="57E34B43" w:rsidR="0007361D" w:rsidRPr="00C32C90" w:rsidRDefault="0007361D" w:rsidP="00AD30F2">
      <w:pPr>
        <w:pStyle w:val="a3"/>
        <w:numPr>
          <w:ilvl w:val="0"/>
          <w:numId w:val="3"/>
        </w:numPr>
        <w:rPr>
          <w:rFonts w:ascii="Calibri" w:eastAsia="Malgun Gothic" w:hAnsi="Calibri" w:cs="Calibri"/>
          <w:sz w:val="22"/>
          <w:szCs w:val="24"/>
          <w:lang w:eastAsia="ko-KR"/>
        </w:rPr>
      </w:pPr>
      <w:r w:rsidRPr="00B205DC">
        <w:rPr>
          <w:rFonts w:ascii="Calibri" w:eastAsia="Malgun Gothic" w:hAnsi="Calibri" w:cs="Calibri" w:hint="eastAsia"/>
          <w:color w:val="0070C0"/>
          <w:sz w:val="22"/>
          <w:szCs w:val="24"/>
          <w:lang w:eastAsia="ko-KR"/>
        </w:rPr>
        <w:t>We have now removed all the terms</w:t>
      </w:r>
      <w:r>
        <w:rPr>
          <w:rFonts w:ascii="Calibri" w:eastAsia="Malgun Gothic" w:hAnsi="Calibri" w:cs="Calibri" w:hint="eastAsia"/>
          <w:color w:val="0070C0"/>
          <w:sz w:val="22"/>
          <w:szCs w:val="24"/>
          <w:lang w:eastAsia="ko-KR"/>
        </w:rPr>
        <w:t xml:space="preserve"> of </w:t>
      </w:r>
      <w:r>
        <w:rPr>
          <w:rFonts w:ascii="Calibri" w:eastAsia="Malgun Gothic" w:hAnsi="Calibri" w:cs="Calibri"/>
          <w:color w:val="0070C0"/>
          <w:sz w:val="22"/>
          <w:szCs w:val="24"/>
          <w:lang w:eastAsia="ko-KR"/>
        </w:rPr>
        <w:t>“</w:t>
      </w:r>
      <w:r>
        <w:rPr>
          <w:rFonts w:ascii="Calibri" w:eastAsia="Malgun Gothic" w:hAnsi="Calibri" w:cs="Calibri" w:hint="eastAsia"/>
          <w:color w:val="0070C0"/>
          <w:sz w:val="22"/>
          <w:szCs w:val="24"/>
          <w:lang w:eastAsia="ko-KR"/>
        </w:rPr>
        <w:t>favourable</w:t>
      </w:r>
      <w:r>
        <w:rPr>
          <w:rFonts w:ascii="Calibri" w:eastAsia="Malgun Gothic" w:hAnsi="Calibri" w:cs="Calibri"/>
          <w:color w:val="0070C0"/>
          <w:sz w:val="22"/>
          <w:szCs w:val="24"/>
          <w:lang w:eastAsia="ko-KR"/>
        </w:rPr>
        <w:t>”</w:t>
      </w:r>
      <w:r>
        <w:rPr>
          <w:rFonts w:ascii="Calibri" w:eastAsia="Malgun Gothic" w:hAnsi="Calibri" w:cs="Calibri" w:hint="eastAsia"/>
          <w:color w:val="0070C0"/>
          <w:sz w:val="22"/>
          <w:szCs w:val="24"/>
          <w:lang w:eastAsia="ko-KR"/>
        </w:rPr>
        <w:t xml:space="preserve"> benefit-risk ratio. Rather than framing the BRR as favourable when BRR exceeds one, we explicitly described the probabilities of benefit exceeding the risk and median and 95% UI values of BRRs.</w:t>
      </w:r>
      <w:r w:rsidR="004B50D3">
        <w:rPr>
          <w:rFonts w:ascii="Calibri" w:eastAsia="Malgun Gothic" w:hAnsi="Calibri" w:cs="Calibri"/>
          <w:color w:val="0070C0"/>
          <w:sz w:val="22"/>
          <w:szCs w:val="24"/>
          <w:lang w:eastAsia="ko-KR"/>
        </w:rPr>
        <w:t xml:space="preserve"> Below are some examples in the Results section that explicitly </w:t>
      </w:r>
      <w:r w:rsidR="0056706B">
        <w:rPr>
          <w:rFonts w:ascii="Calibri" w:eastAsia="Malgun Gothic" w:hAnsi="Calibri" w:cs="Calibri"/>
          <w:color w:val="0070C0"/>
          <w:sz w:val="22"/>
          <w:szCs w:val="24"/>
          <w:lang w:eastAsia="ko-KR"/>
        </w:rPr>
        <w:t xml:space="preserve">described probabilities. </w:t>
      </w:r>
    </w:p>
    <w:p w14:paraId="4C9C4285" w14:textId="77777777" w:rsidR="00C32C90" w:rsidRDefault="00C32C90" w:rsidP="00C32C90">
      <w:pPr>
        <w:rPr>
          <w:rFonts w:ascii="Calibri" w:eastAsia="Malgun Gothic" w:hAnsi="Calibri" w:cs="Calibri"/>
          <w:sz w:val="22"/>
          <w:szCs w:val="24"/>
          <w:lang w:eastAsia="ko-KR"/>
        </w:rPr>
      </w:pPr>
    </w:p>
    <w:p w14:paraId="35302688" w14:textId="518EBD0B" w:rsidR="00C32C90" w:rsidRDefault="002D60DC" w:rsidP="00C32C90">
      <w:pPr>
        <w:rPr>
          <w:rFonts w:ascii="Calibri" w:eastAsia="Malgun Gothic" w:hAnsi="Calibri" w:cs="Calibri"/>
          <w:sz w:val="22"/>
          <w:szCs w:val="24"/>
          <w:lang w:eastAsia="ko-KR"/>
        </w:rPr>
      </w:pPr>
      <w:r>
        <w:rPr>
          <w:rFonts w:ascii="Calibri" w:eastAsia="Malgun Gothic" w:hAnsi="Calibri" w:cs="Calibri"/>
          <w:sz w:val="22"/>
          <w:szCs w:val="24"/>
          <w:lang w:eastAsia="ko-KR"/>
        </w:rPr>
        <w:t xml:space="preserve">Line number </w:t>
      </w:r>
      <w:r w:rsidR="00E967E3">
        <w:rPr>
          <w:rFonts w:ascii="Calibri" w:eastAsia="Malgun Gothic" w:hAnsi="Calibri" w:cs="Calibri" w:hint="eastAsia"/>
          <w:sz w:val="22"/>
          <w:szCs w:val="24"/>
          <w:lang w:eastAsia="ko-KR"/>
        </w:rPr>
        <w:t>228</w:t>
      </w:r>
      <w:r>
        <w:rPr>
          <w:rFonts w:ascii="Calibri" w:eastAsia="Malgun Gothic" w:hAnsi="Calibri" w:cs="Calibri"/>
          <w:sz w:val="22"/>
          <w:szCs w:val="24"/>
          <w:lang w:eastAsia="ko-KR"/>
        </w:rPr>
        <w:t>-</w:t>
      </w:r>
      <w:r w:rsidR="00E967E3">
        <w:rPr>
          <w:rFonts w:ascii="Calibri" w:eastAsia="Malgun Gothic" w:hAnsi="Calibri" w:cs="Calibri" w:hint="eastAsia"/>
          <w:sz w:val="22"/>
          <w:szCs w:val="24"/>
          <w:lang w:eastAsia="ko-KR"/>
        </w:rPr>
        <w:t>230</w:t>
      </w:r>
      <w:r>
        <w:rPr>
          <w:rFonts w:ascii="Calibri" w:eastAsia="Malgun Gothic" w:hAnsi="Calibri" w:cs="Calibri"/>
          <w:sz w:val="22"/>
          <w:szCs w:val="24"/>
          <w:lang w:eastAsia="ko-KR"/>
        </w:rPr>
        <w:t>:</w:t>
      </w:r>
    </w:p>
    <w:p w14:paraId="360D67DB" w14:textId="0250691A" w:rsidR="004B50D3" w:rsidRPr="0056706B" w:rsidRDefault="002D60DC" w:rsidP="0056706B">
      <w:pPr>
        <w:spacing w:line="360" w:lineRule="auto"/>
        <w:rPr>
          <w:rFonts w:ascii="Calibri" w:eastAsia="Malgun Gothic" w:hAnsi="Calibri" w:cs="Calibri"/>
          <w:sz w:val="22"/>
        </w:rPr>
      </w:pPr>
      <w:r w:rsidRPr="005722A5">
        <w:rPr>
          <w:rFonts w:ascii="Calibri" w:eastAsia="Malgun Gothic" w:hAnsi="Calibri" w:cs="Calibri"/>
          <w:sz w:val="22"/>
        </w:rPr>
        <w:t xml:space="preserve">For each state, age group, vaccine protection mechanism, </w:t>
      </w:r>
      <w:r w:rsidRPr="001A440D">
        <w:rPr>
          <w:rFonts w:ascii="Calibri" w:eastAsia="Malgun Gothic" w:hAnsi="Calibri" w:cs="Calibri"/>
          <w:sz w:val="22"/>
          <w:highlight w:val="yellow"/>
        </w:rPr>
        <w:t>and vaccination risk scenario</w:t>
      </w:r>
      <w:r>
        <w:rPr>
          <w:rFonts w:ascii="Calibri" w:eastAsia="Malgun Gothic" w:hAnsi="Calibri" w:cs="Calibri" w:hint="eastAsia"/>
          <w:sz w:val="22"/>
        </w:rPr>
        <w:t xml:space="preserve">, </w:t>
      </w:r>
      <w:r w:rsidRPr="005722A5">
        <w:rPr>
          <w:rFonts w:ascii="Calibri" w:eastAsia="Malgun Gothic" w:hAnsi="Calibri" w:cs="Calibri"/>
          <w:sz w:val="22"/>
        </w:rPr>
        <w:t xml:space="preserve">we estimated </w:t>
      </w:r>
      <w:r w:rsidRPr="002D60DC">
        <w:rPr>
          <w:rFonts w:ascii="Calibri" w:eastAsia="Malgun Gothic" w:hAnsi="Calibri" w:cs="Calibri"/>
          <w:b/>
          <w:bCs/>
          <w:sz w:val="22"/>
          <w:highlight w:val="yellow"/>
        </w:rPr>
        <w:t>benefits and risks per 10,000 vaccinated individuals and calculated corresponding benefit-risk ratios and the probability that benefits outweighing risk (</w:t>
      </w:r>
      <m:oMath>
        <m:func>
          <m:funcPr>
            <m:ctrlPr>
              <w:rPr>
                <w:rFonts w:ascii="Cambria Math" w:eastAsia="Malgun Gothic" w:hAnsi="Cambria Math" w:cs="Calibri"/>
                <w:b/>
                <w:bCs/>
                <w:sz w:val="22"/>
                <w:highlight w:val="yellow"/>
                <w:lang w:val="en-US"/>
              </w:rPr>
            </m:ctrlPr>
          </m:funcPr>
          <m:fName>
            <m:r>
              <m:rPr>
                <m:sty m:val="b"/>
              </m:rPr>
              <w:rPr>
                <w:rFonts w:ascii="Cambria Math" w:eastAsia="Malgun Gothic" w:hAnsi="Cambria Math" w:cs="Calibri"/>
                <w:sz w:val="22"/>
                <w:highlight w:val="yellow"/>
                <w:lang w:val="en-US"/>
              </w:rPr>
              <m:t>Pr</m:t>
            </m:r>
            <m:ctrlPr>
              <w:rPr>
                <w:rFonts w:ascii="Cambria Math" w:eastAsia="Malgun Gothic" w:hAnsi="Cambria Math" w:cs="Calibri"/>
                <w:b/>
                <w:bCs/>
                <w:i/>
                <w:sz w:val="22"/>
                <w:highlight w:val="yellow"/>
                <w:lang w:val="en-US"/>
              </w:rPr>
            </m:ctrlPr>
          </m:fName>
          <m:e>
            <m:d>
              <m:dPr>
                <m:ctrlPr>
                  <w:rPr>
                    <w:rFonts w:ascii="Cambria Math" w:eastAsia="Malgun Gothic" w:hAnsi="Cambria Math" w:cs="Calibri"/>
                    <w:b/>
                    <w:bCs/>
                    <w:i/>
                    <w:sz w:val="22"/>
                    <w:highlight w:val="yellow"/>
                    <w:lang w:val="en-US"/>
                  </w:rPr>
                </m:ctrlPr>
              </m:dPr>
              <m:e>
                <m:r>
                  <m:rPr>
                    <m:sty m:val="bi"/>
                  </m:rPr>
                  <w:rPr>
                    <w:rFonts w:ascii="Cambria Math" w:eastAsia="Malgun Gothic" w:hAnsi="Cambria Math" w:cs="Calibri"/>
                    <w:sz w:val="22"/>
                    <w:highlight w:val="yellow"/>
                    <w:lang w:val="en-US"/>
                  </w:rPr>
                  <m:t>BRR&gt;1</m:t>
                </m:r>
              </m:e>
            </m:d>
          </m:e>
        </m:func>
      </m:oMath>
      <w:r w:rsidRPr="002D60DC">
        <w:rPr>
          <w:rFonts w:ascii="Calibri" w:eastAsia="Malgun Gothic" w:hAnsi="Calibri" w:cs="Calibri"/>
          <w:b/>
          <w:bCs/>
          <w:sz w:val="22"/>
          <w:highlight w:val="yellow"/>
        </w:rPr>
        <w:t>).</w:t>
      </w:r>
      <w:r w:rsidRPr="001A440D">
        <w:rPr>
          <w:rFonts w:ascii="Calibri" w:eastAsia="Malgun Gothic" w:hAnsi="Calibri" w:cs="Calibri"/>
          <w:sz w:val="22"/>
          <w:highlight w:val="yellow"/>
        </w:rPr>
        <w:t xml:space="preserve">  </w:t>
      </w:r>
    </w:p>
    <w:p w14:paraId="0FACD004" w14:textId="77777777" w:rsidR="0007361D" w:rsidRPr="007C1A8C" w:rsidRDefault="0007361D" w:rsidP="00E820E3">
      <w:pPr>
        <w:rPr>
          <w:rFonts w:ascii="Calibri" w:eastAsia="Malgun Gothic" w:hAnsi="Calibri" w:cs="Calibri"/>
          <w:sz w:val="22"/>
          <w:szCs w:val="24"/>
          <w:lang w:eastAsia="ko-KR"/>
        </w:rPr>
      </w:pPr>
    </w:p>
    <w:p w14:paraId="73B4EBB0"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8</w:t>
      </w:r>
      <w:r w:rsidRPr="007C1A8C">
        <w:rPr>
          <w:rFonts w:ascii="Calibri" w:hAnsi="Calibri" w:cs="Calibri"/>
          <w:sz w:val="22"/>
          <w:szCs w:val="24"/>
        </w:rPr>
        <w:br/>
        <w:t>3. The paper may benefit from a better difference between deterministic and probabilistic outputs (for example, mean estimates vs. probability of BRR &gt;1).</w:t>
      </w:r>
    </w:p>
    <w:p w14:paraId="7EC2AEA7" w14:textId="77777777" w:rsidR="0007361D" w:rsidRDefault="0007361D" w:rsidP="00E820E3">
      <w:pPr>
        <w:rPr>
          <w:rFonts w:ascii="Calibri" w:eastAsia="Malgun Gothic" w:hAnsi="Calibri" w:cs="Calibri"/>
          <w:sz w:val="22"/>
          <w:szCs w:val="24"/>
          <w:lang w:eastAsia="ko-KR"/>
        </w:rPr>
      </w:pPr>
    </w:p>
    <w:p w14:paraId="0DB33648" w14:textId="77777777" w:rsidR="0007361D" w:rsidRPr="00F960B4" w:rsidRDefault="0007361D" w:rsidP="002774B9">
      <w:pPr>
        <w:rPr>
          <w:rFonts w:ascii="Calibri" w:hAnsi="Calibri" w:cs="Calibri"/>
          <w:color w:val="0070C0"/>
          <w:sz w:val="22"/>
          <w:szCs w:val="24"/>
        </w:rPr>
      </w:pPr>
      <w:r w:rsidRPr="00F960B4">
        <w:rPr>
          <w:rFonts w:ascii="Calibri" w:hAnsi="Calibri" w:cs="Calibri"/>
          <w:color w:val="0070C0"/>
          <w:sz w:val="22"/>
          <w:szCs w:val="24"/>
        </w:rPr>
        <w:t>Response</w:t>
      </w:r>
    </w:p>
    <w:p w14:paraId="100AEBEC" w14:textId="77777777" w:rsidR="0056706B" w:rsidRDefault="0007361D" w:rsidP="00794A8B">
      <w:pPr>
        <w:pStyle w:val="a3"/>
        <w:numPr>
          <w:ilvl w:val="0"/>
          <w:numId w:val="3"/>
        </w:numPr>
        <w:rPr>
          <w:rFonts w:ascii="Calibri" w:eastAsia="Malgun Gothic" w:hAnsi="Calibri" w:cs="Calibri"/>
          <w:color w:val="0070C0"/>
          <w:sz w:val="22"/>
          <w:szCs w:val="24"/>
          <w:lang w:eastAsia="ko-KR"/>
        </w:rPr>
      </w:pPr>
      <w:r w:rsidRPr="00794A8B">
        <w:rPr>
          <w:rFonts w:ascii="Calibri" w:eastAsia="Malgun Gothic" w:hAnsi="Calibri" w:cs="Calibri"/>
          <w:color w:val="0070C0"/>
          <w:sz w:val="22"/>
          <w:szCs w:val="24"/>
          <w:lang w:eastAsia="ko-KR"/>
        </w:rPr>
        <w:t xml:space="preserve">We agree that the distinction between summary estimates of the </w:t>
      </w:r>
      <w:r>
        <w:rPr>
          <w:rFonts w:ascii="Calibri" w:eastAsia="Malgun Gothic" w:hAnsi="Calibri" w:cs="Calibri" w:hint="eastAsia"/>
          <w:color w:val="0070C0"/>
          <w:sz w:val="22"/>
          <w:szCs w:val="24"/>
          <w:lang w:eastAsia="ko-KR"/>
        </w:rPr>
        <w:t>BRR</w:t>
      </w:r>
      <w:r w:rsidRPr="00794A8B">
        <w:rPr>
          <w:rFonts w:ascii="Calibri" w:eastAsia="Malgun Gothic" w:hAnsi="Calibri" w:cs="Calibri"/>
          <w:color w:val="0070C0"/>
          <w:sz w:val="22"/>
          <w:szCs w:val="24"/>
          <w:lang w:eastAsia="ko-KR"/>
        </w:rPr>
        <w:t xml:space="preserve"> and the probability that BRR exceeds 1 should be explained more clearly. In response, we have revised the Results section to clarify the interpretation of these measures: the median and 95% uncertainty interval summarise the central tendency and uncertainty of the BRR distribution, whereas the probability that BRR &gt; 1 indicates the proportion of simulations in which benefits outweigh risks. This distinction is particularly important in </w:t>
      </w:r>
      <w:r w:rsidRPr="00794A8B">
        <w:rPr>
          <w:rFonts w:ascii="Calibri" w:eastAsia="Malgun Gothic" w:hAnsi="Calibri" w:cs="Calibri"/>
          <w:color w:val="0070C0"/>
          <w:sz w:val="22"/>
          <w:szCs w:val="24"/>
          <w:lang w:eastAsia="ko-KR"/>
        </w:rPr>
        <w:lastRenderedPageBreak/>
        <w:t>scenarios where the 95% uncertainty interval includes values below 1. Revised text is provided below.</w:t>
      </w:r>
      <w:r w:rsidR="0056706B">
        <w:rPr>
          <w:rFonts w:ascii="Calibri" w:eastAsia="Malgun Gothic" w:hAnsi="Calibri" w:cs="Calibri" w:hint="eastAsia"/>
          <w:color w:val="0070C0"/>
          <w:sz w:val="22"/>
          <w:szCs w:val="24"/>
          <w:lang w:eastAsia="ko-KR"/>
        </w:rPr>
        <w:t xml:space="preserve"> </w:t>
      </w:r>
    </w:p>
    <w:p w14:paraId="5C640587" w14:textId="77777777" w:rsidR="0056706B" w:rsidRDefault="0056706B" w:rsidP="0056706B">
      <w:pPr>
        <w:rPr>
          <w:rFonts w:ascii="Calibri" w:eastAsia="Malgun Gothic" w:hAnsi="Calibri" w:cs="Calibri"/>
          <w:color w:val="0070C0"/>
          <w:sz w:val="22"/>
          <w:szCs w:val="24"/>
          <w:lang w:eastAsia="ko-KR"/>
        </w:rPr>
      </w:pPr>
    </w:p>
    <w:p w14:paraId="799BC578" w14:textId="5143EDE2" w:rsidR="0056706B" w:rsidRDefault="0056706B" w:rsidP="0056706B">
      <w:pPr>
        <w:rPr>
          <w:rFonts w:ascii="Calibri" w:eastAsia="Malgun Gothic" w:hAnsi="Calibri" w:cs="Calibri"/>
          <w:color w:val="0070C0"/>
          <w:sz w:val="22"/>
          <w:szCs w:val="24"/>
          <w:lang w:eastAsia="ko-KR"/>
        </w:rPr>
      </w:pPr>
      <w:r w:rsidRPr="0056706B">
        <w:rPr>
          <w:rFonts w:ascii="Calibri" w:eastAsia="Malgun Gothic" w:hAnsi="Calibri" w:cs="Calibri"/>
          <w:color w:val="0070C0"/>
          <w:sz w:val="22"/>
          <w:szCs w:val="24"/>
          <w:lang w:eastAsia="ko-KR"/>
        </w:rPr>
        <w:t>For example:</w:t>
      </w:r>
    </w:p>
    <w:p w14:paraId="0BA60ABB" w14:textId="31ED845B" w:rsidR="0056706B" w:rsidRPr="002B215C" w:rsidRDefault="0056706B" w:rsidP="0056706B">
      <w:pPr>
        <w:rPr>
          <w:rFonts w:ascii="Calibri" w:eastAsia="Malgun Gothic" w:hAnsi="Calibri" w:cs="Calibri"/>
          <w:sz w:val="22"/>
          <w:szCs w:val="24"/>
          <w:lang w:eastAsia="ko-KR"/>
        </w:rPr>
      </w:pPr>
      <w:r w:rsidRPr="002B215C">
        <w:rPr>
          <w:rFonts w:ascii="Calibri" w:eastAsia="Malgun Gothic" w:hAnsi="Calibri" w:cs="Calibri"/>
          <w:sz w:val="22"/>
          <w:szCs w:val="24"/>
          <w:lang w:eastAsia="ko-KR"/>
        </w:rPr>
        <w:t xml:space="preserve">Line number </w:t>
      </w:r>
      <w:r w:rsidR="00DF16EC">
        <w:rPr>
          <w:rFonts w:ascii="Calibri" w:eastAsia="Malgun Gothic" w:hAnsi="Calibri" w:cs="Calibri" w:hint="eastAsia"/>
          <w:sz w:val="22"/>
          <w:szCs w:val="24"/>
          <w:lang w:eastAsia="ko-KR"/>
        </w:rPr>
        <w:t>254-256</w:t>
      </w:r>
      <w:r w:rsidRPr="002B215C">
        <w:rPr>
          <w:rFonts w:ascii="Calibri" w:eastAsia="Malgun Gothic" w:hAnsi="Calibri" w:cs="Calibri"/>
          <w:sz w:val="22"/>
          <w:szCs w:val="24"/>
          <w:lang w:eastAsia="ko-KR"/>
        </w:rPr>
        <w:t>:</w:t>
      </w:r>
    </w:p>
    <w:p w14:paraId="7BF65ACE" w14:textId="037BD46E" w:rsidR="0056706B" w:rsidRPr="002B215C" w:rsidRDefault="0056706B" w:rsidP="0056706B">
      <w:pPr>
        <w:rPr>
          <w:rFonts w:ascii="Calibri" w:eastAsia="Malgun Gothic" w:hAnsi="Calibri" w:cs="Calibri"/>
          <w:sz w:val="22"/>
          <w:lang w:val="en-US"/>
        </w:rPr>
      </w:pPr>
      <w:r w:rsidRPr="002B215C">
        <w:rPr>
          <w:rFonts w:ascii="Calibri" w:eastAsia="Malgun Gothic" w:hAnsi="Calibri" w:cs="Calibri"/>
          <w:sz w:val="22"/>
          <w:highlight w:val="yellow"/>
          <w:lang w:val="en-US"/>
        </w:rPr>
        <w:t xml:space="preserve">For older adults aged </w:t>
      </w:r>
      <w:r w:rsidRPr="002B215C">
        <w:rPr>
          <w:rFonts w:ascii="Symbol" w:eastAsia="Symbol" w:hAnsi="Symbol" w:cs="Symbol"/>
          <w:sz w:val="22"/>
          <w:highlight w:val="yellow"/>
          <w:lang w:val="en-US"/>
        </w:rPr>
        <w:t>³</w:t>
      </w:r>
      <w:r w:rsidRPr="002B215C">
        <w:rPr>
          <w:rFonts w:ascii="Calibri" w:eastAsia="Malgun Gothic" w:hAnsi="Calibri" w:cs="Calibri"/>
          <w:sz w:val="22"/>
          <w:highlight w:val="yellow"/>
          <w:lang w:val="en-US"/>
        </w:rPr>
        <w:t xml:space="preserve"> 65 years, risks outweighed benefits across all travel durations except for 90-day travel where benefits and risks were comparable (3.01 [0.22–37.34] DALYs prevented per DALY caused; 79.8% probability of benefits outweighing risks)</w:t>
      </w:r>
      <w:r w:rsidR="006F7EBB">
        <w:rPr>
          <w:rFonts w:ascii="Calibri" w:eastAsia="Malgun Gothic" w:hAnsi="Calibri" w:cs="Calibri" w:hint="eastAsia"/>
          <w:sz w:val="22"/>
          <w:highlight w:val="yellow"/>
          <w:lang w:val="en-US" w:eastAsia="ko-KR"/>
        </w:rPr>
        <w:t xml:space="preserve"> </w:t>
      </w:r>
      <w:r w:rsidR="006F7EBB" w:rsidRPr="009C22B1">
        <w:rPr>
          <w:rFonts w:ascii="Calibri" w:eastAsia="Malgun Gothic" w:hAnsi="Calibri" w:cs="Calibri"/>
          <w:sz w:val="22"/>
          <w:highlight w:val="yellow"/>
        </w:rPr>
        <w:t xml:space="preserve">(Table 1; Figure </w:t>
      </w:r>
      <w:r w:rsidR="006F7EBB" w:rsidRPr="009C22B1">
        <w:rPr>
          <w:rFonts w:ascii="Calibri" w:eastAsia="Malgun Gothic" w:hAnsi="Calibri" w:cs="Calibri" w:hint="eastAsia"/>
          <w:sz w:val="22"/>
          <w:highlight w:val="yellow"/>
        </w:rPr>
        <w:t>1</w:t>
      </w:r>
      <w:r w:rsidR="006F7EBB" w:rsidRPr="009C22B1">
        <w:rPr>
          <w:rFonts w:ascii="Calibri" w:eastAsia="Malgun Gothic" w:hAnsi="Calibri" w:cs="Calibri"/>
          <w:sz w:val="22"/>
          <w:highlight w:val="yellow"/>
        </w:rPr>
        <w:t>b).</w:t>
      </w:r>
    </w:p>
    <w:p w14:paraId="35069DDA" w14:textId="77777777" w:rsidR="0056706B" w:rsidRPr="002B215C" w:rsidRDefault="0056706B" w:rsidP="0056706B">
      <w:pPr>
        <w:rPr>
          <w:rFonts w:ascii="Calibri" w:eastAsia="Malgun Gothic" w:hAnsi="Calibri" w:cs="Calibri"/>
          <w:sz w:val="22"/>
          <w:lang w:val="en-US"/>
        </w:rPr>
      </w:pPr>
    </w:p>
    <w:p w14:paraId="59E28830" w14:textId="008CC421" w:rsidR="0056706B" w:rsidRPr="002B215C" w:rsidRDefault="0056706B" w:rsidP="0056706B">
      <w:pPr>
        <w:rPr>
          <w:rFonts w:ascii="Calibri" w:eastAsia="Malgun Gothic" w:hAnsi="Calibri" w:cs="Calibri"/>
          <w:sz w:val="22"/>
          <w:szCs w:val="24"/>
          <w:lang w:eastAsia="ko-KR"/>
        </w:rPr>
      </w:pPr>
      <w:r w:rsidRPr="002B215C">
        <w:rPr>
          <w:rFonts w:ascii="Calibri" w:eastAsia="Malgun Gothic" w:hAnsi="Calibri" w:cs="Calibri"/>
          <w:sz w:val="22"/>
          <w:szCs w:val="24"/>
          <w:lang w:eastAsia="ko-KR"/>
        </w:rPr>
        <w:t>Line number 25</w:t>
      </w:r>
      <w:r w:rsidR="00FB16DA">
        <w:rPr>
          <w:rFonts w:ascii="Calibri" w:eastAsia="Malgun Gothic" w:hAnsi="Calibri" w:cs="Calibri" w:hint="eastAsia"/>
          <w:sz w:val="22"/>
          <w:szCs w:val="24"/>
          <w:lang w:eastAsia="ko-KR"/>
        </w:rPr>
        <w:t>6</w:t>
      </w:r>
      <w:r w:rsidRPr="002B215C">
        <w:rPr>
          <w:rFonts w:ascii="Calibri" w:eastAsia="Malgun Gothic" w:hAnsi="Calibri" w:cs="Calibri"/>
          <w:sz w:val="22"/>
          <w:szCs w:val="24"/>
          <w:lang w:eastAsia="ko-KR"/>
        </w:rPr>
        <w:t>-25</w:t>
      </w:r>
      <w:r w:rsidR="00FB16DA">
        <w:rPr>
          <w:rFonts w:ascii="Calibri" w:eastAsia="Malgun Gothic" w:hAnsi="Calibri" w:cs="Calibri" w:hint="eastAsia"/>
          <w:sz w:val="22"/>
          <w:szCs w:val="24"/>
          <w:lang w:eastAsia="ko-KR"/>
        </w:rPr>
        <w:t>9</w:t>
      </w:r>
      <w:r w:rsidRPr="002B215C">
        <w:rPr>
          <w:rFonts w:ascii="Calibri" w:eastAsia="Malgun Gothic" w:hAnsi="Calibri" w:cs="Calibri"/>
          <w:sz w:val="22"/>
          <w:szCs w:val="24"/>
          <w:lang w:eastAsia="ko-KR"/>
        </w:rPr>
        <w:t>:</w:t>
      </w:r>
    </w:p>
    <w:p w14:paraId="2F45D9D5" w14:textId="77777777" w:rsidR="00BF438B" w:rsidRPr="00BF438B" w:rsidRDefault="00BF438B" w:rsidP="00BF438B">
      <w:pPr>
        <w:rPr>
          <w:rFonts w:ascii="Calibri" w:eastAsia="Malgun Gothic" w:hAnsi="Calibri" w:cs="Calibri"/>
          <w:sz w:val="22"/>
          <w:lang w:val="en-US"/>
        </w:rPr>
      </w:pPr>
      <w:r w:rsidRPr="00BF438B">
        <w:rPr>
          <w:rFonts w:ascii="Calibri" w:eastAsia="Malgun Gothic" w:hAnsi="Calibri" w:cs="Calibri"/>
          <w:sz w:val="22"/>
          <w:highlight w:val="yellow"/>
          <w:lang w:val="en-US"/>
        </w:rPr>
        <w:t>SAE and death risks outweighed benefits across all travel durations for both age groups, except under 90-day travel in adults aged 18–64 years where SAE benefits and risks were comparable (BRR 1.05 [0.09–10.54]; 51.7% probability) (Table 1; Figure 1b–d).</w:t>
      </w:r>
      <w:r w:rsidRPr="00BF438B">
        <w:rPr>
          <w:rFonts w:ascii="Calibri" w:eastAsia="Malgun Gothic" w:hAnsi="Calibri" w:cs="Calibri"/>
          <w:sz w:val="22"/>
          <w:lang w:val="en-US"/>
        </w:rPr>
        <w:t xml:space="preserve"> </w:t>
      </w:r>
    </w:p>
    <w:p w14:paraId="0E29F5D7" w14:textId="77777777" w:rsidR="00EF7463" w:rsidRPr="00BF438B" w:rsidRDefault="00EF7463" w:rsidP="0056706B">
      <w:pPr>
        <w:rPr>
          <w:rFonts w:ascii="Calibri" w:eastAsia="Malgun Gothic" w:hAnsi="Calibri" w:cs="Calibri"/>
          <w:sz w:val="22"/>
          <w:lang w:val="en-US"/>
        </w:rPr>
      </w:pPr>
    </w:p>
    <w:p w14:paraId="58B13331" w14:textId="0409D661" w:rsidR="00EF7463" w:rsidRPr="002B215C" w:rsidRDefault="000C107A" w:rsidP="0056706B">
      <w:pPr>
        <w:rPr>
          <w:rFonts w:ascii="Calibri" w:eastAsia="Malgun Gothic" w:hAnsi="Calibri" w:cs="Calibri"/>
          <w:sz w:val="22"/>
          <w:szCs w:val="24"/>
          <w:lang w:val="en-US" w:eastAsia="ko-KR"/>
        </w:rPr>
      </w:pPr>
      <w:r w:rsidRPr="002B215C">
        <w:rPr>
          <w:rFonts w:ascii="Calibri" w:eastAsia="Malgun Gothic" w:hAnsi="Calibri" w:cs="Calibri"/>
          <w:sz w:val="22"/>
          <w:szCs w:val="24"/>
          <w:lang w:val="en-US" w:eastAsia="ko-KR"/>
        </w:rPr>
        <w:t xml:space="preserve">Line number </w:t>
      </w:r>
      <w:r w:rsidR="002B215C" w:rsidRPr="002B215C">
        <w:rPr>
          <w:rFonts w:ascii="Calibri" w:eastAsia="Malgun Gothic" w:hAnsi="Calibri" w:cs="Calibri"/>
          <w:sz w:val="22"/>
          <w:szCs w:val="24"/>
          <w:lang w:val="en-US" w:eastAsia="ko-KR"/>
        </w:rPr>
        <w:t>26</w:t>
      </w:r>
      <w:r w:rsidR="005C2B07">
        <w:rPr>
          <w:rFonts w:ascii="Calibri" w:eastAsia="Malgun Gothic" w:hAnsi="Calibri" w:cs="Calibri" w:hint="eastAsia"/>
          <w:sz w:val="22"/>
          <w:szCs w:val="24"/>
          <w:lang w:val="en-US" w:eastAsia="ko-KR"/>
        </w:rPr>
        <w:t>8</w:t>
      </w:r>
      <w:r w:rsidR="002B215C" w:rsidRPr="002B215C">
        <w:rPr>
          <w:rFonts w:ascii="Calibri" w:eastAsia="Malgun Gothic" w:hAnsi="Calibri" w:cs="Calibri"/>
          <w:sz w:val="22"/>
          <w:szCs w:val="24"/>
          <w:lang w:val="en-US" w:eastAsia="ko-KR"/>
        </w:rPr>
        <w:t>-</w:t>
      </w:r>
      <w:r w:rsidR="005C2B07">
        <w:rPr>
          <w:rFonts w:ascii="Calibri" w:eastAsia="Malgun Gothic" w:hAnsi="Calibri" w:cs="Calibri" w:hint="eastAsia"/>
          <w:sz w:val="22"/>
          <w:szCs w:val="24"/>
          <w:lang w:val="en-US" w:eastAsia="ko-KR"/>
        </w:rPr>
        <w:t>271</w:t>
      </w:r>
      <w:r w:rsidR="002B215C" w:rsidRPr="002B215C">
        <w:rPr>
          <w:rFonts w:ascii="Calibri" w:eastAsia="Malgun Gothic" w:hAnsi="Calibri" w:cs="Calibri"/>
          <w:sz w:val="22"/>
          <w:szCs w:val="24"/>
          <w:lang w:val="en-US" w:eastAsia="ko-KR"/>
        </w:rPr>
        <w:t>:</w:t>
      </w:r>
    </w:p>
    <w:p w14:paraId="0127C441" w14:textId="7C3776FE" w:rsidR="0056706B" w:rsidRDefault="005C2B07" w:rsidP="0056706B">
      <w:pPr>
        <w:rPr>
          <w:rFonts w:ascii="Calibri" w:eastAsia="Malgun Gothic" w:hAnsi="Calibri" w:cs="Calibri"/>
          <w:sz w:val="22"/>
        </w:rPr>
      </w:pPr>
      <w:r w:rsidRPr="009C22B1">
        <w:rPr>
          <w:rFonts w:ascii="Calibri" w:eastAsia="Malgun Gothic" w:hAnsi="Calibri" w:cs="Calibri"/>
          <w:sz w:val="22"/>
          <w:highlight w:val="yellow"/>
        </w:rPr>
        <w:t xml:space="preserve">In low transmission settings, risks outweighed benefits </w:t>
      </w:r>
      <w:r w:rsidRPr="009C22B1">
        <w:rPr>
          <w:rFonts w:ascii="Calibri" w:eastAsia="Malgun Gothic" w:hAnsi="Calibri" w:cs="Calibri" w:hint="eastAsia"/>
          <w:sz w:val="22"/>
          <w:highlight w:val="yellow"/>
        </w:rPr>
        <w:t xml:space="preserve">for DALY </w:t>
      </w:r>
      <w:r w:rsidRPr="009C22B1">
        <w:rPr>
          <w:rFonts w:ascii="Calibri" w:eastAsia="Malgun Gothic" w:hAnsi="Calibri" w:cs="Calibri"/>
          <w:sz w:val="22"/>
          <w:highlight w:val="yellow"/>
        </w:rPr>
        <w:t>across all travel durations, age groups, and outcomes except for 90-day travel among adults aged 18-64 years (3.29 [0.62–56.64] DALYs prevented per DALY caused; 91.5% probability of benefits outweighing risks).</w:t>
      </w:r>
    </w:p>
    <w:p w14:paraId="663575E7" w14:textId="77777777" w:rsidR="005C2B07" w:rsidRPr="0056706B" w:rsidRDefault="005C2B07" w:rsidP="0056706B">
      <w:pPr>
        <w:rPr>
          <w:rFonts w:ascii="Calibri" w:eastAsia="Malgun Gothic" w:hAnsi="Calibri" w:cs="Calibri"/>
          <w:color w:val="0070C0"/>
          <w:sz w:val="22"/>
          <w:szCs w:val="24"/>
          <w:lang w:eastAsia="ko-KR"/>
        </w:rPr>
      </w:pPr>
    </w:p>
    <w:p w14:paraId="0E137C02"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9</w:t>
      </w:r>
      <w:r w:rsidRPr="007C1A8C">
        <w:rPr>
          <w:rFonts w:ascii="Calibri" w:hAnsi="Calibri" w:cs="Calibri"/>
          <w:sz w:val="22"/>
          <w:szCs w:val="24"/>
        </w:rPr>
        <w:br/>
        <w:t>4. The debate may further contextualize findings with real-world policy constraints, such as feasibility, vaccine uptake, and practical issues.</w:t>
      </w:r>
    </w:p>
    <w:p w14:paraId="1C89017D" w14:textId="77777777" w:rsidR="0007361D" w:rsidRDefault="0007361D" w:rsidP="008E7F00">
      <w:pPr>
        <w:rPr>
          <w:rFonts w:ascii="Calibri" w:eastAsia="Malgun Gothic" w:hAnsi="Calibri" w:cs="Calibri"/>
          <w:color w:val="0070C0"/>
          <w:sz w:val="22"/>
          <w:szCs w:val="24"/>
          <w:lang w:eastAsia="ko-KR"/>
        </w:rPr>
      </w:pPr>
    </w:p>
    <w:p w14:paraId="4F0AEB0E" w14:textId="77777777" w:rsidR="0007361D" w:rsidRPr="00F960B4" w:rsidRDefault="0007361D" w:rsidP="008E7F00">
      <w:pPr>
        <w:rPr>
          <w:rFonts w:ascii="Calibri" w:hAnsi="Calibri" w:cs="Calibri"/>
          <w:color w:val="0070C0"/>
          <w:sz w:val="22"/>
          <w:szCs w:val="24"/>
        </w:rPr>
      </w:pPr>
      <w:r w:rsidRPr="00F960B4">
        <w:rPr>
          <w:rFonts w:ascii="Calibri" w:hAnsi="Calibri" w:cs="Calibri"/>
          <w:color w:val="0070C0"/>
          <w:sz w:val="22"/>
          <w:szCs w:val="24"/>
        </w:rPr>
        <w:t>Response</w:t>
      </w:r>
    </w:p>
    <w:p w14:paraId="6A9D4EE2" w14:textId="77777777" w:rsidR="002B215C" w:rsidRPr="002B215C" w:rsidRDefault="0007361D" w:rsidP="00460906">
      <w:pPr>
        <w:pStyle w:val="a3"/>
        <w:numPr>
          <w:ilvl w:val="0"/>
          <w:numId w:val="3"/>
        </w:numPr>
        <w:rPr>
          <w:rFonts w:ascii="Calibri" w:eastAsia="Malgun Gothic" w:hAnsi="Calibri" w:cs="Calibri"/>
          <w:sz w:val="22"/>
          <w:szCs w:val="24"/>
          <w:lang w:eastAsia="ko-KR"/>
        </w:rPr>
      </w:pPr>
      <w:r w:rsidRPr="003E0755">
        <w:rPr>
          <w:rFonts w:ascii="Calibri" w:eastAsia="Malgun Gothic" w:hAnsi="Calibri" w:cs="Calibri"/>
          <w:color w:val="0070C0"/>
          <w:sz w:val="22"/>
          <w:szCs w:val="24"/>
          <w:lang w:eastAsia="ko-KR"/>
        </w:rPr>
        <w:t>We agree that real-world implementation considerations, including vaccine uptake, public confidence, and broader operational feasibility, are highly relevant for interpreting the policy implications of our findings. These factors were not explicitly modelled in the current analysis, and our results should therefore be interpreted as estimates of benefit-risk under assumed vaccination scenarios rather than as predictions of realised programme impact in the presence of dynamic behavioural or programmatic responses. We have revised the Discussion to make this limitation more explicit and to note that observed safety signals, delivery constraints, and implementation challenges could affect uptake and the practical feasibility of vaccination strategies.</w:t>
      </w:r>
    </w:p>
    <w:p w14:paraId="552D86E4" w14:textId="77777777" w:rsidR="002B215C" w:rsidRDefault="002B215C" w:rsidP="002B215C">
      <w:pPr>
        <w:rPr>
          <w:rFonts w:ascii="Calibri" w:hAnsi="Calibri" w:cs="Calibri"/>
          <w:sz w:val="22"/>
          <w:szCs w:val="24"/>
        </w:rPr>
      </w:pPr>
    </w:p>
    <w:p w14:paraId="5E19B2B8" w14:textId="6A93175A" w:rsidR="00E34BFA" w:rsidRDefault="002B215C" w:rsidP="00E34BFA">
      <w:pPr>
        <w:rPr>
          <w:rFonts w:ascii="Calibri" w:hAnsi="Calibri" w:cs="Calibri"/>
          <w:sz w:val="22"/>
          <w:szCs w:val="24"/>
          <w:lang w:eastAsia="ko-KR"/>
        </w:rPr>
      </w:pPr>
      <w:r>
        <w:rPr>
          <w:rFonts w:ascii="Calibri" w:hAnsi="Calibri" w:cs="Calibri"/>
          <w:sz w:val="22"/>
          <w:szCs w:val="24"/>
        </w:rPr>
        <w:t xml:space="preserve">Line number </w:t>
      </w:r>
      <w:r w:rsidR="00355AFA">
        <w:rPr>
          <w:rFonts w:ascii="Calibri" w:eastAsia="Malgun Gothic" w:hAnsi="Calibri" w:cs="Calibri" w:hint="eastAsia"/>
          <w:sz w:val="22"/>
          <w:szCs w:val="24"/>
          <w:lang w:eastAsia="ko-KR"/>
        </w:rPr>
        <w:t>365</w:t>
      </w:r>
      <w:r w:rsidR="00756D1E">
        <w:rPr>
          <w:rFonts w:ascii="Calibri" w:hAnsi="Calibri" w:cs="Calibri" w:hint="eastAsia"/>
          <w:sz w:val="22"/>
          <w:szCs w:val="24"/>
          <w:lang w:eastAsia="ko-KR"/>
        </w:rPr>
        <w:t>-</w:t>
      </w:r>
      <w:r w:rsidR="00355AFA">
        <w:rPr>
          <w:rFonts w:ascii="Calibri" w:eastAsia="Malgun Gothic" w:hAnsi="Calibri" w:cs="Calibri" w:hint="eastAsia"/>
          <w:sz w:val="22"/>
          <w:szCs w:val="24"/>
          <w:lang w:eastAsia="ko-KR"/>
        </w:rPr>
        <w:t>368</w:t>
      </w:r>
      <w:r w:rsidR="00756D1E">
        <w:rPr>
          <w:rFonts w:ascii="Calibri" w:hAnsi="Calibri" w:cs="Calibri" w:hint="eastAsia"/>
          <w:sz w:val="22"/>
          <w:szCs w:val="24"/>
          <w:lang w:eastAsia="ko-KR"/>
        </w:rPr>
        <w:t>:</w:t>
      </w:r>
    </w:p>
    <w:p w14:paraId="67A43D87" w14:textId="701460A1" w:rsidR="002150B7" w:rsidRDefault="00C94BB1" w:rsidP="00E34BFA">
      <w:pPr>
        <w:rPr>
          <w:rFonts w:ascii="Calibri" w:hAnsi="Calibri" w:cs="Calibri"/>
          <w:sz w:val="22"/>
          <w:szCs w:val="24"/>
          <w:lang w:val="en-US" w:eastAsia="ko-KR"/>
        </w:rPr>
      </w:pPr>
      <w:r w:rsidRPr="009C22B1">
        <w:rPr>
          <w:rFonts w:ascii="Calibri" w:hAnsi="Calibri" w:cs="Calibri"/>
          <w:sz w:val="22"/>
          <w:highlight w:val="yellow"/>
        </w:rPr>
        <w:t xml:space="preserve">Translating benefit-risk estimates into vaccination policy requires both quantitative assessment </w:t>
      </w:r>
      <w:r w:rsidRPr="009C22B1">
        <w:rPr>
          <w:rFonts w:ascii="Calibri" w:hAnsi="Calibri" w:cs="Calibri"/>
          <w:sz w:val="22"/>
          <w:highlight w:val="yellow"/>
        </w:rPr>
        <w:lastRenderedPageBreak/>
        <w:t>and consideration of real-world implementation. Experience with other vaccines shows that safety concerns are often concentrated in specific subgroups rather than applying uniformly across the target population.</w:t>
      </w:r>
    </w:p>
    <w:p w14:paraId="1790A2DF" w14:textId="341EEE74" w:rsidR="002150B7" w:rsidRPr="002150B7" w:rsidRDefault="002150B7" w:rsidP="00E34BFA">
      <w:pPr>
        <w:rPr>
          <w:rFonts w:ascii="Calibri" w:hAnsi="Calibri" w:cs="Calibri"/>
          <w:sz w:val="22"/>
          <w:szCs w:val="24"/>
          <w:lang w:val="en-US" w:eastAsia="ko-KR"/>
        </w:rPr>
      </w:pPr>
      <w:r>
        <w:rPr>
          <w:rFonts w:ascii="Calibri" w:hAnsi="Calibri" w:cs="Calibri"/>
          <w:sz w:val="22"/>
          <w:szCs w:val="24"/>
          <w:lang w:val="en-US" w:eastAsia="ko-KR"/>
        </w:rPr>
        <w:t xml:space="preserve">Line number </w:t>
      </w:r>
      <w:r w:rsidR="0055262E">
        <w:rPr>
          <w:rFonts w:ascii="Calibri" w:eastAsia="Malgun Gothic" w:hAnsi="Calibri" w:cs="Calibri" w:hint="eastAsia"/>
          <w:sz w:val="22"/>
          <w:szCs w:val="24"/>
          <w:lang w:val="en-US" w:eastAsia="ko-KR"/>
        </w:rPr>
        <w:t>374</w:t>
      </w:r>
      <w:r>
        <w:rPr>
          <w:rFonts w:ascii="Calibri" w:hAnsi="Calibri" w:cs="Calibri"/>
          <w:sz w:val="22"/>
          <w:szCs w:val="24"/>
          <w:lang w:val="en-US" w:eastAsia="ko-KR"/>
        </w:rPr>
        <w:t>-</w:t>
      </w:r>
      <w:r w:rsidR="0055262E">
        <w:rPr>
          <w:rFonts w:ascii="Calibri" w:eastAsia="Malgun Gothic" w:hAnsi="Calibri" w:cs="Calibri" w:hint="eastAsia"/>
          <w:sz w:val="22"/>
          <w:szCs w:val="24"/>
          <w:lang w:val="en-US" w:eastAsia="ko-KR"/>
        </w:rPr>
        <w:t>380</w:t>
      </w:r>
      <w:r>
        <w:rPr>
          <w:rFonts w:ascii="Calibri" w:hAnsi="Calibri" w:cs="Calibri"/>
          <w:sz w:val="22"/>
          <w:szCs w:val="24"/>
          <w:lang w:val="en-US" w:eastAsia="ko-KR"/>
        </w:rPr>
        <w:t>:</w:t>
      </w:r>
    </w:p>
    <w:p w14:paraId="291B48FC" w14:textId="72DD69EB" w:rsidR="00E34BFA" w:rsidRPr="00FB3936" w:rsidRDefault="00E34BFA" w:rsidP="00E34BFA">
      <w:pPr>
        <w:rPr>
          <w:rFonts w:ascii="Calibri" w:hAnsi="Calibri" w:cs="Calibri"/>
          <w:sz w:val="22"/>
          <w:szCs w:val="24"/>
          <w:highlight w:val="yellow"/>
          <w:lang w:eastAsia="ko-KR"/>
        </w:rPr>
      </w:pPr>
      <w:r w:rsidRPr="00756D1E">
        <w:rPr>
          <w:rFonts w:ascii="Calibri" w:hAnsi="Calibri" w:cs="Calibri"/>
          <w:sz w:val="22"/>
          <w:szCs w:val="24"/>
          <w:highlight w:val="yellow"/>
        </w:rPr>
        <w:t>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w:t>
      </w:r>
      <w:r w:rsidR="00FB3936">
        <w:rPr>
          <w:rFonts w:ascii="Calibri" w:hAnsi="Calibri" w:cs="Calibri"/>
          <w:sz w:val="22"/>
          <w:szCs w:val="24"/>
          <w:highlight w:val="yellow"/>
          <w:lang w:eastAsia="ko-KR"/>
        </w:rPr>
        <w:t xml:space="preserve"> </w:t>
      </w:r>
      <w:r w:rsidRPr="00756D1E">
        <w:rPr>
          <w:rFonts w:ascii="Calibri" w:hAnsi="Calibri" w:cs="Calibri"/>
          <w:sz w:val="22"/>
          <w:szCs w:val="24"/>
          <w:highlight w:val="yellow"/>
        </w:rPr>
        <w:t>Quantitative estimates are therefore useful when accompanied by transparent communication about the population, exposure context, outcome metric, and uncertainty assumptions to which they apply.</w:t>
      </w:r>
    </w:p>
    <w:p w14:paraId="70E85F56" w14:textId="2B261A93" w:rsidR="0007361D" w:rsidRPr="002B215C" w:rsidRDefault="0007361D" w:rsidP="00E34BFA">
      <w:pPr>
        <w:rPr>
          <w:rFonts w:ascii="Calibri" w:eastAsia="Malgun Gothic" w:hAnsi="Calibri" w:cs="Calibri"/>
          <w:sz w:val="22"/>
          <w:szCs w:val="24"/>
          <w:lang w:eastAsia="ko-KR"/>
        </w:rPr>
      </w:pPr>
    </w:p>
    <w:p w14:paraId="1D9E4B9F"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10</w:t>
      </w:r>
      <w:r w:rsidRPr="007C1A8C">
        <w:rPr>
          <w:rFonts w:ascii="Calibri" w:hAnsi="Calibri" w:cs="Calibri"/>
          <w:sz w:val="22"/>
          <w:szCs w:val="24"/>
        </w:rPr>
        <w:br/>
        <w:t>5. Figures (e.g., Figures 2 and 3 in the results) appear to be critical to understanding benefit-risk trade-offs, although they are not adequately presented in the main text. Clarity could be improved by placing more attention on essential patterns and using better figure legends.</w:t>
      </w:r>
    </w:p>
    <w:p w14:paraId="5CC7E375" w14:textId="77777777" w:rsidR="0007361D" w:rsidRDefault="0007361D" w:rsidP="008E7F00">
      <w:pPr>
        <w:rPr>
          <w:rFonts w:ascii="Calibri" w:eastAsia="Malgun Gothic" w:hAnsi="Calibri" w:cs="Calibri"/>
          <w:color w:val="0070C0"/>
          <w:sz w:val="22"/>
          <w:szCs w:val="24"/>
          <w:lang w:eastAsia="ko-KR"/>
        </w:rPr>
      </w:pPr>
    </w:p>
    <w:p w14:paraId="7B6DF164" w14:textId="77777777" w:rsidR="0007361D" w:rsidRPr="00F960B4" w:rsidRDefault="0007361D" w:rsidP="008E7F00">
      <w:pPr>
        <w:rPr>
          <w:rFonts w:ascii="Calibri" w:hAnsi="Calibri" w:cs="Calibri"/>
          <w:color w:val="0070C0"/>
          <w:sz w:val="22"/>
          <w:szCs w:val="24"/>
        </w:rPr>
      </w:pPr>
      <w:r w:rsidRPr="00F960B4">
        <w:rPr>
          <w:rFonts w:ascii="Calibri" w:hAnsi="Calibri" w:cs="Calibri"/>
          <w:color w:val="0070C0"/>
          <w:sz w:val="22"/>
          <w:szCs w:val="24"/>
        </w:rPr>
        <w:t>Response</w:t>
      </w:r>
    </w:p>
    <w:p w14:paraId="2FBD539C" w14:textId="55D4C635" w:rsidR="009E28BF" w:rsidRDefault="0007361D" w:rsidP="008E7F00">
      <w:pPr>
        <w:pStyle w:val="a3"/>
        <w:numPr>
          <w:ilvl w:val="0"/>
          <w:numId w:val="3"/>
        </w:numPr>
        <w:rPr>
          <w:rFonts w:ascii="Calibri" w:hAnsi="Calibri" w:cs="Calibri"/>
          <w:sz w:val="22"/>
          <w:szCs w:val="24"/>
        </w:rPr>
      </w:pPr>
      <w:r w:rsidRPr="00722218">
        <w:rPr>
          <w:rFonts w:ascii="Calibri" w:hAnsi="Calibri" w:cs="Calibri"/>
          <w:color w:val="0070C0"/>
          <w:sz w:val="22"/>
          <w:szCs w:val="24"/>
        </w:rPr>
        <w:t xml:space="preserve">We agree that Figures 2 and 3 are critical to understanding the benefit-risk trade-offs and were not sufficiently explained in the original text. We have therefore revised the Results section to highlight the key patterns more clearly and revised the figure legends to improve clarity and interpretability. The revised </w:t>
      </w:r>
      <w:r>
        <w:rPr>
          <w:rFonts w:ascii="Calibri" w:eastAsia="Malgun Gothic" w:hAnsi="Calibri" w:cs="Calibri" w:hint="eastAsia"/>
          <w:color w:val="0070C0"/>
          <w:sz w:val="22"/>
          <w:szCs w:val="24"/>
          <w:lang w:eastAsia="ko-KR"/>
        </w:rPr>
        <w:t>Results section</w:t>
      </w:r>
      <w:r w:rsidR="000E257F">
        <w:rPr>
          <w:rFonts w:ascii="Calibri" w:eastAsia="Malgun Gothic" w:hAnsi="Calibri" w:cs="Calibri"/>
          <w:color w:val="0070C0"/>
          <w:sz w:val="22"/>
          <w:szCs w:val="24"/>
          <w:lang w:eastAsia="ko-KR"/>
        </w:rPr>
        <w:t xml:space="preserve"> </w:t>
      </w:r>
      <w:r w:rsidR="003E57AF">
        <w:rPr>
          <w:rFonts w:ascii="Calibri" w:hAnsi="Calibri" w:cs="Calibri"/>
          <w:color w:val="0070C0"/>
          <w:sz w:val="22"/>
          <w:szCs w:val="24"/>
        </w:rPr>
        <w:t>is</w:t>
      </w:r>
      <w:r w:rsidRPr="00722218">
        <w:rPr>
          <w:rFonts w:ascii="Calibri" w:hAnsi="Calibri" w:cs="Calibri"/>
          <w:color w:val="0070C0"/>
          <w:sz w:val="22"/>
          <w:szCs w:val="24"/>
        </w:rPr>
        <w:t xml:space="preserve"> provided below</w:t>
      </w:r>
      <w:r w:rsidRPr="00722218">
        <w:rPr>
          <w:rFonts w:ascii="Calibri" w:hAnsi="Calibri" w:cs="Calibri"/>
          <w:sz w:val="22"/>
          <w:szCs w:val="24"/>
        </w:rPr>
        <w:t>.</w:t>
      </w:r>
    </w:p>
    <w:p w14:paraId="1925AB91" w14:textId="77777777" w:rsidR="009E28BF" w:rsidRDefault="009E28BF" w:rsidP="009E28BF">
      <w:pPr>
        <w:rPr>
          <w:rFonts w:ascii="Calibri" w:hAnsi="Calibri" w:cs="Calibri"/>
          <w:sz w:val="22"/>
          <w:szCs w:val="24"/>
        </w:rPr>
      </w:pPr>
    </w:p>
    <w:p w14:paraId="27B5B2BB" w14:textId="5151FEEE" w:rsidR="00EE130C" w:rsidRDefault="004B7FE5" w:rsidP="004B7FE5">
      <w:pPr>
        <w:spacing w:line="360" w:lineRule="auto"/>
        <w:rPr>
          <w:rStyle w:val="a4"/>
          <w:rFonts w:ascii="Calibri" w:eastAsia="Malgun Gothic" w:hAnsi="Calibri" w:cs="Calibri"/>
          <w:sz w:val="28"/>
          <w:szCs w:val="28"/>
          <w:lang w:eastAsia="ko-KR"/>
        </w:rPr>
      </w:pPr>
      <w:r w:rsidRPr="005722A5">
        <w:rPr>
          <w:rStyle w:val="a4"/>
          <w:rFonts w:ascii="Calibri" w:hAnsi="Calibri" w:cs="Calibri"/>
          <w:sz w:val="28"/>
          <w:szCs w:val="28"/>
        </w:rPr>
        <w:t>Results</w:t>
      </w:r>
    </w:p>
    <w:p w14:paraId="5CA1BEAC" w14:textId="6AD29BDE" w:rsidR="00EE130C" w:rsidRPr="00EE130C" w:rsidRDefault="00EE130C" w:rsidP="00EE130C">
      <w:pPr>
        <w:rPr>
          <w:rStyle w:val="a4"/>
          <w:rFonts w:ascii="Calibri" w:eastAsia="Malgun Gothic" w:hAnsi="Calibri" w:cs="Calibri"/>
          <w:i w:val="0"/>
          <w:iCs w:val="0"/>
          <w:color w:val="auto"/>
          <w:sz w:val="22"/>
          <w:szCs w:val="24"/>
          <w:lang w:val="en-US" w:eastAsia="ko-KR"/>
        </w:rPr>
      </w:pPr>
      <w:r>
        <w:rPr>
          <w:rFonts w:ascii="Calibri" w:hAnsi="Calibri" w:cs="Calibri"/>
          <w:sz w:val="22"/>
          <w:szCs w:val="24"/>
          <w:lang w:val="en-US" w:eastAsia="ko-KR"/>
        </w:rPr>
        <w:t xml:space="preserve">Line number </w:t>
      </w:r>
      <w:r>
        <w:rPr>
          <w:rFonts w:ascii="Calibri" w:eastAsia="Malgun Gothic" w:hAnsi="Calibri" w:cs="Calibri" w:hint="eastAsia"/>
          <w:sz w:val="22"/>
          <w:szCs w:val="24"/>
          <w:lang w:val="en-US" w:eastAsia="ko-KR"/>
        </w:rPr>
        <w:t>245</w:t>
      </w:r>
      <w:r>
        <w:rPr>
          <w:rFonts w:ascii="Calibri" w:hAnsi="Calibri" w:cs="Calibri"/>
          <w:sz w:val="22"/>
          <w:szCs w:val="24"/>
          <w:lang w:val="en-US" w:eastAsia="ko-KR"/>
        </w:rPr>
        <w:t>-</w:t>
      </w:r>
      <w:r>
        <w:rPr>
          <w:rFonts w:ascii="Calibri" w:eastAsia="Malgun Gothic" w:hAnsi="Calibri" w:cs="Calibri" w:hint="eastAsia"/>
          <w:sz w:val="22"/>
          <w:szCs w:val="24"/>
          <w:lang w:val="en-US" w:eastAsia="ko-KR"/>
        </w:rPr>
        <w:t>308</w:t>
      </w:r>
      <w:r>
        <w:rPr>
          <w:rFonts w:ascii="Calibri" w:hAnsi="Calibri" w:cs="Calibri"/>
          <w:sz w:val="22"/>
          <w:szCs w:val="24"/>
          <w:lang w:val="en-US" w:eastAsia="ko-KR"/>
        </w:rPr>
        <w:t>:</w:t>
      </w:r>
    </w:p>
    <w:p w14:paraId="2DDB37D3" w14:textId="77777777" w:rsidR="004B7FE5" w:rsidRPr="001A440D" w:rsidRDefault="004B7FE5" w:rsidP="004B7FE5">
      <w:pPr>
        <w:spacing w:line="360" w:lineRule="auto"/>
        <w:rPr>
          <w:rFonts w:ascii="Calibri" w:eastAsia="Malgun Gothic" w:hAnsi="Calibri" w:cs="Calibri"/>
          <w:b/>
          <w:bCs/>
          <w:sz w:val="22"/>
          <w:highlight w:val="yellow"/>
        </w:rPr>
      </w:pPr>
      <w:r w:rsidRPr="001A440D">
        <w:rPr>
          <w:rStyle w:val="a4"/>
          <w:rFonts w:ascii="Calibri" w:eastAsia="Malgun Gothic" w:hAnsi="Calibri" w:cs="Calibri"/>
          <w:sz w:val="22"/>
          <w:highlight w:val="yellow"/>
        </w:rPr>
        <w:t xml:space="preserve">Travel vaccination </w:t>
      </w:r>
      <w:r w:rsidRPr="001A440D">
        <w:rPr>
          <w:rFonts w:ascii="Calibri" w:eastAsia="Malgun Gothic" w:hAnsi="Calibri" w:cs="Calibri"/>
          <w:b/>
          <w:bCs/>
          <w:sz w:val="22"/>
          <w:highlight w:val="yellow"/>
        </w:rPr>
        <w:t xml:space="preserve"> </w:t>
      </w:r>
    </w:p>
    <w:p w14:paraId="4DF97118"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For travel vaccination, benefits outweighed risks for DALYs among adults aged 18–64 years travelling for ≥30 days to high or moderate transmission settings. For deaths and SAEs, risks outweighed benefits across age groups and scenarios. The probability that benefits outweighed risks increased with travel duration and total attack rates</w:t>
      </w:r>
      <w:r w:rsidRPr="009813BF">
        <w:rPr>
          <w:rFonts w:ascii="Calibri" w:eastAsia="Malgun Gothic" w:hAnsi="Calibri" w:cs="Calibri"/>
          <w:szCs w:val="21"/>
          <w:highlight w:val="yellow"/>
          <w:lang w:val="en-US" w:eastAsia="ko-KR"/>
        </w:rPr>
        <w:t xml:space="preserve"> </w:t>
      </w:r>
      <w:r w:rsidRPr="009813BF">
        <w:rPr>
          <w:rFonts w:ascii="Calibri" w:eastAsia="Malgun Gothic" w:hAnsi="Calibri" w:cs="Calibri"/>
          <w:szCs w:val="21"/>
          <w:highlight w:val="yellow"/>
          <w:lang w:val="en-US"/>
        </w:rPr>
        <w:t xml:space="preserve">(Table 1; Figure 1A). </w:t>
      </w:r>
    </w:p>
    <w:p w14:paraId="75747E95" w14:textId="77777777" w:rsidR="004B7FE5" w:rsidRPr="009813BF" w:rsidRDefault="004B7FE5" w:rsidP="009813BF">
      <w:pPr>
        <w:spacing w:line="276" w:lineRule="auto"/>
        <w:rPr>
          <w:rFonts w:ascii="Calibri" w:eastAsia="Malgun Gothic" w:hAnsi="Calibri" w:cs="Calibri"/>
          <w:szCs w:val="21"/>
          <w:highlight w:val="yellow"/>
          <w:lang w:val="en-US"/>
        </w:rPr>
      </w:pPr>
    </w:p>
    <w:p w14:paraId="1129044E"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Style w:val="4Char1"/>
          <w:rFonts w:ascii="Calibri" w:hAnsi="Calibri" w:cs="Calibri"/>
          <w:i w:val="0"/>
          <w:iCs w:val="0"/>
          <w:color w:val="000000" w:themeColor="text1"/>
          <w:szCs w:val="21"/>
          <w:highlight w:val="yellow"/>
        </w:rPr>
        <w:t xml:space="preserve">In high transmission settings (total attack rate </w:t>
      </w:r>
      <w:r w:rsidRPr="009813BF">
        <w:rPr>
          <w:rStyle w:val="4Char1"/>
          <w:rFonts w:ascii="Symbol" w:eastAsia="Symbol" w:hAnsi="Symbol" w:cs="Symbol"/>
          <w:i w:val="0"/>
          <w:iCs w:val="0"/>
          <w:color w:val="000000" w:themeColor="text1"/>
          <w:szCs w:val="21"/>
          <w:highlight w:val="yellow"/>
        </w:rPr>
        <w:t>³</w:t>
      </w:r>
      <w:r w:rsidRPr="009813BF">
        <w:rPr>
          <w:rStyle w:val="4Char1"/>
          <w:rFonts w:ascii="Calibri" w:hAnsi="Calibri" w:cs="Calibri"/>
          <w:i w:val="0"/>
          <w:iCs w:val="0"/>
          <w:color w:val="000000" w:themeColor="text1"/>
          <w:szCs w:val="21"/>
          <w:highlight w:val="yellow"/>
        </w:rPr>
        <w:t xml:space="preserve"> 10%)</w:t>
      </w:r>
      <w:r w:rsidRPr="009813BF">
        <w:rPr>
          <w:rFonts w:ascii="Calibri" w:eastAsia="Malgun Gothic" w:hAnsi="Calibri" w:cs="Calibri"/>
          <w:color w:val="000000" w:themeColor="text1"/>
          <w:szCs w:val="21"/>
          <w:highlight w:val="yellow"/>
          <w:lang w:val="en-US"/>
        </w:rPr>
        <w:t xml:space="preserve">, DALY benefits outweighed risks for adults aged </w:t>
      </w:r>
      <w:r w:rsidRPr="009813BF">
        <w:rPr>
          <w:rFonts w:ascii="Calibri" w:eastAsia="Malgun Gothic" w:hAnsi="Calibri" w:cs="Calibri"/>
          <w:szCs w:val="21"/>
          <w:highlight w:val="yellow"/>
          <w:lang w:val="en-US"/>
        </w:rPr>
        <w:t xml:space="preserve">18–64 years from 30-day travel onwards, reaching 75.24 (6.73–760.21) DALYs prevented per DALY caused under 90-day travel. For older adults aged </w:t>
      </w:r>
      <w:r w:rsidRPr="009813BF">
        <w:rPr>
          <w:rFonts w:ascii="Symbol" w:eastAsia="Symbol" w:hAnsi="Symbol" w:cs="Symbol"/>
          <w:szCs w:val="21"/>
          <w:highlight w:val="yellow"/>
          <w:lang w:val="en-US"/>
        </w:rPr>
        <w:t>³</w:t>
      </w:r>
      <w:r w:rsidRPr="009813BF">
        <w:rPr>
          <w:rFonts w:ascii="Calibri" w:eastAsia="Malgun Gothic" w:hAnsi="Calibri" w:cs="Calibri"/>
          <w:szCs w:val="21"/>
          <w:highlight w:val="yellow"/>
          <w:lang w:val="en-US"/>
        </w:rPr>
        <w:t xml:space="preserve"> 65 years, risks outweighed benefits across all travel durations except for 90-day travel where benefits and risks were comparable (3.01 [0.22–</w:t>
      </w:r>
      <w:r w:rsidRPr="009813BF">
        <w:rPr>
          <w:rFonts w:ascii="Calibri" w:eastAsia="Malgun Gothic" w:hAnsi="Calibri" w:cs="Calibri"/>
          <w:szCs w:val="21"/>
          <w:highlight w:val="yellow"/>
          <w:lang w:val="en-US"/>
        </w:rPr>
        <w:lastRenderedPageBreak/>
        <w:t xml:space="preserve">37.34] DALYs prevented per DALY caused; 79.8% probability of benefits outweighing risks) (Table 1; Figure 1b). For SAEs, risks outweighed benefits across all travel durations for both age groups. Under 90-day travel for adults aged 18-64 years, the BRR was 1.05 (0.09–10.54) with 51.7% probability of benefits outweighing risks (Table 1; Figure 1d). Among adults aged 18–64 years, no vaccine-attributable deaths were observed. For older adults aged ≥65 years, death risks outweighed benefits across all travel durations (Table 1; Figure 1c). </w:t>
      </w:r>
    </w:p>
    <w:p w14:paraId="6D96E6A5" w14:textId="77777777" w:rsidR="004B7FE5" w:rsidRPr="009813BF" w:rsidRDefault="004B7FE5" w:rsidP="009813BF">
      <w:pPr>
        <w:spacing w:line="276" w:lineRule="auto"/>
        <w:rPr>
          <w:rFonts w:ascii="Calibri" w:eastAsia="Malgun Gothic" w:hAnsi="Calibri" w:cs="Calibri"/>
          <w:szCs w:val="21"/>
          <w:highlight w:val="yellow"/>
          <w:lang w:val="en-US"/>
        </w:rPr>
      </w:pPr>
    </w:p>
    <w:p w14:paraId="511B3EA1" w14:textId="5850E150" w:rsidR="004B7FE5" w:rsidRPr="009813BF" w:rsidRDefault="004B7FE5" w:rsidP="6819A95C">
      <w:pPr>
        <w:spacing w:line="276" w:lineRule="auto"/>
        <w:rPr>
          <w:rFonts w:ascii="Calibri" w:eastAsia="Malgun Gothic" w:hAnsi="Calibri" w:cs="Calibri"/>
          <w:highlight w:val="yellow"/>
          <w:lang w:val="en-US"/>
        </w:rPr>
      </w:pPr>
      <w:r w:rsidRPr="6819A95C">
        <w:rPr>
          <w:rFonts w:ascii="Calibri" w:eastAsia="Malgun Gothic" w:hAnsi="Calibri" w:cs="Calibri"/>
          <w:highlight w:val="yellow"/>
          <w:lang w:val="en-US"/>
        </w:rPr>
        <w:t xml:space="preserve">In moderate transmission settings (total attack rate 1-10%), </w:t>
      </w:r>
      <w:r w:rsidRPr="6819A95C">
        <w:rPr>
          <w:rFonts w:ascii="Calibri" w:eastAsia="Malgun Gothic" w:hAnsi="Calibri" w:cs="Calibri"/>
          <w:color w:val="000000" w:themeColor="text1"/>
          <w:highlight w:val="yellow"/>
          <w:lang w:val="en-US"/>
        </w:rPr>
        <w:t xml:space="preserve">DALY benefits outweighed risks for adults aged </w:t>
      </w:r>
      <w:r w:rsidRPr="6819A95C">
        <w:rPr>
          <w:rFonts w:ascii="Calibri" w:eastAsia="Malgun Gothic" w:hAnsi="Calibri" w:cs="Calibri"/>
          <w:highlight w:val="yellow"/>
          <w:lang w:val="en-US"/>
        </w:rPr>
        <w:t>18–64 years from 30-day travel onwards, reaching 27.08 (4.01–172.12)</w:t>
      </w:r>
      <w:ins w:id="36" w:author="Sandra López" w:date="2026-05-24T01:14:00Z" w16du:dateUtc="2026-05-24T01:14:03Z">
        <w:r w:rsidR="48C02A74" w:rsidRPr="6819A95C">
          <w:rPr>
            <w:rFonts w:ascii="Calibri" w:eastAsia="Malgun Gothic" w:hAnsi="Calibri" w:cs="Calibri"/>
            <w:highlight w:val="yellow"/>
            <w:lang w:val="en-US"/>
          </w:rPr>
          <w:t>,</w:t>
        </w:r>
      </w:ins>
      <w:r w:rsidRPr="6819A95C">
        <w:rPr>
          <w:rFonts w:ascii="Calibri" w:eastAsia="Malgun Gothic" w:hAnsi="Calibri" w:cs="Calibri"/>
          <w:highlight w:val="yellow"/>
          <w:lang w:val="en-US"/>
        </w:rPr>
        <w:t xml:space="preserve"> DALYs prevented per DALY caused under 90-day travel. For older adults aged </w:t>
      </w:r>
      <w:r w:rsidRPr="6819A95C">
        <w:rPr>
          <w:rFonts w:ascii="Symbol" w:eastAsia="Symbol" w:hAnsi="Symbol" w:cs="Symbol"/>
          <w:highlight w:val="yellow"/>
          <w:lang w:val="en-US"/>
        </w:rPr>
        <w:t>³</w:t>
      </w:r>
      <w:r w:rsidRPr="6819A95C">
        <w:rPr>
          <w:rFonts w:ascii="Calibri" w:eastAsia="Malgun Gothic" w:hAnsi="Calibri" w:cs="Calibri"/>
          <w:highlight w:val="yellow"/>
          <w:lang w:val="en-US"/>
        </w:rPr>
        <w:t xml:space="preserve"> 65 years, risks outweighed benefits across all durations except for 90-day travel where benefits and risks were similar (1.07 [0.12–9.66] DALYs prevented per DALY caused; 52.5% probability of benefits outweighing risks) (Table 1; Figure 2b). For SAEs, risks outweighed benefits across all durations and age groups (Table 1; Figure 1d). Death risks also outweighed benefits across all durations for older adults aged ≥65 years (Table 1; Figure 1c).</w:t>
      </w:r>
    </w:p>
    <w:p w14:paraId="1D3E758A" w14:textId="77777777" w:rsidR="004B7FE5" w:rsidRPr="009813BF" w:rsidRDefault="004B7FE5" w:rsidP="009813BF">
      <w:pPr>
        <w:spacing w:line="276" w:lineRule="auto"/>
        <w:rPr>
          <w:rFonts w:ascii="Calibri" w:eastAsia="Malgun Gothic" w:hAnsi="Calibri" w:cs="Calibri"/>
          <w:szCs w:val="21"/>
          <w:highlight w:val="yellow"/>
          <w:lang w:val="en-US"/>
        </w:rPr>
      </w:pPr>
    </w:p>
    <w:p w14:paraId="002FFAD1"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In low transmission settings (total attack rate &lt;1%), risks outweighed benefits across all travel durations, age groups, and outcomes except for 90-day travel among adults aged 18-64 years. For adults aged 18-64 years, 3.29 (0.62–56.64) DALYs were prevented per DALY caused with 91.5% probability of benefits outweighing risks under 90-day travel. SAE risks outweighed benefits under 90-day travel with 0.05 (0.01–0.80) SAEs prevented per SAE caused. For older adults aged ≥65 years, 0.04 (0.00–1.33) deaths and 0.02 (0.00–0.31) SAEs were prevented per death and SAE caused by vaccination under 90-day travel (Table 1; Figure 1b–1d).  Benefit-risk acceptability curves show the full probability distribution across BRR thresholds for all travel scenarios. (Figure 1e–1g)</w:t>
      </w:r>
    </w:p>
    <w:p w14:paraId="4BB5C292" w14:textId="77777777" w:rsidR="004B7FE5" w:rsidRPr="009813BF" w:rsidRDefault="004B7FE5" w:rsidP="009813BF">
      <w:pPr>
        <w:spacing w:line="276" w:lineRule="auto"/>
        <w:rPr>
          <w:rFonts w:ascii="Calibri" w:eastAsia="Malgun Gothic" w:hAnsi="Calibri" w:cs="Calibri"/>
          <w:szCs w:val="21"/>
          <w:highlight w:val="yellow"/>
          <w:lang w:val="en-US"/>
        </w:rPr>
      </w:pPr>
    </w:p>
    <w:p w14:paraId="16F6400C" w14:textId="77777777" w:rsidR="004B7FE5" w:rsidRPr="009813BF" w:rsidRDefault="004B7FE5" w:rsidP="009813BF">
      <w:pPr>
        <w:spacing w:line="276" w:lineRule="auto"/>
        <w:rPr>
          <w:rFonts w:ascii="Calibri" w:eastAsia="Malgun Gothic" w:hAnsi="Calibri" w:cs="Calibri"/>
          <w:b/>
          <w:szCs w:val="21"/>
          <w:highlight w:val="yellow"/>
        </w:rPr>
      </w:pPr>
      <w:r w:rsidRPr="009813BF">
        <w:rPr>
          <w:rStyle w:val="a4"/>
          <w:rFonts w:ascii="Calibri" w:eastAsia="Malgun Gothic" w:hAnsi="Calibri" w:cs="Calibri"/>
          <w:i w:val="0"/>
          <w:iCs w:val="0"/>
          <w:szCs w:val="21"/>
          <w:highlight w:val="yellow"/>
        </w:rPr>
        <w:t xml:space="preserve">Outbreak response immunisation </w:t>
      </w:r>
    </w:p>
    <w:p w14:paraId="0003C888"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 xml:space="preserve">For outbreak response immunisation, DALY benefits outweighed risks across all transmission settings and vaccination scenarios for adults aged 18-64 years. For older adults aged ≥65 years, the BRR depended on vaccine protection mechanism, transmission setting, and serostatus based risk assumptions (Table 2; Figure 2a).  </w:t>
      </w:r>
    </w:p>
    <w:p w14:paraId="2C30B76A" w14:textId="77777777" w:rsidR="004B7FE5" w:rsidRPr="009813BF" w:rsidRDefault="004B7FE5" w:rsidP="009813BF">
      <w:pPr>
        <w:spacing w:line="276" w:lineRule="auto"/>
        <w:rPr>
          <w:rFonts w:ascii="Calibri" w:eastAsia="Malgun Gothic" w:hAnsi="Calibri" w:cs="Calibri"/>
          <w:szCs w:val="21"/>
          <w:highlight w:val="yellow"/>
          <w:lang w:val="en-US"/>
        </w:rPr>
      </w:pPr>
    </w:p>
    <w:p w14:paraId="63F92537"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 xml:space="preserve">In high transmission settings, DALY benefits outweighed risks for adults aged 18-64 years across </w:t>
      </w:r>
      <w:r w:rsidRPr="009813BF">
        <w:rPr>
          <w:rFonts w:ascii="Calibri" w:eastAsia="Malgun Gothic" w:hAnsi="Calibri" w:cs="Calibri"/>
          <w:szCs w:val="21"/>
          <w:highlight w:val="yellow"/>
          <w:lang w:val="en-US"/>
        </w:rPr>
        <w:lastRenderedPageBreak/>
        <w:t>serostatus based risk scenarios (hereafter, risk scenarios) and vaccine protection mechanisms. When the vaccine protects against both infection and disease, 384.90 (29.50–3708.42) DALYs were prevented per DALY caused when all individuals are at risk of vaccine-attributable adverse events and 671.32 (68.58–5382.27) DALYs were prevented per DALY caused when seropositive individuals are protected from vaccine risks. For older adults aged ≥65 years, DALY benefits outweighed risks when the vaccine protects against both infection and disease, with 13.30 (0.55–205.83) DALYs prevented per DALY caused when all individuals are at risk and 34.25 (2.79–368.90) DALYs prevented per DALY caused when seropositive individuals are protected (Table 2; Figure 2b). For SAEs, benefits outweighed risks for adults aged 18–64 years when the vaccine protects against both infection and disease, with 11.39 (0.94–101.02) SAEs prevented per SAE caused when all individuals are at risk and 20.27 (2.28–147.48) SAEs prevented per SAE caused when seropositive individuals are protected. For older adults aged ≥65 years, SAE benefits outweighed risks only when the vaccine protects against both infection and disease and seropositive individuals are protected from vaccine risks (5.95 [0.64–37.97] SAEs prevented per SAE caused; 95% probability of benefits outweighing risks) (Table 2; Figure 2d). For deaths, no vaccine-attributable deaths observed for 18-64 years. For older adults aged ≥65 years, death risks outweighed benefits across the scenarios. When the vaccine protects against both infection and disease and seropositive individuals are protected from vaccine risks, the probability of benefits outweighing death risks was 77% (Table 2; Figure 2c).</w:t>
      </w:r>
    </w:p>
    <w:p w14:paraId="6815901F" w14:textId="77777777" w:rsidR="004B7FE5" w:rsidRPr="009813BF" w:rsidRDefault="004B7FE5" w:rsidP="009813BF">
      <w:pPr>
        <w:spacing w:line="276" w:lineRule="auto"/>
        <w:rPr>
          <w:rFonts w:ascii="Calibri" w:eastAsia="Malgun Gothic" w:hAnsi="Calibri" w:cs="Calibri"/>
          <w:szCs w:val="21"/>
          <w:highlight w:val="yellow"/>
          <w:lang w:val="en-US"/>
        </w:rPr>
      </w:pPr>
    </w:p>
    <w:p w14:paraId="1E46F564" w14:textId="77777777" w:rsidR="004B7FE5" w:rsidRPr="009813BF" w:rsidRDefault="004B7FE5" w:rsidP="009813BF">
      <w:pPr>
        <w:spacing w:line="276" w:lineRule="auto"/>
        <w:rPr>
          <w:rFonts w:ascii="Calibri" w:eastAsia="Malgun Gothic" w:hAnsi="Calibri" w:cs="Calibri"/>
          <w:szCs w:val="21"/>
          <w:highlight w:val="yellow"/>
          <w:lang w:val="en-US"/>
        </w:rPr>
      </w:pPr>
      <w:r w:rsidRPr="009813BF">
        <w:rPr>
          <w:rFonts w:ascii="Calibri" w:eastAsia="Malgun Gothic" w:hAnsi="Calibri" w:cs="Calibri"/>
          <w:szCs w:val="21"/>
          <w:highlight w:val="yellow"/>
          <w:lang w:val="en-US"/>
        </w:rPr>
        <w:t xml:space="preserve">In moderate transmission settings, DALY benefits outweighed risks for adults aged 18-64 years across risk scenarios and vaccine protection mechanisms. When the vaccine protects against both infection and disease, 118.88 (10.24–887.70) DALYs were prevented per DALY caused when all individuals are at risk of vaccine-attributable adverse events and 197.30 (24.38–1334.91) DALYs were prevented per DALY caused when seropositive individuals are protected from vaccine risks. For older adults aged ≥65 years, DALY benefits outweighed risks only when the vaccine protects against both infection and disease and seropositive individuals are protected from vaccine risks (10.45 [1.06–94.70] DALYs prevented per DALY caused; 98% probability of benefits outweighing risks). Risks outweighed benefits when the vaccine only protects against disease (Table 2; Figure 2b). For SAEs, benefits outweighed risks for adults aged 18–64 years when the vaccine protects against both infection and disease and seropositive individuals are protected from vaccine risks (5.91 [0.82–33.74] SAEs prevented per SAE caused; 96% probability of benefits outweighing risks). Risks outweighed benefits when the vaccine </w:t>
      </w:r>
      <w:r w:rsidRPr="009813BF">
        <w:rPr>
          <w:rFonts w:ascii="Calibri" w:eastAsia="Malgun Gothic" w:hAnsi="Calibri" w:cs="Calibri"/>
          <w:szCs w:val="21"/>
          <w:highlight w:val="yellow"/>
          <w:lang w:val="en-US"/>
        </w:rPr>
        <w:lastRenderedPageBreak/>
        <w:t xml:space="preserve">protects against disease only. For older adults aged ≥65 years, SAE risks outweighed benefits across both vaccine protection mechanisms and risk scenarios (Table 2; Figure 2d). For deaths, risks outweighed benefits for older adults aged ≥65 years across both vaccine protection mechanisms and risk scenarios (Table 2; Figure 2c). </w:t>
      </w:r>
    </w:p>
    <w:p w14:paraId="2340C809" w14:textId="77777777" w:rsidR="004B7FE5" w:rsidRPr="009813BF" w:rsidRDefault="004B7FE5" w:rsidP="009813BF">
      <w:pPr>
        <w:spacing w:line="276" w:lineRule="auto"/>
        <w:rPr>
          <w:rFonts w:ascii="Calibri" w:eastAsia="Malgun Gothic" w:hAnsi="Calibri" w:cs="Calibri"/>
          <w:szCs w:val="21"/>
          <w:highlight w:val="yellow"/>
          <w:lang w:val="en-US"/>
        </w:rPr>
      </w:pPr>
    </w:p>
    <w:p w14:paraId="0746B86C" w14:textId="77777777" w:rsidR="004B7FE5" w:rsidRPr="009813BF" w:rsidRDefault="004B7FE5" w:rsidP="009813BF">
      <w:pPr>
        <w:spacing w:line="276" w:lineRule="auto"/>
        <w:rPr>
          <w:rFonts w:ascii="Calibri" w:eastAsia="Malgun Gothic" w:hAnsi="Calibri" w:cs="Calibri"/>
          <w:szCs w:val="21"/>
          <w:lang w:val="en-US"/>
        </w:rPr>
      </w:pPr>
      <w:r w:rsidRPr="009813BF">
        <w:rPr>
          <w:rFonts w:ascii="Calibri" w:eastAsia="Malgun Gothic" w:hAnsi="Calibri" w:cs="Calibri"/>
          <w:szCs w:val="21"/>
          <w:highlight w:val="yellow"/>
          <w:lang w:val="en-US"/>
        </w:rPr>
        <w:t>In low transmission settings, DALY benefits outweighed risks for adults aged 18-64 years across risk scenarios vaccine protection mechanisms. When the vaccine protects against both infection and disease, 19.56 (2.00–905.12) DALYs were prevented per DALY caused when all individuals are at risk of vaccine-attributable adverse events, and 32.56 (4.85–1308.57) DALYs were prevented per DALY caused when seropositive individuals are protected from vaccine risks. For older adults aged ≥65 years, risks outweighed benefits across both vaccine protection mechanisms and risk scenarios (Table 2; Figure 2b). For SAEs, risks outweighed benefits across both vaccine protection mechanisms and risk scenarios for both adults aged 18-64 years and older adults aged ≥65 years (Table 2; Figure 2d). For deaths in older adults aged ≥65 years, risks outweighed benefits across vaccine protection mechanisms and risk scenarios. Under disease and infection blocking mechanism when seropositive individuals are protected, 0.16 (0.02–9.00) deaths were prevented per death caused with 14% probability of benefits outweighing death risks (Table 2; Figure 2c). Benefit-risk acceptability curves show the probability distribution across BRR thresholds for all outbreak response scenarios. (Figure 2e–2g)</w:t>
      </w:r>
      <w:r w:rsidRPr="009813BF">
        <w:rPr>
          <w:rFonts w:ascii="Calibri" w:eastAsia="Malgun Gothic" w:hAnsi="Calibri" w:cs="Calibri"/>
          <w:szCs w:val="21"/>
          <w:lang w:val="en-US"/>
        </w:rPr>
        <w:t>.</w:t>
      </w:r>
    </w:p>
    <w:p w14:paraId="4CFE296D" w14:textId="77777777" w:rsidR="008D3FF5" w:rsidRPr="00EE130C" w:rsidRDefault="008D3FF5" w:rsidP="004B7FE5">
      <w:pPr>
        <w:spacing w:line="360" w:lineRule="auto"/>
        <w:rPr>
          <w:rFonts w:ascii="Calibri" w:eastAsia="Malgun Gothic" w:hAnsi="Calibri" w:cs="Calibri"/>
          <w:sz w:val="22"/>
        </w:rPr>
      </w:pPr>
    </w:p>
    <w:p w14:paraId="1808DCF1" w14:textId="77777777" w:rsidR="009813BF" w:rsidRDefault="009813BF" w:rsidP="004B7FE5">
      <w:pPr>
        <w:spacing w:line="360" w:lineRule="auto"/>
        <w:rPr>
          <w:rFonts w:ascii="Calibri" w:eastAsia="Malgun Gothic" w:hAnsi="Calibri" w:cs="Calibri"/>
          <w:sz w:val="22"/>
          <w:lang w:val="en-US"/>
        </w:rPr>
        <w:sectPr w:rsidR="009813BF" w:rsidSect="0007361D">
          <w:pgSz w:w="11906" w:h="16838"/>
          <w:pgMar w:top="1985" w:right="1701" w:bottom="1701" w:left="1701" w:header="851" w:footer="992" w:gutter="0"/>
          <w:lnNumType w:countBy="5" w:restart="continuous"/>
          <w:cols w:space="425"/>
          <w:docGrid w:type="lines" w:linePitch="360"/>
        </w:sectPr>
      </w:pPr>
    </w:p>
    <w:p w14:paraId="7F7CF1F1"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lastRenderedPageBreak/>
        <w:t>Reviewer #2</w:t>
      </w:r>
    </w:p>
    <w:p w14:paraId="775AAB46"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t>This is a very important and timely modelling study, particularly as serious safety concerns are emerging from post-introduction real-world use, especially among older individuals and those with significant comorbidities. Notably, even in the Phase 3 trial—which enrolled only healthy volunteers aged 18-60—chikungunya-like illness was common, and prolonged arthralgia was observed.</w:t>
      </w:r>
      <w:r w:rsidRPr="007C1A8C">
        <w:rPr>
          <w:rFonts w:ascii="Calibri" w:hAnsi="Calibri" w:cs="Calibri"/>
          <w:sz w:val="22"/>
          <w:szCs w:val="24"/>
        </w:rPr>
        <w:br/>
        <w:t>Ixchiq has already been administered to many travellers, and travel medicine providers urgently need clear guidance. The United States has withdrawn licensure, and the EMA has introduced restrictions for older age groups. While benefit-risk assessments are typically conducted for endemic settings and programmatic use, they are less commonly undertaken for travellers, where decisions hinge on individual-level risk. In that context, this modelling exercise is particularly valuable as it will provide more data-based guidance for travel medicine providers.</w:t>
      </w:r>
      <w:r w:rsidRPr="007C1A8C">
        <w:rPr>
          <w:rFonts w:ascii="Calibri" w:hAnsi="Calibri" w:cs="Calibri"/>
          <w:sz w:val="22"/>
          <w:szCs w:val="24"/>
        </w:rPr>
        <w:br/>
        <w:t>The modelling group is clearly experienced. I am not in a position to assess the technical aspects of the modelling and recommend review by a mathematical modeller.</w:t>
      </w:r>
      <w:r w:rsidRPr="007C1A8C">
        <w:rPr>
          <w:rFonts w:ascii="Calibri" w:hAnsi="Calibri" w:cs="Calibri"/>
          <w:sz w:val="22"/>
          <w:szCs w:val="24"/>
        </w:rPr>
        <w:br/>
        <w:t>The manuscript would benefit from improvements in style and flow throughout.</w:t>
      </w:r>
    </w:p>
    <w:p w14:paraId="6C699EE1" w14:textId="77777777" w:rsidR="0007361D" w:rsidRDefault="0007361D" w:rsidP="00E820E3">
      <w:pPr>
        <w:rPr>
          <w:rFonts w:ascii="Calibri" w:eastAsia="Malgun Gothic" w:hAnsi="Calibri" w:cs="Calibri"/>
          <w:sz w:val="22"/>
          <w:szCs w:val="24"/>
          <w:lang w:eastAsia="ko-KR"/>
        </w:rPr>
      </w:pPr>
    </w:p>
    <w:p w14:paraId="2B0100B8" w14:textId="3EDE964E" w:rsidR="0007361D" w:rsidRDefault="0007361D" w:rsidP="19266209">
      <w:pPr>
        <w:rPr>
          <w:del w:id="37" w:author="Kaja Abbas" w:date="2026-05-25T10:34:00Z" w16du:dateUtc="2026-05-25T10:34:32Z"/>
          <w:rFonts w:ascii="Calibri" w:eastAsia="Malgun Gothic" w:hAnsi="Calibri" w:cs="Calibri"/>
          <w:color w:val="0070C0"/>
          <w:sz w:val="22"/>
          <w:lang w:eastAsia="ko-KR"/>
        </w:rPr>
      </w:pPr>
      <w:r w:rsidRPr="19266209">
        <w:rPr>
          <w:rFonts w:ascii="Calibri" w:hAnsi="Calibri" w:cs="Calibri"/>
          <w:color w:val="0070C0"/>
          <w:sz w:val="22"/>
        </w:rPr>
        <w:t xml:space="preserve">We appreciate </w:t>
      </w:r>
      <w:del w:id="38" w:author="Kaja Abbas" w:date="2026-05-25T10:34:00Z" w16du:dateUtc="2026-05-25T10:34:24Z">
        <w:r w:rsidRPr="19266209" w:rsidDel="0007361D">
          <w:rPr>
            <w:rFonts w:ascii="Calibri" w:hAnsi="Calibri" w:cs="Calibri"/>
            <w:color w:val="0070C0"/>
            <w:sz w:val="22"/>
          </w:rPr>
          <w:delText xml:space="preserve">all of Reviewer </w:delText>
        </w:r>
        <w:r w:rsidRPr="19266209" w:rsidDel="0007361D">
          <w:rPr>
            <w:rFonts w:ascii="Calibri" w:eastAsia="Malgun Gothic" w:hAnsi="Calibri" w:cs="Calibri"/>
            <w:color w:val="0070C0"/>
            <w:sz w:val="22"/>
            <w:lang w:eastAsia="ko-KR"/>
          </w:rPr>
          <w:delText>2</w:delText>
        </w:r>
        <w:r w:rsidRPr="19266209" w:rsidDel="0007361D">
          <w:rPr>
            <w:rFonts w:ascii="Calibri" w:hAnsi="Calibri" w:cs="Calibri"/>
            <w:color w:val="0070C0"/>
            <w:sz w:val="22"/>
          </w:rPr>
          <w:delText>’s</w:delText>
        </w:r>
      </w:del>
      <w:ins w:id="39" w:author="Kaja Abbas" w:date="2026-05-25T10:34:00Z" w16du:dateUtc="2026-05-25T10:34:25Z">
        <w:r w:rsidR="4AF5035A" w:rsidRPr="19266209">
          <w:rPr>
            <w:rFonts w:ascii="Calibri" w:hAnsi="Calibri" w:cs="Calibri"/>
            <w:color w:val="0070C0"/>
            <w:sz w:val="22"/>
          </w:rPr>
          <w:t>your</w:t>
        </w:r>
      </w:ins>
      <w:r w:rsidRPr="19266209">
        <w:rPr>
          <w:rFonts w:ascii="Calibri" w:hAnsi="Calibri" w:cs="Calibri"/>
          <w:color w:val="0070C0"/>
          <w:sz w:val="22"/>
        </w:rPr>
        <w:t xml:space="preserve"> comments. We have addressed each comment individually and provide our responses below.</w:t>
      </w:r>
      <w:ins w:id="40" w:author="Sandra López" w:date="2026-05-24T01:15:00Z" w16du:dateUtc="2026-05-24T01:15:45Z">
        <w:r w:rsidR="45F86DF6" w:rsidRPr="19266209">
          <w:rPr>
            <w:rFonts w:ascii="Calibri" w:hAnsi="Calibri" w:cs="Calibri"/>
            <w:color w:val="0070C0"/>
            <w:sz w:val="22"/>
          </w:rPr>
          <w:t xml:space="preserve"> </w:t>
        </w:r>
        <w:del w:id="41" w:author="Kaja Abbas" w:date="2026-05-25T10:34:00Z" w16du:dateUtc="2026-05-25T10:34:32Z">
          <w:r w:rsidRPr="19266209" w:rsidDel="45F86DF6">
            <w:rPr>
              <w:rFonts w:ascii="Calibri" w:hAnsi="Calibri" w:cs="Calibri"/>
              <w:color w:val="0070C0"/>
              <w:sz w:val="22"/>
            </w:rPr>
            <w:delText>Your suggestions allowed us to improve our manuscript.</w:delText>
          </w:r>
        </w:del>
      </w:ins>
    </w:p>
    <w:p w14:paraId="60856ABC"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br/>
        <w:t>Specific comments:</w:t>
      </w:r>
    </w:p>
    <w:p w14:paraId="795C8A9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w:t>
      </w:r>
      <w:r w:rsidRPr="007C1A8C">
        <w:rPr>
          <w:rFonts w:ascii="Calibri" w:hAnsi="Calibri" w:cs="Calibri"/>
          <w:sz w:val="22"/>
          <w:szCs w:val="24"/>
        </w:rPr>
        <w:br/>
        <w:t>* Accelerated approval pathways:</w:t>
      </w:r>
      <w:r w:rsidRPr="007C1A8C">
        <w:rPr>
          <w:rFonts w:ascii="Calibri" w:hAnsi="Calibri" w:cs="Calibri"/>
          <w:sz w:val="22"/>
          <w:szCs w:val="24"/>
        </w:rPr>
        <w:br/>
        <w:t>The statement that "these accelerated approval pathways reflect the absence of an established correlate of protection and the practical difficulty of conducting traditional clinical trials given the unpredictable nature of chikungunya outbreaks" is only partially accurate. I do not agree that accelerated approval reflects the absence of a correlate of protection. Robust data exist from prospective cohort studies (e.g., Indonesia) and animal models. These data supported immune correlate-based licensure decisions by regulatory agencies. The more fundamental limitation is the relatively small Phase 3 trial size (~3,000 participants), which is considerably smaller than traditional Phase 3 trials (typically 15,000-30,000), resulting in a limited safety dataset.</w:t>
      </w:r>
    </w:p>
    <w:p w14:paraId="6E3E541E" w14:textId="77777777" w:rsidR="0007361D" w:rsidRDefault="0007361D" w:rsidP="00E820E3">
      <w:pPr>
        <w:rPr>
          <w:rFonts w:ascii="Calibri" w:eastAsia="Malgun Gothic" w:hAnsi="Calibri" w:cs="Calibri"/>
          <w:sz w:val="22"/>
          <w:szCs w:val="24"/>
          <w:lang w:eastAsia="ko-KR"/>
        </w:rPr>
      </w:pPr>
    </w:p>
    <w:p w14:paraId="682DEDD2" w14:textId="77777777" w:rsidR="0007361D" w:rsidRPr="00F960B4" w:rsidRDefault="0007361D" w:rsidP="00D90EAB">
      <w:pPr>
        <w:rPr>
          <w:rFonts w:ascii="Calibri" w:hAnsi="Calibri" w:cs="Calibri"/>
          <w:color w:val="0070C0"/>
          <w:sz w:val="22"/>
          <w:szCs w:val="24"/>
        </w:rPr>
      </w:pPr>
      <w:r w:rsidRPr="00F960B4">
        <w:rPr>
          <w:rFonts w:ascii="Calibri" w:hAnsi="Calibri" w:cs="Calibri"/>
          <w:color w:val="0070C0"/>
          <w:sz w:val="22"/>
          <w:szCs w:val="24"/>
        </w:rPr>
        <w:t>Response</w:t>
      </w:r>
    </w:p>
    <w:p w14:paraId="450972EC" w14:textId="77777777" w:rsidR="0007361D" w:rsidRPr="006B7820" w:rsidRDefault="0007361D" w:rsidP="00D90EAB">
      <w:pPr>
        <w:pStyle w:val="a3"/>
        <w:numPr>
          <w:ilvl w:val="0"/>
          <w:numId w:val="3"/>
        </w:numPr>
        <w:rPr>
          <w:rFonts w:ascii="Calibri" w:eastAsia="Malgun Gothic" w:hAnsi="Calibri" w:cs="Calibri"/>
          <w:color w:val="0070C0"/>
          <w:sz w:val="22"/>
          <w:szCs w:val="24"/>
          <w:lang w:eastAsia="ko-KR"/>
        </w:rPr>
      </w:pPr>
      <w:r w:rsidRPr="006B7820">
        <w:rPr>
          <w:rFonts w:ascii="Calibri" w:eastAsia="Malgun Gothic" w:hAnsi="Calibri" w:cs="Calibri" w:hint="eastAsia"/>
          <w:color w:val="0070C0"/>
          <w:sz w:val="22"/>
          <w:szCs w:val="24"/>
          <w:lang w:eastAsia="ko-KR"/>
        </w:rPr>
        <w:t xml:space="preserve">We acknowledge the limitation of limited sample size of Phase 3 trial compared to traditional Phase 3 trials. We have now </w:t>
      </w:r>
      <w:r w:rsidRPr="006B7820">
        <w:rPr>
          <w:rFonts w:ascii="Calibri" w:eastAsia="Malgun Gothic" w:hAnsi="Calibri" w:cs="Calibri"/>
          <w:color w:val="0070C0"/>
          <w:sz w:val="22"/>
          <w:szCs w:val="24"/>
          <w:lang w:eastAsia="ko-KR"/>
        </w:rPr>
        <w:t>revised</w:t>
      </w:r>
      <w:r w:rsidRPr="006B7820">
        <w:rPr>
          <w:rFonts w:ascii="Calibri" w:eastAsia="Malgun Gothic" w:hAnsi="Calibri" w:cs="Calibri" w:hint="eastAsia"/>
          <w:color w:val="0070C0"/>
          <w:sz w:val="22"/>
          <w:szCs w:val="24"/>
          <w:lang w:eastAsia="ko-KR"/>
        </w:rPr>
        <w:t xml:space="preserve"> the sentences in Introduction as following: </w:t>
      </w:r>
    </w:p>
    <w:p w14:paraId="168A9537" w14:textId="77777777" w:rsidR="0007361D" w:rsidRDefault="0007361D" w:rsidP="00E820E3">
      <w:pPr>
        <w:rPr>
          <w:rFonts w:ascii="Calibri" w:eastAsia="Malgun Gothic" w:hAnsi="Calibri" w:cs="Calibri"/>
          <w:sz w:val="22"/>
          <w:szCs w:val="24"/>
          <w:lang w:eastAsia="ko-KR"/>
        </w:rPr>
      </w:pPr>
    </w:p>
    <w:p w14:paraId="2BA68988" w14:textId="394D4E7A" w:rsidR="003E57AF" w:rsidRDefault="00714CC0" w:rsidP="00E820E3">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lastRenderedPageBreak/>
        <w:t xml:space="preserve">Line number </w:t>
      </w:r>
      <w:r w:rsidR="00B74AC2">
        <w:rPr>
          <w:rFonts w:ascii="Calibri" w:eastAsia="Malgun Gothic" w:hAnsi="Calibri" w:cs="Calibri"/>
          <w:sz w:val="22"/>
          <w:szCs w:val="24"/>
          <w:lang w:val="en-US" w:eastAsia="ko-KR"/>
        </w:rPr>
        <w:t>7</w:t>
      </w:r>
      <w:r w:rsidR="004115CE">
        <w:rPr>
          <w:rFonts w:ascii="Calibri" w:eastAsia="Malgun Gothic" w:hAnsi="Calibri" w:cs="Calibri" w:hint="eastAsia"/>
          <w:sz w:val="22"/>
          <w:szCs w:val="24"/>
          <w:lang w:val="en-US" w:eastAsia="ko-KR"/>
        </w:rPr>
        <w:t>9</w:t>
      </w:r>
      <w:r w:rsidR="00B74AC2">
        <w:rPr>
          <w:rFonts w:ascii="Calibri" w:eastAsia="Malgun Gothic" w:hAnsi="Calibri" w:cs="Calibri"/>
          <w:sz w:val="22"/>
          <w:szCs w:val="24"/>
          <w:lang w:val="en-US" w:eastAsia="ko-KR"/>
        </w:rPr>
        <w:t>-8</w:t>
      </w:r>
      <w:r w:rsidR="004115CE">
        <w:rPr>
          <w:rFonts w:ascii="Calibri" w:eastAsia="Malgun Gothic" w:hAnsi="Calibri" w:cs="Calibri" w:hint="eastAsia"/>
          <w:sz w:val="22"/>
          <w:szCs w:val="24"/>
          <w:lang w:val="en-US" w:eastAsia="ko-KR"/>
        </w:rPr>
        <w:t>6</w:t>
      </w:r>
      <w:r w:rsidR="00B74AC2">
        <w:rPr>
          <w:rFonts w:ascii="Calibri" w:eastAsia="Malgun Gothic" w:hAnsi="Calibri" w:cs="Calibri"/>
          <w:sz w:val="22"/>
          <w:szCs w:val="24"/>
          <w:lang w:val="en-US" w:eastAsia="ko-KR"/>
        </w:rPr>
        <w:t>:</w:t>
      </w:r>
    </w:p>
    <w:p w14:paraId="5D8B0B69" w14:textId="0EF65EA4" w:rsidR="0007361D" w:rsidRDefault="00CD5CF5" w:rsidP="00E820E3">
      <w:pPr>
        <w:rPr>
          <w:rFonts w:ascii="Calibri" w:eastAsia="Malgun Gothic" w:hAnsi="Calibri" w:cs="Calibri"/>
          <w:sz w:val="22"/>
        </w:rPr>
      </w:pPr>
      <w:r w:rsidRPr="57389C6C">
        <w:rPr>
          <w:rFonts w:ascii="Calibri" w:eastAsia="Malgun Gothic" w:hAnsi="Calibri" w:cs="Calibri"/>
          <w:sz w:val="22"/>
        </w:rPr>
        <w:t xml:space="preserve">Both vaccines were </w:t>
      </w:r>
      <w:commentRangeStart w:id="42"/>
      <w:r w:rsidRPr="57389C6C">
        <w:rPr>
          <w:rFonts w:ascii="Calibri" w:eastAsia="Malgun Gothic" w:hAnsi="Calibri" w:cs="Calibri"/>
          <w:sz w:val="22"/>
        </w:rPr>
        <w:t>approved in several regions including north America, Europe and Brazil</w:t>
      </w:r>
      <w:commentRangeEnd w:id="42"/>
      <w:r w:rsidRPr="57389C6C">
        <w:rPr>
          <w:rStyle w:val="af1"/>
          <w:rFonts w:ascii="Calibri" w:eastAsia="Malgun Gothic" w:hAnsi="Calibri" w:cs="Calibri"/>
          <w:sz w:val="22"/>
          <w:szCs w:val="22"/>
        </w:rPr>
        <w:commentReference w:id="42"/>
      </w:r>
      <w:r w:rsidRPr="57389C6C">
        <w:rPr>
          <w:rFonts w:ascii="Calibri" w:eastAsia="Malgun Gothic" w:hAnsi="Calibri" w:cs="Calibri"/>
          <w:sz w:val="22"/>
        </w:rPr>
        <w:t xml:space="preserve">, through accelerated regulatory pathways based on immunogenicity surrogate endpoints rather than clinical efficacy against disease outcomes </w:t>
      </w:r>
      <w:hyperlink r:id="rId28">
        <w:r w:rsidRPr="57389C6C">
          <w:rPr>
            <w:rFonts w:ascii="Calibri" w:hAnsi="Calibri" w:cs="Calibri"/>
            <w:sz w:val="22"/>
          </w:rPr>
          <w:t>[4,5]</w:t>
        </w:r>
      </w:hyperlink>
      <w:r w:rsidRPr="57389C6C">
        <w:rPr>
          <w:rFonts w:ascii="Calibri" w:eastAsia="Malgun Gothic" w:hAnsi="Calibri" w:cs="Calibri"/>
          <w:sz w:val="22"/>
        </w:rPr>
        <w:t xml:space="preserve">. </w:t>
      </w:r>
      <w:commentRangeStart w:id="43"/>
      <w:r w:rsidRPr="57389C6C">
        <w:rPr>
          <w:rFonts w:ascii="Calibri" w:eastAsia="Malgun Gothic" w:hAnsi="Calibri" w:cs="Calibri"/>
          <w:sz w:val="22"/>
          <w:highlight w:val="yellow"/>
        </w:rPr>
        <w:t xml:space="preserve">This pathway was supported by evidence that chikungunya virus-specific neutralizing antibodies serve as an immune correlate of protection, derived from passive transfer studies in animal models and a prospective cohort study </w:t>
      </w:r>
      <w:hyperlink r:id="rId29">
        <w:r w:rsidRPr="57389C6C">
          <w:rPr>
            <w:rFonts w:ascii="Calibri" w:hAnsi="Calibri" w:cs="Calibri"/>
            <w:sz w:val="22"/>
          </w:rPr>
          <w:t>[6,7]</w:t>
        </w:r>
      </w:hyperlink>
      <w:commentRangeEnd w:id="43"/>
      <w:r w:rsidRPr="57389C6C">
        <w:rPr>
          <w:rStyle w:val="af1"/>
          <w:rFonts w:ascii="Calibri" w:eastAsia="Malgun Gothic" w:hAnsi="Calibri" w:cs="Calibri"/>
          <w:sz w:val="22"/>
          <w:szCs w:val="22"/>
          <w:highlight w:val="yellow"/>
        </w:rPr>
        <w:commentReference w:id="43"/>
      </w:r>
      <w:r w:rsidRPr="57389C6C">
        <w:rPr>
          <w:rFonts w:ascii="Calibri" w:eastAsia="Malgun Gothic" w:hAnsi="Calibri" w:cs="Calibri"/>
          <w:sz w:val="22"/>
          <w:highlight w:val="yellow"/>
        </w:rPr>
        <w:t xml:space="preserve">. However, the relatively small size of pivotal Phase 3 trials (approximately 3,000 vaccinated individuals), smaller than traditional vaccine Phase 3 trials of 15,000 to 30,000 participants, has resulted in a limited pre-licensure safety data with restricted ability to detect rare adverse events </w:t>
      </w:r>
      <w:hyperlink r:id="rId30">
        <w:r w:rsidRPr="57389C6C">
          <w:rPr>
            <w:rFonts w:ascii="Calibri" w:hAnsi="Calibri" w:cs="Calibri"/>
            <w:sz w:val="22"/>
          </w:rPr>
          <w:t>[8,9]</w:t>
        </w:r>
      </w:hyperlink>
      <w:commentRangeStart w:id="44"/>
      <w:r w:rsidRPr="57389C6C">
        <w:rPr>
          <w:rFonts w:ascii="Calibri" w:eastAsia="Malgun Gothic" w:hAnsi="Calibri" w:cs="Calibri"/>
          <w:sz w:val="22"/>
        </w:rPr>
        <w:t>.</w:t>
      </w:r>
      <w:commentRangeEnd w:id="44"/>
      <w:r>
        <w:rPr>
          <w:rStyle w:val="af1"/>
          <w:rFonts w:ascii="Calibri" w:eastAsia="Malgun Gothic" w:hAnsi="Calibri" w:cs="Calibri"/>
          <w:sz w:val="22"/>
          <w:szCs w:val="22"/>
        </w:rPr>
        <w:commentReference w:id="44"/>
      </w:r>
    </w:p>
    <w:p w14:paraId="44E25651" w14:textId="77777777" w:rsidR="00CD5CF5" w:rsidRPr="007C1A8C" w:rsidRDefault="00CD5CF5" w:rsidP="00E820E3">
      <w:pPr>
        <w:rPr>
          <w:rFonts w:ascii="Calibri" w:eastAsia="Malgun Gothic" w:hAnsi="Calibri" w:cs="Calibri"/>
          <w:sz w:val="22"/>
          <w:szCs w:val="24"/>
          <w:lang w:eastAsia="ko-KR"/>
        </w:rPr>
      </w:pPr>
    </w:p>
    <w:p w14:paraId="3A41B055"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2</w:t>
      </w:r>
      <w:r w:rsidRPr="007C1A8C">
        <w:rPr>
          <w:rFonts w:ascii="Calibri" w:hAnsi="Calibri" w:cs="Calibri"/>
          <w:sz w:val="22"/>
          <w:szCs w:val="24"/>
        </w:rPr>
        <w:br/>
        <w:t>* Paediatric population (1-11 years):</w:t>
      </w:r>
      <w:r w:rsidRPr="007C1A8C">
        <w:rPr>
          <w:rFonts w:ascii="Calibri" w:hAnsi="Calibri" w:cs="Calibri"/>
          <w:sz w:val="22"/>
          <w:szCs w:val="24"/>
        </w:rPr>
        <w:br/>
        <w:t>In the absence of safety and seroconversion data for this age group, the authors extrapolate from adolescent and adult data. This limitation must be clearly acknowledged in the discussion. Safety outcomes could plausibly be either better or worse than in older groups. The current assertive conclusion that the benefit-risk profile is most favourable in this age group is concerning, as it relies entirely on assumptions and extrapolation.</w:t>
      </w:r>
    </w:p>
    <w:p w14:paraId="05168A05" w14:textId="77777777" w:rsidR="0007361D" w:rsidRDefault="0007361D" w:rsidP="00E820E3">
      <w:pPr>
        <w:rPr>
          <w:rFonts w:ascii="Calibri" w:eastAsia="Malgun Gothic" w:hAnsi="Calibri" w:cs="Calibri"/>
          <w:sz w:val="22"/>
          <w:szCs w:val="24"/>
          <w:lang w:eastAsia="ko-KR"/>
        </w:rPr>
      </w:pPr>
    </w:p>
    <w:p w14:paraId="4CB98CD3" w14:textId="77777777" w:rsidR="0007361D" w:rsidRPr="00F960B4" w:rsidRDefault="0007361D" w:rsidP="006B7820">
      <w:pPr>
        <w:rPr>
          <w:rFonts w:ascii="Calibri" w:hAnsi="Calibri" w:cs="Calibri"/>
          <w:color w:val="0070C0"/>
          <w:sz w:val="22"/>
          <w:szCs w:val="24"/>
        </w:rPr>
      </w:pPr>
      <w:r w:rsidRPr="00F960B4">
        <w:rPr>
          <w:rFonts w:ascii="Calibri" w:hAnsi="Calibri" w:cs="Calibri"/>
          <w:color w:val="0070C0"/>
          <w:sz w:val="22"/>
          <w:szCs w:val="24"/>
        </w:rPr>
        <w:t>Response</w:t>
      </w:r>
    </w:p>
    <w:p w14:paraId="055C5E89" w14:textId="77777777" w:rsidR="0007361D" w:rsidRPr="007C1A8C" w:rsidRDefault="0007361D" w:rsidP="006B7820">
      <w:pPr>
        <w:numPr>
          <w:ilvl w:val="0"/>
          <w:numId w:val="3"/>
        </w:numPr>
        <w:rPr>
          <w:rFonts w:ascii="Calibri" w:eastAsia="Malgun Gothic" w:hAnsi="Calibri" w:cs="Calibri"/>
          <w:sz w:val="22"/>
          <w:szCs w:val="24"/>
          <w:lang w:eastAsia="ko-KR"/>
        </w:rPr>
      </w:pPr>
      <w:r w:rsidRPr="00C10CE2">
        <w:rPr>
          <w:rFonts w:ascii="Calibri" w:eastAsia="Malgun Gothic" w:hAnsi="Calibri" w:cs="Calibri"/>
          <w:color w:val="0070C0"/>
          <w:sz w:val="22"/>
          <w:szCs w:val="24"/>
          <w:lang w:val="en-US" w:eastAsia="ko-KR"/>
        </w:rPr>
        <w:t>We acknowledge that extrapolating vaccine-</w:t>
      </w:r>
      <w:r>
        <w:rPr>
          <w:rFonts w:ascii="Calibri" w:eastAsia="Malgun Gothic" w:hAnsi="Calibri" w:cs="Calibri" w:hint="eastAsia"/>
          <w:color w:val="0070C0"/>
          <w:sz w:val="22"/>
          <w:szCs w:val="24"/>
          <w:lang w:val="en-US" w:eastAsia="ko-KR"/>
        </w:rPr>
        <w:t>attributable</w:t>
      </w:r>
      <w:r w:rsidRPr="00C10CE2">
        <w:rPr>
          <w:rFonts w:ascii="Calibri" w:eastAsia="Malgun Gothic" w:hAnsi="Calibri" w:cs="Calibri"/>
          <w:color w:val="0070C0"/>
          <w:sz w:val="22"/>
          <w:szCs w:val="24"/>
          <w:lang w:val="en-US" w:eastAsia="ko-KR"/>
        </w:rPr>
        <w:t xml:space="preserve"> SAE risk from </w:t>
      </w:r>
      <w:r>
        <w:rPr>
          <w:rFonts w:ascii="Calibri" w:eastAsia="Malgun Gothic" w:hAnsi="Calibri" w:cs="Calibri" w:hint="eastAsia"/>
          <w:color w:val="0070C0"/>
          <w:sz w:val="22"/>
          <w:szCs w:val="24"/>
          <w:lang w:val="en-US" w:eastAsia="ko-KR"/>
        </w:rPr>
        <w:t>18-64 years</w:t>
      </w:r>
      <w:r w:rsidRPr="00C10CE2">
        <w:rPr>
          <w:rFonts w:ascii="Calibri" w:eastAsia="Malgun Gothic" w:hAnsi="Calibri" w:cs="Calibri"/>
          <w:color w:val="0070C0"/>
          <w:sz w:val="22"/>
          <w:szCs w:val="24"/>
          <w:lang w:val="en-US" w:eastAsia="ko-KR"/>
        </w:rPr>
        <w:t xml:space="preserve"> to children and adolescents is biologically uncertain</w:t>
      </w:r>
      <w:r>
        <w:rPr>
          <w:rFonts w:ascii="Calibri" w:eastAsia="Malgun Gothic" w:hAnsi="Calibri" w:cs="Calibri" w:hint="eastAsia"/>
          <w:color w:val="0070C0"/>
          <w:sz w:val="22"/>
          <w:szCs w:val="24"/>
          <w:lang w:val="en-US" w:eastAsia="ko-KR"/>
        </w:rPr>
        <w:t xml:space="preserve"> in the absence of post-licensure data among these age groups, and</w:t>
      </w:r>
      <w:r w:rsidRPr="00C10CE2">
        <w:rPr>
          <w:rFonts w:ascii="Calibri" w:eastAsia="Malgun Gothic" w:hAnsi="Calibri" w:cs="Calibri"/>
          <w:color w:val="0070C0"/>
          <w:sz w:val="22"/>
          <w:szCs w:val="24"/>
          <w:lang w:val="en-US" w:eastAsia="ko-KR"/>
        </w:rPr>
        <w:t xml:space="preserve"> differences in </w:t>
      </w:r>
      <w:commentRangeStart w:id="45"/>
      <w:r w:rsidRPr="00C10CE2">
        <w:rPr>
          <w:rFonts w:ascii="Calibri" w:eastAsia="Malgun Gothic" w:hAnsi="Calibri" w:cs="Calibri"/>
          <w:color w:val="0070C0"/>
          <w:sz w:val="22"/>
          <w:szCs w:val="24"/>
          <w:lang w:val="en-US" w:eastAsia="ko-KR"/>
        </w:rPr>
        <w:t>immune maturation and cytokine responses to live-attenuated vaccines</w:t>
      </w:r>
      <w:commentRangeEnd w:id="45"/>
      <w:r w:rsidRPr="00C10CE2">
        <w:rPr>
          <w:rStyle w:val="af1"/>
          <w:rFonts w:ascii="Calibri" w:eastAsia="Malgun Gothic" w:hAnsi="Calibri" w:cs="Calibri"/>
          <w:color w:val="0070C0"/>
          <w:sz w:val="22"/>
          <w:szCs w:val="24"/>
          <w:lang w:val="en-US" w:eastAsia="ko-KR"/>
        </w:rPr>
        <w:commentReference w:id="45"/>
      </w:r>
      <w:r w:rsidRPr="00C10CE2">
        <w:rPr>
          <w:rFonts w:ascii="Calibri" w:eastAsia="Malgun Gothic" w:hAnsi="Calibri" w:cs="Calibri"/>
          <w:color w:val="0070C0"/>
          <w:sz w:val="22"/>
          <w:szCs w:val="24"/>
          <w:lang w:val="en-US" w:eastAsia="ko-KR"/>
        </w:rPr>
        <w:t xml:space="preserve">. </w:t>
      </w:r>
      <w:r w:rsidRPr="006115E2">
        <w:rPr>
          <w:rFonts w:ascii="Calibri" w:eastAsia="Malgun Gothic" w:hAnsi="Calibri" w:cs="Calibri"/>
          <w:color w:val="0070C0"/>
          <w:sz w:val="22"/>
          <w:szCs w:val="24"/>
          <w:lang w:val="en-US" w:eastAsia="ko-KR"/>
        </w:rPr>
        <w:t>While Ixchiq has received regulatory approval for individuals aged</w:t>
      </w:r>
      <w:r>
        <w:rPr>
          <w:rFonts w:ascii="Calibri" w:eastAsia="Malgun Gothic" w:hAnsi="Calibri" w:cs="Calibri" w:hint="eastAsia"/>
          <w:color w:val="0070C0"/>
          <w:sz w:val="22"/>
          <w:szCs w:val="24"/>
          <w:lang w:val="en-US" w:eastAsia="ko-KR"/>
        </w:rPr>
        <w:t xml:space="preserve"> </w:t>
      </w:r>
      <w:r>
        <w:rPr>
          <w:rFonts w:ascii="Calibri" w:eastAsia="Malgun Gothic" w:hAnsi="Calibri" w:cs="Calibri"/>
          <w:color w:val="0070C0"/>
          <w:sz w:val="22"/>
          <w:szCs w:val="24"/>
          <w:lang w:val="en-US" w:eastAsia="ko-KR"/>
        </w:rPr>
        <w:t>≥</w:t>
      </w:r>
      <w:r w:rsidRPr="006115E2">
        <w:rPr>
          <w:rFonts w:ascii="Calibri" w:eastAsia="Malgun Gothic" w:hAnsi="Calibri" w:cs="Calibri"/>
          <w:color w:val="0070C0"/>
          <w:sz w:val="22"/>
          <w:szCs w:val="24"/>
          <w:lang w:val="en-US" w:eastAsia="ko-KR"/>
        </w:rPr>
        <w:t xml:space="preserve"> 12 years in the EU and Canada, no post-licensure SAE data are available for individuals under 18 years of age from VAERS or other surveillance systems as of April 2026. In the absence of an empirical basis for parameterising vaccine risk in this age group</w:t>
      </w:r>
      <w:r w:rsidRPr="00C10CE2">
        <w:rPr>
          <w:rFonts w:ascii="Calibri" w:eastAsia="Malgun Gothic" w:hAnsi="Calibri" w:cs="Calibri"/>
          <w:color w:val="0070C0"/>
          <w:sz w:val="22"/>
          <w:szCs w:val="24"/>
          <w:lang w:val="en-US" w:eastAsia="ko-KR"/>
        </w:rPr>
        <w:t xml:space="preserve">, we have revised the analysis to focus </w:t>
      </w:r>
      <w:r>
        <w:rPr>
          <w:rFonts w:ascii="Calibri" w:eastAsia="Malgun Gothic" w:hAnsi="Calibri" w:cs="Calibri" w:hint="eastAsia"/>
          <w:color w:val="0070C0"/>
          <w:sz w:val="22"/>
          <w:szCs w:val="24"/>
          <w:lang w:val="en-US" w:eastAsia="ko-KR"/>
        </w:rPr>
        <w:t>only</w:t>
      </w:r>
      <w:r w:rsidRPr="00C10CE2">
        <w:rPr>
          <w:rFonts w:ascii="Calibri" w:eastAsia="Malgun Gothic" w:hAnsi="Calibri" w:cs="Calibri"/>
          <w:color w:val="0070C0"/>
          <w:sz w:val="22"/>
          <w:szCs w:val="24"/>
          <w:lang w:val="en-US" w:eastAsia="ko-KR"/>
        </w:rPr>
        <w:t xml:space="preserve"> on adults aged</w:t>
      </w:r>
      <w:r>
        <w:rPr>
          <w:rFonts w:ascii="Calibri" w:eastAsia="Malgun Gothic" w:hAnsi="Calibri" w:cs="Calibri" w:hint="eastAsia"/>
          <w:color w:val="0070C0"/>
          <w:sz w:val="22"/>
          <w:szCs w:val="24"/>
          <w:lang w:val="en-US" w:eastAsia="ko-KR"/>
        </w:rPr>
        <w:t xml:space="preserve"> </w:t>
      </w:r>
      <w:r>
        <w:rPr>
          <w:rFonts w:ascii="Calibri" w:eastAsia="Malgun Gothic" w:hAnsi="Calibri" w:cs="Calibri"/>
          <w:color w:val="0070C0"/>
          <w:sz w:val="22"/>
          <w:szCs w:val="24"/>
          <w:lang w:val="en-US" w:eastAsia="ko-KR"/>
        </w:rPr>
        <w:t>≥</w:t>
      </w:r>
      <w:r w:rsidRPr="00C10CE2">
        <w:rPr>
          <w:rFonts w:ascii="Calibri" w:eastAsia="Malgun Gothic" w:hAnsi="Calibri" w:cs="Calibri"/>
          <w:color w:val="0070C0"/>
          <w:sz w:val="22"/>
          <w:szCs w:val="24"/>
          <w:lang w:val="en-US" w:eastAsia="ko-KR"/>
        </w:rPr>
        <w:t xml:space="preserve"> 18 years</w:t>
      </w:r>
      <w:r w:rsidRPr="006115E2">
        <w:rPr>
          <w:rFonts w:ascii="Calibri" w:eastAsia="Malgun Gothic" w:hAnsi="Calibri" w:cs="Calibri"/>
          <w:color w:val="0070C0"/>
          <w:sz w:val="22"/>
          <w:szCs w:val="24"/>
          <w:lang w:val="en-US" w:eastAsia="ko-KR"/>
        </w:rPr>
        <w:t>.</w:t>
      </w:r>
      <w:r w:rsidRPr="00C10CE2">
        <w:rPr>
          <w:rFonts w:ascii="Calibri" w:eastAsia="Malgun Gothic" w:hAnsi="Calibri" w:cs="Calibri"/>
          <w:color w:val="0070C0"/>
          <w:sz w:val="22"/>
          <w:szCs w:val="24"/>
          <w:lang w:val="en-US" w:eastAsia="ko-KR"/>
        </w:rPr>
        <w:t xml:space="preserve"> </w:t>
      </w:r>
      <w:r>
        <w:rPr>
          <w:rFonts w:ascii="Calibri" w:eastAsia="Malgun Gothic" w:hAnsi="Calibri" w:cs="Calibri" w:hint="eastAsia"/>
          <w:color w:val="0070C0"/>
          <w:sz w:val="22"/>
          <w:szCs w:val="24"/>
          <w:lang w:val="en-US" w:eastAsia="ko-KR"/>
        </w:rPr>
        <w:t>We have removed r</w:t>
      </w:r>
      <w:r w:rsidRPr="00C10CE2">
        <w:rPr>
          <w:rFonts w:ascii="Calibri" w:eastAsia="Malgun Gothic" w:hAnsi="Calibri" w:cs="Calibri"/>
          <w:color w:val="0070C0"/>
          <w:sz w:val="22"/>
          <w:szCs w:val="24"/>
          <w:lang w:val="en-US" w:eastAsia="ko-KR"/>
        </w:rPr>
        <w:t>esults for the 1–17 age group from the manuscript.</w:t>
      </w:r>
    </w:p>
    <w:p w14:paraId="6E915726" w14:textId="77777777" w:rsidR="0007361D" w:rsidRPr="007C1A8C" w:rsidRDefault="0007361D" w:rsidP="00E820E3">
      <w:pPr>
        <w:rPr>
          <w:rFonts w:ascii="Calibri" w:eastAsia="Malgun Gothic" w:hAnsi="Calibri" w:cs="Calibri"/>
          <w:sz w:val="22"/>
          <w:szCs w:val="24"/>
          <w:lang w:eastAsia="ko-KR"/>
        </w:rPr>
      </w:pPr>
    </w:p>
    <w:p w14:paraId="58C94D3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 Role of herd immunity:</w:t>
      </w:r>
      <w:r w:rsidRPr="007C1A8C">
        <w:rPr>
          <w:rFonts w:ascii="Calibri" w:hAnsi="Calibri" w:cs="Calibri"/>
          <w:sz w:val="22"/>
          <w:szCs w:val="24"/>
        </w:rPr>
        <w:br/>
        <w:t xml:space="preserve">Herd immunity is highly relevant for outbreak response but does not apply to travellers. For travellers—who typically have short exposure periods—the emphasis on safety should be even greater. While widespread vaccination in endemic regions could indirectly benefit travellers by reducing transmission, the direct benefit to an individual traveller remains limited compared </w:t>
      </w:r>
      <w:r w:rsidRPr="007C1A8C">
        <w:rPr>
          <w:rFonts w:ascii="Calibri" w:hAnsi="Calibri" w:cs="Calibri"/>
          <w:sz w:val="22"/>
          <w:szCs w:val="24"/>
        </w:rPr>
        <w:lastRenderedPageBreak/>
        <w:t>with individuals living in endemic settings, who stand to gain substantially more from population-level vaccination strategies.</w:t>
      </w:r>
    </w:p>
    <w:p w14:paraId="3DA4B703" w14:textId="77777777" w:rsidR="0007361D" w:rsidRDefault="0007361D" w:rsidP="00E820E3">
      <w:pPr>
        <w:rPr>
          <w:rFonts w:ascii="Calibri" w:eastAsia="Malgun Gothic" w:hAnsi="Calibri" w:cs="Calibri"/>
          <w:sz w:val="22"/>
          <w:szCs w:val="24"/>
          <w:lang w:eastAsia="ko-KR"/>
        </w:rPr>
      </w:pPr>
    </w:p>
    <w:p w14:paraId="730DBB1D" w14:textId="77777777" w:rsidR="0007361D" w:rsidRPr="00F960B4" w:rsidRDefault="0007361D" w:rsidP="006B7820">
      <w:pPr>
        <w:rPr>
          <w:rFonts w:ascii="Calibri" w:hAnsi="Calibri" w:cs="Calibri"/>
          <w:color w:val="0070C0"/>
          <w:sz w:val="22"/>
          <w:szCs w:val="24"/>
        </w:rPr>
      </w:pPr>
      <w:r w:rsidRPr="00F960B4">
        <w:rPr>
          <w:rFonts w:ascii="Calibri" w:hAnsi="Calibri" w:cs="Calibri"/>
          <w:color w:val="0070C0"/>
          <w:sz w:val="22"/>
          <w:szCs w:val="24"/>
        </w:rPr>
        <w:t>Response</w:t>
      </w:r>
    </w:p>
    <w:p w14:paraId="70D03D3F" w14:textId="53EEE5DF" w:rsidR="0007361D" w:rsidRPr="006A4648" w:rsidRDefault="00A02B22" w:rsidP="006B7820">
      <w:pPr>
        <w:pStyle w:val="a3"/>
        <w:numPr>
          <w:ilvl w:val="0"/>
          <w:numId w:val="3"/>
        </w:numPr>
        <w:rPr>
          <w:rFonts w:ascii="Calibri" w:eastAsia="Malgun Gothic" w:hAnsi="Calibri" w:cs="Calibri"/>
          <w:color w:val="0070C0"/>
          <w:sz w:val="22"/>
          <w:szCs w:val="24"/>
          <w:lang w:eastAsia="ko-KR"/>
        </w:rPr>
      </w:pPr>
      <w:r w:rsidRPr="00A02B22">
        <w:rPr>
          <w:rFonts w:ascii="Calibri" w:eastAsia="Malgun Gothic" w:hAnsi="Calibri" w:cs="Calibri"/>
          <w:color w:val="0070C0"/>
          <w:sz w:val="22"/>
          <w:szCs w:val="24"/>
          <w:lang w:eastAsia="ko-KR"/>
        </w:rPr>
        <w:t xml:space="preserve">We thank the reviewer for this important point. We fully agree that herd immunity considerations do not directly translate to the traveller context, given the short and time-limited nature of exposure during travel. Accordingly, we have revised the </w:t>
      </w:r>
      <w:r>
        <w:rPr>
          <w:rFonts w:ascii="Calibri" w:eastAsia="Malgun Gothic" w:hAnsi="Calibri" w:cs="Calibri" w:hint="eastAsia"/>
          <w:color w:val="0070C0"/>
          <w:sz w:val="22"/>
          <w:szCs w:val="24"/>
          <w:lang w:eastAsia="ko-KR"/>
        </w:rPr>
        <w:t>sentence</w:t>
      </w:r>
      <w:r w:rsidRPr="00A02B22">
        <w:rPr>
          <w:rFonts w:ascii="Calibri" w:eastAsia="Malgun Gothic" w:hAnsi="Calibri" w:cs="Calibri"/>
          <w:color w:val="0070C0"/>
          <w:sz w:val="22"/>
          <w:szCs w:val="24"/>
          <w:lang w:eastAsia="ko-KR"/>
        </w:rPr>
        <w:t xml:space="preserve"> to emphasise that for travellers, the benefit-risk balance is dominated by individual-level safety considerations, since any indirect protection from population-level vaccination in endemic regions accrues primarily to local residents under outbreak response immunisation rather than to short-term visitors. </w:t>
      </w:r>
      <w:r w:rsidR="0007361D">
        <w:rPr>
          <w:rFonts w:ascii="Calibri" w:eastAsia="Malgun Gothic" w:hAnsi="Calibri" w:cs="Calibri" w:hint="eastAsia"/>
          <w:color w:val="0070C0"/>
          <w:sz w:val="22"/>
          <w:szCs w:val="24"/>
          <w:lang w:eastAsia="ko-KR"/>
        </w:rPr>
        <w:t xml:space="preserve">The revised section can be found below: </w:t>
      </w:r>
    </w:p>
    <w:p w14:paraId="0FB919C9" w14:textId="77777777" w:rsidR="003D363D" w:rsidRDefault="003D363D" w:rsidP="00E820E3">
      <w:pPr>
        <w:rPr>
          <w:rFonts w:ascii="Calibri" w:eastAsia="Malgun Gothic" w:hAnsi="Calibri" w:cs="Calibri"/>
          <w:sz w:val="22"/>
          <w:szCs w:val="24"/>
          <w:lang w:val="en-US" w:eastAsia="ko-KR"/>
        </w:rPr>
      </w:pPr>
    </w:p>
    <w:p w14:paraId="7FCA8182" w14:textId="33F69DBF" w:rsidR="0007361D" w:rsidRDefault="00D81F93" w:rsidP="00E820E3">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A6174B">
        <w:rPr>
          <w:rFonts w:ascii="Calibri" w:eastAsia="Malgun Gothic" w:hAnsi="Calibri" w:cs="Calibri" w:hint="eastAsia"/>
          <w:sz w:val="22"/>
          <w:szCs w:val="24"/>
          <w:lang w:val="en-US" w:eastAsia="ko-KR"/>
        </w:rPr>
        <w:t>107</w:t>
      </w:r>
      <w:r w:rsidR="003D363D">
        <w:rPr>
          <w:rFonts w:ascii="Calibri" w:eastAsia="Malgun Gothic" w:hAnsi="Calibri" w:cs="Calibri"/>
          <w:sz w:val="22"/>
          <w:szCs w:val="24"/>
          <w:lang w:val="en-US" w:eastAsia="ko-KR"/>
        </w:rPr>
        <w:t>-1</w:t>
      </w:r>
      <w:r w:rsidR="00A6174B">
        <w:rPr>
          <w:rFonts w:ascii="Calibri" w:eastAsia="Malgun Gothic" w:hAnsi="Calibri" w:cs="Calibri" w:hint="eastAsia"/>
          <w:sz w:val="22"/>
          <w:szCs w:val="24"/>
          <w:lang w:val="en-US" w:eastAsia="ko-KR"/>
        </w:rPr>
        <w:t>09</w:t>
      </w:r>
      <w:r w:rsidR="003D363D">
        <w:rPr>
          <w:rFonts w:ascii="Calibri" w:eastAsia="Malgun Gothic" w:hAnsi="Calibri" w:cs="Calibri"/>
          <w:sz w:val="22"/>
          <w:szCs w:val="24"/>
          <w:lang w:val="en-US" w:eastAsia="ko-KR"/>
        </w:rPr>
        <w:t>:</w:t>
      </w:r>
    </w:p>
    <w:p w14:paraId="2460D43D" w14:textId="1345687C" w:rsidR="003D363D" w:rsidRDefault="00845A04" w:rsidP="003D363D">
      <w:pPr>
        <w:rPr>
          <w:rFonts w:ascii="Calibri" w:eastAsia="Malgun Gothic" w:hAnsi="Calibri" w:cs="Calibri"/>
          <w:sz w:val="22"/>
          <w:szCs w:val="24"/>
          <w:lang w:val="en-US" w:eastAsia="ko-KR"/>
        </w:rPr>
      </w:pPr>
      <w:r w:rsidRPr="00DC7038">
        <w:rPr>
          <w:rFonts w:ascii="Calibri" w:eastAsia="Malgun Gothic" w:hAnsi="Calibri" w:cs="Calibri"/>
          <w:sz w:val="22"/>
          <w:highlight w:val="yellow"/>
        </w:rPr>
        <w:t>For travellers, exposure to CHIKV is time</w:t>
      </w:r>
      <w:r w:rsidRPr="00DC7038">
        <w:rPr>
          <w:rFonts w:ascii="Cambria Math" w:eastAsia="Malgun Gothic" w:hAnsi="Cambria Math" w:cs="Cambria Math"/>
          <w:sz w:val="22"/>
          <w:highlight w:val="yellow"/>
        </w:rPr>
        <w:t xml:space="preserve"> </w:t>
      </w:r>
      <w:r w:rsidRPr="00DC7038">
        <w:rPr>
          <w:rFonts w:ascii="Calibri" w:eastAsia="Malgun Gothic" w:hAnsi="Calibri" w:cs="Calibri"/>
          <w:sz w:val="22"/>
          <w:highlight w:val="yellow"/>
        </w:rPr>
        <w:t>limited and infection risk may be low or uncertain</w:t>
      </w:r>
      <w:commentRangeStart w:id="46"/>
      <w:r w:rsidRPr="00DC7038">
        <w:rPr>
          <w:rFonts w:ascii="Calibri" w:eastAsia="Malgun Gothic" w:hAnsi="Calibri" w:cs="Calibri"/>
          <w:sz w:val="22"/>
          <w:highlight w:val="yellow"/>
        </w:rPr>
        <w:t xml:space="preserve"> w</w:t>
      </w:r>
      <w:commentRangeEnd w:id="46"/>
      <w:r w:rsidRPr="00DC7038">
        <w:rPr>
          <w:rStyle w:val="af1"/>
          <w:rFonts w:ascii="Calibri" w:eastAsia="Malgun Gothic" w:hAnsi="Calibri" w:cs="Calibri"/>
          <w:sz w:val="22"/>
          <w:szCs w:val="22"/>
          <w:highlight w:val="yellow"/>
        </w:rPr>
        <w:commentReference w:id="46"/>
      </w:r>
      <w:r w:rsidRPr="00DC7038">
        <w:rPr>
          <w:rFonts w:ascii="Calibri" w:eastAsia="Malgun Gothic" w:hAnsi="Calibri" w:cs="Calibri"/>
          <w:sz w:val="22"/>
          <w:highlight w:val="yellow"/>
        </w:rPr>
        <w:t>hile vaccine-attributable adverse outcomes can occur within weeks of vaccination</w:t>
      </w:r>
      <w:r w:rsidRPr="00845A04">
        <w:rPr>
          <w:rFonts w:ascii="Calibri" w:eastAsia="Malgun Gothic" w:hAnsi="Calibri" w:cs="Calibri"/>
          <w:sz w:val="22"/>
        </w:rPr>
        <w:t xml:space="preserve"> </w:t>
      </w:r>
      <w:hyperlink r:id="rId31">
        <w:r w:rsidRPr="00845A04">
          <w:rPr>
            <w:rFonts w:ascii="Calibri" w:hAnsi="Calibri" w:cs="Calibri"/>
            <w:sz w:val="22"/>
          </w:rPr>
          <w:t>[16]</w:t>
        </w:r>
      </w:hyperlink>
      <w:r w:rsidRPr="00845A04">
        <w:rPr>
          <w:rFonts w:ascii="Calibri" w:eastAsia="Malgun Gothic" w:hAnsi="Calibri" w:cs="Calibri"/>
          <w:sz w:val="22"/>
        </w:rPr>
        <w:t>.</w:t>
      </w:r>
    </w:p>
    <w:p w14:paraId="7F019154" w14:textId="77777777" w:rsidR="00120CFA" w:rsidRPr="007C1A8C" w:rsidRDefault="00120CFA" w:rsidP="00E820E3">
      <w:pPr>
        <w:rPr>
          <w:rFonts w:ascii="Calibri" w:eastAsia="Malgun Gothic" w:hAnsi="Calibri" w:cs="Calibri"/>
          <w:sz w:val="22"/>
          <w:szCs w:val="24"/>
          <w:lang w:eastAsia="ko-KR"/>
        </w:rPr>
      </w:pPr>
    </w:p>
    <w:p w14:paraId="16D76086" w14:textId="77777777" w:rsidR="0007361D" w:rsidRDefault="0007361D" w:rsidP="0081685D">
      <w:pPr>
        <w:rPr>
          <w:rFonts w:ascii="Calibri" w:eastAsia="Malgun Gothic" w:hAnsi="Calibri" w:cs="Calibri"/>
          <w:color w:val="0070C0"/>
          <w:sz w:val="22"/>
          <w:szCs w:val="24"/>
          <w:lang w:eastAsia="ko-KR"/>
        </w:rPr>
      </w:pPr>
      <w:r w:rsidRPr="007C1A8C">
        <w:rPr>
          <w:rFonts w:ascii="Calibri" w:eastAsia="Malgun Gothic" w:hAnsi="Calibri" w:cs="Calibri"/>
          <w:b/>
          <w:bCs/>
          <w:sz w:val="22"/>
          <w:szCs w:val="24"/>
          <w:lang w:eastAsia="ko-KR"/>
        </w:rPr>
        <w:t>Comment 4</w:t>
      </w:r>
      <w:r w:rsidRPr="007C1A8C">
        <w:rPr>
          <w:rFonts w:ascii="Calibri" w:hAnsi="Calibri" w:cs="Calibri"/>
          <w:sz w:val="22"/>
          <w:szCs w:val="24"/>
        </w:rPr>
        <w:br/>
        <w:t>* Structure:</w:t>
      </w:r>
      <w:r w:rsidRPr="007C1A8C">
        <w:rPr>
          <w:rFonts w:ascii="Calibri" w:hAnsi="Calibri" w:cs="Calibri"/>
          <w:sz w:val="22"/>
          <w:szCs w:val="24"/>
        </w:rPr>
        <w:br/>
        <w:t>Consider restructuring for clarity and readability:</w:t>
      </w:r>
      <w:r w:rsidRPr="007C1A8C">
        <w:rPr>
          <w:rFonts w:ascii="Calibri" w:hAnsi="Calibri" w:cs="Calibri"/>
          <w:sz w:val="22"/>
          <w:szCs w:val="24"/>
        </w:rPr>
        <w:br/>
        <w:t>o First, present high-transmission settings: compare deaths versus serious non-life-threatening adverse events, starting with younger individuals, then older individuals.</w:t>
      </w:r>
      <w:r w:rsidRPr="007C1A8C">
        <w:rPr>
          <w:rFonts w:ascii="Calibri" w:hAnsi="Calibri" w:cs="Calibri"/>
          <w:sz w:val="22"/>
          <w:szCs w:val="24"/>
        </w:rPr>
        <w:br/>
        <w:t>o Then, present low-to-moderate transmission settings using the same structure.</w:t>
      </w:r>
      <w:r w:rsidRPr="007C1A8C">
        <w:rPr>
          <w:rFonts w:ascii="Calibri" w:hAnsi="Calibri" w:cs="Calibri"/>
          <w:sz w:val="22"/>
          <w:szCs w:val="24"/>
        </w:rPr>
        <w:br/>
        <w:t>* Discussion (opening sentences):</w:t>
      </w:r>
      <w:r w:rsidRPr="007C1A8C">
        <w:rPr>
          <w:rFonts w:ascii="Calibri" w:hAnsi="Calibri" w:cs="Calibri"/>
          <w:sz w:val="22"/>
          <w:szCs w:val="24"/>
        </w:rPr>
        <w:br/>
        <w:t>The first sentence would benefit from clearer separation of the traveller and outbreak-response analyses. For example:</w:t>
      </w:r>
      <w:r w:rsidRPr="007C1A8C">
        <w:rPr>
          <w:rFonts w:ascii="Calibri" w:hAnsi="Calibri" w:cs="Calibri"/>
          <w:sz w:val="22"/>
          <w:szCs w:val="24"/>
        </w:rPr>
        <w:br/>
        <w:t>"We estimated the benefit-risk profile of the live-attenuated chikungunya vaccine Ixchiq for travellers across all age groups, accounting for travel duration and transmission intensity at the destination. We also evaluated its benefit-risk profile in outbreak settings by modelling outcomes across age groups and varying incidence levels."</w:t>
      </w:r>
      <w:r w:rsidRPr="007C1A8C">
        <w:rPr>
          <w:rFonts w:ascii="Calibri" w:hAnsi="Calibri" w:cs="Calibri"/>
          <w:sz w:val="22"/>
          <w:szCs w:val="24"/>
        </w:rPr>
        <w:br/>
      </w:r>
    </w:p>
    <w:p w14:paraId="5F9EB7BD" w14:textId="77777777" w:rsidR="0007361D" w:rsidRPr="00F960B4" w:rsidRDefault="0007361D" w:rsidP="0081685D">
      <w:pPr>
        <w:rPr>
          <w:rFonts w:ascii="Calibri" w:hAnsi="Calibri" w:cs="Calibri"/>
          <w:color w:val="0070C0"/>
          <w:sz w:val="22"/>
          <w:szCs w:val="24"/>
        </w:rPr>
      </w:pPr>
      <w:r w:rsidRPr="00F960B4">
        <w:rPr>
          <w:rFonts w:ascii="Calibri" w:hAnsi="Calibri" w:cs="Calibri"/>
          <w:color w:val="0070C0"/>
          <w:sz w:val="22"/>
          <w:szCs w:val="24"/>
        </w:rPr>
        <w:t>Response</w:t>
      </w:r>
    </w:p>
    <w:p w14:paraId="66FBBD4D" w14:textId="77777777" w:rsidR="0007361D" w:rsidRPr="00245839" w:rsidRDefault="0007361D" w:rsidP="00245839">
      <w:pPr>
        <w:pStyle w:val="a3"/>
        <w:numPr>
          <w:ilvl w:val="0"/>
          <w:numId w:val="3"/>
        </w:numPr>
        <w:rPr>
          <w:rFonts w:ascii="Calibri" w:eastAsia="Malgun Gothic" w:hAnsi="Calibri" w:cs="Calibri"/>
          <w:color w:val="0070C0"/>
          <w:sz w:val="22"/>
          <w:szCs w:val="24"/>
          <w:lang w:eastAsia="ko-KR"/>
        </w:rPr>
      </w:pPr>
      <w:r w:rsidRPr="00245839">
        <w:rPr>
          <w:rFonts w:ascii="Calibri" w:eastAsia="Malgun Gothic" w:hAnsi="Calibri" w:cs="Calibri"/>
          <w:color w:val="0070C0"/>
          <w:sz w:val="22"/>
          <w:szCs w:val="24"/>
          <w:lang w:eastAsia="ko-KR"/>
        </w:rPr>
        <w:t>We have revised the structure of the Results section to improve clarity and readability. Specifically, we now present findings by transmission setting in descending order, beginning with high-transmission settings and then moving to moderate and low</w:t>
      </w:r>
      <w:r>
        <w:rPr>
          <w:rFonts w:ascii="Calibri" w:eastAsia="Malgun Gothic" w:hAnsi="Calibri" w:cs="Calibri" w:hint="eastAsia"/>
          <w:color w:val="0070C0"/>
          <w:sz w:val="22"/>
          <w:szCs w:val="24"/>
          <w:lang w:eastAsia="ko-KR"/>
        </w:rPr>
        <w:t xml:space="preserve"> </w:t>
      </w:r>
      <w:r w:rsidRPr="00245839">
        <w:rPr>
          <w:rFonts w:ascii="Calibri" w:eastAsia="Malgun Gothic" w:hAnsi="Calibri" w:cs="Calibri"/>
          <w:color w:val="0070C0"/>
          <w:sz w:val="22"/>
          <w:szCs w:val="24"/>
          <w:lang w:eastAsia="ko-KR"/>
        </w:rPr>
        <w:t xml:space="preserve">transmission settings. Within each setting, results are presented across age groups, beginning with younger individuals and then older individuals, while distinguishing </w:t>
      </w:r>
      <w:r w:rsidRPr="00245839">
        <w:rPr>
          <w:rFonts w:ascii="Calibri" w:eastAsia="Malgun Gothic" w:hAnsi="Calibri" w:cs="Calibri"/>
          <w:color w:val="0070C0"/>
          <w:sz w:val="22"/>
          <w:szCs w:val="24"/>
          <w:lang w:eastAsia="ko-KR"/>
        </w:rPr>
        <w:lastRenderedPageBreak/>
        <w:t>deaths from serious non-fatal adverse events more clearly.</w:t>
      </w:r>
    </w:p>
    <w:p w14:paraId="629A2589" w14:textId="77777777" w:rsidR="0007361D" w:rsidRDefault="0007361D" w:rsidP="00245839">
      <w:pPr>
        <w:pStyle w:val="a3"/>
        <w:rPr>
          <w:rFonts w:ascii="Calibri" w:eastAsia="Malgun Gothic" w:hAnsi="Calibri" w:cs="Calibri"/>
          <w:color w:val="0070C0"/>
          <w:sz w:val="22"/>
          <w:szCs w:val="24"/>
          <w:lang w:eastAsia="ko-KR"/>
        </w:rPr>
      </w:pPr>
    </w:p>
    <w:p w14:paraId="4E9EEE8E" w14:textId="77777777" w:rsidR="0007361D" w:rsidRDefault="0007361D" w:rsidP="00245839">
      <w:pPr>
        <w:pStyle w:val="a3"/>
        <w:rPr>
          <w:rFonts w:ascii="Calibri" w:eastAsia="Malgun Gothic" w:hAnsi="Calibri" w:cs="Calibri"/>
          <w:color w:val="0070C0"/>
          <w:sz w:val="22"/>
          <w:szCs w:val="24"/>
          <w:lang w:eastAsia="ko-KR"/>
        </w:rPr>
      </w:pPr>
      <w:r w:rsidRPr="00245839">
        <w:rPr>
          <w:rFonts w:ascii="Calibri" w:eastAsia="Malgun Gothic" w:hAnsi="Calibri" w:cs="Calibri"/>
          <w:color w:val="0070C0"/>
          <w:sz w:val="22"/>
          <w:szCs w:val="24"/>
          <w:lang w:eastAsia="ko-KR"/>
        </w:rPr>
        <w:t>We have also revised the sentences of the Discussion to separate more clearly the traveller analysis from the outbreak-response analysis, as suggested.</w:t>
      </w:r>
    </w:p>
    <w:p w14:paraId="651A9F5C" w14:textId="77777777" w:rsidR="00120CFA" w:rsidRDefault="00120CFA" w:rsidP="00245839">
      <w:pPr>
        <w:pStyle w:val="a3"/>
        <w:rPr>
          <w:rFonts w:ascii="Calibri" w:eastAsia="Malgun Gothic" w:hAnsi="Calibri" w:cs="Calibri"/>
          <w:color w:val="0070C0"/>
          <w:sz w:val="22"/>
          <w:szCs w:val="24"/>
          <w:lang w:eastAsia="ko-KR"/>
        </w:rPr>
      </w:pPr>
    </w:p>
    <w:p w14:paraId="63A216E9" w14:textId="77777777" w:rsidR="009813BF" w:rsidRPr="005722A5" w:rsidRDefault="009813BF" w:rsidP="009813BF">
      <w:pPr>
        <w:spacing w:line="360" w:lineRule="auto"/>
        <w:rPr>
          <w:rStyle w:val="a4"/>
          <w:rFonts w:ascii="Calibri" w:eastAsia="Malgun Gothic" w:hAnsi="Calibri" w:cs="Calibri"/>
          <w:i w:val="0"/>
          <w:sz w:val="28"/>
          <w:szCs w:val="28"/>
        </w:rPr>
      </w:pPr>
      <w:r w:rsidRPr="005722A5">
        <w:rPr>
          <w:rStyle w:val="a4"/>
          <w:rFonts w:ascii="Calibri" w:hAnsi="Calibri" w:cs="Calibri"/>
          <w:sz w:val="28"/>
          <w:szCs w:val="28"/>
        </w:rPr>
        <w:t>Results</w:t>
      </w:r>
    </w:p>
    <w:p w14:paraId="2E6C1F67" w14:textId="77777777" w:rsidR="00285559" w:rsidRPr="00581DA5" w:rsidRDefault="00285559" w:rsidP="00285559">
      <w:pPr>
        <w:spacing w:line="276" w:lineRule="auto"/>
        <w:rPr>
          <w:rFonts w:ascii="Calibri" w:eastAsia="Malgun Gothic" w:hAnsi="Calibri" w:cs="Calibri"/>
          <w:b/>
          <w:bCs/>
          <w:color w:val="0070C0"/>
          <w:sz w:val="22"/>
          <w:highlight w:val="yellow"/>
        </w:rPr>
      </w:pPr>
      <w:r w:rsidRPr="00581DA5">
        <w:rPr>
          <w:rStyle w:val="a4"/>
          <w:rFonts w:ascii="Calibri" w:eastAsia="Malgun Gothic" w:hAnsi="Calibri" w:cs="Calibri"/>
          <w:i w:val="0"/>
          <w:color w:val="0070C0"/>
          <w:sz w:val="22"/>
          <w:highlight w:val="yellow"/>
        </w:rPr>
        <w:t xml:space="preserve">Travel vaccination </w:t>
      </w:r>
      <w:r w:rsidRPr="00581DA5">
        <w:rPr>
          <w:rFonts w:ascii="Calibri" w:eastAsia="Malgun Gothic" w:hAnsi="Calibri" w:cs="Calibri"/>
          <w:b/>
          <w:bCs/>
          <w:color w:val="0070C0"/>
          <w:sz w:val="22"/>
          <w:highlight w:val="yellow"/>
        </w:rPr>
        <w:t xml:space="preserve"> </w:t>
      </w:r>
    </w:p>
    <w:p w14:paraId="04FD7F99"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For travel vaccination, benefits outweighed risks for DALYs among adults aged 18</w:t>
      </w:r>
      <w:r w:rsidRPr="009C22B1">
        <w:rPr>
          <w:rFonts w:ascii="Calibri" w:eastAsia="Malgun Gothic" w:hAnsi="Calibri" w:cs="Calibri" w:hint="eastAsia"/>
          <w:sz w:val="22"/>
          <w:highlight w:val="yellow"/>
        </w:rPr>
        <w:t>–</w:t>
      </w:r>
      <w:r w:rsidRPr="009C22B1">
        <w:rPr>
          <w:rFonts w:ascii="Calibri" w:eastAsia="Malgun Gothic" w:hAnsi="Calibri" w:cs="Calibri"/>
          <w:sz w:val="22"/>
          <w:highlight w:val="yellow"/>
        </w:rPr>
        <w:t xml:space="preserve">64 years travelling for </w:t>
      </w:r>
      <w:r w:rsidRPr="009C22B1">
        <w:rPr>
          <w:rFonts w:ascii="Symbol" w:eastAsia="Symbol" w:hAnsi="Symbol" w:cs="Symbol"/>
          <w:sz w:val="22"/>
          <w:highlight w:val="yellow"/>
        </w:rPr>
        <w:t>³</w:t>
      </w:r>
      <w:r w:rsidRPr="009C22B1">
        <w:rPr>
          <w:rFonts w:ascii="Calibri" w:eastAsia="Malgun Gothic" w:hAnsi="Calibri" w:cs="Calibri"/>
          <w:sz w:val="22"/>
          <w:highlight w:val="yellow"/>
        </w:rPr>
        <w:t xml:space="preserve"> 30 days to high or moderate transmission settings. For deaths and SAEs, risks outweighed benefits across age groups and scenarios. The probability that benefits outweighed risks increased with travel duration and total attack rates</w:t>
      </w:r>
      <w:r w:rsidRPr="009C22B1">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 xml:space="preserve">Table 1; Figure </w:t>
      </w:r>
      <w:r w:rsidRPr="009C22B1">
        <w:rPr>
          <w:rFonts w:ascii="Calibri" w:eastAsia="Malgun Gothic" w:hAnsi="Calibri" w:cs="Calibri" w:hint="eastAsia"/>
          <w:sz w:val="22"/>
          <w:highlight w:val="yellow"/>
        </w:rPr>
        <w:t>1</w:t>
      </w:r>
      <w:r w:rsidRPr="009C22B1">
        <w:rPr>
          <w:rFonts w:ascii="Calibri" w:eastAsia="Malgun Gothic" w:hAnsi="Calibri" w:cs="Calibri"/>
          <w:sz w:val="22"/>
          <w:highlight w:val="yellow"/>
        </w:rPr>
        <w:t xml:space="preserve">A). </w:t>
      </w:r>
    </w:p>
    <w:p w14:paraId="0C14C782" w14:textId="77777777" w:rsidR="00285559" w:rsidRPr="009C22B1" w:rsidRDefault="00285559" w:rsidP="00285559">
      <w:pPr>
        <w:spacing w:line="276" w:lineRule="auto"/>
        <w:rPr>
          <w:rFonts w:ascii="Calibri" w:eastAsia="Malgun Gothic" w:hAnsi="Calibri" w:cs="Calibri"/>
          <w:sz w:val="22"/>
          <w:highlight w:val="yellow"/>
        </w:rPr>
      </w:pPr>
    </w:p>
    <w:p w14:paraId="14367F2D" w14:textId="77777777" w:rsidR="00285559" w:rsidRPr="009C22B1" w:rsidRDefault="00285559" w:rsidP="00285559">
      <w:pPr>
        <w:spacing w:line="276" w:lineRule="auto"/>
        <w:rPr>
          <w:rFonts w:ascii="Calibri" w:eastAsia="Malgun Gothic" w:hAnsi="Calibri" w:cs="Calibri"/>
          <w:sz w:val="22"/>
          <w:highlight w:val="yellow"/>
        </w:rPr>
      </w:pPr>
      <w:r w:rsidRPr="00581DA5">
        <w:rPr>
          <w:rStyle w:val="4Char"/>
          <w:i w:val="0"/>
          <w:iCs w:val="0"/>
          <w:color w:val="auto"/>
          <w:highlight w:val="yellow"/>
        </w:rPr>
        <w:t>In high transmission settings</w:t>
      </w:r>
      <w:r w:rsidRPr="009C22B1">
        <w:rPr>
          <w:rFonts w:ascii="Calibri" w:eastAsia="Malgun Gothic" w:hAnsi="Calibri" w:cs="Calibri"/>
          <w:sz w:val="22"/>
          <w:highlight w:val="yellow"/>
        </w:rPr>
        <w:t xml:space="preserve">, DALY benefits outweighed risks for adults aged 18–64 years only from 30-day travel onwards, reaching 75.24 (6.73–760.21) DALYs prevented per DALY caused under 90-day travel. For older adults aged </w:t>
      </w:r>
      <w:r w:rsidRPr="009C22B1">
        <w:rPr>
          <w:rFonts w:ascii="Symbol" w:eastAsia="Symbol" w:hAnsi="Symbol" w:cs="Symbol"/>
          <w:sz w:val="22"/>
          <w:highlight w:val="yellow"/>
        </w:rPr>
        <w:t>³</w:t>
      </w:r>
      <w:r w:rsidRPr="009C22B1">
        <w:rPr>
          <w:rFonts w:ascii="Calibri" w:eastAsia="Malgun Gothic" w:hAnsi="Calibri" w:cs="Calibri"/>
          <w:sz w:val="22"/>
          <w:highlight w:val="yellow"/>
        </w:rPr>
        <w:t xml:space="preserve"> 65 years, risks outweighed benefits</w:t>
      </w:r>
      <w:r w:rsidRPr="009C22B1">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 xml:space="preserve">for DALYs across all travel durations except for 90-day travel where benefits and risks were comparable (3.01 [0.22–37.34]; 79.8% probability of benefits outweighing risks) (Table 1; Figure </w:t>
      </w:r>
      <w:r w:rsidRPr="009C22B1">
        <w:rPr>
          <w:rFonts w:ascii="Calibri" w:eastAsia="Malgun Gothic" w:hAnsi="Calibri" w:cs="Calibri" w:hint="eastAsia"/>
          <w:sz w:val="22"/>
          <w:highlight w:val="yellow"/>
        </w:rPr>
        <w:t>1</w:t>
      </w:r>
      <w:r w:rsidRPr="009C22B1">
        <w:rPr>
          <w:rFonts w:ascii="Calibri" w:eastAsia="Malgun Gothic" w:hAnsi="Calibri" w:cs="Calibri"/>
          <w:sz w:val="22"/>
          <w:highlight w:val="yellow"/>
        </w:rPr>
        <w:t xml:space="preserve">b). SAE and death risks outweighed benefits across all travel durations for both age groups, except under 90-day travel in adults aged 18–64 years where SAE benefits and risks were comparable (BRR 1.05 [0.09–10.54]; 51.7% probability) (Table 1; Figure 1b–d). </w:t>
      </w:r>
    </w:p>
    <w:p w14:paraId="09B996A0" w14:textId="77777777" w:rsidR="00285559" w:rsidRPr="009C22B1" w:rsidRDefault="00285559" w:rsidP="00285559">
      <w:pPr>
        <w:spacing w:line="276" w:lineRule="auto"/>
        <w:rPr>
          <w:rFonts w:ascii="Calibri" w:eastAsia="Malgun Gothic" w:hAnsi="Calibri" w:cs="Calibri"/>
          <w:sz w:val="22"/>
          <w:highlight w:val="yellow"/>
        </w:rPr>
      </w:pPr>
    </w:p>
    <w:p w14:paraId="2FD43139" w14:textId="77777777" w:rsidR="00285559" w:rsidRPr="009C22B1" w:rsidRDefault="00285559" w:rsidP="00285559">
      <w:pPr>
        <w:spacing w:line="276" w:lineRule="auto"/>
        <w:rPr>
          <w:rFonts w:ascii="Calibri" w:eastAsia="Malgun Gothic" w:hAnsi="Calibri" w:cs="Calibri"/>
          <w:sz w:val="22"/>
        </w:rPr>
      </w:pPr>
      <w:r w:rsidRPr="009C22B1">
        <w:rPr>
          <w:rFonts w:ascii="Calibri" w:eastAsia="Malgun Gothic" w:hAnsi="Calibri" w:cs="Calibri"/>
          <w:sz w:val="22"/>
          <w:highlight w:val="yellow"/>
        </w:rPr>
        <w:t xml:space="preserve">In moderate transmission settings, DALY benefits outweighed risks for adults aged 18–64 years from 30-day travel onwards, reaching 27.08 (4.01–172.12) DALYs prevented per DALY caused under 90-day travel. For older adults aged </w:t>
      </w:r>
      <w:r w:rsidRPr="009C22B1">
        <w:rPr>
          <w:rFonts w:ascii="Symbol" w:eastAsia="Symbol" w:hAnsi="Symbol" w:cs="Symbol"/>
          <w:sz w:val="22"/>
          <w:highlight w:val="yellow"/>
        </w:rPr>
        <w:t>³</w:t>
      </w:r>
      <w:r w:rsidRPr="009C22B1">
        <w:rPr>
          <w:rFonts w:ascii="Calibri" w:eastAsia="Malgun Gothic" w:hAnsi="Calibri" w:cs="Calibri"/>
          <w:sz w:val="22"/>
          <w:highlight w:val="yellow"/>
        </w:rPr>
        <w:t xml:space="preserve"> 65 years, risks outweighed benefits for DALY across all durations except for 90-day travel where benefits and risks were similar (1.07 [0.12–9.66]; 52.5% probability of benefits outweighing risks). SAE and death risks outweighed benefits across all durations and age groups (Table 1; Figure 1b–d).</w:t>
      </w:r>
    </w:p>
    <w:p w14:paraId="7A711AEA" w14:textId="77777777" w:rsidR="00285559" w:rsidRPr="009C22B1" w:rsidRDefault="00285559" w:rsidP="00285559">
      <w:pPr>
        <w:spacing w:line="276" w:lineRule="auto"/>
        <w:rPr>
          <w:rFonts w:ascii="Calibri" w:eastAsia="Malgun Gothic" w:hAnsi="Calibri" w:cs="Calibri"/>
          <w:sz w:val="22"/>
          <w:highlight w:val="yellow"/>
        </w:rPr>
      </w:pPr>
    </w:p>
    <w:p w14:paraId="60228096" w14:textId="77777777" w:rsidR="00285559" w:rsidRPr="009C22B1" w:rsidRDefault="00285559" w:rsidP="00285559">
      <w:pPr>
        <w:spacing w:line="276" w:lineRule="auto"/>
        <w:rPr>
          <w:rFonts w:ascii="Calibri" w:eastAsia="Malgun Gothic" w:hAnsi="Calibri" w:cs="Calibri"/>
          <w:sz w:val="22"/>
        </w:rPr>
      </w:pPr>
      <w:r w:rsidRPr="009C22B1">
        <w:rPr>
          <w:rFonts w:ascii="Calibri" w:eastAsia="Malgun Gothic" w:hAnsi="Calibri" w:cs="Calibri"/>
          <w:sz w:val="22"/>
          <w:highlight w:val="yellow"/>
        </w:rPr>
        <w:t xml:space="preserve">In low transmission settings, risks outweighed benefits </w:t>
      </w:r>
      <w:r w:rsidRPr="009C22B1">
        <w:rPr>
          <w:rFonts w:ascii="Calibri" w:eastAsia="Malgun Gothic" w:hAnsi="Calibri" w:cs="Calibri" w:hint="eastAsia"/>
          <w:sz w:val="22"/>
          <w:highlight w:val="yellow"/>
        </w:rPr>
        <w:t xml:space="preserve">for DALY </w:t>
      </w:r>
      <w:r w:rsidRPr="009C22B1">
        <w:rPr>
          <w:rFonts w:ascii="Calibri" w:eastAsia="Malgun Gothic" w:hAnsi="Calibri" w:cs="Calibri"/>
          <w:sz w:val="22"/>
          <w:highlight w:val="yellow"/>
        </w:rPr>
        <w:t xml:space="preserve">across all travel durations, age groups, and outcomes except for 90-day travel among adults aged 18-64 years (3.29 [0.62–56.64] DALYs prevented per DALY caused; 91.5% probability of benefits outweighing risks). SAE and </w:t>
      </w:r>
      <w:r w:rsidRPr="009C22B1">
        <w:rPr>
          <w:rFonts w:ascii="Calibri" w:eastAsia="Malgun Gothic" w:hAnsi="Calibri" w:cs="Calibri"/>
          <w:sz w:val="22"/>
          <w:highlight w:val="yellow"/>
        </w:rPr>
        <w:lastRenderedPageBreak/>
        <w:t>death risks outweighed benefits across all durations and age groups (Table 1; Figure 1b–d).</w:t>
      </w:r>
    </w:p>
    <w:p w14:paraId="26ABE4D1" w14:textId="77777777" w:rsidR="00285559" w:rsidRPr="009C22B1" w:rsidRDefault="00285559" w:rsidP="00285559">
      <w:pPr>
        <w:spacing w:line="276" w:lineRule="auto"/>
        <w:rPr>
          <w:rFonts w:ascii="Calibri" w:eastAsia="Malgun Gothic" w:hAnsi="Calibri" w:cs="Calibri"/>
          <w:sz w:val="22"/>
          <w:highlight w:val="yellow"/>
        </w:rPr>
      </w:pPr>
    </w:p>
    <w:p w14:paraId="2B75F61A" w14:textId="77777777" w:rsidR="00285559" w:rsidRPr="00581DA5" w:rsidRDefault="00285559" w:rsidP="00285559">
      <w:pPr>
        <w:spacing w:line="276" w:lineRule="auto"/>
        <w:rPr>
          <w:rFonts w:ascii="Calibri" w:eastAsia="Malgun Gothic" w:hAnsi="Calibri" w:cs="Calibri"/>
          <w:b/>
          <w:color w:val="0070C0"/>
          <w:sz w:val="22"/>
          <w:highlight w:val="yellow"/>
        </w:rPr>
      </w:pPr>
      <w:r w:rsidRPr="00581DA5">
        <w:rPr>
          <w:rStyle w:val="a4"/>
          <w:rFonts w:ascii="Calibri" w:eastAsia="Malgun Gothic" w:hAnsi="Calibri" w:cs="Calibri"/>
          <w:i w:val="0"/>
          <w:color w:val="0070C0"/>
          <w:sz w:val="22"/>
          <w:highlight w:val="yellow"/>
        </w:rPr>
        <w:t>Outbreak response immunisation</w:t>
      </w:r>
      <w:r w:rsidRPr="00581DA5">
        <w:rPr>
          <w:rStyle w:val="a4"/>
          <w:rFonts w:ascii="Calibri" w:eastAsia="Malgun Gothic" w:hAnsi="Calibri" w:cs="Calibri"/>
          <w:i w:val="0"/>
          <w:iCs w:val="0"/>
          <w:color w:val="0070C0"/>
          <w:sz w:val="22"/>
          <w:highlight w:val="yellow"/>
        </w:rPr>
        <w:t xml:space="preserve"> </w:t>
      </w:r>
    </w:p>
    <w:p w14:paraId="676F048E"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 xml:space="preserve">For outbreak response immunization, DALY benefits outweighed risks across all transmission settings and vaccination scenarios for adults aged 18-64 years. For older adults aged ≥65 years, the BRR depended on vaccine protection mechanism, transmission setting, and serostatus based risk assumptions (Table 2; Figure 2a).  </w:t>
      </w:r>
    </w:p>
    <w:p w14:paraId="290EB5DF" w14:textId="77777777" w:rsidR="00285559" w:rsidRPr="009C22B1" w:rsidRDefault="00285559" w:rsidP="00285559">
      <w:pPr>
        <w:spacing w:line="276" w:lineRule="auto"/>
        <w:rPr>
          <w:rFonts w:ascii="Calibri" w:eastAsia="Malgun Gothic" w:hAnsi="Calibri" w:cs="Calibri"/>
          <w:sz w:val="22"/>
          <w:highlight w:val="yellow"/>
        </w:rPr>
      </w:pPr>
    </w:p>
    <w:p w14:paraId="3463F046"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In high transmission settings, DALY benefits outweighed risks for adults aged 18–64 years across all scenarios, with up to 671.32 (68.58–5382.27) DALYs prevented per DALY caused when the vaccine protected against both infection and disease and seropositive individuals were protected from vaccine risks. SAE benefits also outweighed risks for this age group when the vaccine protected against both infection and disease. For older adults aged ≥65 years, DALY benefits outweighed risks when the vaccine protected against both infection and disease, reaching 34.25 (2.79–368.90) DALYs prevented per DALY caused when seropositive individuals were protected from vaccine risks. SAE benefits outweighed risks only when seropositive individuals were protected from vaccine risks (5.95 [0.64–37.97]; 95% probability of benefits outweighing risks). Death risks outweighed benefits across all scenarios in older adults</w:t>
      </w:r>
      <w:r w:rsidRPr="009C22B1">
        <w:rPr>
          <w:rFonts w:ascii="Calibri" w:eastAsia="Malgun Gothic" w:hAnsi="Calibri" w:cs="Calibri" w:hint="eastAsia"/>
          <w:sz w:val="22"/>
          <w:highlight w:val="yellow"/>
        </w:rPr>
        <w:t xml:space="preserve"> with</w:t>
      </w:r>
      <w:r w:rsidRPr="009C22B1">
        <w:rPr>
          <w:rFonts w:ascii="Calibri" w:eastAsia="Malgun Gothic" w:hAnsi="Calibri" w:cs="Calibri"/>
          <w:sz w:val="22"/>
          <w:highlight w:val="yellow"/>
        </w:rPr>
        <w:t xml:space="preserve"> the probability that benefits outweighed death risks reached 77% when the vaccine protected against both infection and disease and seropositive individuals were protected from vaccine risks (Table 2; Figure 2b–d).</w:t>
      </w:r>
    </w:p>
    <w:p w14:paraId="7905731C" w14:textId="77777777" w:rsidR="00285559" w:rsidRPr="009C22B1" w:rsidRDefault="00285559" w:rsidP="00285559">
      <w:pPr>
        <w:spacing w:line="276" w:lineRule="auto"/>
        <w:rPr>
          <w:rFonts w:ascii="Calibri" w:eastAsia="Malgun Gothic" w:hAnsi="Calibri" w:cs="Calibri"/>
          <w:sz w:val="22"/>
          <w:highlight w:val="yellow"/>
        </w:rPr>
      </w:pPr>
    </w:p>
    <w:p w14:paraId="611DF686"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 xml:space="preserve">In moderate transmission settings, DALY benefits outweighed risks for adults aged 18-64 years across all scenarios, reaching 197.30 (24.38–1334.91) DALYs prevented per DALY caused when the vaccine protected against both infection and disease and seropositive individuals were protected from vaccine risks. SAE benefits outweighed risks only under the same scenario (5.91 [0.82–33.74]; 96% probability of benefits outweighing risks). For older adults aged </w:t>
      </w:r>
      <w:r w:rsidRPr="009C22B1">
        <w:rPr>
          <w:rFonts w:ascii="Calibri" w:eastAsia="Malgun Gothic" w:hAnsi="Calibri" w:cs="Calibri" w:hint="eastAsia"/>
          <w:sz w:val="22"/>
          <w:highlight w:val="yellow"/>
        </w:rPr>
        <w:t>≥</w:t>
      </w:r>
      <w:r w:rsidRPr="009C22B1">
        <w:rPr>
          <w:rFonts w:ascii="Calibri" w:eastAsia="Malgun Gothic" w:hAnsi="Calibri" w:cs="Calibri"/>
          <w:sz w:val="22"/>
          <w:highlight w:val="yellow"/>
        </w:rPr>
        <w:t>65 years, DALY benefits outweighed risks only when the vaccine protects against both infection and disease and seropositive individuals are protected from vaccine risks (10.45 [1.06–94.70] DALYs prevented per DALY caused; 98% probability of benefits outweighing risks), while SAE and death risks outweighed benefits across all scenarios (Table 2; Figure 2b-d).</w:t>
      </w:r>
    </w:p>
    <w:p w14:paraId="55876E89" w14:textId="77777777" w:rsidR="00285559" w:rsidRPr="009C22B1" w:rsidRDefault="00285559" w:rsidP="00285559">
      <w:pPr>
        <w:spacing w:line="276" w:lineRule="auto"/>
        <w:rPr>
          <w:rFonts w:ascii="Calibri" w:eastAsia="Malgun Gothic" w:hAnsi="Calibri" w:cs="Calibri"/>
          <w:sz w:val="22"/>
          <w:highlight w:val="yellow"/>
        </w:rPr>
      </w:pPr>
    </w:p>
    <w:p w14:paraId="47A86146" w14:textId="77777777" w:rsidR="00285559" w:rsidRPr="009C22B1" w:rsidRDefault="00285559" w:rsidP="00285559">
      <w:pPr>
        <w:spacing w:line="276" w:lineRule="auto"/>
        <w:rPr>
          <w:rFonts w:ascii="Calibri" w:eastAsia="Malgun Gothic" w:hAnsi="Calibri" w:cs="Calibri"/>
          <w:sz w:val="22"/>
          <w:highlight w:val="yellow"/>
        </w:rPr>
      </w:pPr>
      <w:r w:rsidRPr="009C22B1">
        <w:rPr>
          <w:rFonts w:ascii="Calibri" w:eastAsia="Malgun Gothic" w:hAnsi="Calibri" w:cs="Calibri"/>
          <w:sz w:val="22"/>
          <w:highlight w:val="yellow"/>
        </w:rPr>
        <w:t>In low transmission settings, DALY benefits outweighed risks for adults aged 18-64 years across all scenarios, reaching 32.56 (4.85–1308.57) DALYs were prevented per DALY caused when the vaccine protected against both infection and disease and seropositive individuals were protected from vaccine risks. SAE risks outweighed benefits across both age groups and all scenarios.</w:t>
      </w:r>
      <w:r w:rsidRPr="009C22B1">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 xml:space="preserve">For older adults aged </w:t>
      </w:r>
      <w:r w:rsidRPr="009C22B1">
        <w:rPr>
          <w:rFonts w:ascii="Calibri" w:eastAsia="Malgun Gothic" w:hAnsi="Calibri" w:cs="Calibri" w:hint="eastAsia"/>
          <w:sz w:val="22"/>
          <w:highlight w:val="yellow"/>
        </w:rPr>
        <w:t>≥</w:t>
      </w:r>
      <w:r w:rsidRPr="009C22B1">
        <w:rPr>
          <w:rFonts w:ascii="Calibri" w:eastAsia="Malgun Gothic" w:hAnsi="Calibri" w:cs="Calibri"/>
          <w:sz w:val="22"/>
          <w:highlight w:val="yellow"/>
        </w:rPr>
        <w:t>65 years,</w:t>
      </w:r>
      <w:r w:rsidRPr="009C22B1">
        <w:rPr>
          <w:rFonts w:ascii="Calibri" w:eastAsia="Malgun Gothic" w:hAnsi="Calibri" w:cs="Calibri" w:hint="eastAsia"/>
          <w:sz w:val="22"/>
          <w:highlight w:val="yellow"/>
        </w:rPr>
        <w:t xml:space="preserve"> DALY and death risks outweighed benefits across all scenarios, with the </w:t>
      </w:r>
      <w:r w:rsidRPr="009C22B1">
        <w:rPr>
          <w:rFonts w:ascii="Calibri" w:eastAsia="Malgun Gothic" w:hAnsi="Calibri" w:cs="Calibri"/>
          <w:sz w:val="22"/>
          <w:highlight w:val="yellow"/>
        </w:rPr>
        <w:t>probability of benefits outweighing death risks reaching only 14% under the same scenario (Table 2; Figure 2b–d).</w:t>
      </w:r>
    </w:p>
    <w:p w14:paraId="5A8A1266" w14:textId="77777777" w:rsidR="00120CFA" w:rsidRDefault="00120CFA" w:rsidP="00120CFA">
      <w:pPr>
        <w:rPr>
          <w:rFonts w:ascii="Calibri" w:eastAsia="Malgun Gothic" w:hAnsi="Calibri" w:cs="Calibri"/>
          <w:color w:val="0070C0"/>
          <w:sz w:val="22"/>
          <w:szCs w:val="24"/>
          <w:lang w:eastAsia="ko-KR"/>
        </w:rPr>
      </w:pPr>
    </w:p>
    <w:p w14:paraId="6F398FBE" w14:textId="77777777" w:rsidR="00042BAC" w:rsidRPr="005722A5" w:rsidRDefault="00042BAC" w:rsidP="00042BAC">
      <w:pPr>
        <w:spacing w:line="360" w:lineRule="auto"/>
        <w:rPr>
          <w:rStyle w:val="a4"/>
          <w:rFonts w:ascii="Calibri" w:eastAsia="Malgun Gothic" w:hAnsi="Calibri" w:cs="Calibri"/>
          <w:i w:val="0"/>
          <w:iCs w:val="0"/>
          <w:sz w:val="22"/>
        </w:rPr>
      </w:pPr>
      <w:r w:rsidRPr="005722A5">
        <w:rPr>
          <w:rStyle w:val="a4"/>
          <w:rFonts w:ascii="Calibri" w:hAnsi="Calibri" w:cs="Calibri"/>
          <w:sz w:val="28"/>
          <w:szCs w:val="28"/>
        </w:rPr>
        <w:t>Discussion</w:t>
      </w:r>
    </w:p>
    <w:p w14:paraId="5C39C04B" w14:textId="77777777" w:rsidR="000613D5" w:rsidRPr="009C22B1" w:rsidRDefault="000613D5" w:rsidP="00285559">
      <w:pPr>
        <w:spacing w:line="276" w:lineRule="auto"/>
        <w:rPr>
          <w:rFonts w:ascii="Calibri" w:eastAsia="Malgun Gothic" w:hAnsi="Calibri" w:cs="Calibri"/>
          <w:sz w:val="22"/>
          <w:highlight w:val="yellow"/>
        </w:rPr>
      </w:pPr>
      <w:r w:rsidRPr="007C78C5">
        <w:rPr>
          <w:rFonts w:ascii="Calibri" w:eastAsia="Malgun Gothic" w:hAnsi="Calibri" w:cs="Calibri"/>
          <w:sz w:val="22"/>
          <w:highlight w:val="yellow"/>
        </w:rPr>
        <w:t>We show that the DALY benefits of Ixchiq outweighed risks for adults aged 18–64 years across all outbreak response immunisation scenarios, and for travel vaccination only for trips of at least 30 days to moderate-to-high transmission settings. For adults aged ≥65 years, risks outweighed benefits in travel vaccination scenarios, while benefits outweighed risks only for outbreak response immunisation in moderate-to-high transmission settings when the vaccine was assumed to protect against both infection and disease</w:t>
      </w:r>
      <w:r>
        <w:rPr>
          <w:rFonts w:ascii="Calibri" w:eastAsia="Malgun Gothic" w:hAnsi="Calibri" w:cs="Calibri" w:hint="eastAsia"/>
          <w:sz w:val="22"/>
          <w:highlight w:val="yellow"/>
        </w:rPr>
        <w:t>.</w:t>
      </w:r>
    </w:p>
    <w:p w14:paraId="54F34507" w14:textId="77777777" w:rsidR="00120CFA" w:rsidRPr="00120CFA" w:rsidRDefault="00120CFA" w:rsidP="00285559">
      <w:pPr>
        <w:spacing w:line="276" w:lineRule="auto"/>
        <w:rPr>
          <w:rFonts w:ascii="Calibri" w:eastAsia="Malgun Gothic" w:hAnsi="Calibri" w:cs="Calibri"/>
          <w:color w:val="0070C0"/>
          <w:sz w:val="22"/>
          <w:szCs w:val="24"/>
          <w:lang w:eastAsia="ko-KR"/>
        </w:rPr>
      </w:pPr>
    </w:p>
    <w:p w14:paraId="4232AC1B" w14:textId="77777777" w:rsidR="0007361D" w:rsidRPr="0081685D" w:rsidRDefault="0007361D" w:rsidP="0081685D">
      <w:pPr>
        <w:pStyle w:val="a3"/>
        <w:rPr>
          <w:rFonts w:ascii="Calibri" w:eastAsia="Malgun Gothic" w:hAnsi="Calibri" w:cs="Calibri"/>
          <w:sz w:val="22"/>
          <w:szCs w:val="24"/>
          <w:lang w:eastAsia="ko-KR"/>
        </w:rPr>
      </w:pPr>
    </w:p>
    <w:p w14:paraId="2D015E94"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5</w:t>
      </w:r>
      <w:r w:rsidRPr="007C1A8C">
        <w:rPr>
          <w:rFonts w:ascii="Calibri" w:hAnsi="Calibri" w:cs="Calibri"/>
          <w:sz w:val="22"/>
          <w:szCs w:val="24"/>
        </w:rPr>
        <w:br/>
        <w:t>Refer and discuss other modelling papers related to Ixchiq:</w:t>
      </w:r>
      <w:r w:rsidRPr="007C1A8C">
        <w:rPr>
          <w:rFonts w:ascii="Calibri" w:hAnsi="Calibri" w:cs="Calibri"/>
          <w:sz w:val="22"/>
          <w:szCs w:val="24"/>
        </w:rPr>
        <w:br/>
        <w:t>Boer et al. Modelling outbreak prediction..La Reunion. 2025</w:t>
      </w:r>
      <w:r w:rsidRPr="007C1A8C">
        <w:rPr>
          <w:rFonts w:ascii="Calibri" w:hAnsi="Calibri" w:cs="Calibri"/>
          <w:sz w:val="22"/>
          <w:szCs w:val="24"/>
        </w:rPr>
        <w:br/>
        <w:t>De Roo, BMC Public Health 2025....modelling in Miami</w:t>
      </w:r>
      <w:r w:rsidRPr="007C1A8C">
        <w:rPr>
          <w:rFonts w:ascii="Calibri" w:hAnsi="Calibri" w:cs="Calibri"/>
          <w:sz w:val="22"/>
          <w:szCs w:val="24"/>
        </w:rPr>
        <w:br/>
        <w:t>Sloof et al 2024 PLOS NTD.....Rome</w:t>
      </w:r>
      <w:r w:rsidRPr="007C1A8C">
        <w:rPr>
          <w:rFonts w:ascii="Calibri" w:hAnsi="Calibri" w:cs="Calibri"/>
          <w:sz w:val="22"/>
          <w:szCs w:val="24"/>
        </w:rPr>
        <w:br/>
      </w:r>
    </w:p>
    <w:p w14:paraId="28961448" w14:textId="77777777" w:rsidR="0007361D" w:rsidRPr="00F960B4" w:rsidRDefault="0007361D" w:rsidP="0081685D">
      <w:pPr>
        <w:rPr>
          <w:rFonts w:ascii="Calibri" w:hAnsi="Calibri" w:cs="Calibri"/>
          <w:color w:val="0070C0"/>
          <w:sz w:val="22"/>
          <w:szCs w:val="24"/>
        </w:rPr>
      </w:pPr>
      <w:r w:rsidRPr="00F960B4">
        <w:rPr>
          <w:rFonts w:ascii="Calibri" w:hAnsi="Calibri" w:cs="Calibri"/>
          <w:color w:val="0070C0"/>
          <w:sz w:val="22"/>
          <w:szCs w:val="24"/>
        </w:rPr>
        <w:t>Response</w:t>
      </w:r>
    </w:p>
    <w:p w14:paraId="234D10AF" w14:textId="5698CA85" w:rsidR="0007361D" w:rsidRDefault="0007361D" w:rsidP="00F62983">
      <w:pPr>
        <w:pStyle w:val="a3"/>
        <w:numPr>
          <w:ilvl w:val="0"/>
          <w:numId w:val="3"/>
        </w:numPr>
        <w:rPr>
          <w:rFonts w:ascii="Calibri" w:eastAsia="Malgun Gothic" w:hAnsi="Calibri" w:cs="Calibri"/>
          <w:color w:val="0070C0"/>
          <w:sz w:val="22"/>
          <w:szCs w:val="24"/>
          <w:lang w:eastAsia="ko-KR"/>
        </w:rPr>
      </w:pPr>
      <w:r w:rsidRPr="00F62983">
        <w:rPr>
          <w:rFonts w:ascii="Calibri" w:eastAsia="Malgun Gothic" w:hAnsi="Calibri" w:cs="Calibri"/>
          <w:color w:val="0070C0"/>
          <w:sz w:val="22"/>
          <w:szCs w:val="24"/>
          <w:lang w:eastAsia="ko-KR"/>
        </w:rPr>
        <w:t xml:space="preserve">We have now cited the suggested modelling papers in the revised manuscript </w:t>
      </w:r>
      <w:r w:rsidR="00931E4E">
        <w:rPr>
          <w:rFonts w:ascii="Calibri" w:eastAsia="Malgun Gothic" w:hAnsi="Calibri" w:cs="Calibri" w:hint="eastAsia"/>
          <w:color w:val="0070C0"/>
          <w:sz w:val="22"/>
          <w:szCs w:val="24"/>
          <w:lang w:eastAsia="ko-KR"/>
        </w:rPr>
        <w:t>in the introduction and</w:t>
      </w:r>
      <w:r w:rsidRPr="00F62983">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streamlined</w:t>
      </w:r>
      <w:r w:rsidRPr="00F62983">
        <w:rPr>
          <w:rFonts w:ascii="Calibri" w:eastAsia="Malgun Gothic" w:hAnsi="Calibri" w:cs="Calibri"/>
          <w:color w:val="0070C0"/>
          <w:sz w:val="22"/>
          <w:szCs w:val="24"/>
          <w:lang w:eastAsia="ko-KR"/>
        </w:rPr>
        <w:t xml:space="preserve"> to situate our findings more clearly in relation to th</w:t>
      </w:r>
      <w:r>
        <w:rPr>
          <w:rFonts w:ascii="Calibri" w:eastAsia="Malgun Gothic" w:hAnsi="Calibri" w:cs="Calibri" w:hint="eastAsia"/>
          <w:color w:val="0070C0"/>
          <w:sz w:val="22"/>
          <w:szCs w:val="24"/>
          <w:lang w:eastAsia="ko-KR"/>
        </w:rPr>
        <w:t>e</w:t>
      </w:r>
      <w:r w:rsidRPr="00F62983">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studies</w:t>
      </w:r>
      <w:r w:rsidRPr="00F62983">
        <w:rPr>
          <w:rFonts w:ascii="Calibri" w:eastAsia="Malgun Gothic" w:hAnsi="Calibri" w:cs="Calibri"/>
          <w:color w:val="0070C0"/>
          <w:sz w:val="22"/>
          <w:szCs w:val="24"/>
          <w:lang w:eastAsia="ko-KR"/>
        </w:rPr>
        <w:t xml:space="preserve"> on Ixchiq modelling in different settings.</w:t>
      </w:r>
      <w:r w:rsidR="001F2B9D">
        <w:rPr>
          <w:rFonts w:ascii="Calibri" w:eastAsia="Malgun Gothic" w:hAnsi="Calibri" w:cs="Calibri" w:hint="eastAsia"/>
          <w:color w:val="0070C0"/>
          <w:sz w:val="22"/>
          <w:szCs w:val="24"/>
          <w:lang w:eastAsia="ko-KR"/>
        </w:rPr>
        <w:t xml:space="preserve"> O</w:t>
      </w:r>
      <w:r w:rsidR="001F2B9D">
        <w:rPr>
          <w:rFonts w:ascii="Calibri" w:eastAsia="Malgun Gothic" w:hAnsi="Calibri" w:cs="Calibri"/>
          <w:color w:val="0070C0"/>
          <w:sz w:val="22"/>
          <w:szCs w:val="24"/>
          <w:lang w:eastAsia="ko-KR"/>
        </w:rPr>
        <w:t>w</w:t>
      </w:r>
      <w:r w:rsidR="001F2B9D">
        <w:rPr>
          <w:rFonts w:ascii="Calibri" w:eastAsia="Malgun Gothic" w:hAnsi="Calibri" w:cs="Calibri" w:hint="eastAsia"/>
          <w:color w:val="0070C0"/>
          <w:sz w:val="22"/>
          <w:szCs w:val="24"/>
          <w:lang w:eastAsia="ko-KR"/>
        </w:rPr>
        <w:t>ing the word limit</w:t>
      </w:r>
      <w:r w:rsidR="00777D3F">
        <w:rPr>
          <w:rFonts w:ascii="Calibri" w:eastAsia="Malgun Gothic" w:hAnsi="Calibri" w:cs="Calibri" w:hint="eastAsia"/>
          <w:color w:val="0070C0"/>
          <w:sz w:val="22"/>
          <w:szCs w:val="24"/>
          <w:lang w:eastAsia="ko-KR"/>
        </w:rPr>
        <w:t xml:space="preserve"> (and number of references), we have prioritised outbreak response immunisation modelling study from Sloof et al among the suggested references. </w:t>
      </w:r>
      <w:r w:rsidR="00931E4E">
        <w:rPr>
          <w:rFonts w:ascii="Calibri" w:eastAsia="Malgun Gothic" w:hAnsi="Calibri" w:cs="Calibri" w:hint="eastAsia"/>
          <w:color w:val="0070C0"/>
          <w:sz w:val="22"/>
          <w:szCs w:val="24"/>
          <w:lang w:eastAsia="ko-KR"/>
        </w:rPr>
        <w:t xml:space="preserve">   </w:t>
      </w:r>
    </w:p>
    <w:p w14:paraId="36D1544A" w14:textId="77777777" w:rsidR="00931E4E" w:rsidRDefault="00931E4E" w:rsidP="00931E4E">
      <w:pPr>
        <w:rPr>
          <w:rFonts w:ascii="Calibri" w:eastAsia="Malgun Gothic" w:hAnsi="Calibri" w:cs="Calibri"/>
          <w:color w:val="0070C0"/>
          <w:sz w:val="22"/>
          <w:szCs w:val="24"/>
          <w:lang w:eastAsia="ko-KR"/>
        </w:rPr>
      </w:pPr>
    </w:p>
    <w:p w14:paraId="4357F554" w14:textId="77777777" w:rsidR="00931E4E" w:rsidRDefault="001B2F23" w:rsidP="00931E4E">
      <w:pPr>
        <w:rPr>
          <w:rFonts w:ascii="Calibri" w:eastAsia="Malgun Gothic" w:hAnsi="Calibri" w:cs="Calibri"/>
          <w:sz w:val="22"/>
        </w:rPr>
      </w:pPr>
      <w:r w:rsidRPr="00581DA5">
        <w:rPr>
          <w:rFonts w:ascii="Calibri" w:eastAsia="Malgun Gothic" w:hAnsi="Calibri" w:cs="Calibri"/>
          <w:sz w:val="22"/>
        </w:rPr>
        <w:t xml:space="preserve">Modelling studies have evaluated the health impact of chikungunya vaccination strategies in endemic and epidemic settings, including national-level analyses and global burden assessments </w:t>
      </w:r>
      <w:hyperlink r:id="rId32" w:history="1">
        <w:r w:rsidRPr="00581DA5">
          <w:rPr>
            <w:rFonts w:ascii="Calibri" w:hAnsi="Calibri" w:cs="Calibri"/>
            <w:sz w:val="22"/>
          </w:rPr>
          <w:t>[17–20]</w:t>
        </w:r>
      </w:hyperlink>
      <w:r w:rsidRPr="00581DA5">
        <w:rPr>
          <w:rFonts w:ascii="Calibri" w:eastAsia="Malgun Gothic" w:hAnsi="Calibri" w:cs="Calibri"/>
          <w:sz w:val="22"/>
        </w:rPr>
        <w:t>.</w:t>
      </w:r>
    </w:p>
    <w:p w14:paraId="6C103907" w14:textId="22D6C15E" w:rsidR="001B2F23" w:rsidRDefault="001B2F23" w:rsidP="00931E4E">
      <w:pPr>
        <w:rPr>
          <w:rFonts w:ascii="Calibri" w:eastAsia="Malgun Gothic" w:hAnsi="Calibri" w:cs="Calibri"/>
          <w:color w:val="0070C0"/>
          <w:sz w:val="22"/>
          <w:szCs w:val="24"/>
          <w:lang w:eastAsia="ko-KR"/>
        </w:rPr>
      </w:pPr>
    </w:p>
    <w:p w14:paraId="0B38EC0B" w14:textId="77777777" w:rsidR="002752DC" w:rsidRPr="002752DC" w:rsidRDefault="002752DC" w:rsidP="002752DC">
      <w:pPr>
        <w:pStyle w:val="ad"/>
        <w:spacing w:afterLines="100" w:after="360"/>
        <w:ind w:left="700" w:hanging="700"/>
        <w:rPr>
          <w:rFonts w:ascii="Calibri" w:hAnsi="Calibri" w:cs="Calibri"/>
          <w:sz w:val="22"/>
          <w:szCs w:val="22"/>
          <w:lang w:val="pt-BR"/>
        </w:rPr>
      </w:pPr>
      <w:hyperlink r:id="rId33" w:history="1">
        <w:r w:rsidRPr="00581DA5">
          <w:rPr>
            <w:rStyle w:val="csl-left-margin"/>
            <w:rFonts w:ascii="Calibri" w:eastAsiaTheme="majorEastAsia" w:hAnsi="Calibri" w:cs="Calibri"/>
            <w:sz w:val="22"/>
            <w:szCs w:val="22"/>
          </w:rPr>
          <w:t>17  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r w:rsidRPr="00581DA5">
          <w:rPr>
            <w:rStyle w:val="csl-right-inline"/>
            <w:rFonts w:ascii="Calibri" w:eastAsiaTheme="majorEastAsia" w:hAnsi="Calibri" w:cs="Calibri"/>
            <w:sz w:val="22"/>
            <w:szCs w:val="22"/>
          </w:rPr>
          <w:t xml:space="preserve">Kang H, Lim A, Clark A, </w:t>
        </w:r>
        <w:r w:rsidRPr="00581DA5">
          <w:rPr>
            <w:rStyle w:val="csl-right-inline"/>
            <w:rFonts w:ascii="Calibri" w:eastAsiaTheme="majorEastAsia" w:hAnsi="Calibri" w:cs="Calibri"/>
            <w:i/>
            <w:iCs/>
            <w:sz w:val="22"/>
            <w:szCs w:val="22"/>
          </w:rPr>
          <w:t>et al.</w:t>
        </w:r>
        <w:r w:rsidRPr="00581DA5">
          <w:rPr>
            <w:rStyle w:val="csl-right-inline"/>
            <w:rFonts w:ascii="Calibri" w:eastAsiaTheme="majorEastAsia" w:hAnsi="Calibri" w:cs="Calibri"/>
            <w:sz w:val="22"/>
            <w:szCs w:val="22"/>
          </w:rPr>
          <w:t xml:space="preserve"> Age-specific chikungunya outbreak response immunisation strategies in Brazil: a modelling study. </w:t>
        </w:r>
        <w:r w:rsidRPr="002752DC">
          <w:rPr>
            <w:rStyle w:val="csl-right-inline"/>
            <w:rFonts w:ascii="Calibri" w:eastAsiaTheme="majorEastAsia" w:hAnsi="Calibri" w:cs="Calibri"/>
            <w:i/>
            <w:sz w:val="22"/>
            <w:szCs w:val="22"/>
            <w:lang w:val="pt-BR"/>
          </w:rPr>
          <w:t>EClinicalMedicine</w:t>
        </w:r>
        <w:r w:rsidRPr="002752DC">
          <w:rPr>
            <w:rStyle w:val="csl-right-inline"/>
            <w:rFonts w:ascii="Calibri" w:eastAsiaTheme="majorEastAsia" w:hAnsi="Calibri" w:cs="Calibri"/>
            <w:sz w:val="22"/>
            <w:szCs w:val="22"/>
            <w:lang w:val="pt-BR"/>
          </w:rPr>
          <w:t xml:space="preserve"> 2025;</w:t>
        </w:r>
        <w:r w:rsidRPr="002752DC">
          <w:rPr>
            <w:rStyle w:val="csl-right-inline"/>
            <w:rFonts w:ascii="Calibri" w:eastAsiaTheme="majorEastAsia" w:hAnsi="Calibri" w:cs="Calibri"/>
            <w:b/>
            <w:sz w:val="22"/>
            <w:szCs w:val="22"/>
            <w:lang w:val="pt-BR"/>
          </w:rPr>
          <w:t>90</w:t>
        </w:r>
        <w:r w:rsidRPr="002752DC">
          <w:rPr>
            <w:rStyle w:val="csl-right-inline"/>
            <w:rFonts w:ascii="Calibri" w:eastAsiaTheme="majorEastAsia" w:hAnsi="Calibri" w:cs="Calibri"/>
            <w:sz w:val="22"/>
            <w:szCs w:val="22"/>
            <w:lang w:val="pt-BR"/>
          </w:rPr>
          <w:t>:103690. doi:10.1016/j.eclinm.2025.103690</w:t>
        </w:r>
      </w:hyperlink>
    </w:p>
    <w:p w14:paraId="21C41686" w14:textId="77777777" w:rsidR="002752DC" w:rsidRPr="00581DA5" w:rsidRDefault="002752DC" w:rsidP="002752DC">
      <w:pPr>
        <w:pStyle w:val="ad"/>
        <w:spacing w:afterLines="100" w:after="360"/>
        <w:ind w:left="700" w:hanging="700"/>
        <w:rPr>
          <w:rFonts w:ascii="Calibri" w:hAnsi="Calibri" w:cs="Calibri"/>
          <w:sz w:val="22"/>
          <w:szCs w:val="22"/>
        </w:rPr>
      </w:pPr>
      <w:hyperlink r:id="rId34" w:history="1">
        <w:r w:rsidRPr="002752DC">
          <w:rPr>
            <w:rStyle w:val="csl-left-margin"/>
            <w:rFonts w:ascii="Calibri" w:eastAsiaTheme="majorEastAsia" w:hAnsi="Calibri" w:cs="Calibri"/>
            <w:sz w:val="22"/>
            <w:szCs w:val="22"/>
            <w:lang w:val="pt-BR"/>
          </w:rPr>
          <w:t>18  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r w:rsidRPr="002752DC">
          <w:rPr>
            <w:rStyle w:val="csl-right-inline"/>
            <w:rFonts w:ascii="Calibri" w:eastAsiaTheme="majorEastAsia" w:hAnsi="Calibri" w:cs="Calibri"/>
            <w:sz w:val="22"/>
            <w:szCs w:val="22"/>
            <w:lang w:val="pt-BR"/>
          </w:rPr>
          <w:t xml:space="preserve">Pérez-Estigarribia PE, Ribeiro Dos Santos G, Cauchemez S, </w:t>
        </w:r>
        <w:r w:rsidRPr="002752DC">
          <w:rPr>
            <w:rStyle w:val="csl-right-inline"/>
            <w:rFonts w:ascii="Calibri" w:eastAsiaTheme="majorEastAsia" w:hAnsi="Calibri" w:cs="Calibri"/>
            <w:i/>
            <w:sz w:val="22"/>
            <w:szCs w:val="22"/>
            <w:lang w:val="pt-BR"/>
          </w:rPr>
          <w:t>et al.</w:t>
        </w:r>
        <w:r w:rsidRPr="002752DC">
          <w:rPr>
            <w:rStyle w:val="csl-right-inline"/>
            <w:rFonts w:ascii="Calibri" w:eastAsiaTheme="majorEastAsia" w:hAnsi="Calibri" w:cs="Calibri"/>
            <w:sz w:val="22"/>
            <w:szCs w:val="22"/>
            <w:lang w:val="pt-BR"/>
          </w:rPr>
          <w:t xml:space="preserve"> </w:t>
        </w:r>
        <w:r w:rsidRPr="00581DA5">
          <w:rPr>
            <w:rStyle w:val="csl-right-inline"/>
            <w:rFonts w:ascii="Calibri" w:eastAsiaTheme="majorEastAsia" w:hAnsi="Calibri" w:cs="Calibri"/>
            <w:sz w:val="22"/>
            <w:szCs w:val="22"/>
          </w:rPr>
          <w:t xml:space="preserve">Modeling the impact of vaccine campaigns on the epidemic transmission dynamics of chikungunya virus outbreaks. </w:t>
        </w:r>
        <w:r w:rsidRPr="00581DA5">
          <w:rPr>
            <w:rStyle w:val="csl-right-inline"/>
            <w:rFonts w:ascii="Calibri" w:eastAsiaTheme="majorEastAsia" w:hAnsi="Calibri" w:cs="Calibri"/>
            <w:i/>
            <w:iCs/>
            <w:sz w:val="22"/>
            <w:szCs w:val="22"/>
          </w:rPr>
          <w:t>Nat Med</w:t>
        </w:r>
        <w:r w:rsidRPr="00581DA5">
          <w:rPr>
            <w:rStyle w:val="csl-right-inline"/>
            <w:rFonts w:ascii="Calibri" w:eastAsiaTheme="majorEastAsia" w:hAnsi="Calibri" w:cs="Calibri"/>
            <w:sz w:val="22"/>
            <w:szCs w:val="22"/>
          </w:rPr>
          <w:t xml:space="preserve"> 2025;</w:t>
        </w:r>
        <w:r w:rsidRPr="00581DA5">
          <w:rPr>
            <w:rStyle w:val="csl-right-inline"/>
            <w:rFonts w:ascii="Calibri" w:eastAsiaTheme="majorEastAsia" w:hAnsi="Calibri" w:cs="Calibri"/>
            <w:b/>
            <w:bCs/>
            <w:sz w:val="22"/>
            <w:szCs w:val="22"/>
          </w:rPr>
          <w:t>31</w:t>
        </w:r>
        <w:r w:rsidRPr="00581DA5">
          <w:rPr>
            <w:rStyle w:val="csl-right-inline"/>
            <w:rFonts w:ascii="Calibri" w:eastAsiaTheme="majorEastAsia" w:hAnsi="Calibri" w:cs="Calibri"/>
            <w:sz w:val="22"/>
            <w:szCs w:val="22"/>
          </w:rPr>
          <w:t>:2335–41. doi:10.1038/s41591-025-03684-w</w:t>
        </w:r>
      </w:hyperlink>
    </w:p>
    <w:p w14:paraId="7AA0D2D1" w14:textId="77777777" w:rsidR="002752DC" w:rsidRPr="00581DA5" w:rsidRDefault="002752DC" w:rsidP="002752DC">
      <w:pPr>
        <w:pStyle w:val="ad"/>
        <w:spacing w:afterLines="100" w:after="360"/>
        <w:ind w:left="700" w:hanging="700"/>
        <w:rPr>
          <w:rFonts w:ascii="Calibri" w:hAnsi="Calibri" w:cs="Calibri"/>
          <w:sz w:val="22"/>
          <w:szCs w:val="22"/>
        </w:rPr>
      </w:pPr>
      <w:hyperlink r:id="rId35" w:history="1">
        <w:r w:rsidRPr="00581DA5">
          <w:rPr>
            <w:rStyle w:val="csl-left-margin"/>
            <w:rFonts w:ascii="Calibri" w:eastAsiaTheme="majorEastAsia" w:hAnsi="Calibri" w:cs="Calibri"/>
            <w:sz w:val="22"/>
            <w:szCs w:val="22"/>
          </w:rPr>
          <w:t>19  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r w:rsidRPr="00581DA5">
          <w:rPr>
            <w:rStyle w:val="csl-right-inline"/>
            <w:rFonts w:ascii="Calibri" w:eastAsiaTheme="majorEastAsia" w:hAnsi="Calibri" w:cs="Calibri"/>
            <w:sz w:val="22"/>
            <w:szCs w:val="22"/>
          </w:rPr>
          <w:t xml:space="preserve">Kang H, Lim A, Auzenbergs M, </w:t>
        </w:r>
        <w:r w:rsidRPr="00581DA5">
          <w:rPr>
            <w:rStyle w:val="csl-right-inline"/>
            <w:rFonts w:ascii="Calibri" w:eastAsiaTheme="majorEastAsia" w:hAnsi="Calibri" w:cs="Calibri"/>
            <w:i/>
            <w:iCs/>
            <w:sz w:val="22"/>
            <w:szCs w:val="22"/>
          </w:rPr>
          <w:t>et al.</w:t>
        </w:r>
        <w:r w:rsidRPr="00581DA5">
          <w:rPr>
            <w:rStyle w:val="csl-right-inline"/>
            <w:rFonts w:ascii="Calibri" w:eastAsiaTheme="majorEastAsia" w:hAnsi="Calibri" w:cs="Calibri"/>
            <w:sz w:val="22"/>
            <w:szCs w:val="22"/>
          </w:rPr>
          <w:t xml:space="preserve"> Global, regional and national burden of chikungunya: force of infection mapping and spatial modelling study. </w:t>
        </w:r>
        <w:r w:rsidRPr="00581DA5">
          <w:rPr>
            <w:rStyle w:val="csl-right-inline"/>
            <w:rFonts w:ascii="Calibri" w:eastAsiaTheme="majorEastAsia" w:hAnsi="Calibri" w:cs="Calibri"/>
            <w:i/>
            <w:iCs/>
            <w:sz w:val="22"/>
            <w:szCs w:val="22"/>
          </w:rPr>
          <w:t>BMJ Glob Health</w:t>
        </w:r>
        <w:r w:rsidRPr="00581DA5">
          <w:rPr>
            <w:rStyle w:val="csl-right-inline"/>
            <w:rFonts w:ascii="Calibri" w:eastAsiaTheme="majorEastAsia" w:hAnsi="Calibri" w:cs="Calibri"/>
            <w:sz w:val="22"/>
            <w:szCs w:val="22"/>
          </w:rPr>
          <w:t xml:space="preserve"> 2025;</w:t>
        </w:r>
        <w:r w:rsidRPr="00581DA5">
          <w:rPr>
            <w:rStyle w:val="csl-right-inline"/>
            <w:rFonts w:ascii="Calibri" w:eastAsiaTheme="majorEastAsia" w:hAnsi="Calibri" w:cs="Calibri"/>
            <w:b/>
            <w:bCs/>
            <w:sz w:val="22"/>
            <w:szCs w:val="22"/>
          </w:rPr>
          <w:t>10</w:t>
        </w:r>
        <w:r w:rsidRPr="00581DA5">
          <w:rPr>
            <w:rStyle w:val="csl-right-inline"/>
            <w:rFonts w:ascii="Calibri" w:eastAsiaTheme="majorEastAsia" w:hAnsi="Calibri" w:cs="Calibri"/>
            <w:sz w:val="22"/>
            <w:szCs w:val="22"/>
          </w:rPr>
          <w:t>. doi:10.1136/bmjgh-2024-018598</w:t>
        </w:r>
      </w:hyperlink>
    </w:p>
    <w:p w14:paraId="06C4885A" w14:textId="77777777" w:rsidR="002752DC" w:rsidRPr="00581DA5" w:rsidRDefault="002752DC" w:rsidP="002752DC">
      <w:pPr>
        <w:pStyle w:val="ad"/>
        <w:spacing w:afterLines="100" w:after="360"/>
        <w:ind w:left="700" w:hanging="700"/>
        <w:rPr>
          <w:rFonts w:ascii="Calibri" w:hAnsi="Calibri" w:cs="Calibri"/>
          <w:sz w:val="22"/>
          <w:szCs w:val="22"/>
        </w:rPr>
      </w:pPr>
      <w:hyperlink r:id="rId36" w:history="1">
        <w:r w:rsidRPr="00581DA5">
          <w:rPr>
            <w:rStyle w:val="csl-left-margin"/>
            <w:rFonts w:ascii="Calibri" w:eastAsiaTheme="majorEastAsia" w:hAnsi="Calibri" w:cs="Calibri"/>
            <w:sz w:val="22"/>
            <w:szCs w:val="22"/>
          </w:rPr>
          <w:t>20  </w:t>
        </w:r>
        <w:r w:rsidRPr="00581DA5">
          <w:rPr>
            <w:rStyle w:val="csl-left-margin"/>
            <w:rFonts w:ascii="Calibri" w:eastAsiaTheme="majorEastAsia" w:hAnsi="Calibri" w:cs="Calibri"/>
            <w:sz w:val="22"/>
            <w:szCs w:val="22"/>
          </w:rPr>
          <w:t> </w:t>
        </w:r>
        <w:r w:rsidRPr="00581DA5">
          <w:rPr>
            <w:rStyle w:val="csl-left-margin"/>
            <w:rFonts w:ascii="Calibri" w:eastAsiaTheme="majorEastAsia" w:hAnsi="Calibri" w:cs="Calibri"/>
            <w:sz w:val="22"/>
            <w:szCs w:val="22"/>
          </w:rPr>
          <w:t> </w:t>
        </w:r>
        <w:r w:rsidRPr="00581DA5">
          <w:rPr>
            <w:rStyle w:val="csl-right-inline"/>
            <w:rFonts w:ascii="Calibri" w:eastAsiaTheme="majorEastAsia" w:hAnsi="Calibri" w:cs="Calibri"/>
            <w:sz w:val="22"/>
            <w:szCs w:val="22"/>
          </w:rPr>
          <w:t xml:space="preserve">Sloof AC, Boer M, Vondeling GT, </w:t>
        </w:r>
        <w:r w:rsidRPr="00581DA5">
          <w:rPr>
            <w:rStyle w:val="csl-right-inline"/>
            <w:rFonts w:ascii="Calibri" w:eastAsiaTheme="majorEastAsia" w:hAnsi="Calibri" w:cs="Calibri"/>
            <w:i/>
            <w:iCs/>
            <w:sz w:val="22"/>
            <w:szCs w:val="22"/>
          </w:rPr>
          <w:t>et al.</w:t>
        </w:r>
        <w:r w:rsidRPr="00581DA5">
          <w:rPr>
            <w:rStyle w:val="csl-right-inline"/>
            <w:rFonts w:ascii="Calibri" w:eastAsiaTheme="majorEastAsia" w:hAnsi="Calibri" w:cs="Calibri"/>
            <w:sz w:val="22"/>
            <w:szCs w:val="22"/>
          </w:rPr>
          <w:t xml:space="preserve"> Strategic vaccination responses to Chikungunya outbreaks in Rome: Insights from a dynamic transmission model. </w:t>
        </w:r>
        <w:r w:rsidRPr="00581DA5">
          <w:rPr>
            <w:rStyle w:val="csl-right-inline"/>
            <w:rFonts w:ascii="Calibri" w:eastAsiaTheme="majorEastAsia" w:hAnsi="Calibri" w:cs="Calibri"/>
            <w:i/>
            <w:iCs/>
            <w:sz w:val="22"/>
            <w:szCs w:val="22"/>
          </w:rPr>
          <w:t>PLoS Negl Trop Dis</w:t>
        </w:r>
        <w:r w:rsidRPr="00581DA5">
          <w:rPr>
            <w:rStyle w:val="csl-right-inline"/>
            <w:rFonts w:ascii="Calibri" w:eastAsiaTheme="majorEastAsia" w:hAnsi="Calibri" w:cs="Calibri"/>
            <w:sz w:val="22"/>
            <w:szCs w:val="22"/>
          </w:rPr>
          <w:t xml:space="preserve"> 2024;</w:t>
        </w:r>
        <w:r w:rsidRPr="00581DA5">
          <w:rPr>
            <w:rStyle w:val="csl-right-inline"/>
            <w:rFonts w:ascii="Calibri" w:eastAsiaTheme="majorEastAsia" w:hAnsi="Calibri" w:cs="Calibri"/>
            <w:b/>
            <w:bCs/>
            <w:sz w:val="22"/>
            <w:szCs w:val="22"/>
          </w:rPr>
          <w:t>18</w:t>
        </w:r>
        <w:r w:rsidRPr="00581DA5">
          <w:rPr>
            <w:rStyle w:val="csl-right-inline"/>
            <w:rFonts w:ascii="Calibri" w:eastAsiaTheme="majorEastAsia" w:hAnsi="Calibri" w:cs="Calibri"/>
            <w:sz w:val="22"/>
            <w:szCs w:val="22"/>
          </w:rPr>
          <w:t>:e0012713. doi:10.1371/journal.pntd.0012713</w:t>
        </w:r>
      </w:hyperlink>
    </w:p>
    <w:p w14:paraId="2094D0B2" w14:textId="249E252B" w:rsidR="001B2F23" w:rsidRPr="00931E4E" w:rsidRDefault="001B2F23" w:rsidP="00931E4E">
      <w:pPr>
        <w:rPr>
          <w:rFonts w:ascii="Calibri" w:eastAsia="Malgun Gothic" w:hAnsi="Calibri" w:cs="Calibri"/>
          <w:color w:val="0070C0"/>
          <w:sz w:val="22"/>
          <w:szCs w:val="24"/>
          <w:lang w:eastAsia="ko-KR"/>
        </w:rPr>
        <w:sectPr w:rsidR="001B2F23" w:rsidRPr="00931E4E" w:rsidSect="0007361D">
          <w:pgSz w:w="11906" w:h="16838"/>
          <w:pgMar w:top="1985" w:right="1701" w:bottom="1701" w:left="1701" w:header="851" w:footer="992" w:gutter="0"/>
          <w:lnNumType w:countBy="5" w:restart="continuous"/>
          <w:cols w:space="425"/>
          <w:docGrid w:type="lines" w:linePitch="360"/>
        </w:sectPr>
      </w:pPr>
    </w:p>
    <w:p w14:paraId="0816FB88" w14:textId="77777777" w:rsidR="0007361D" w:rsidRDefault="0007361D" w:rsidP="00E820E3">
      <w:pPr>
        <w:rPr>
          <w:rFonts w:ascii="Calibri" w:eastAsia="Malgun Gothic" w:hAnsi="Calibri" w:cs="Calibri"/>
          <w:sz w:val="22"/>
          <w:szCs w:val="24"/>
          <w:lang w:eastAsia="ko-KR"/>
        </w:rPr>
      </w:pPr>
      <w:r w:rsidRPr="007C1A8C">
        <w:rPr>
          <w:rFonts w:ascii="Calibri" w:hAnsi="Calibri" w:cs="Calibri"/>
          <w:b/>
          <w:bCs/>
          <w:sz w:val="22"/>
          <w:szCs w:val="24"/>
        </w:rPr>
        <w:lastRenderedPageBreak/>
        <w:t>Reviewer #3</w:t>
      </w:r>
      <w:r w:rsidRPr="007C1A8C">
        <w:rPr>
          <w:rFonts w:ascii="Calibri" w:hAnsi="Calibri" w:cs="Calibri"/>
          <w:sz w:val="22"/>
          <w:szCs w:val="24"/>
        </w:rPr>
        <w:t>: Excellent well written paper</w:t>
      </w:r>
    </w:p>
    <w:p w14:paraId="74BC5317" w14:textId="77777777" w:rsidR="0007361D" w:rsidRPr="008E7F00" w:rsidRDefault="0007361D" w:rsidP="008E7F00">
      <w:pPr>
        <w:rPr>
          <w:rFonts w:ascii="Calibri" w:eastAsia="Malgun Gothic" w:hAnsi="Calibri" w:cs="Calibri"/>
          <w:color w:val="0070C0"/>
          <w:sz w:val="22"/>
          <w:szCs w:val="24"/>
          <w:lang w:eastAsia="ko-KR"/>
        </w:rPr>
      </w:pPr>
      <w:r w:rsidRPr="00844C20">
        <w:rPr>
          <w:rFonts w:ascii="Calibri" w:hAnsi="Calibri" w:cs="Calibri"/>
          <w:color w:val="0070C0"/>
          <w:sz w:val="22"/>
          <w:szCs w:val="24"/>
        </w:rPr>
        <w:t xml:space="preserve">We appreciate Reviewer </w:t>
      </w:r>
      <w:r>
        <w:rPr>
          <w:rFonts w:ascii="Calibri" w:eastAsia="Malgun Gothic" w:hAnsi="Calibri" w:cs="Calibri" w:hint="eastAsia"/>
          <w:color w:val="0070C0"/>
          <w:sz w:val="22"/>
          <w:szCs w:val="24"/>
          <w:lang w:eastAsia="ko-KR"/>
        </w:rPr>
        <w:t>3</w:t>
      </w:r>
      <w:r w:rsidRPr="00844C20">
        <w:rPr>
          <w:rFonts w:ascii="Calibri" w:hAnsi="Calibri" w:cs="Calibri"/>
          <w:color w:val="0070C0"/>
          <w:sz w:val="22"/>
          <w:szCs w:val="24"/>
        </w:rPr>
        <w:t>’s comment</w:t>
      </w:r>
      <w:r>
        <w:rPr>
          <w:rFonts w:ascii="Calibri" w:eastAsia="Malgun Gothic" w:hAnsi="Calibri" w:cs="Calibri" w:hint="eastAsia"/>
          <w:color w:val="0070C0"/>
          <w:sz w:val="22"/>
          <w:szCs w:val="24"/>
          <w:lang w:eastAsia="ko-KR"/>
        </w:rPr>
        <w:t>.</w:t>
      </w:r>
    </w:p>
    <w:p w14:paraId="77CC8C84" w14:textId="77777777" w:rsidR="0007361D" w:rsidRPr="008E7F00" w:rsidRDefault="0007361D" w:rsidP="00E820E3">
      <w:pPr>
        <w:rPr>
          <w:rFonts w:ascii="Calibri" w:eastAsia="Malgun Gothic" w:hAnsi="Calibri" w:cs="Calibri"/>
          <w:sz w:val="22"/>
          <w:szCs w:val="24"/>
          <w:lang w:eastAsia="ko-KR"/>
        </w:rPr>
        <w:sectPr w:rsidR="0007361D" w:rsidRPr="008E7F00" w:rsidSect="0007361D">
          <w:pgSz w:w="11906" w:h="16838"/>
          <w:pgMar w:top="1985" w:right="1701" w:bottom="1701" w:left="1701" w:header="851" w:footer="992" w:gutter="0"/>
          <w:lnNumType w:countBy="5" w:restart="continuous"/>
          <w:cols w:space="425"/>
          <w:docGrid w:type="lines" w:linePitch="360"/>
        </w:sectPr>
      </w:pPr>
    </w:p>
    <w:p w14:paraId="7D37AB32"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lastRenderedPageBreak/>
        <w:t xml:space="preserve">Reviewer #4: </w:t>
      </w:r>
    </w:p>
    <w:p w14:paraId="5BAF981F" w14:textId="77777777" w:rsidR="0007361D" w:rsidRPr="007C1A8C" w:rsidRDefault="0007361D" w:rsidP="00E820E3">
      <w:pPr>
        <w:rPr>
          <w:rFonts w:ascii="Calibri" w:eastAsia="Malgun Gothic" w:hAnsi="Calibri" w:cs="Calibri"/>
          <w:sz w:val="22"/>
          <w:szCs w:val="24"/>
          <w:lang w:eastAsia="ko-KR"/>
        </w:rPr>
      </w:pPr>
    </w:p>
    <w:p w14:paraId="7A6BB9F2"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t>In the proposed paper, Kang et al., use mathematical models to compare the benefits and the risks of a recently licensed chikungunya vaccine. They focus on two potential recipients - individuals living in Brazil experiencing outbreaks and travelers. Recent safety concerns of the vaccine have led to uncertainty of how best to use the vaccine, if at all. Therefore, having robust benefit risk analyses are important. However, there exist some fundamental methodological problems with this paper.</w:t>
      </w:r>
      <w:r w:rsidRPr="007C1A8C">
        <w:rPr>
          <w:rFonts w:ascii="Calibri" w:hAnsi="Calibri" w:cs="Calibri"/>
          <w:sz w:val="22"/>
          <w:szCs w:val="24"/>
        </w:rPr>
        <w:br/>
      </w:r>
    </w:p>
    <w:p w14:paraId="11C96D35" w14:textId="08F3BA13" w:rsidR="0007361D" w:rsidRDefault="0007361D" w:rsidP="19266209">
      <w:pPr>
        <w:rPr>
          <w:del w:id="47" w:author="Kaja Abbas" w:date="2026-05-25T10:34:00Z" w16du:dateUtc="2026-05-25T10:34:56Z"/>
          <w:rFonts w:ascii="Calibri" w:eastAsia="Malgun Gothic" w:hAnsi="Calibri" w:cs="Calibri"/>
          <w:color w:val="0070C0"/>
          <w:sz w:val="22"/>
          <w:lang w:eastAsia="ko-KR"/>
        </w:rPr>
      </w:pPr>
      <w:r w:rsidRPr="19266209">
        <w:rPr>
          <w:rFonts w:ascii="Calibri" w:hAnsi="Calibri" w:cs="Calibri"/>
          <w:color w:val="0070C0"/>
          <w:sz w:val="22"/>
        </w:rPr>
        <w:t xml:space="preserve">We appreciate </w:t>
      </w:r>
      <w:del w:id="48" w:author="Kaja Abbas" w:date="2026-05-25T10:34:00Z" w16du:dateUtc="2026-05-25T10:34:52Z">
        <w:r w:rsidRPr="19266209" w:rsidDel="0007361D">
          <w:rPr>
            <w:rFonts w:ascii="Calibri" w:hAnsi="Calibri" w:cs="Calibri"/>
            <w:color w:val="0070C0"/>
            <w:sz w:val="22"/>
          </w:rPr>
          <w:delText xml:space="preserve">all of Reviewer </w:delText>
        </w:r>
        <w:r w:rsidRPr="19266209" w:rsidDel="0007361D">
          <w:rPr>
            <w:rFonts w:ascii="Calibri" w:eastAsia="Malgun Gothic" w:hAnsi="Calibri" w:cs="Calibri"/>
            <w:color w:val="0070C0"/>
            <w:sz w:val="22"/>
            <w:lang w:eastAsia="ko-KR"/>
          </w:rPr>
          <w:delText>4</w:delText>
        </w:r>
        <w:r w:rsidRPr="19266209" w:rsidDel="0007361D">
          <w:rPr>
            <w:rFonts w:ascii="Calibri" w:hAnsi="Calibri" w:cs="Calibri"/>
            <w:color w:val="0070C0"/>
            <w:sz w:val="22"/>
          </w:rPr>
          <w:delText>’s</w:delText>
        </w:r>
      </w:del>
      <w:ins w:id="49" w:author="Kaja Abbas" w:date="2026-05-25T10:34:00Z" w16du:dateUtc="2026-05-25T10:34:52Z">
        <w:r w:rsidR="5EEF5CD8" w:rsidRPr="19266209">
          <w:rPr>
            <w:rFonts w:ascii="Calibri" w:hAnsi="Calibri" w:cs="Calibri"/>
            <w:color w:val="0070C0"/>
            <w:sz w:val="22"/>
          </w:rPr>
          <w:t>your</w:t>
        </w:r>
      </w:ins>
      <w:r w:rsidRPr="19266209">
        <w:rPr>
          <w:rFonts w:ascii="Calibri" w:hAnsi="Calibri" w:cs="Calibri"/>
          <w:color w:val="0070C0"/>
          <w:sz w:val="22"/>
        </w:rPr>
        <w:t xml:space="preserve"> comments. We have addressed each comment individually and provide our responses below.</w:t>
      </w:r>
      <w:ins w:id="50" w:author="Sandra López" w:date="2026-05-24T01:17:00Z" w16du:dateUtc="2026-05-24T01:17:21Z">
        <w:del w:id="51" w:author="Kaja Abbas" w:date="2026-05-25T10:34:00Z" w16du:dateUtc="2026-05-25T10:34:56Z">
          <w:r w:rsidRPr="19266209" w:rsidDel="7383880B">
            <w:rPr>
              <w:rFonts w:ascii="Calibri" w:hAnsi="Calibri" w:cs="Calibri"/>
              <w:color w:val="0070C0"/>
              <w:sz w:val="22"/>
            </w:rPr>
            <w:delText xml:space="preserve"> Your suggestions allowed us to improve our manuscript.</w:delText>
          </w:r>
        </w:del>
      </w:ins>
    </w:p>
    <w:p w14:paraId="776F3A21" w14:textId="77777777" w:rsidR="0007361D" w:rsidRPr="007C1A8C" w:rsidRDefault="0007361D" w:rsidP="00E820E3">
      <w:pPr>
        <w:rPr>
          <w:rFonts w:ascii="Calibri" w:eastAsia="Malgun Gothic" w:hAnsi="Calibri" w:cs="Calibri"/>
          <w:sz w:val="22"/>
          <w:szCs w:val="24"/>
          <w:lang w:eastAsia="ko-KR"/>
        </w:rPr>
      </w:pPr>
    </w:p>
    <w:p w14:paraId="011606D1" w14:textId="77777777" w:rsidR="0007361D" w:rsidRDefault="0007361D" w:rsidP="00E820E3">
      <w:pPr>
        <w:rPr>
          <w:rFonts w:ascii="Calibri" w:eastAsia="Malgun Gothic" w:hAnsi="Calibri" w:cs="Calibri"/>
          <w:sz w:val="22"/>
          <w:szCs w:val="24"/>
          <w:lang w:eastAsia="ko-KR"/>
        </w:rPr>
      </w:pPr>
      <w:r w:rsidRPr="00512B36">
        <w:rPr>
          <w:rFonts w:ascii="Calibri" w:eastAsia="Malgun Gothic" w:hAnsi="Calibri" w:cs="Calibri"/>
          <w:b/>
          <w:sz w:val="22"/>
          <w:szCs w:val="24"/>
          <w:highlight w:val="yellow"/>
          <w:lang w:eastAsia="ko-KR"/>
        </w:rPr>
        <w:t>Comment 1</w:t>
      </w:r>
      <w:r w:rsidRPr="007C1A8C">
        <w:rPr>
          <w:rFonts w:ascii="Calibri" w:hAnsi="Calibri" w:cs="Calibri"/>
          <w:sz w:val="22"/>
          <w:szCs w:val="24"/>
        </w:rPr>
        <w:br/>
        <w:t>There is a very strong (and incorrect) assumption that CHIKV is at endemic equilibrium. CHIKV has only been circulating in Brazil for approximately a decade, which means 20-year-olds have the same cumulative lifetime exposure risk as a 60 year old. This assumption is a continuation from problems in the original publication. The problem with this assumption is that it results in most elderly individuals being immune from historic circulation and therefore not susceptible to CHIKV (and therefore cannot see benefit) but are at risk from vaccine-associated adverse events. This will help drive their conclusions that risks outweigh the benefits in the elderly.</w:t>
      </w:r>
    </w:p>
    <w:p w14:paraId="451038F2" w14:textId="77777777" w:rsidR="0007361D" w:rsidRDefault="0007361D" w:rsidP="00E820E3">
      <w:pPr>
        <w:rPr>
          <w:rFonts w:ascii="Calibri" w:eastAsia="Malgun Gothic" w:hAnsi="Calibri" w:cs="Calibri"/>
          <w:sz w:val="22"/>
          <w:szCs w:val="24"/>
          <w:lang w:eastAsia="ko-KR"/>
        </w:rPr>
      </w:pPr>
    </w:p>
    <w:p w14:paraId="1A657E86" w14:textId="77777777" w:rsidR="0007361D" w:rsidRPr="00822974" w:rsidRDefault="0007361D" w:rsidP="00E820E3">
      <w:pPr>
        <w:rPr>
          <w:rFonts w:ascii="Calibri" w:eastAsia="Malgun Gothic" w:hAnsi="Calibri" w:cs="Calibri"/>
          <w:color w:val="0070C0"/>
          <w:sz w:val="22"/>
          <w:szCs w:val="24"/>
          <w:lang w:eastAsia="ko-KR"/>
        </w:rPr>
      </w:pPr>
      <w:r w:rsidRPr="00822974">
        <w:rPr>
          <w:rFonts w:ascii="Calibri" w:eastAsia="Malgun Gothic" w:hAnsi="Calibri" w:cs="Calibri" w:hint="eastAsia"/>
          <w:color w:val="0070C0"/>
          <w:sz w:val="22"/>
          <w:szCs w:val="24"/>
          <w:lang w:eastAsia="ko-KR"/>
        </w:rPr>
        <w:t xml:space="preserve">Response </w:t>
      </w:r>
    </w:p>
    <w:p w14:paraId="42B39B1E" w14:textId="77777777" w:rsidR="0007361D" w:rsidRPr="00E72F56" w:rsidRDefault="0007361D" w:rsidP="00E72F56">
      <w:pPr>
        <w:pStyle w:val="a3"/>
        <w:numPr>
          <w:ilvl w:val="0"/>
          <w:numId w:val="3"/>
        </w:numPr>
        <w:rPr>
          <w:rFonts w:ascii="Calibri" w:eastAsia="Malgun Gothic" w:hAnsi="Calibri" w:cs="Calibri"/>
          <w:color w:val="0070C0"/>
          <w:sz w:val="22"/>
          <w:szCs w:val="24"/>
          <w:lang w:eastAsia="ko-KR"/>
        </w:rPr>
      </w:pPr>
      <w:r w:rsidRPr="00E72F56">
        <w:rPr>
          <w:rFonts w:ascii="Calibri" w:eastAsia="Malgun Gothic" w:hAnsi="Calibri" w:cs="Calibri"/>
          <w:color w:val="0070C0"/>
          <w:sz w:val="22"/>
          <w:szCs w:val="24"/>
          <w:lang w:eastAsia="ko-KR"/>
        </w:rPr>
        <w:t xml:space="preserve">We </w:t>
      </w:r>
      <w:r>
        <w:rPr>
          <w:rFonts w:ascii="Calibri" w:eastAsia="Malgun Gothic" w:hAnsi="Calibri" w:cs="Calibri" w:hint="eastAsia"/>
          <w:color w:val="0070C0"/>
          <w:sz w:val="22"/>
          <w:szCs w:val="24"/>
          <w:lang w:eastAsia="ko-KR"/>
        </w:rPr>
        <w:t>acknowledge</w:t>
      </w:r>
      <w:r w:rsidRPr="00E72F56">
        <w:rPr>
          <w:rFonts w:ascii="Calibri" w:eastAsia="Malgun Gothic" w:hAnsi="Calibri" w:cs="Calibri"/>
          <w:color w:val="0070C0"/>
          <w:sz w:val="22"/>
          <w:szCs w:val="24"/>
          <w:lang w:eastAsia="ko-KR"/>
        </w:rPr>
        <w:t xml:space="preserve"> the reviewer's point </w:t>
      </w:r>
      <w:r>
        <w:rPr>
          <w:rFonts w:ascii="Calibri" w:eastAsia="Malgun Gothic" w:hAnsi="Calibri" w:cs="Calibri" w:hint="eastAsia"/>
          <w:color w:val="0070C0"/>
          <w:sz w:val="22"/>
          <w:szCs w:val="24"/>
          <w:lang w:eastAsia="ko-KR"/>
        </w:rPr>
        <w:t>on</w:t>
      </w:r>
      <w:r w:rsidRPr="00E72F56">
        <w:rPr>
          <w:rFonts w:ascii="Calibri" w:eastAsia="Malgun Gothic" w:hAnsi="Calibri" w:cs="Calibri"/>
          <w:color w:val="0070C0"/>
          <w:sz w:val="22"/>
          <w:szCs w:val="24"/>
          <w:lang w:eastAsia="ko-KR"/>
        </w:rPr>
        <w:t xml:space="preserve"> uncertainty in the timing of CHIKV introduction in Brazil. We agree that if CHIKV has only been circulating for approximately a decade, cumulative seroprevalence in older age groups may be lower than a catalytic model </w:t>
      </w:r>
      <w:r>
        <w:rPr>
          <w:rFonts w:ascii="Calibri" w:eastAsia="Malgun Gothic" w:hAnsi="Calibri" w:cs="Calibri" w:hint="eastAsia"/>
          <w:color w:val="0070C0"/>
          <w:sz w:val="22"/>
          <w:szCs w:val="24"/>
          <w:lang w:eastAsia="ko-KR"/>
        </w:rPr>
        <w:t xml:space="preserve">(1 </w:t>
      </w:r>
      <w:r>
        <w:rPr>
          <w:rFonts w:ascii="Calibri" w:eastAsia="Malgun Gothic" w:hAnsi="Calibri" w:cs="Calibri"/>
          <w:color w:val="0070C0"/>
          <w:sz w:val="22"/>
          <w:szCs w:val="24"/>
          <w:lang w:eastAsia="ko-KR"/>
        </w:rPr>
        <w:t>–</w:t>
      </w:r>
      <w:r>
        <w:rPr>
          <w:rFonts w:ascii="Calibri" w:eastAsia="Malgun Gothic" w:hAnsi="Calibri" w:cs="Calibri" w:hint="eastAsia"/>
          <w:color w:val="0070C0"/>
          <w:sz w:val="22"/>
          <w:szCs w:val="24"/>
          <w:lang w:eastAsia="ko-KR"/>
        </w:rPr>
        <w:t xml:space="preserve"> exp(-FOI x age)) </w:t>
      </w:r>
      <w:r w:rsidRPr="00E72F56">
        <w:rPr>
          <w:rFonts w:ascii="Calibri" w:eastAsia="Malgun Gothic" w:hAnsi="Calibri" w:cs="Calibri"/>
          <w:color w:val="0070C0"/>
          <w:sz w:val="22"/>
          <w:szCs w:val="24"/>
          <w:lang w:eastAsia="ko-KR"/>
        </w:rPr>
        <w:t xml:space="preserve">would suggest. </w:t>
      </w:r>
    </w:p>
    <w:p w14:paraId="7F52AFD4" w14:textId="77777777" w:rsidR="0007361D" w:rsidRDefault="0007361D" w:rsidP="00BC241C">
      <w:pPr>
        <w:pStyle w:val="a3"/>
        <w:rPr>
          <w:rFonts w:ascii="Calibri" w:eastAsia="Malgun Gothic" w:hAnsi="Calibri" w:cs="Calibri"/>
          <w:color w:val="0070C0"/>
          <w:sz w:val="22"/>
          <w:szCs w:val="24"/>
          <w:lang w:eastAsia="ko-KR"/>
        </w:rPr>
      </w:pPr>
    </w:p>
    <w:p w14:paraId="2230415E" w14:textId="77777777" w:rsidR="0007361D" w:rsidRDefault="0007361D" w:rsidP="00BC241C">
      <w:pPr>
        <w:pStyle w:val="a3"/>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However, o</w:t>
      </w:r>
      <w:r w:rsidRPr="00E72F56">
        <w:rPr>
          <w:rFonts w:ascii="Calibri" w:eastAsia="Malgun Gothic" w:hAnsi="Calibri" w:cs="Calibri"/>
          <w:color w:val="0070C0"/>
          <w:sz w:val="22"/>
          <w:szCs w:val="24"/>
          <w:lang w:eastAsia="ko-KR"/>
        </w:rPr>
        <w:t xml:space="preserve">ur baseline susceptibility assumptions were not arbitrarily specified but were empirically </w:t>
      </w:r>
      <w:r>
        <w:rPr>
          <w:rFonts w:ascii="Calibri" w:eastAsia="Malgun Gothic" w:hAnsi="Calibri" w:cs="Calibri" w:hint="eastAsia"/>
          <w:color w:val="0070C0"/>
          <w:sz w:val="22"/>
          <w:szCs w:val="24"/>
          <w:lang w:eastAsia="ko-KR"/>
        </w:rPr>
        <w:t>predicted</w:t>
      </w:r>
      <w:r w:rsidRPr="00E72F56">
        <w:rPr>
          <w:rFonts w:ascii="Calibri" w:eastAsia="Malgun Gothic" w:hAnsi="Calibri" w:cs="Calibri"/>
          <w:color w:val="0070C0"/>
          <w:sz w:val="22"/>
          <w:szCs w:val="24"/>
          <w:lang w:eastAsia="ko-KR"/>
        </w:rPr>
        <w:t xml:space="preserve"> in observed seroprevalence data. We estimated location-specific </w:t>
      </w:r>
      <w:r>
        <w:rPr>
          <w:rFonts w:ascii="Calibri" w:eastAsia="Malgun Gothic" w:hAnsi="Calibri" w:cs="Calibri" w:hint="eastAsia"/>
          <w:color w:val="0070C0"/>
          <w:sz w:val="22"/>
          <w:szCs w:val="24"/>
          <w:lang w:eastAsia="ko-KR"/>
        </w:rPr>
        <w:t>FOI</w:t>
      </w:r>
      <w:r w:rsidRPr="00E72F56">
        <w:rPr>
          <w:rFonts w:ascii="Calibri" w:eastAsia="Malgun Gothic" w:hAnsi="Calibri" w:cs="Calibri"/>
          <w:color w:val="0070C0"/>
          <w:sz w:val="22"/>
          <w:szCs w:val="24"/>
          <w:lang w:eastAsia="ko-KR"/>
        </w:rPr>
        <w:t xml:space="preserve"> from serosurvey data and </w:t>
      </w:r>
      <w:r>
        <w:rPr>
          <w:rFonts w:ascii="Calibri" w:eastAsia="Malgun Gothic" w:hAnsi="Calibri" w:cs="Calibri" w:hint="eastAsia"/>
          <w:color w:val="0070C0"/>
          <w:sz w:val="22"/>
          <w:szCs w:val="24"/>
          <w:lang w:eastAsia="ko-KR"/>
        </w:rPr>
        <w:t>predicted</w:t>
      </w:r>
      <w:r w:rsidRPr="00E72F56">
        <w:rPr>
          <w:rFonts w:ascii="Calibri" w:eastAsia="Malgun Gothic" w:hAnsi="Calibri" w:cs="Calibri"/>
          <w:color w:val="0070C0"/>
          <w:sz w:val="22"/>
          <w:szCs w:val="24"/>
          <w:lang w:eastAsia="ko-KR"/>
        </w:rPr>
        <w:t xml:space="preserve"> long-term average annual FOIs</w:t>
      </w:r>
      <w:r>
        <w:rPr>
          <w:rFonts w:ascii="Calibri" w:eastAsia="Malgun Gothic" w:hAnsi="Calibri" w:cs="Calibri" w:hint="eastAsia"/>
          <w:color w:val="0070C0"/>
          <w:sz w:val="22"/>
          <w:szCs w:val="24"/>
          <w:lang w:eastAsia="ko-KR"/>
        </w:rPr>
        <w:t>.</w:t>
      </w:r>
      <w:r w:rsidRPr="00E72F56">
        <w:rPr>
          <w:rFonts w:ascii="Calibri" w:eastAsia="Malgun Gothic" w:hAnsi="Calibri" w:cs="Calibri"/>
          <w:color w:val="0070C0"/>
          <w:sz w:val="22"/>
          <w:szCs w:val="24"/>
          <w:lang w:eastAsia="ko-KR"/>
        </w:rPr>
        <w:t xml:space="preserve"> </w:t>
      </w:r>
      <w:r>
        <w:rPr>
          <w:rFonts w:ascii="Calibri" w:eastAsia="Malgun Gothic" w:hAnsi="Calibri" w:cs="Calibri" w:hint="eastAsia"/>
          <w:color w:val="0070C0"/>
          <w:sz w:val="22"/>
          <w:szCs w:val="24"/>
          <w:lang w:eastAsia="ko-KR"/>
        </w:rPr>
        <w:t>T</w:t>
      </w:r>
      <w:r w:rsidRPr="00E72F56">
        <w:rPr>
          <w:rFonts w:ascii="Calibri" w:eastAsia="Malgun Gothic" w:hAnsi="Calibri" w:cs="Calibri"/>
          <w:color w:val="0070C0"/>
          <w:sz w:val="22"/>
          <w:szCs w:val="24"/>
          <w:lang w:eastAsia="ko-KR"/>
        </w:rPr>
        <w:t xml:space="preserve">o avoid misrepresentation of </w:t>
      </w:r>
      <w:r>
        <w:rPr>
          <w:rFonts w:ascii="Calibri" w:eastAsia="Malgun Gothic" w:hAnsi="Calibri" w:cs="Calibri" w:hint="eastAsia"/>
          <w:color w:val="0070C0"/>
          <w:sz w:val="22"/>
          <w:szCs w:val="24"/>
          <w:lang w:eastAsia="ko-KR"/>
        </w:rPr>
        <w:t>long-term</w:t>
      </w:r>
      <w:r w:rsidRPr="00E72F56">
        <w:rPr>
          <w:rFonts w:ascii="Calibri" w:eastAsia="Malgun Gothic" w:hAnsi="Calibri" w:cs="Calibri"/>
          <w:color w:val="0070C0"/>
          <w:sz w:val="22"/>
          <w:szCs w:val="24"/>
          <w:lang w:eastAsia="ko-KR"/>
        </w:rPr>
        <w:t xml:space="preserve"> transmission </w:t>
      </w:r>
      <w:r>
        <w:rPr>
          <w:rFonts w:ascii="Calibri" w:eastAsia="Malgun Gothic" w:hAnsi="Calibri" w:cs="Calibri" w:hint="eastAsia"/>
          <w:color w:val="0070C0"/>
          <w:sz w:val="22"/>
          <w:szCs w:val="24"/>
          <w:lang w:eastAsia="ko-KR"/>
        </w:rPr>
        <w:t>from</w:t>
      </w:r>
      <w:r w:rsidRPr="00E72F56">
        <w:rPr>
          <w:rFonts w:ascii="Calibri" w:eastAsia="Malgun Gothic" w:hAnsi="Calibri" w:cs="Calibri"/>
          <w:color w:val="0070C0"/>
          <w:sz w:val="22"/>
          <w:szCs w:val="24"/>
          <w:lang w:eastAsia="ko-KR"/>
        </w:rPr>
        <w:t xml:space="preserve"> post-outbreak peaks</w:t>
      </w:r>
      <w:r>
        <w:rPr>
          <w:rFonts w:ascii="Calibri" w:eastAsia="Malgun Gothic" w:hAnsi="Calibri" w:cs="Calibri" w:hint="eastAsia"/>
          <w:color w:val="0070C0"/>
          <w:sz w:val="22"/>
          <w:szCs w:val="24"/>
          <w:lang w:eastAsia="ko-KR"/>
        </w:rPr>
        <w:t xml:space="preserve"> when a survey was conducted immediately after an outbreak, we predicted long-term average annual FOIs r</w:t>
      </w:r>
      <w:r w:rsidRPr="00E72F56">
        <w:rPr>
          <w:rFonts w:ascii="Calibri" w:eastAsia="Malgun Gothic" w:hAnsi="Calibri" w:cs="Calibri"/>
          <w:color w:val="0070C0"/>
          <w:sz w:val="22"/>
          <w:szCs w:val="24"/>
          <w:lang w:eastAsia="ko-KR"/>
        </w:rPr>
        <w:t xml:space="preserve">ather than </w:t>
      </w:r>
      <w:r>
        <w:rPr>
          <w:rFonts w:ascii="Calibri" w:eastAsia="Malgun Gothic" w:hAnsi="Calibri" w:cs="Calibri" w:hint="eastAsia"/>
          <w:color w:val="0070C0"/>
          <w:sz w:val="22"/>
          <w:szCs w:val="24"/>
          <w:lang w:eastAsia="ko-KR"/>
        </w:rPr>
        <w:t xml:space="preserve">relying on </w:t>
      </w:r>
      <w:r w:rsidRPr="00E72F56">
        <w:rPr>
          <w:rFonts w:ascii="Calibri" w:eastAsia="Malgun Gothic" w:hAnsi="Calibri" w:cs="Calibri"/>
          <w:color w:val="0070C0"/>
          <w:sz w:val="22"/>
          <w:szCs w:val="24"/>
          <w:lang w:eastAsia="ko-KR"/>
        </w:rPr>
        <w:t>single-survey estimates</w:t>
      </w:r>
      <w:r>
        <w:rPr>
          <w:rFonts w:ascii="Calibri" w:eastAsia="Malgun Gothic" w:hAnsi="Calibri" w:cs="Calibri" w:hint="eastAsia"/>
          <w:color w:val="0070C0"/>
          <w:sz w:val="22"/>
          <w:szCs w:val="24"/>
          <w:lang w:eastAsia="ko-KR"/>
        </w:rPr>
        <w:t xml:space="preserve"> </w:t>
      </w:r>
      <w:r w:rsidRPr="00E72F56">
        <w:rPr>
          <w:rFonts w:ascii="Calibri" w:eastAsia="Malgun Gothic" w:hAnsi="Calibri" w:cs="Calibri"/>
          <w:color w:val="0070C0"/>
          <w:sz w:val="22"/>
          <w:szCs w:val="24"/>
          <w:lang w:eastAsia="ko-KR"/>
        </w:rPr>
        <w:t xml:space="preserve">(Kang et al., 2024). These FOI estimates were then spatially predicted across Brazilian states using environmental and ecological covariates, </w:t>
      </w:r>
      <w:r>
        <w:rPr>
          <w:rFonts w:ascii="Calibri" w:eastAsia="Malgun Gothic" w:hAnsi="Calibri" w:cs="Calibri" w:hint="eastAsia"/>
          <w:color w:val="0070C0"/>
          <w:sz w:val="22"/>
          <w:szCs w:val="24"/>
          <w:lang w:eastAsia="ko-KR"/>
        </w:rPr>
        <w:t>providing</w:t>
      </w:r>
      <w:r w:rsidRPr="00E72F56">
        <w:rPr>
          <w:rFonts w:ascii="Calibri" w:eastAsia="Malgun Gothic" w:hAnsi="Calibri" w:cs="Calibri"/>
          <w:color w:val="0070C0"/>
          <w:sz w:val="22"/>
          <w:szCs w:val="24"/>
          <w:lang w:eastAsia="ko-KR"/>
        </w:rPr>
        <w:t xml:space="preserve"> state-specific baseline susceptibility profiles by age</w:t>
      </w:r>
      <w:r>
        <w:rPr>
          <w:rFonts w:ascii="Calibri" w:eastAsia="Malgun Gothic" w:hAnsi="Calibri" w:cs="Calibri" w:hint="eastAsia"/>
          <w:color w:val="0070C0"/>
          <w:sz w:val="22"/>
          <w:szCs w:val="24"/>
          <w:lang w:eastAsia="ko-KR"/>
        </w:rPr>
        <w:t xml:space="preserve"> in a long term</w:t>
      </w:r>
      <w:r w:rsidRPr="00E72F56">
        <w:rPr>
          <w:rFonts w:ascii="Calibri" w:eastAsia="Malgun Gothic" w:hAnsi="Calibri" w:cs="Calibri"/>
          <w:color w:val="0070C0"/>
          <w:sz w:val="22"/>
          <w:szCs w:val="24"/>
          <w:lang w:eastAsia="ko-KR"/>
        </w:rPr>
        <w:t xml:space="preserve">. </w:t>
      </w:r>
    </w:p>
    <w:p w14:paraId="30487576" w14:textId="77777777" w:rsidR="0007361D" w:rsidRDefault="0007361D" w:rsidP="00BC241C">
      <w:pPr>
        <w:pStyle w:val="a3"/>
        <w:rPr>
          <w:rFonts w:ascii="Calibri" w:eastAsia="Malgun Gothic" w:hAnsi="Calibri" w:cs="Calibri"/>
          <w:color w:val="0070C0"/>
          <w:sz w:val="22"/>
          <w:szCs w:val="24"/>
          <w:lang w:eastAsia="ko-KR"/>
        </w:rPr>
      </w:pPr>
    </w:p>
    <w:p w14:paraId="66CF0030" w14:textId="77777777" w:rsidR="0007361D" w:rsidRDefault="0007361D" w:rsidP="00BC241C">
      <w:pPr>
        <w:pStyle w:val="a3"/>
        <w:rPr>
          <w:rFonts w:ascii="Calibri" w:eastAsia="Malgun Gothic" w:hAnsi="Calibri" w:cs="Calibri"/>
          <w:color w:val="0070C0"/>
          <w:sz w:val="22"/>
          <w:szCs w:val="24"/>
          <w:lang w:eastAsia="ko-KR"/>
        </w:rPr>
      </w:pPr>
      <w:r w:rsidRPr="00E72F56">
        <w:rPr>
          <w:rFonts w:ascii="Calibri" w:eastAsia="Malgun Gothic" w:hAnsi="Calibri" w:cs="Calibri"/>
          <w:color w:val="0070C0"/>
          <w:sz w:val="22"/>
          <w:szCs w:val="24"/>
          <w:lang w:eastAsia="ko-KR"/>
        </w:rPr>
        <w:t>This approach represents a long-term average seroprevalence profile under which irregular and repeated outbreaks smooth out to a monotonically increasing seroprevalence with age</w:t>
      </w:r>
      <w:r>
        <w:rPr>
          <w:rFonts w:ascii="Calibri" w:eastAsia="Malgun Gothic" w:hAnsi="Calibri" w:cs="Calibri" w:hint="eastAsia"/>
          <w:color w:val="0070C0"/>
          <w:sz w:val="22"/>
          <w:szCs w:val="24"/>
          <w:lang w:eastAsia="ko-KR"/>
        </w:rPr>
        <w:t>.</w:t>
      </w:r>
    </w:p>
    <w:p w14:paraId="2E4726DA" w14:textId="77777777" w:rsidR="0007361D" w:rsidRPr="00E72F56" w:rsidRDefault="0007361D" w:rsidP="00BC241C">
      <w:pPr>
        <w:pStyle w:val="a3"/>
        <w:rPr>
          <w:rFonts w:ascii="Calibri" w:eastAsia="Malgun Gothic" w:hAnsi="Calibri" w:cs="Calibri"/>
          <w:color w:val="0070C0"/>
          <w:sz w:val="22"/>
          <w:szCs w:val="24"/>
          <w:lang w:eastAsia="ko-KR"/>
        </w:rPr>
      </w:pPr>
    </w:p>
    <w:p w14:paraId="7AAA44DF" w14:textId="77777777" w:rsidR="0007361D" w:rsidRDefault="0007361D" w:rsidP="00927B3E">
      <w:pPr>
        <w:pStyle w:val="a3"/>
        <w:rPr>
          <w:rFonts w:ascii="Calibri" w:eastAsia="Malgun Gothic" w:hAnsi="Calibri" w:cs="Calibri"/>
          <w:color w:val="0070C0"/>
          <w:sz w:val="22"/>
          <w:szCs w:val="24"/>
          <w:lang w:eastAsia="ko-KR"/>
        </w:rPr>
      </w:pPr>
      <w:r w:rsidRPr="00E72F56">
        <w:rPr>
          <w:rFonts w:ascii="Calibri" w:eastAsia="Malgun Gothic" w:hAnsi="Calibri" w:cs="Calibri"/>
          <w:color w:val="0070C0"/>
          <w:sz w:val="22"/>
          <w:szCs w:val="24"/>
          <w:lang w:eastAsia="ko-KR"/>
        </w:rPr>
        <w:t>We have revised the manuscript to clarify that our catalytic model does not reconstruct Brazil's specific CHIKV transmission history. We present our results as scenario-based estimates across a range of transmission intensities</w:t>
      </w:r>
      <w:r>
        <w:rPr>
          <w:rFonts w:ascii="Calibri" w:eastAsia="Malgun Gothic" w:hAnsi="Calibri" w:cs="Calibri" w:hint="eastAsia"/>
          <w:color w:val="0070C0"/>
          <w:sz w:val="22"/>
          <w:szCs w:val="24"/>
          <w:lang w:eastAsia="ko-KR"/>
        </w:rPr>
        <w:t xml:space="preserve"> in a long-term,</w:t>
      </w:r>
      <w:r w:rsidRPr="00E72F56">
        <w:rPr>
          <w:rFonts w:ascii="Calibri" w:eastAsia="Malgun Gothic" w:hAnsi="Calibri" w:cs="Calibri"/>
          <w:color w:val="0070C0"/>
          <w:sz w:val="22"/>
          <w:szCs w:val="24"/>
          <w:lang w:eastAsia="ko-KR"/>
        </w:rPr>
        <w:t xml:space="preserve"> rather than as predictions </w:t>
      </w:r>
      <w:r>
        <w:rPr>
          <w:rFonts w:ascii="Calibri" w:eastAsia="Malgun Gothic" w:hAnsi="Calibri" w:cs="Calibri" w:hint="eastAsia"/>
          <w:color w:val="0070C0"/>
          <w:sz w:val="22"/>
          <w:szCs w:val="24"/>
          <w:lang w:eastAsia="ko-KR"/>
        </w:rPr>
        <w:t>for</w:t>
      </w:r>
      <w:r w:rsidRPr="00E72F56">
        <w:rPr>
          <w:rFonts w:ascii="Calibri" w:eastAsia="Malgun Gothic" w:hAnsi="Calibri" w:cs="Calibri"/>
          <w:color w:val="0070C0"/>
          <w:sz w:val="22"/>
          <w:szCs w:val="24"/>
          <w:lang w:eastAsia="ko-KR"/>
        </w:rPr>
        <w:t xml:space="preserve"> a specific epidemiological history.</w:t>
      </w:r>
    </w:p>
    <w:p w14:paraId="5C2057A7" w14:textId="77777777" w:rsidR="00042BAC" w:rsidRDefault="00042BAC" w:rsidP="00927B3E">
      <w:pPr>
        <w:pStyle w:val="a3"/>
        <w:rPr>
          <w:rFonts w:ascii="Calibri" w:eastAsia="Malgun Gothic" w:hAnsi="Calibri" w:cs="Calibri"/>
          <w:color w:val="0070C0"/>
          <w:sz w:val="22"/>
          <w:szCs w:val="24"/>
          <w:lang w:eastAsia="ko-KR"/>
        </w:rPr>
      </w:pPr>
    </w:p>
    <w:p w14:paraId="3A8CA76B" w14:textId="18447C7D" w:rsidR="00042BAC" w:rsidRPr="000A5A3E" w:rsidRDefault="00E27509" w:rsidP="00E27509">
      <w:pPr>
        <w:rPr>
          <w:rFonts w:ascii="Calibri" w:eastAsia="Malgun Gothic" w:hAnsi="Calibri" w:cs="Calibri"/>
          <w:color w:val="000000" w:themeColor="text1"/>
          <w:sz w:val="22"/>
          <w:szCs w:val="24"/>
          <w:lang w:val="en-US" w:eastAsia="ko-KR"/>
        </w:rPr>
      </w:pPr>
      <w:r w:rsidRPr="000A5A3E">
        <w:rPr>
          <w:rFonts w:ascii="Calibri" w:eastAsia="Malgun Gothic" w:hAnsi="Calibri" w:cs="Calibri"/>
          <w:color w:val="000000" w:themeColor="text1"/>
          <w:sz w:val="22"/>
          <w:szCs w:val="24"/>
          <w:lang w:val="en-US" w:eastAsia="ko-KR"/>
        </w:rPr>
        <w:t xml:space="preserve">Line number </w:t>
      </w:r>
      <w:r w:rsidR="009514F8">
        <w:rPr>
          <w:rFonts w:ascii="Calibri" w:eastAsia="Malgun Gothic" w:hAnsi="Calibri" w:cs="Calibri" w:hint="eastAsia"/>
          <w:color w:val="000000" w:themeColor="text1"/>
          <w:sz w:val="22"/>
          <w:szCs w:val="24"/>
          <w:lang w:val="en-US" w:eastAsia="ko-KR"/>
        </w:rPr>
        <w:t>393</w:t>
      </w:r>
      <w:r w:rsidR="000A5A3E" w:rsidRPr="000A5A3E">
        <w:rPr>
          <w:rFonts w:ascii="Calibri" w:eastAsia="Malgun Gothic" w:hAnsi="Calibri" w:cs="Calibri"/>
          <w:color w:val="000000" w:themeColor="text1"/>
          <w:sz w:val="22"/>
          <w:szCs w:val="24"/>
          <w:lang w:val="en-US" w:eastAsia="ko-KR"/>
        </w:rPr>
        <w:t>-</w:t>
      </w:r>
      <w:r w:rsidR="009514F8">
        <w:rPr>
          <w:rFonts w:ascii="Calibri" w:eastAsia="Malgun Gothic" w:hAnsi="Calibri" w:cs="Calibri" w:hint="eastAsia"/>
          <w:color w:val="000000" w:themeColor="text1"/>
          <w:sz w:val="22"/>
          <w:szCs w:val="24"/>
          <w:lang w:val="en-US" w:eastAsia="ko-KR"/>
        </w:rPr>
        <w:t>396</w:t>
      </w:r>
      <w:r w:rsidR="000A5A3E" w:rsidRPr="000A5A3E">
        <w:rPr>
          <w:rFonts w:ascii="Calibri" w:eastAsia="Malgun Gothic" w:hAnsi="Calibri" w:cs="Calibri"/>
          <w:color w:val="000000" w:themeColor="text1"/>
          <w:sz w:val="22"/>
          <w:szCs w:val="24"/>
          <w:lang w:val="en-US" w:eastAsia="ko-KR"/>
        </w:rPr>
        <w:t>:</w:t>
      </w:r>
    </w:p>
    <w:p w14:paraId="45A3F55B" w14:textId="19D4FE1C" w:rsidR="00E27509" w:rsidRPr="00E27509" w:rsidRDefault="009514F8" w:rsidP="00E27509">
      <w:pPr>
        <w:rPr>
          <w:rFonts w:ascii="Calibri" w:eastAsia="Malgun Gothic" w:hAnsi="Calibri" w:cs="Calibri"/>
          <w:color w:val="0070C0"/>
          <w:sz w:val="22"/>
          <w:szCs w:val="24"/>
          <w:lang w:eastAsia="ko-KR"/>
        </w:rPr>
      </w:pPr>
      <w:r w:rsidRPr="009C22B1">
        <w:rPr>
          <w:rFonts w:ascii="Calibri" w:eastAsia="Malgun Gothic" w:hAnsi="Calibri" w:cs="Calibri"/>
          <w:sz w:val="22"/>
          <w:highlight w:val="yellow"/>
        </w:rPr>
        <w:t>Third</w:t>
      </w:r>
      <w:r w:rsidRPr="00581DA5">
        <w:rPr>
          <w:rFonts w:ascii="Calibri" w:eastAsia="Malgun Gothic" w:hAnsi="Calibri" w:cs="Calibri"/>
          <w:sz w:val="22"/>
          <w:highlight w:val="yellow"/>
        </w:rPr>
        <w:t xml:space="preserve">, baseline age-specific seroprevalence was estimated using a catalytic model with a long-term average annual force of infection, representing average transmission profile rather than Brazil’s specific CHIKV introduction history </w:t>
      </w:r>
      <w:hyperlink r:id="rId37" w:history="1">
        <w:r w:rsidRPr="00581DA5">
          <w:rPr>
            <w:rFonts w:ascii="Calibri" w:hAnsi="Calibri" w:cs="Calibri"/>
            <w:sz w:val="22"/>
          </w:rPr>
          <w:t>[1,19]</w:t>
        </w:r>
      </w:hyperlink>
      <w:r w:rsidRPr="00581DA5">
        <w:rPr>
          <w:rFonts w:ascii="Calibri" w:eastAsia="Malgun Gothic" w:hAnsi="Calibri" w:cs="Calibri"/>
          <w:sz w:val="22"/>
          <w:highlight w:val="yellow"/>
        </w:rPr>
        <w:t>.</w:t>
      </w:r>
    </w:p>
    <w:p w14:paraId="71210A62" w14:textId="77777777" w:rsidR="0007361D" w:rsidRPr="00C86539" w:rsidRDefault="0007361D" w:rsidP="00A2150E">
      <w:pPr>
        <w:ind w:left="360"/>
        <w:rPr>
          <w:rFonts w:ascii="Calibri" w:eastAsia="Malgun Gothic" w:hAnsi="Calibri" w:cs="Calibri"/>
          <w:color w:val="0070C0"/>
          <w:sz w:val="22"/>
          <w:szCs w:val="24"/>
          <w:lang w:val="en-US" w:eastAsia="ko-KR"/>
        </w:rPr>
      </w:pPr>
    </w:p>
    <w:p w14:paraId="1B9836AF" w14:textId="77777777" w:rsidR="0007361D" w:rsidRPr="007C1A8C" w:rsidRDefault="0007361D" w:rsidP="00E820E3">
      <w:pPr>
        <w:rPr>
          <w:rFonts w:ascii="Calibri" w:eastAsia="Malgun Gothic" w:hAnsi="Calibri" w:cs="Calibri"/>
          <w:sz w:val="22"/>
          <w:szCs w:val="24"/>
          <w:lang w:eastAsia="ko-KR"/>
        </w:rPr>
      </w:pPr>
      <w:r w:rsidRPr="00C86539">
        <w:rPr>
          <w:rFonts w:ascii="Calibri" w:eastAsia="Malgun Gothic" w:hAnsi="Calibri" w:cs="Calibri"/>
          <w:b/>
          <w:sz w:val="22"/>
          <w:szCs w:val="24"/>
          <w:lang w:eastAsia="ko-KR"/>
        </w:rPr>
        <w:t>Comment 2</w:t>
      </w:r>
      <w:r w:rsidRPr="007C1A8C">
        <w:rPr>
          <w:rFonts w:ascii="Calibri" w:hAnsi="Calibri" w:cs="Calibri"/>
          <w:sz w:val="22"/>
          <w:szCs w:val="24"/>
        </w:rPr>
        <w:br/>
        <w:t>The authors consider a one-year time window for the benefits of the vaccine. However, as the authors correctly set out, CHIKV is now endemic in Brazil. Therefore, vaccine recipients will continue to be protected (i.e., see benefit) for as long as they have protective antibodies from the vaccine. The latest reporting shows 95% of vaccine recipients continue to have high titers after four years, suggesting a much longer time window for benefits should be considered.</w:t>
      </w:r>
      <w:r w:rsidRPr="007C1A8C">
        <w:rPr>
          <w:rFonts w:ascii="Calibri" w:hAnsi="Calibri" w:cs="Calibri"/>
          <w:sz w:val="22"/>
          <w:szCs w:val="24"/>
        </w:rPr>
        <w:br/>
      </w:r>
    </w:p>
    <w:p w14:paraId="39768C66" w14:textId="77777777" w:rsidR="0007361D" w:rsidRPr="00F300B8" w:rsidRDefault="0007361D" w:rsidP="00E820E3">
      <w:pPr>
        <w:rPr>
          <w:rFonts w:ascii="Calibri" w:eastAsia="Malgun Gothic" w:hAnsi="Calibri" w:cs="Calibri"/>
          <w:color w:val="0070C0"/>
          <w:sz w:val="22"/>
          <w:szCs w:val="24"/>
          <w:lang w:eastAsia="ko-KR"/>
        </w:rPr>
      </w:pPr>
      <w:r w:rsidRPr="00F300B8">
        <w:rPr>
          <w:rFonts w:ascii="Calibri" w:eastAsia="Malgun Gothic" w:hAnsi="Calibri" w:cs="Calibri" w:hint="eastAsia"/>
          <w:color w:val="0070C0"/>
          <w:sz w:val="22"/>
          <w:szCs w:val="24"/>
          <w:lang w:eastAsia="ko-KR"/>
        </w:rPr>
        <w:t>Response</w:t>
      </w:r>
    </w:p>
    <w:p w14:paraId="13F50112" w14:textId="77777777" w:rsidR="0007361D" w:rsidRPr="00EC77C5" w:rsidRDefault="0007361D" w:rsidP="00AB4DA3">
      <w:pPr>
        <w:pStyle w:val="a3"/>
        <w:numPr>
          <w:ilvl w:val="0"/>
          <w:numId w:val="3"/>
        </w:numPr>
        <w:ind w:left="360"/>
        <w:rPr>
          <w:rFonts w:ascii="Calibri" w:eastAsia="Malgun Gothic" w:hAnsi="Calibri" w:cs="Calibri"/>
          <w:sz w:val="22"/>
          <w:szCs w:val="24"/>
          <w:lang w:eastAsia="ko-KR"/>
        </w:rPr>
      </w:pPr>
      <w:r w:rsidRPr="00AA2CBE">
        <w:rPr>
          <w:rFonts w:ascii="Calibri" w:eastAsia="Malgun Gothic" w:hAnsi="Calibri" w:cs="Calibri" w:hint="eastAsia"/>
          <w:color w:val="0070C0"/>
          <w:sz w:val="22"/>
          <w:szCs w:val="24"/>
          <w:lang w:eastAsia="ko-KR"/>
        </w:rPr>
        <w:t>We acknowledge the reviewer</w:t>
      </w:r>
      <w:r w:rsidRPr="00AA2CBE">
        <w:rPr>
          <w:rFonts w:ascii="Calibri" w:eastAsia="Malgun Gothic" w:hAnsi="Calibri" w:cs="Calibri"/>
          <w:color w:val="0070C0"/>
          <w:sz w:val="22"/>
          <w:szCs w:val="24"/>
          <w:lang w:eastAsia="ko-KR"/>
        </w:rPr>
        <w:t>’</w:t>
      </w:r>
      <w:r w:rsidRPr="00AA2CBE">
        <w:rPr>
          <w:rFonts w:ascii="Calibri" w:eastAsia="Malgun Gothic" w:hAnsi="Calibri" w:cs="Calibri" w:hint="eastAsia"/>
          <w:color w:val="0070C0"/>
          <w:sz w:val="22"/>
          <w:szCs w:val="24"/>
          <w:lang w:eastAsia="ko-KR"/>
        </w:rPr>
        <w:t>s point on potential long-term benefits of Ixchiq over 1- year horizo</w:t>
      </w:r>
      <w:r>
        <w:rPr>
          <w:rFonts w:ascii="Calibri" w:eastAsia="Malgun Gothic" w:hAnsi="Calibri" w:cs="Calibri" w:hint="eastAsia"/>
          <w:color w:val="0070C0"/>
          <w:sz w:val="22"/>
          <w:szCs w:val="24"/>
          <w:lang w:eastAsia="ko-KR"/>
        </w:rPr>
        <w:t xml:space="preserve">n given that Ixchiq demonstrates durable immunogenicity with 95% of </w:t>
      </w:r>
      <w:r>
        <w:rPr>
          <w:rFonts w:ascii="Calibri" w:eastAsia="Malgun Gothic" w:hAnsi="Calibri" w:cs="Calibri"/>
          <w:color w:val="0070C0"/>
          <w:sz w:val="22"/>
          <w:szCs w:val="24"/>
          <w:lang w:eastAsia="ko-KR"/>
        </w:rPr>
        <w:t>recipients</w:t>
      </w:r>
      <w:r>
        <w:rPr>
          <w:rFonts w:ascii="Calibri" w:eastAsia="Malgun Gothic" w:hAnsi="Calibri" w:cs="Calibri" w:hint="eastAsia"/>
          <w:color w:val="0070C0"/>
          <w:sz w:val="22"/>
          <w:szCs w:val="24"/>
          <w:lang w:eastAsia="ko-KR"/>
        </w:rPr>
        <w:t xml:space="preserve"> maintaining high neutralising antibody titres at 4 years after vaccination. However, our model choice of 1-year analytical horizon was deliberate. First, our model focus on outbreak response immunisation which is a reactive intervention targeting a single episodic outbreak and travel vaccination with exposure </w:t>
      </w:r>
      <w:r>
        <w:rPr>
          <w:rFonts w:ascii="Calibri" w:eastAsia="Malgun Gothic" w:hAnsi="Calibri" w:cs="Calibri"/>
          <w:color w:val="0070C0"/>
          <w:sz w:val="22"/>
          <w:szCs w:val="24"/>
          <w:lang w:eastAsia="ko-KR"/>
        </w:rPr>
        <w:t>durations</w:t>
      </w:r>
      <w:r>
        <w:rPr>
          <w:rFonts w:ascii="Calibri" w:eastAsia="Malgun Gothic" w:hAnsi="Calibri" w:cs="Calibri" w:hint="eastAsia"/>
          <w:color w:val="0070C0"/>
          <w:sz w:val="22"/>
          <w:szCs w:val="24"/>
          <w:lang w:eastAsia="ko-KR"/>
        </w:rPr>
        <w:t xml:space="preserve"> of up to 90 days. A 1-year time horizon captures the period of transmission risk within a single outbreak and </w:t>
      </w:r>
      <w:r>
        <w:rPr>
          <w:rFonts w:ascii="Calibri" w:eastAsia="Malgun Gothic" w:hAnsi="Calibri" w:cs="Calibri"/>
          <w:color w:val="0070C0"/>
          <w:sz w:val="22"/>
          <w:szCs w:val="24"/>
          <w:lang w:eastAsia="ko-KR"/>
        </w:rPr>
        <w:t>providing</w:t>
      </w:r>
      <w:r>
        <w:rPr>
          <w:rFonts w:ascii="Calibri" w:eastAsia="Malgun Gothic" w:hAnsi="Calibri" w:cs="Calibri" w:hint="eastAsia"/>
          <w:color w:val="0070C0"/>
          <w:sz w:val="22"/>
          <w:szCs w:val="24"/>
          <w:lang w:eastAsia="ko-KR"/>
        </w:rPr>
        <w:t xml:space="preserve"> conservative lower bound estimates of the current benefit-risk ratios. Estimating benefits over a longer horizon would require assumptions about the frequency and intensity of future outbreak </w:t>
      </w:r>
      <w:r>
        <w:rPr>
          <w:rFonts w:ascii="Calibri" w:eastAsia="Malgun Gothic" w:hAnsi="Calibri" w:cs="Calibri"/>
          <w:color w:val="0070C0"/>
          <w:sz w:val="22"/>
          <w:szCs w:val="24"/>
          <w:lang w:eastAsia="ko-KR"/>
        </w:rPr>
        <w:t>cycles</w:t>
      </w:r>
      <w:r>
        <w:rPr>
          <w:rFonts w:ascii="Calibri" w:eastAsia="Malgun Gothic" w:hAnsi="Calibri" w:cs="Calibri" w:hint="eastAsia"/>
          <w:color w:val="0070C0"/>
          <w:sz w:val="22"/>
          <w:szCs w:val="24"/>
          <w:lang w:eastAsia="ko-KR"/>
        </w:rPr>
        <w:t xml:space="preserve">, which are uncertain and heterogeneous across </w:t>
      </w:r>
      <w:r>
        <w:rPr>
          <w:rFonts w:ascii="Calibri" w:eastAsia="Malgun Gothic" w:hAnsi="Calibri" w:cs="Calibri"/>
          <w:color w:val="0070C0"/>
          <w:sz w:val="22"/>
          <w:szCs w:val="24"/>
          <w:lang w:eastAsia="ko-KR"/>
        </w:rPr>
        <w:t>the</w:t>
      </w:r>
      <w:r>
        <w:rPr>
          <w:rFonts w:ascii="Calibri" w:eastAsia="Malgun Gothic" w:hAnsi="Calibri" w:cs="Calibri" w:hint="eastAsia"/>
          <w:color w:val="0070C0"/>
          <w:sz w:val="22"/>
          <w:szCs w:val="24"/>
          <w:lang w:eastAsia="ko-KR"/>
        </w:rPr>
        <w:t xml:space="preserve"> states. </w:t>
      </w:r>
    </w:p>
    <w:p w14:paraId="3936C51D" w14:textId="77777777" w:rsidR="0007361D" w:rsidRDefault="0007361D" w:rsidP="00EC77C5">
      <w:pPr>
        <w:rPr>
          <w:rFonts w:ascii="Calibri" w:eastAsia="Malgun Gothic" w:hAnsi="Calibri" w:cs="Calibri"/>
          <w:sz w:val="22"/>
          <w:szCs w:val="24"/>
          <w:lang w:eastAsia="ko-KR"/>
        </w:rPr>
      </w:pPr>
    </w:p>
    <w:p w14:paraId="0534BE82" w14:textId="583AC3F5" w:rsidR="0007361D" w:rsidRPr="00EC77C5" w:rsidRDefault="0007361D" w:rsidP="00EC77C5">
      <w:pPr>
        <w:ind w:left="360"/>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 xml:space="preserve">We have </w:t>
      </w:r>
      <w:commentRangeStart w:id="52"/>
      <w:r w:rsidRPr="6A29B46B">
        <w:rPr>
          <w:rFonts w:ascii="Calibri" w:eastAsia="Malgun Gothic" w:hAnsi="Calibri" w:cs="Calibri"/>
          <w:color w:val="0070C0"/>
          <w:sz w:val="22"/>
          <w:lang w:eastAsia="ko-KR"/>
        </w:rPr>
        <w:t xml:space="preserve">clearly updated in the discussion </w:t>
      </w:r>
      <w:commentRangeEnd w:id="52"/>
      <w:r w:rsidRPr="6A29B46B">
        <w:rPr>
          <w:rStyle w:val="af1"/>
          <w:rFonts w:ascii="Calibri" w:eastAsia="Malgun Gothic" w:hAnsi="Calibri" w:cs="Calibri"/>
          <w:color w:val="0070C0"/>
          <w:sz w:val="22"/>
          <w:szCs w:val="22"/>
          <w:lang w:eastAsia="ko-KR"/>
        </w:rPr>
        <w:commentReference w:id="52"/>
      </w:r>
      <w:r w:rsidRPr="6A29B46B">
        <w:rPr>
          <w:rFonts w:ascii="Calibri" w:eastAsia="Malgun Gothic" w:hAnsi="Calibri" w:cs="Calibri"/>
          <w:color w:val="0070C0"/>
          <w:sz w:val="22"/>
          <w:lang w:eastAsia="ko-KR"/>
        </w:rPr>
        <w:t xml:space="preserve">that this choice is conservative with respect to benefit. If we assume that CHIKV continues to circulate endemically, and Ixchiq provides </w:t>
      </w:r>
      <w:r w:rsidRPr="6A29B46B">
        <w:rPr>
          <w:rFonts w:ascii="Calibri" w:eastAsia="Malgun Gothic" w:hAnsi="Calibri" w:cs="Calibri"/>
          <w:color w:val="0070C0"/>
          <w:sz w:val="22"/>
          <w:lang w:eastAsia="ko-KR"/>
        </w:rPr>
        <w:lastRenderedPageBreak/>
        <w:t xml:space="preserve">long-lasting immunity, the benefit would exceed our current estimates. Our 1-year estimates represent a lower bound conservative vaccination benefit.  </w:t>
      </w:r>
    </w:p>
    <w:p w14:paraId="537D33F4" w14:textId="77777777" w:rsidR="0007361D" w:rsidRDefault="0007361D" w:rsidP="00EC77C5">
      <w:pPr>
        <w:rPr>
          <w:rFonts w:ascii="Calibri" w:eastAsia="Malgun Gothic" w:hAnsi="Calibri" w:cs="Calibri"/>
          <w:sz w:val="22"/>
          <w:szCs w:val="24"/>
          <w:lang w:eastAsia="ko-KR"/>
        </w:rPr>
      </w:pPr>
    </w:p>
    <w:p w14:paraId="5B0B1345" w14:textId="263E73E9" w:rsidR="00597F01" w:rsidRDefault="00753CB0" w:rsidP="00EC77C5">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C34698">
        <w:rPr>
          <w:rFonts w:ascii="Calibri" w:eastAsia="Malgun Gothic" w:hAnsi="Calibri" w:cs="Calibri" w:hint="eastAsia"/>
          <w:sz w:val="22"/>
          <w:szCs w:val="24"/>
          <w:lang w:val="en-US" w:eastAsia="ko-KR"/>
        </w:rPr>
        <w:t>396</w:t>
      </w:r>
      <w:r>
        <w:rPr>
          <w:rFonts w:ascii="Calibri" w:eastAsia="Malgun Gothic" w:hAnsi="Calibri" w:cs="Calibri"/>
          <w:sz w:val="22"/>
          <w:szCs w:val="24"/>
          <w:lang w:val="en-US" w:eastAsia="ko-KR"/>
        </w:rPr>
        <w:t>-4</w:t>
      </w:r>
      <w:r w:rsidR="00C34698">
        <w:rPr>
          <w:rFonts w:ascii="Calibri" w:eastAsia="Malgun Gothic" w:hAnsi="Calibri" w:cs="Calibri" w:hint="eastAsia"/>
          <w:sz w:val="22"/>
          <w:szCs w:val="24"/>
          <w:lang w:val="en-US" w:eastAsia="ko-KR"/>
        </w:rPr>
        <w:t>00</w:t>
      </w:r>
      <w:r>
        <w:rPr>
          <w:rFonts w:ascii="Calibri" w:eastAsia="Malgun Gothic" w:hAnsi="Calibri" w:cs="Calibri"/>
          <w:sz w:val="22"/>
          <w:szCs w:val="24"/>
          <w:lang w:val="en-US" w:eastAsia="ko-KR"/>
        </w:rPr>
        <w:t>:</w:t>
      </w:r>
    </w:p>
    <w:p w14:paraId="65662D83" w14:textId="77777777" w:rsidR="00032587" w:rsidRPr="00320F01" w:rsidRDefault="00032587" w:rsidP="00032587">
      <w:pPr>
        <w:spacing w:line="276" w:lineRule="auto"/>
        <w:rPr>
          <w:rFonts w:ascii="Calibri" w:eastAsia="Malgun Gothic" w:hAnsi="Calibri" w:cs="Calibri"/>
          <w:sz w:val="22"/>
          <w:highlight w:val="yellow"/>
        </w:rPr>
      </w:pPr>
      <w:r w:rsidRPr="00581DA5">
        <w:rPr>
          <w:rFonts w:ascii="Calibri" w:eastAsia="Malgun Gothic" w:hAnsi="Calibri" w:cs="Calibri"/>
          <w:sz w:val="22"/>
          <w:highlight w:val="yellow"/>
        </w:rPr>
        <w:t xml:space="preserve">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C22B1">
        <w:rPr>
          <w:rFonts w:ascii="Calibri" w:eastAsia="Malgun Gothic" w:hAnsi="Calibri" w:cs="Calibri"/>
          <w:sz w:val="22"/>
          <w:highlight w:val="yellow"/>
        </w:rPr>
        <w:t>clinical</w:t>
      </w:r>
      <w:r w:rsidRPr="00581DA5">
        <w:rPr>
          <w:rFonts w:ascii="Calibri" w:eastAsia="Malgun Gothic" w:hAnsi="Calibri" w:cs="Calibri"/>
          <w:sz w:val="22"/>
          <w:highlight w:val="yellow"/>
        </w:rPr>
        <w:t xml:space="preserve"> protection after vaccination, which remains uncertain </w:t>
      </w:r>
      <w:hyperlink r:id="rId38" w:history="1">
        <w:r w:rsidRPr="00581DA5">
          <w:rPr>
            <w:rFonts w:ascii="Calibri" w:hAnsi="Calibri" w:cs="Calibri"/>
            <w:sz w:val="22"/>
          </w:rPr>
          <w:t>[32]</w:t>
        </w:r>
      </w:hyperlink>
      <w:r w:rsidRPr="00581DA5">
        <w:rPr>
          <w:rFonts w:ascii="Calibri" w:eastAsia="Malgun Gothic" w:hAnsi="Calibri" w:cs="Calibri" w:hint="eastAsia"/>
          <w:sz w:val="22"/>
          <w:highlight w:val="yellow"/>
        </w:rPr>
        <w:t xml:space="preserve">. </w:t>
      </w:r>
    </w:p>
    <w:p w14:paraId="4C5F2B83" w14:textId="77777777" w:rsidR="00597F01" w:rsidRPr="00EC77C5" w:rsidRDefault="00597F01" w:rsidP="00EC77C5">
      <w:pPr>
        <w:rPr>
          <w:rFonts w:ascii="Calibri" w:eastAsia="Malgun Gothic" w:hAnsi="Calibri" w:cs="Calibri"/>
          <w:sz w:val="22"/>
          <w:szCs w:val="24"/>
          <w:lang w:eastAsia="ko-KR"/>
        </w:rPr>
      </w:pPr>
    </w:p>
    <w:p w14:paraId="053EF05C"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Age-specific case fatality and hospitalization rates are used to quantify the benefit of vaccination, as reported by Cerqueria-Silva et al. However, in Table S1 and Equations 1 and 2, these are listed and used as infection fatality and hospitalization rates given infection. The data reported in the original paper are hospitalizations and deaths amongst outpatients (i.e., given sufficiently severe symptoms to seek medical care). As the vast majority of infected individuals do not end up as recorded outpatients, this will lead to incorrect estimates.</w:t>
      </w:r>
    </w:p>
    <w:p w14:paraId="5A97AF4B" w14:textId="77777777" w:rsidR="0007361D" w:rsidRDefault="0007361D" w:rsidP="00E820E3">
      <w:pPr>
        <w:rPr>
          <w:rFonts w:ascii="Calibri" w:eastAsia="Malgun Gothic" w:hAnsi="Calibri" w:cs="Calibri"/>
          <w:sz w:val="22"/>
          <w:szCs w:val="24"/>
          <w:lang w:eastAsia="ko-KR"/>
        </w:rPr>
      </w:pPr>
    </w:p>
    <w:p w14:paraId="082CC118" w14:textId="77777777" w:rsidR="0007361D" w:rsidRPr="008A28C5" w:rsidRDefault="0007361D" w:rsidP="00E820E3">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7F857F6" w14:textId="77777777" w:rsidR="0007361D" w:rsidRPr="008A28C5" w:rsidRDefault="0007361D" w:rsidP="008A28C5">
      <w:pPr>
        <w:pStyle w:val="a3"/>
        <w:numPr>
          <w:ilvl w:val="0"/>
          <w:numId w:val="3"/>
        </w:numPr>
        <w:rPr>
          <w:rFonts w:ascii="Calibri" w:eastAsia="Malgun Gothic" w:hAnsi="Calibri" w:cs="Calibri"/>
          <w:color w:val="0070C0"/>
          <w:sz w:val="22"/>
          <w:szCs w:val="24"/>
          <w:lang w:eastAsia="ko-KR"/>
        </w:rPr>
      </w:pPr>
      <w:r w:rsidRPr="00F023AB">
        <w:rPr>
          <w:rFonts w:ascii="Calibri" w:eastAsia="Malgun Gothic" w:hAnsi="Calibri" w:cs="Calibri"/>
          <w:color w:val="0070C0"/>
          <w:sz w:val="22"/>
          <w:szCs w:val="24"/>
          <w:lang w:eastAsia="ko-KR"/>
        </w:rPr>
        <w:t>We thank the reviewer for this clarification. We confirm that our model implementation correctly applied hospitalisation and case fatality rates to the symptomatic pool rather than to all infected individuals consistent with the denominator used in Cerqueira-Silva et al., where these rates were derived from surveillance data capturing symptomatic individuals seeking medical care. The error was therefore confined to parameter labelling in Table S1, where we inadvertently wrote "</w:t>
      </w:r>
      <w:r w:rsidRPr="00061DCA">
        <w:rPr>
          <w:rFonts w:ascii="Calibri" w:eastAsia="Malgun Gothic" w:hAnsi="Calibri" w:cs="Calibri"/>
          <w:i/>
          <w:iCs/>
          <w:color w:val="0070C0"/>
          <w:sz w:val="22"/>
          <w:szCs w:val="24"/>
          <w:lang w:eastAsia="ko-KR"/>
        </w:rPr>
        <w:t>given infection</w:t>
      </w:r>
      <w:r w:rsidRPr="00F023AB">
        <w:rPr>
          <w:rFonts w:ascii="Calibri" w:eastAsia="Malgun Gothic" w:hAnsi="Calibri" w:cs="Calibri"/>
          <w:color w:val="0070C0"/>
          <w:sz w:val="22"/>
          <w:szCs w:val="24"/>
          <w:lang w:eastAsia="ko-KR"/>
        </w:rPr>
        <w:t>" rather than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xml:space="preserve">." The underlying calculations were not affected. We have revised all parameter names and equation notation throughout the </w:t>
      </w:r>
      <w:r>
        <w:rPr>
          <w:rFonts w:ascii="Calibri" w:eastAsia="Malgun Gothic" w:hAnsi="Calibri" w:cs="Calibri" w:hint="eastAsia"/>
          <w:color w:val="0070C0"/>
          <w:sz w:val="22"/>
          <w:szCs w:val="24"/>
          <w:lang w:eastAsia="ko-KR"/>
        </w:rPr>
        <w:t>supplementary material</w:t>
      </w:r>
      <w:r w:rsidRPr="00F023AB">
        <w:rPr>
          <w:rFonts w:ascii="Calibri" w:eastAsia="Malgun Gothic" w:hAnsi="Calibri" w:cs="Calibri"/>
          <w:color w:val="0070C0"/>
          <w:sz w:val="22"/>
          <w:szCs w:val="24"/>
          <w:lang w:eastAsia="ko-KR"/>
        </w:rPr>
        <w:t xml:space="preserve"> to explicitly state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to avoid further ambiguity.</w:t>
      </w:r>
      <w:r w:rsidRPr="008A28C5">
        <w:rPr>
          <w:rFonts w:ascii="Calibri" w:hAnsi="Calibri" w:cs="Calibri"/>
          <w:color w:val="0070C0"/>
          <w:sz w:val="22"/>
          <w:szCs w:val="24"/>
        </w:rPr>
        <w:br/>
      </w:r>
    </w:p>
    <w:p w14:paraId="4D535295" w14:textId="77777777" w:rsidR="0007361D" w:rsidRDefault="0007361D" w:rsidP="00E820E3">
      <w:pPr>
        <w:rPr>
          <w:rFonts w:ascii="Calibri" w:eastAsia="Malgun Gothic" w:hAnsi="Calibri" w:cs="Calibri"/>
          <w:sz w:val="22"/>
          <w:szCs w:val="24"/>
          <w:lang w:eastAsia="ko-KR"/>
        </w:rPr>
      </w:pPr>
      <w:r w:rsidRPr="00A925A5">
        <w:rPr>
          <w:rFonts w:ascii="Calibri" w:eastAsia="Malgun Gothic" w:hAnsi="Calibri" w:cs="Calibri"/>
          <w:b/>
          <w:sz w:val="22"/>
          <w:szCs w:val="24"/>
          <w:highlight w:val="yellow"/>
          <w:lang w:eastAsia="ko-KR"/>
        </w:rPr>
        <w:t>Comment 4</w:t>
      </w:r>
      <w:r w:rsidRPr="007C1A8C">
        <w:rPr>
          <w:rFonts w:ascii="Calibri" w:hAnsi="Calibri" w:cs="Calibri"/>
          <w:sz w:val="22"/>
          <w:szCs w:val="24"/>
        </w:rPr>
        <w:br/>
        <w:t>There is an implicit assumption that individuals immune at baseline from prior infection would have the same risk of vaccine-associated adverse events as individuals seronaive. However, essentially all vaccine trial data determining the risk of adverse events come from baseline naïve individuals. For a live vaccine, we would expect circulating antibody to neutralize the vaccine strain and therefore there would be minimal if any risk of adverse events.</w:t>
      </w:r>
    </w:p>
    <w:p w14:paraId="1093EC48" w14:textId="77777777" w:rsidR="0007361D" w:rsidRDefault="0007361D" w:rsidP="00E820E3">
      <w:pPr>
        <w:rPr>
          <w:rFonts w:ascii="Calibri" w:eastAsia="Malgun Gothic" w:hAnsi="Calibri" w:cs="Calibri"/>
          <w:sz w:val="22"/>
          <w:szCs w:val="24"/>
          <w:lang w:eastAsia="ko-KR"/>
        </w:rPr>
      </w:pPr>
    </w:p>
    <w:p w14:paraId="15DC4AF1"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F33CFA6" w14:textId="77777777" w:rsidR="0007361D" w:rsidRDefault="0007361D" w:rsidP="00A925A5">
      <w:pPr>
        <w:pStyle w:val="a3"/>
        <w:numPr>
          <w:ilvl w:val="0"/>
          <w:numId w:val="3"/>
        </w:numPr>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lastRenderedPageBreak/>
        <w:t xml:space="preserve">We thank the reviewer for this important point. We agree that vaccine-attributable </w:t>
      </w:r>
      <w:r>
        <w:rPr>
          <w:rFonts w:ascii="Calibri" w:eastAsia="Malgun Gothic" w:hAnsi="Calibri" w:cs="Calibri" w:hint="eastAsia"/>
          <w:color w:val="0070C0"/>
          <w:sz w:val="22"/>
          <w:szCs w:val="24"/>
          <w:lang w:eastAsia="ko-KR"/>
        </w:rPr>
        <w:t>SAE</w:t>
      </w:r>
      <w:r w:rsidRPr="00A925A5">
        <w:rPr>
          <w:rFonts w:ascii="Calibri" w:eastAsia="Malgun Gothic" w:hAnsi="Calibri" w:cs="Calibri"/>
          <w:color w:val="0070C0"/>
          <w:sz w:val="22"/>
          <w:szCs w:val="24"/>
          <w:lang w:eastAsia="ko-KR"/>
        </w:rPr>
        <w:t xml:space="preserve"> risk is unlikely to be the same in individuals who are seropositive at baseline and those who are seronaive. This is particularly relevant for a live-attenuated vaccine, for which pre-existing neutralising antibodies would be expected to limit vaccine-virus replication and thereby reduce the likelihood of chikungunya-like reactogenicity. </w:t>
      </w:r>
    </w:p>
    <w:p w14:paraId="41B1F3D0" w14:textId="77777777" w:rsidR="0007361D" w:rsidRDefault="0007361D" w:rsidP="00B27E45">
      <w:pPr>
        <w:pStyle w:val="a3"/>
        <w:rPr>
          <w:rFonts w:ascii="Calibri" w:eastAsia="Malgun Gothic" w:hAnsi="Calibri" w:cs="Calibri"/>
          <w:color w:val="0070C0"/>
          <w:sz w:val="22"/>
          <w:szCs w:val="24"/>
          <w:lang w:eastAsia="ko-KR"/>
        </w:rPr>
      </w:pPr>
    </w:p>
    <w:p w14:paraId="62E34A9A" w14:textId="77777777" w:rsidR="0007361D" w:rsidRDefault="0007361D" w:rsidP="009303FB">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 xml:space="preserve">This interpretation is also consistent with available clinical data: in the phase 3 trial conducted in adolescents in endemic areas of Brazil, baseline-seropositive participants experienced fewer solicited systemic adverse events after VLA1553 vaccination than baseline-seronegative participants, including lower frequencies of headache, fatigue, fever, and arthralgia. At the same time, we acknowledge that direct safety data stratified by baseline serostatus remain limited. </w:t>
      </w:r>
    </w:p>
    <w:p w14:paraId="44B1E032" w14:textId="77777777" w:rsidR="0007361D" w:rsidRPr="00A925A5" w:rsidRDefault="0007361D" w:rsidP="009303FB">
      <w:pPr>
        <w:pStyle w:val="a3"/>
        <w:rPr>
          <w:rFonts w:ascii="Calibri" w:eastAsia="Malgun Gothic" w:hAnsi="Calibri" w:cs="Calibri"/>
          <w:color w:val="0070C0"/>
          <w:sz w:val="22"/>
          <w:szCs w:val="24"/>
          <w:lang w:eastAsia="ko-KR"/>
        </w:rPr>
      </w:pPr>
    </w:p>
    <w:p w14:paraId="76F2A75E" w14:textId="77777777" w:rsidR="0007361D" w:rsidRDefault="0007361D" w:rsidP="00B27E45">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In response, we revised the model to allow differential vaccine-attributable risk by baseline seros</w:t>
      </w:r>
      <w:r>
        <w:rPr>
          <w:rFonts w:ascii="Calibri" w:eastAsia="Malgun Gothic" w:hAnsi="Calibri" w:cs="Calibri"/>
          <w:color w:val="0070C0"/>
          <w:sz w:val="22"/>
          <w:szCs w:val="24"/>
          <w:lang w:eastAsia="ko-KR"/>
        </w:rPr>
        <w:t>tatus</w:t>
      </w:r>
      <w:r w:rsidRPr="00A925A5">
        <w:rPr>
          <w:rFonts w:ascii="Calibri" w:eastAsia="Malgun Gothic" w:hAnsi="Calibri" w:cs="Calibri"/>
          <w:color w:val="0070C0"/>
          <w:sz w:val="22"/>
          <w:szCs w:val="24"/>
          <w:lang w:eastAsia="ko-KR"/>
        </w:rPr>
        <w:t xml:space="preserve">. Specifically, we assumed </w:t>
      </w:r>
      <w:r>
        <w:rPr>
          <w:rFonts w:ascii="Calibri" w:eastAsia="Malgun Gothic" w:hAnsi="Calibri" w:cs="Calibri"/>
          <w:color w:val="0070C0"/>
          <w:sz w:val="22"/>
          <w:szCs w:val="24"/>
          <w:lang w:eastAsia="ko-KR"/>
        </w:rPr>
        <w:t xml:space="preserve">(i) </w:t>
      </w:r>
      <w:r>
        <w:rPr>
          <w:rFonts w:ascii="Calibri" w:eastAsia="Malgun Gothic" w:hAnsi="Calibri" w:cs="Calibri" w:hint="eastAsia"/>
          <w:color w:val="0070C0"/>
          <w:sz w:val="22"/>
          <w:szCs w:val="24"/>
          <w:lang w:eastAsia="ko-KR"/>
        </w:rPr>
        <w:t xml:space="preserve">no </w:t>
      </w:r>
      <w:r w:rsidRPr="00A925A5">
        <w:rPr>
          <w:rFonts w:ascii="Calibri" w:eastAsia="Malgun Gothic" w:hAnsi="Calibri" w:cs="Calibri"/>
          <w:color w:val="0070C0"/>
          <w:sz w:val="22"/>
          <w:szCs w:val="24"/>
          <w:lang w:eastAsia="ko-KR"/>
        </w:rPr>
        <w:t>vaccine-attributable risk among individuals who were baseline seropositive</w:t>
      </w:r>
      <w:r>
        <w:rPr>
          <w:rFonts w:ascii="Calibri" w:eastAsia="Malgun Gothic" w:hAnsi="Calibri" w:cs="Calibri" w:hint="eastAsia"/>
          <w:color w:val="0070C0"/>
          <w:sz w:val="22"/>
          <w:szCs w:val="24"/>
          <w:lang w:eastAsia="ko-KR"/>
        </w:rPr>
        <w:t xml:space="preserve"> </w:t>
      </w:r>
      <w:r>
        <w:rPr>
          <w:rFonts w:ascii="Calibri" w:eastAsia="Malgun Gothic" w:hAnsi="Calibri" w:cs="Calibri"/>
          <w:color w:val="0070C0"/>
          <w:sz w:val="22"/>
          <w:szCs w:val="24"/>
          <w:lang w:val="en-US" w:eastAsia="ko-KR"/>
        </w:rPr>
        <w:t>and observed vaccine-attributable risk to those who were baseline seronegative</w:t>
      </w:r>
      <w:r>
        <w:rPr>
          <w:rFonts w:ascii="Calibri" w:eastAsia="Malgun Gothic" w:hAnsi="Calibri" w:cs="Calibri" w:hint="eastAsia"/>
          <w:color w:val="0070C0"/>
          <w:sz w:val="22"/>
          <w:szCs w:val="24"/>
          <w:lang w:eastAsia="ko-KR"/>
        </w:rPr>
        <w:t xml:space="preserve"> (standing for optimistic upper bound scenario</w:t>
      </w:r>
      <w:r>
        <w:rPr>
          <w:rFonts w:ascii="Calibri" w:eastAsia="Malgun Gothic" w:hAnsi="Calibri" w:cs="Calibri"/>
          <w:color w:val="0070C0"/>
          <w:sz w:val="22"/>
          <w:szCs w:val="24"/>
          <w:lang w:eastAsia="ko-KR"/>
        </w:rPr>
        <w:t>)</w:t>
      </w:r>
      <w:r w:rsidRPr="00A925A5">
        <w:rPr>
          <w:rFonts w:ascii="Calibri" w:eastAsia="Malgun Gothic" w:hAnsi="Calibri" w:cs="Calibri"/>
          <w:color w:val="0070C0"/>
          <w:sz w:val="22"/>
          <w:szCs w:val="24"/>
          <w:lang w:eastAsia="ko-KR"/>
        </w:rPr>
        <w:t xml:space="preserve"> and </w:t>
      </w:r>
      <w:r>
        <w:rPr>
          <w:rFonts w:ascii="Calibri" w:eastAsia="Malgun Gothic" w:hAnsi="Calibri" w:cs="Calibri"/>
          <w:color w:val="0070C0"/>
          <w:sz w:val="22"/>
          <w:szCs w:val="24"/>
          <w:lang w:eastAsia="ko-KR"/>
        </w:rPr>
        <w:t xml:space="preserve">(ii) </w:t>
      </w:r>
      <w:r w:rsidRPr="00A925A5">
        <w:rPr>
          <w:rFonts w:ascii="Calibri" w:eastAsia="Malgun Gothic" w:hAnsi="Calibri" w:cs="Calibri"/>
          <w:color w:val="0070C0"/>
          <w:sz w:val="22"/>
          <w:szCs w:val="24"/>
          <w:lang w:eastAsia="ko-KR"/>
        </w:rPr>
        <w:t xml:space="preserve">applied the observed vaccine-attributable risk to </w:t>
      </w:r>
      <w:r>
        <w:rPr>
          <w:rFonts w:ascii="Calibri" w:eastAsia="Malgun Gothic" w:hAnsi="Calibri" w:cs="Calibri"/>
          <w:color w:val="0070C0"/>
          <w:sz w:val="22"/>
          <w:szCs w:val="24"/>
          <w:lang w:eastAsia="ko-KR"/>
        </w:rPr>
        <w:t>all individuals</w:t>
      </w:r>
      <w:r>
        <w:rPr>
          <w:rFonts w:ascii="Calibri" w:eastAsia="Malgun Gothic" w:hAnsi="Calibri" w:cs="Calibri" w:hint="eastAsia"/>
          <w:color w:val="0070C0"/>
          <w:sz w:val="22"/>
          <w:szCs w:val="24"/>
          <w:lang w:eastAsia="ko-KR"/>
        </w:rPr>
        <w:t xml:space="preserve"> (standing for pessimistic lower bound scenario)</w:t>
      </w:r>
      <w:r w:rsidRPr="00A925A5">
        <w:rPr>
          <w:rFonts w:ascii="Calibri" w:eastAsia="Malgun Gothic" w:hAnsi="Calibri" w:cs="Calibri"/>
          <w:color w:val="0070C0"/>
          <w:sz w:val="22"/>
          <w:szCs w:val="24"/>
          <w:lang w:eastAsia="ko-KR"/>
        </w:rPr>
        <w:t xml:space="preserve">. </w:t>
      </w:r>
    </w:p>
    <w:p w14:paraId="560BACBF" w14:textId="77777777" w:rsidR="0007361D" w:rsidRDefault="0007361D" w:rsidP="00B27E45">
      <w:pPr>
        <w:pStyle w:val="a3"/>
        <w:rPr>
          <w:rFonts w:ascii="Calibri" w:eastAsia="Malgun Gothic" w:hAnsi="Calibri" w:cs="Calibri"/>
          <w:color w:val="0070C0"/>
          <w:sz w:val="22"/>
          <w:szCs w:val="24"/>
          <w:lang w:eastAsia="ko-KR"/>
        </w:rPr>
      </w:pPr>
    </w:p>
    <w:p w14:paraId="5A775773" w14:textId="140D9AE3" w:rsidR="00952A3A" w:rsidRDefault="0007361D" w:rsidP="00C54AD1">
      <w:pPr>
        <w:pStyle w:val="a3"/>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We have also clarified in the Discussion that benefit-risk estimates are expected to vary by setting according to the underlying age-specific seroprevalence profile, because baseline serostatus influences both the remaining potential benefit of vaccination and the expected vaccine-attributable risk.</w:t>
      </w:r>
    </w:p>
    <w:p w14:paraId="766E1862" w14:textId="77777777" w:rsidR="00C54AD1" w:rsidRPr="00C54AD1" w:rsidRDefault="00C54AD1" w:rsidP="00C54AD1">
      <w:pPr>
        <w:pStyle w:val="a3"/>
        <w:rPr>
          <w:rFonts w:ascii="Calibri" w:eastAsia="Malgun Gothic" w:hAnsi="Calibri" w:cs="Calibri"/>
          <w:color w:val="0070C0"/>
          <w:sz w:val="22"/>
          <w:lang w:eastAsia="ko-KR"/>
        </w:rPr>
      </w:pPr>
    </w:p>
    <w:p w14:paraId="46071D2D" w14:textId="133C8EF2" w:rsidR="00952A3A" w:rsidRPr="00EB3D4F" w:rsidRDefault="00952A3A" w:rsidP="00952A3A">
      <w:pPr>
        <w:rPr>
          <w:rFonts w:ascii="Calibri" w:eastAsia="Malgun Gothic" w:hAnsi="Calibri" w:cs="Calibri"/>
          <w:color w:val="000000" w:themeColor="text1"/>
          <w:sz w:val="22"/>
          <w:lang w:val="en-US" w:eastAsia="ko-KR"/>
        </w:rPr>
      </w:pPr>
      <w:r w:rsidRPr="00EB3D4F">
        <w:rPr>
          <w:rFonts w:ascii="Calibri" w:eastAsia="Malgun Gothic" w:hAnsi="Calibri" w:cs="Calibri"/>
          <w:color w:val="000000" w:themeColor="text1"/>
          <w:sz w:val="22"/>
          <w:lang w:val="en-US" w:eastAsia="ko-KR"/>
        </w:rPr>
        <w:t>Line number</w:t>
      </w:r>
      <w:r w:rsidR="00F622E9">
        <w:rPr>
          <w:rFonts w:ascii="Calibri" w:eastAsia="Malgun Gothic" w:hAnsi="Calibri" w:cs="Calibri" w:hint="eastAsia"/>
          <w:color w:val="000000" w:themeColor="text1"/>
          <w:sz w:val="22"/>
          <w:lang w:val="en-US" w:eastAsia="ko-KR"/>
        </w:rPr>
        <w:t xml:space="preserve"> </w:t>
      </w:r>
      <w:r w:rsidR="003B0785">
        <w:rPr>
          <w:rFonts w:ascii="Calibri" w:eastAsia="Malgun Gothic" w:hAnsi="Calibri" w:cs="Calibri" w:hint="eastAsia"/>
          <w:color w:val="000000" w:themeColor="text1"/>
          <w:sz w:val="22"/>
          <w:lang w:val="en-US" w:eastAsia="ko-KR"/>
        </w:rPr>
        <w:t>224</w:t>
      </w:r>
      <w:r w:rsidR="00F622E9">
        <w:rPr>
          <w:rFonts w:ascii="Calibri" w:eastAsia="Malgun Gothic" w:hAnsi="Calibri" w:cs="Calibri" w:hint="eastAsia"/>
          <w:color w:val="000000" w:themeColor="text1"/>
          <w:sz w:val="22"/>
          <w:lang w:val="en-US" w:eastAsia="ko-KR"/>
        </w:rPr>
        <w:t>-</w:t>
      </w:r>
      <w:r w:rsidR="003B0785">
        <w:rPr>
          <w:rFonts w:ascii="Calibri" w:eastAsia="Malgun Gothic" w:hAnsi="Calibri" w:cs="Calibri" w:hint="eastAsia"/>
          <w:color w:val="000000" w:themeColor="text1"/>
          <w:sz w:val="22"/>
          <w:lang w:val="en-US" w:eastAsia="ko-KR"/>
        </w:rPr>
        <w:t>226</w:t>
      </w:r>
      <w:r w:rsidR="00F622E9">
        <w:rPr>
          <w:rFonts w:ascii="Calibri" w:eastAsia="Malgun Gothic" w:hAnsi="Calibri" w:cs="Calibri" w:hint="eastAsia"/>
          <w:color w:val="000000" w:themeColor="text1"/>
          <w:sz w:val="22"/>
          <w:lang w:val="en-US" w:eastAsia="ko-KR"/>
        </w:rPr>
        <w:t>:</w:t>
      </w:r>
    </w:p>
    <w:p w14:paraId="58D6E21D" w14:textId="4C29113D" w:rsidR="00952A3A" w:rsidRDefault="00EB3D4F" w:rsidP="00952A3A">
      <w:pPr>
        <w:rPr>
          <w:rFonts w:ascii="Calibri" w:eastAsia="Malgun Gothic" w:hAnsi="Calibri" w:cs="Calibri"/>
          <w:color w:val="000000" w:themeColor="text1"/>
          <w:sz w:val="22"/>
          <w:lang w:val="en-US" w:eastAsia="ko-KR"/>
        </w:rPr>
      </w:pPr>
      <w:r w:rsidRPr="00F622E9">
        <w:rPr>
          <w:rFonts w:ascii="Calibri" w:eastAsia="Malgun Gothic" w:hAnsi="Calibri" w:cs="Calibri"/>
          <w:color w:val="000000" w:themeColor="text1"/>
          <w:sz w:val="22"/>
          <w:highlight w:val="yellow"/>
          <w:lang w:val="en-US" w:eastAsia="ko-KR"/>
        </w:rPr>
        <w:t>In the serostatus-adjusted scenario, seropositive individuals were assumed to have no vaccine-attributable risk because pre-existing immunity was assumed to prevent vaccine viraemia, whereas seronegative individuals remained at risk.</w:t>
      </w:r>
    </w:p>
    <w:p w14:paraId="1F7A5A66" w14:textId="77777777" w:rsidR="00F622E9" w:rsidRDefault="00F622E9" w:rsidP="00952A3A">
      <w:pPr>
        <w:rPr>
          <w:rFonts w:ascii="Calibri" w:eastAsia="Malgun Gothic" w:hAnsi="Calibri" w:cs="Calibri"/>
          <w:color w:val="000000" w:themeColor="text1"/>
          <w:sz w:val="22"/>
          <w:lang w:val="en-US" w:eastAsia="ko-KR"/>
        </w:rPr>
      </w:pPr>
    </w:p>
    <w:p w14:paraId="44D63868" w14:textId="685C601C" w:rsidR="009D45E1" w:rsidRDefault="009D45E1" w:rsidP="00952A3A">
      <w:pPr>
        <w:rPr>
          <w:rFonts w:ascii="Calibri" w:eastAsia="Malgun Gothic" w:hAnsi="Calibri" w:cs="Calibri"/>
          <w:color w:val="000000" w:themeColor="text1"/>
          <w:sz w:val="22"/>
          <w:lang w:val="en-US" w:eastAsia="ko-KR"/>
        </w:rPr>
      </w:pPr>
      <w:r>
        <w:rPr>
          <w:rFonts w:ascii="Calibri" w:eastAsia="Malgun Gothic" w:hAnsi="Calibri" w:cs="Calibri"/>
          <w:color w:val="000000" w:themeColor="text1"/>
          <w:sz w:val="22"/>
          <w:lang w:val="en-US" w:eastAsia="ko-KR"/>
        </w:rPr>
        <w:t xml:space="preserve">Line </w:t>
      </w:r>
      <w:r w:rsidR="00111B35">
        <w:rPr>
          <w:rFonts w:ascii="Calibri" w:eastAsia="Malgun Gothic" w:hAnsi="Calibri" w:cs="Calibri" w:hint="eastAsia"/>
          <w:color w:val="000000" w:themeColor="text1"/>
          <w:sz w:val="22"/>
          <w:lang w:val="en-US" w:eastAsia="ko-KR"/>
        </w:rPr>
        <w:t>334</w:t>
      </w:r>
      <w:r>
        <w:rPr>
          <w:rFonts w:ascii="Calibri" w:eastAsia="Malgun Gothic" w:hAnsi="Calibri" w:cs="Calibri"/>
          <w:color w:val="000000" w:themeColor="text1"/>
          <w:sz w:val="22"/>
          <w:lang w:val="en-US" w:eastAsia="ko-KR"/>
        </w:rPr>
        <w:t>-3</w:t>
      </w:r>
      <w:r w:rsidR="00111B35">
        <w:rPr>
          <w:rFonts w:ascii="Calibri" w:eastAsia="Malgun Gothic" w:hAnsi="Calibri" w:cs="Calibri" w:hint="eastAsia"/>
          <w:color w:val="000000" w:themeColor="text1"/>
          <w:sz w:val="22"/>
          <w:lang w:val="en-US" w:eastAsia="ko-KR"/>
        </w:rPr>
        <w:t>38</w:t>
      </w:r>
    </w:p>
    <w:p w14:paraId="1610B0E7" w14:textId="7D5577FD" w:rsidR="003A57FE" w:rsidRPr="00581DA5" w:rsidRDefault="003A57FE" w:rsidP="003A57FE">
      <w:pPr>
        <w:spacing w:line="276" w:lineRule="auto"/>
        <w:rPr>
          <w:rFonts w:ascii="Calibri" w:eastAsia="Malgun Gothic" w:hAnsi="Calibri" w:cs="Calibri"/>
          <w:sz w:val="22"/>
        </w:rPr>
      </w:pPr>
      <w:r w:rsidRPr="00581DA5">
        <w:rPr>
          <w:rFonts w:ascii="Calibri" w:eastAsia="Malgun Gothic" w:hAnsi="Calibri" w:cs="Calibri"/>
          <w:sz w:val="22"/>
          <w:highlight w:val="yellow"/>
        </w:rPr>
        <w:t xml:space="preserve">Similarly, the extent to which vaccine-attributable risks differ between seropositive and seronegative individuals remains uncertain. Our </w:t>
      </w:r>
      <w:r w:rsidRPr="00581DA5">
        <w:rPr>
          <w:rFonts w:ascii="Calibri" w:eastAsia="Malgun Gothic" w:hAnsi="Calibri" w:cs="Calibri" w:hint="eastAsia"/>
          <w:sz w:val="22"/>
          <w:highlight w:val="yellow"/>
        </w:rPr>
        <w:t>m</w:t>
      </w:r>
      <w:r w:rsidRPr="009C22B1">
        <w:rPr>
          <w:rFonts w:ascii="Calibri" w:eastAsia="Malgun Gothic" w:hAnsi="Calibri" w:cs="Calibri"/>
          <w:sz w:val="22"/>
          <w:highlight w:val="yellow"/>
        </w:rPr>
        <w:t xml:space="preserve">odelling </w:t>
      </w:r>
      <w:r w:rsidRPr="00581DA5">
        <w:rPr>
          <w:rFonts w:ascii="Calibri" w:eastAsia="Malgun Gothic" w:hAnsi="Calibri" w:cs="Calibri"/>
          <w:sz w:val="22"/>
          <w:highlight w:val="yellow"/>
        </w:rPr>
        <w:t xml:space="preserve">framework therefore evaluated vaccine-protection mechanisms and serostatus-adjusted risk scenarios, including transmission-blocking assumptions under which indirect effects could be estimated using dynamic </w:t>
      </w:r>
      <w:r w:rsidRPr="00581DA5">
        <w:rPr>
          <w:rFonts w:ascii="Calibri" w:eastAsia="Malgun Gothic" w:hAnsi="Calibri" w:cs="Calibri"/>
          <w:sz w:val="22"/>
          <w:highlight w:val="yellow"/>
        </w:rPr>
        <w:lastRenderedPageBreak/>
        <w:t xml:space="preserve">transmission models. </w:t>
      </w:r>
    </w:p>
    <w:p w14:paraId="5C91B91C" w14:textId="77777777" w:rsidR="003A57FE" w:rsidRPr="003A57FE" w:rsidRDefault="003A57FE" w:rsidP="00952A3A">
      <w:pPr>
        <w:rPr>
          <w:rFonts w:ascii="Calibri" w:eastAsia="Malgun Gothic" w:hAnsi="Calibri" w:cs="Calibri"/>
          <w:color w:val="000000" w:themeColor="text1"/>
          <w:sz w:val="22"/>
          <w:highlight w:val="yellow"/>
          <w:lang w:eastAsia="ko-KR"/>
        </w:rPr>
      </w:pPr>
    </w:p>
    <w:p w14:paraId="7FFE9C5C" w14:textId="26DAB807" w:rsidR="00C54AD1" w:rsidRDefault="00C54AD1" w:rsidP="00952A3A">
      <w:pPr>
        <w:rPr>
          <w:rFonts w:ascii="Calibri" w:eastAsia="Malgun Gothic" w:hAnsi="Calibri" w:cs="Calibri"/>
          <w:color w:val="000000" w:themeColor="text1"/>
          <w:sz w:val="22"/>
          <w:highlight w:val="yellow"/>
          <w:lang w:val="en-US" w:eastAsia="ko-KR"/>
        </w:rPr>
        <w:sectPr w:rsidR="00C54AD1" w:rsidSect="0007361D">
          <w:pgSz w:w="11906" w:h="16838"/>
          <w:pgMar w:top="1985" w:right="1701" w:bottom="1701" w:left="1701" w:header="851" w:footer="992" w:gutter="0"/>
          <w:lnNumType w:countBy="5" w:restart="continuous"/>
          <w:cols w:space="425"/>
          <w:docGrid w:type="lines" w:linePitch="360"/>
        </w:sectPr>
      </w:pPr>
    </w:p>
    <w:p w14:paraId="6A0A90B2" w14:textId="4978F66E" w:rsidR="00606C18" w:rsidRDefault="00C54AD1" w:rsidP="00952A3A">
      <w:pPr>
        <w:rPr>
          <w:rFonts w:ascii="Calibri" w:eastAsia="Malgun Gothic" w:hAnsi="Calibri" w:cs="Calibri"/>
          <w:color w:val="000000" w:themeColor="text1"/>
          <w:sz w:val="22"/>
          <w:lang w:val="en-US" w:eastAsia="ko-KR"/>
        </w:rPr>
      </w:pPr>
      <w:r>
        <w:rPr>
          <w:rFonts w:ascii="Calibri" w:eastAsia="Malgun Gothic" w:hAnsi="Calibri" w:cs="Calibri"/>
          <w:color w:val="000000" w:themeColor="text1"/>
          <w:sz w:val="22"/>
          <w:lang w:val="en-US" w:eastAsia="ko-KR"/>
        </w:rPr>
        <w:lastRenderedPageBreak/>
        <w:t xml:space="preserve">We have revised our analyses, which can be found from Table 2. </w:t>
      </w:r>
    </w:p>
    <w:p w14:paraId="1295EB9C" w14:textId="77777777" w:rsidR="00C54AD1" w:rsidRDefault="00C54AD1" w:rsidP="00952A3A">
      <w:pPr>
        <w:rPr>
          <w:rFonts w:ascii="Calibri" w:eastAsia="Malgun Gothic" w:hAnsi="Calibri" w:cs="Calibri"/>
          <w:color w:val="000000" w:themeColor="text1"/>
          <w:sz w:val="22"/>
          <w:lang w:val="en-US" w:eastAsia="ko-KR"/>
        </w:rPr>
      </w:pPr>
    </w:p>
    <w:tbl>
      <w:tblPr>
        <w:tblStyle w:val="20"/>
        <w:tblW w:w="5092" w:type="pct"/>
        <w:tblLayout w:type="fixed"/>
        <w:tblLook w:val="0420" w:firstRow="1" w:lastRow="0" w:firstColumn="0" w:lastColumn="0" w:noHBand="0" w:noVBand="1"/>
      </w:tblPr>
      <w:tblGrid>
        <w:gridCol w:w="1074"/>
        <w:gridCol w:w="1108"/>
        <w:gridCol w:w="1481"/>
        <w:gridCol w:w="1814"/>
        <w:gridCol w:w="1459"/>
        <w:gridCol w:w="1459"/>
        <w:gridCol w:w="1459"/>
        <w:gridCol w:w="1459"/>
        <w:gridCol w:w="1459"/>
        <w:gridCol w:w="1459"/>
        <w:gridCol w:w="1450"/>
      </w:tblGrid>
      <w:tr w:rsidR="00C54AD1" w:rsidRPr="005722A5" w14:paraId="27F3F969" w14:textId="77777777" w:rsidTr="00A53B1A">
        <w:trPr>
          <w:cnfStyle w:val="100000000000" w:firstRow="1" w:lastRow="0" w:firstColumn="0" w:lastColumn="0" w:oddVBand="0" w:evenVBand="0" w:oddHBand="0" w:evenHBand="0" w:firstRowFirstColumn="0" w:firstRowLastColumn="0" w:lastRowFirstColumn="0" w:lastRowLastColumn="0"/>
        </w:trPr>
        <w:tc>
          <w:tcPr>
            <w:tcW w:w="342" w:type="pct"/>
          </w:tcPr>
          <w:p w14:paraId="6A824E6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Outcome</w:t>
            </w:r>
          </w:p>
        </w:tc>
        <w:tc>
          <w:tcPr>
            <w:tcW w:w="353" w:type="pct"/>
          </w:tcPr>
          <w:p w14:paraId="24074DB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Setting</w:t>
            </w:r>
          </w:p>
        </w:tc>
        <w:tc>
          <w:tcPr>
            <w:tcW w:w="472" w:type="pct"/>
          </w:tcPr>
          <w:p w14:paraId="473C4B9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Age group</w:t>
            </w:r>
          </w:p>
        </w:tc>
        <w:tc>
          <w:tcPr>
            <w:tcW w:w="578" w:type="pct"/>
          </w:tcPr>
          <w:p w14:paraId="6F2C432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Vaccine protection</w:t>
            </w:r>
            <w:r w:rsidRPr="005722A5">
              <w:rPr>
                <w:rFonts w:ascii="Calibri" w:eastAsia="Arial" w:hAnsi="Calibri" w:cs="Calibri"/>
                <w:color w:val="000000"/>
                <w:sz w:val="18"/>
                <w:szCs w:val="18"/>
              </w:rPr>
              <w:br/>
              <w:t>mechanism</w:t>
            </w:r>
          </w:p>
        </w:tc>
        <w:tc>
          <w:tcPr>
            <w:tcW w:w="465" w:type="pct"/>
          </w:tcPr>
          <w:p w14:paraId="10193FE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Benefit:</w:t>
            </w:r>
            <w:r w:rsidRPr="005722A5">
              <w:rPr>
                <w:rFonts w:ascii="Calibri" w:eastAsia="Arial" w:hAnsi="Calibri" w:cs="Calibri"/>
                <w:color w:val="000000"/>
                <w:sz w:val="18"/>
                <w:szCs w:val="18"/>
              </w:rPr>
              <w:br/>
              <w:t>Outcomes averted</w:t>
            </w:r>
            <w:r w:rsidRPr="005722A5">
              <w:rPr>
                <w:rFonts w:ascii="Calibri" w:eastAsia="Arial" w:hAnsi="Calibri" w:cs="Calibri"/>
                <w:color w:val="000000"/>
                <w:sz w:val="18"/>
                <w:szCs w:val="18"/>
              </w:rPr>
              <w:br/>
              <w:t>(per 10,000)</w:t>
            </w:r>
          </w:p>
        </w:tc>
        <w:tc>
          <w:tcPr>
            <w:tcW w:w="465" w:type="pct"/>
          </w:tcPr>
          <w:p w14:paraId="33B6649B"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Risk (base):</w:t>
            </w:r>
            <w:r w:rsidRPr="00C54AD1">
              <w:rPr>
                <w:rFonts w:ascii="Calibri" w:eastAsia="Arial" w:hAnsi="Calibri" w:cs="Calibri"/>
                <w:color w:val="000000"/>
                <w:sz w:val="18"/>
                <w:szCs w:val="18"/>
                <w:highlight w:val="yellow"/>
              </w:rPr>
              <w:br/>
              <w:t>Outcomes attributable</w:t>
            </w:r>
            <w:r w:rsidRPr="00C54AD1">
              <w:rPr>
                <w:rFonts w:ascii="Calibri" w:eastAsia="Arial" w:hAnsi="Calibri" w:cs="Calibri"/>
                <w:color w:val="000000"/>
                <w:sz w:val="18"/>
                <w:szCs w:val="18"/>
                <w:highlight w:val="yellow"/>
              </w:rPr>
              <w:br/>
              <w:t>(per 10,000)</w:t>
            </w:r>
          </w:p>
        </w:tc>
        <w:tc>
          <w:tcPr>
            <w:tcW w:w="465" w:type="pct"/>
          </w:tcPr>
          <w:p w14:paraId="773E4B4C"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Risk (adjusted):</w:t>
            </w:r>
            <w:r w:rsidRPr="00C54AD1">
              <w:rPr>
                <w:rFonts w:ascii="Calibri" w:eastAsia="Arial" w:hAnsi="Calibri" w:cs="Calibri"/>
                <w:color w:val="000000"/>
                <w:sz w:val="18"/>
                <w:szCs w:val="18"/>
                <w:highlight w:val="yellow"/>
              </w:rPr>
              <w:br/>
              <w:t>Outcomes attributable</w:t>
            </w:r>
            <w:r w:rsidRPr="00C54AD1">
              <w:rPr>
                <w:rFonts w:ascii="Calibri" w:eastAsia="Arial" w:hAnsi="Calibri" w:cs="Calibri"/>
                <w:color w:val="000000"/>
                <w:sz w:val="18"/>
                <w:szCs w:val="18"/>
                <w:highlight w:val="yellow"/>
              </w:rPr>
              <w:br/>
              <w:t>(per 10,000)</w:t>
            </w:r>
          </w:p>
        </w:tc>
        <w:tc>
          <w:tcPr>
            <w:tcW w:w="465" w:type="pct"/>
          </w:tcPr>
          <w:p w14:paraId="2BDB9D45"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BRR (base):</w:t>
            </w:r>
            <w:r w:rsidRPr="00C54AD1">
              <w:rPr>
                <w:rFonts w:ascii="Calibri" w:eastAsia="Arial" w:hAnsi="Calibri" w:cs="Calibri"/>
                <w:color w:val="000000"/>
                <w:sz w:val="18"/>
                <w:szCs w:val="18"/>
                <w:highlight w:val="yellow"/>
              </w:rPr>
              <w:br/>
              <w:t>(Prevented per 1 caused)</w:t>
            </w:r>
          </w:p>
        </w:tc>
        <w:tc>
          <w:tcPr>
            <w:tcW w:w="465" w:type="pct"/>
          </w:tcPr>
          <w:p w14:paraId="232D20E2" w14:textId="77777777" w:rsidR="00C54AD1" w:rsidRPr="00C54AD1"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highlight w:val="yellow"/>
              </w:rPr>
            </w:pPr>
            <w:r w:rsidRPr="00C54AD1">
              <w:rPr>
                <w:rFonts w:ascii="Calibri" w:eastAsia="Arial" w:hAnsi="Calibri" w:cs="Calibri"/>
                <w:color w:val="000000"/>
                <w:sz w:val="18"/>
                <w:szCs w:val="18"/>
                <w:highlight w:val="yellow"/>
              </w:rPr>
              <w:t>BRR (adjusted):</w:t>
            </w:r>
            <w:r w:rsidRPr="00C54AD1">
              <w:rPr>
                <w:rFonts w:ascii="Calibri" w:eastAsia="Arial" w:hAnsi="Calibri" w:cs="Calibri"/>
                <w:color w:val="000000"/>
                <w:sz w:val="18"/>
                <w:szCs w:val="18"/>
                <w:highlight w:val="yellow"/>
              </w:rPr>
              <w:br/>
              <w:t>(Prevented per 1 caused)</w:t>
            </w:r>
          </w:p>
        </w:tc>
        <w:tc>
          <w:tcPr>
            <w:tcW w:w="465" w:type="pct"/>
          </w:tcPr>
          <w:p w14:paraId="1553362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(Base BRR &gt; 1)</w:t>
            </w:r>
            <w:r w:rsidRPr="005722A5">
              <w:rPr>
                <w:rFonts w:ascii="Calibri" w:eastAsia="Arial" w:hAnsi="Calibri" w:cs="Calibri"/>
                <w:color w:val="000000"/>
                <w:sz w:val="18"/>
                <w:szCs w:val="18"/>
              </w:rPr>
              <w:br/>
              <w:t>(%)</w:t>
            </w:r>
          </w:p>
        </w:tc>
        <w:tc>
          <w:tcPr>
            <w:tcW w:w="462" w:type="pct"/>
          </w:tcPr>
          <w:p w14:paraId="3451248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(Adjusted BRR &gt; 1)</w:t>
            </w:r>
            <w:r w:rsidRPr="005722A5">
              <w:rPr>
                <w:rFonts w:ascii="Calibri" w:eastAsia="Arial" w:hAnsi="Calibri" w:cs="Calibri"/>
                <w:color w:val="000000"/>
                <w:sz w:val="18"/>
                <w:szCs w:val="18"/>
              </w:rPr>
              <w:br/>
              <w:t>(%)</w:t>
            </w:r>
          </w:p>
        </w:tc>
      </w:tr>
      <w:tr w:rsidR="00C54AD1" w:rsidRPr="005722A5" w14:paraId="50E6C6B8"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55B3EFD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DALY</w:t>
            </w:r>
          </w:p>
        </w:tc>
        <w:tc>
          <w:tcPr>
            <w:tcW w:w="353" w:type="pct"/>
            <w:vMerge w:val="restart"/>
          </w:tcPr>
          <w:p w14:paraId="7305A60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3ABF7C5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F10E93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6CEFEB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15.31</w:t>
            </w:r>
            <w:r w:rsidRPr="00F95407">
              <w:rPr>
                <w:rFonts w:ascii="Calibri" w:eastAsia="Arial" w:hAnsi="Calibri" w:cs="Calibri"/>
                <w:color w:val="000000"/>
                <w:sz w:val="18"/>
                <w:szCs w:val="18"/>
              </w:rPr>
              <w:br/>
              <w:t>(1.12–126.71)</w:t>
            </w:r>
          </w:p>
        </w:tc>
        <w:tc>
          <w:tcPr>
            <w:tcW w:w="465" w:type="pct"/>
          </w:tcPr>
          <w:p w14:paraId="6E0EFE0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503573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0.10</w:t>
            </w:r>
            <w:r w:rsidRPr="00F95407">
              <w:rPr>
                <w:rFonts w:ascii="Calibri" w:eastAsia="Arial" w:hAnsi="Calibri" w:cs="Calibri"/>
                <w:color w:val="000000"/>
                <w:sz w:val="18"/>
                <w:szCs w:val="18"/>
              </w:rPr>
              <w:br/>
              <w:t>(0.03–0.25)</w:t>
            </w:r>
          </w:p>
        </w:tc>
        <w:tc>
          <w:tcPr>
            <w:tcW w:w="465" w:type="pct"/>
          </w:tcPr>
          <w:p w14:paraId="2D8F294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101.48</w:t>
            </w:r>
            <w:r w:rsidRPr="00F95407">
              <w:rPr>
                <w:rFonts w:ascii="Calibri" w:eastAsia="Arial" w:hAnsi="Calibri" w:cs="Calibri"/>
                <w:color w:val="000000"/>
                <w:sz w:val="18"/>
                <w:szCs w:val="18"/>
              </w:rPr>
              <w:br/>
              <w:t>(6.14–1090.44)</w:t>
            </w:r>
          </w:p>
        </w:tc>
        <w:tc>
          <w:tcPr>
            <w:tcW w:w="465" w:type="pct"/>
          </w:tcPr>
          <w:p w14:paraId="682F9D0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154.05</w:t>
            </w:r>
            <w:r w:rsidRPr="00F95407">
              <w:rPr>
                <w:rFonts w:ascii="Calibri" w:eastAsia="Arial" w:hAnsi="Calibri" w:cs="Calibri"/>
                <w:color w:val="000000"/>
                <w:sz w:val="18"/>
                <w:szCs w:val="18"/>
              </w:rPr>
              <w:br/>
              <w:t>(13.18–1387.26)</w:t>
            </w:r>
          </w:p>
        </w:tc>
        <w:tc>
          <w:tcPr>
            <w:tcW w:w="465" w:type="pct"/>
          </w:tcPr>
          <w:p w14:paraId="05A6EDC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6FFCD0E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69F50767" w14:textId="77777777" w:rsidTr="00A53B1A">
        <w:tc>
          <w:tcPr>
            <w:tcW w:w="342" w:type="pct"/>
            <w:vMerge/>
          </w:tcPr>
          <w:p w14:paraId="40625F7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8F5B4F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52C6C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442C5F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0B2983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56.61</w:t>
            </w:r>
            <w:r w:rsidRPr="00F95407">
              <w:rPr>
                <w:rFonts w:ascii="Calibri" w:eastAsia="Arial" w:hAnsi="Calibri" w:cs="Calibri"/>
                <w:color w:val="000000"/>
                <w:sz w:val="18"/>
                <w:szCs w:val="18"/>
              </w:rPr>
              <w:br/>
              <w:t>(4.83–421.51)</w:t>
            </w:r>
          </w:p>
        </w:tc>
        <w:tc>
          <w:tcPr>
            <w:tcW w:w="465" w:type="pct"/>
          </w:tcPr>
          <w:p w14:paraId="5E85270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35371D3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(0.03–0.22)</w:t>
            </w:r>
          </w:p>
        </w:tc>
        <w:tc>
          <w:tcPr>
            <w:tcW w:w="465" w:type="pct"/>
          </w:tcPr>
          <w:p w14:paraId="1E68E54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384.90</w:t>
            </w:r>
            <w:r w:rsidRPr="00F95407">
              <w:rPr>
                <w:rFonts w:ascii="Calibri" w:eastAsia="Arial" w:hAnsi="Calibri" w:cs="Calibri"/>
                <w:color w:val="000000"/>
                <w:sz w:val="18"/>
                <w:szCs w:val="18"/>
              </w:rPr>
              <w:br/>
              <w:t>(29.50–3708.42)</w:t>
            </w:r>
          </w:p>
        </w:tc>
        <w:tc>
          <w:tcPr>
            <w:tcW w:w="465" w:type="pct"/>
          </w:tcPr>
          <w:p w14:paraId="3931B3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671.32</w:t>
            </w:r>
            <w:r w:rsidRPr="00F95407">
              <w:rPr>
                <w:rFonts w:ascii="Calibri" w:eastAsia="Arial" w:hAnsi="Calibri" w:cs="Calibri"/>
                <w:color w:val="000000"/>
                <w:sz w:val="18"/>
                <w:szCs w:val="18"/>
              </w:rPr>
              <w:br/>
              <w:t>(68.58–5382.27)</w:t>
            </w:r>
          </w:p>
        </w:tc>
        <w:tc>
          <w:tcPr>
            <w:tcW w:w="465" w:type="pct"/>
          </w:tcPr>
          <w:p w14:paraId="42C9EBD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5768C90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54814F1B"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829EFE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BE569E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2B1D906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283A6BA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440DF8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10.30</w:t>
            </w:r>
            <w:r w:rsidRPr="00F95407">
              <w:rPr>
                <w:rFonts w:ascii="Calibri" w:eastAsia="Arial" w:hAnsi="Calibri" w:cs="Calibri"/>
                <w:color w:val="000000"/>
                <w:sz w:val="18"/>
                <w:szCs w:val="18"/>
              </w:rPr>
              <w:br/>
              <w:t>(0.29–126.49)</w:t>
            </w:r>
          </w:p>
        </w:tc>
        <w:tc>
          <w:tcPr>
            <w:tcW w:w="465" w:type="pct"/>
          </w:tcPr>
          <w:p w14:paraId="27CB18A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357E83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2.15</w:t>
            </w:r>
            <w:r w:rsidRPr="00F95407">
              <w:rPr>
                <w:rFonts w:ascii="Calibri" w:eastAsia="Arial" w:hAnsi="Calibri" w:cs="Calibri"/>
                <w:color w:val="000000"/>
                <w:sz w:val="18"/>
                <w:szCs w:val="18"/>
              </w:rPr>
              <w:br/>
              <w:t>(0.43–8.16)</w:t>
            </w:r>
          </w:p>
        </w:tc>
        <w:tc>
          <w:tcPr>
            <w:tcW w:w="465" w:type="pct"/>
          </w:tcPr>
          <w:p w14:paraId="517E4FB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2.08</w:t>
            </w:r>
            <w:r w:rsidRPr="00F95407">
              <w:rPr>
                <w:rFonts w:ascii="Calibri" w:eastAsia="Arial" w:hAnsi="Calibri" w:cs="Calibri"/>
                <w:color w:val="000000"/>
                <w:sz w:val="18"/>
                <w:szCs w:val="18"/>
              </w:rPr>
              <w:br/>
              <w:t>(0.05–38.42)</w:t>
            </w:r>
          </w:p>
        </w:tc>
        <w:tc>
          <w:tcPr>
            <w:tcW w:w="465" w:type="pct"/>
          </w:tcPr>
          <w:p w14:paraId="75C5306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4.58</w:t>
            </w:r>
            <w:r w:rsidRPr="00F95407">
              <w:rPr>
                <w:rFonts w:ascii="Calibri" w:eastAsia="Arial" w:hAnsi="Calibri" w:cs="Calibri"/>
                <w:color w:val="000000"/>
                <w:sz w:val="18"/>
                <w:szCs w:val="18"/>
              </w:rPr>
              <w:br/>
              <w:t>(0.25–60.02)</w:t>
            </w:r>
          </w:p>
        </w:tc>
        <w:tc>
          <w:tcPr>
            <w:tcW w:w="465" w:type="pct"/>
          </w:tcPr>
          <w:p w14:paraId="28DE516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w:t>
            </w:r>
          </w:p>
        </w:tc>
        <w:tc>
          <w:tcPr>
            <w:tcW w:w="462" w:type="pct"/>
          </w:tcPr>
          <w:p w14:paraId="73E5DDF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r>
      <w:tr w:rsidR="00C54AD1" w:rsidRPr="005722A5" w14:paraId="3456BA3A" w14:textId="77777777" w:rsidTr="00A53B1A">
        <w:tc>
          <w:tcPr>
            <w:tcW w:w="342" w:type="pct"/>
            <w:vMerge/>
          </w:tcPr>
          <w:p w14:paraId="7FC49A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471665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7D708A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170AC8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A97468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65.98</w:t>
            </w:r>
            <w:r w:rsidRPr="00F95407">
              <w:rPr>
                <w:rFonts w:ascii="Calibri" w:eastAsia="Arial" w:hAnsi="Calibri" w:cs="Calibri"/>
                <w:color w:val="000000"/>
                <w:sz w:val="18"/>
                <w:szCs w:val="18"/>
              </w:rPr>
              <w:br/>
              <w:t>(3.31–621.17)</w:t>
            </w:r>
          </w:p>
        </w:tc>
        <w:tc>
          <w:tcPr>
            <w:tcW w:w="465" w:type="pct"/>
          </w:tcPr>
          <w:p w14:paraId="587A801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6E8FD4C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1.86</w:t>
            </w:r>
            <w:r w:rsidRPr="00F95407">
              <w:rPr>
                <w:rFonts w:ascii="Calibri" w:eastAsia="Arial" w:hAnsi="Calibri" w:cs="Calibri"/>
                <w:color w:val="000000"/>
                <w:sz w:val="18"/>
                <w:szCs w:val="18"/>
              </w:rPr>
              <w:br/>
              <w:t>(0.37–7.10)</w:t>
            </w:r>
          </w:p>
        </w:tc>
        <w:tc>
          <w:tcPr>
            <w:tcW w:w="465" w:type="pct"/>
          </w:tcPr>
          <w:p w14:paraId="1EE2D6D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13.30</w:t>
            </w:r>
            <w:r w:rsidRPr="00F95407">
              <w:rPr>
                <w:rFonts w:ascii="Calibri" w:eastAsia="Arial" w:hAnsi="Calibri" w:cs="Calibri"/>
                <w:color w:val="000000"/>
                <w:sz w:val="18"/>
                <w:szCs w:val="18"/>
              </w:rPr>
              <w:br/>
              <w:t>(0.55–205.83)</w:t>
            </w:r>
          </w:p>
        </w:tc>
        <w:tc>
          <w:tcPr>
            <w:tcW w:w="465" w:type="pct"/>
          </w:tcPr>
          <w:p w14:paraId="7F59F72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34.25</w:t>
            </w:r>
            <w:r w:rsidRPr="00F95407">
              <w:rPr>
                <w:rFonts w:ascii="Calibri" w:eastAsia="Arial" w:hAnsi="Calibri" w:cs="Calibri"/>
                <w:color w:val="000000"/>
                <w:sz w:val="18"/>
                <w:szCs w:val="18"/>
              </w:rPr>
              <w:br/>
              <w:t>(2.79–368.90)</w:t>
            </w:r>
          </w:p>
        </w:tc>
        <w:tc>
          <w:tcPr>
            <w:tcW w:w="465" w:type="pct"/>
          </w:tcPr>
          <w:p w14:paraId="396BCB0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7759351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04564291"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E331B1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9A3EB6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708B577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2CA64F4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033C77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5.45</w:t>
            </w:r>
            <w:r w:rsidRPr="00F95407">
              <w:rPr>
                <w:rFonts w:ascii="Calibri" w:eastAsia="Arial" w:hAnsi="Calibri" w:cs="Calibri"/>
                <w:color w:val="000000"/>
                <w:sz w:val="18"/>
                <w:szCs w:val="18"/>
              </w:rPr>
              <w:br/>
              <w:t>(0.48–31.89)</w:t>
            </w:r>
          </w:p>
        </w:tc>
        <w:tc>
          <w:tcPr>
            <w:tcW w:w="465" w:type="pct"/>
          </w:tcPr>
          <w:p w14:paraId="41B08EF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2D69274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0.11</w:t>
            </w:r>
            <w:r w:rsidRPr="00F95407">
              <w:rPr>
                <w:rFonts w:ascii="Calibri" w:eastAsia="Arial" w:hAnsi="Calibri" w:cs="Calibri"/>
                <w:color w:val="000000"/>
                <w:sz w:val="18"/>
                <w:szCs w:val="18"/>
              </w:rPr>
              <w:br/>
              <w:t>(0.03–0.26)</w:t>
            </w:r>
          </w:p>
        </w:tc>
        <w:tc>
          <w:tcPr>
            <w:tcW w:w="465" w:type="pct"/>
          </w:tcPr>
          <w:p w14:paraId="3615545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34.66</w:t>
            </w:r>
            <w:r w:rsidRPr="00F95407">
              <w:rPr>
                <w:rFonts w:ascii="Calibri" w:eastAsia="Arial" w:hAnsi="Calibri" w:cs="Calibri"/>
                <w:color w:val="000000"/>
                <w:sz w:val="18"/>
                <w:szCs w:val="18"/>
              </w:rPr>
              <w:br/>
              <w:t>(2.61–274.20)</w:t>
            </w:r>
          </w:p>
        </w:tc>
        <w:tc>
          <w:tcPr>
            <w:tcW w:w="465" w:type="pct"/>
          </w:tcPr>
          <w:p w14:paraId="6B52781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50.00</w:t>
            </w:r>
            <w:r w:rsidRPr="00F95407">
              <w:rPr>
                <w:rFonts w:ascii="Calibri" w:eastAsia="Arial" w:hAnsi="Calibri" w:cs="Calibri"/>
                <w:color w:val="000000"/>
                <w:sz w:val="18"/>
                <w:szCs w:val="18"/>
              </w:rPr>
              <w:br/>
              <w:t>(5.60–345.50)</w:t>
            </w:r>
          </w:p>
        </w:tc>
        <w:tc>
          <w:tcPr>
            <w:tcW w:w="465" w:type="pct"/>
          </w:tcPr>
          <w:p w14:paraId="55D69B7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2517279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3AE2D77A" w14:textId="77777777" w:rsidTr="00A53B1A">
        <w:tc>
          <w:tcPr>
            <w:tcW w:w="342" w:type="pct"/>
            <w:vMerge/>
          </w:tcPr>
          <w:p w14:paraId="7C447A6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A19D2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7BA50BD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05C32DD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BC24D9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18.28</w:t>
            </w:r>
            <w:r w:rsidRPr="00F95407">
              <w:rPr>
                <w:rFonts w:ascii="Calibri" w:eastAsia="Arial" w:hAnsi="Calibri" w:cs="Calibri"/>
                <w:color w:val="000000"/>
                <w:sz w:val="18"/>
                <w:szCs w:val="18"/>
              </w:rPr>
              <w:br/>
              <w:t>(2.00–102.76)</w:t>
            </w:r>
          </w:p>
        </w:tc>
        <w:tc>
          <w:tcPr>
            <w:tcW w:w="465" w:type="pct"/>
          </w:tcPr>
          <w:p w14:paraId="5826CA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632B09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052192D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118.88</w:t>
            </w:r>
            <w:r w:rsidRPr="00F95407">
              <w:rPr>
                <w:rFonts w:ascii="Calibri" w:eastAsia="Arial" w:hAnsi="Calibri" w:cs="Calibri"/>
                <w:color w:val="000000"/>
                <w:sz w:val="18"/>
                <w:szCs w:val="18"/>
              </w:rPr>
              <w:br/>
              <w:t>(10.24–887.70)</w:t>
            </w:r>
          </w:p>
        </w:tc>
        <w:tc>
          <w:tcPr>
            <w:tcW w:w="465" w:type="pct"/>
          </w:tcPr>
          <w:p w14:paraId="740B339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197.30</w:t>
            </w:r>
            <w:r w:rsidRPr="00F95407">
              <w:rPr>
                <w:rFonts w:ascii="Calibri" w:eastAsia="Arial" w:hAnsi="Calibri" w:cs="Calibri"/>
                <w:color w:val="000000"/>
                <w:sz w:val="18"/>
                <w:szCs w:val="18"/>
              </w:rPr>
              <w:br/>
              <w:t>(24.38–1334.91)</w:t>
            </w:r>
          </w:p>
        </w:tc>
        <w:tc>
          <w:tcPr>
            <w:tcW w:w="465" w:type="pct"/>
          </w:tcPr>
          <w:p w14:paraId="6CC83BB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58A7DD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0D62F2D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2B7135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1278C5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5540E3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357371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8CF72A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4.00</w:t>
            </w:r>
            <w:r w:rsidRPr="00F95407">
              <w:rPr>
                <w:rFonts w:ascii="Calibri" w:eastAsia="Arial" w:hAnsi="Calibri" w:cs="Calibri"/>
                <w:color w:val="000000"/>
                <w:sz w:val="18"/>
                <w:szCs w:val="18"/>
              </w:rPr>
              <w:br/>
              <w:t>(0.15–32.55)</w:t>
            </w:r>
          </w:p>
        </w:tc>
        <w:tc>
          <w:tcPr>
            <w:tcW w:w="465" w:type="pct"/>
          </w:tcPr>
          <w:p w14:paraId="396DD0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44DA01F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2.35</w:t>
            </w:r>
            <w:r w:rsidRPr="00F95407">
              <w:rPr>
                <w:rFonts w:ascii="Calibri" w:eastAsia="Arial" w:hAnsi="Calibri" w:cs="Calibri"/>
                <w:color w:val="000000"/>
                <w:sz w:val="18"/>
                <w:szCs w:val="18"/>
              </w:rPr>
              <w:br/>
              <w:t>(0.49–9.03)</w:t>
            </w:r>
          </w:p>
        </w:tc>
        <w:tc>
          <w:tcPr>
            <w:tcW w:w="465" w:type="pct"/>
          </w:tcPr>
          <w:p w14:paraId="7A89F96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(0.03–10.19)</w:t>
            </w:r>
          </w:p>
        </w:tc>
        <w:tc>
          <w:tcPr>
            <w:tcW w:w="465" w:type="pct"/>
          </w:tcPr>
          <w:p w14:paraId="1A30F5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1.55</w:t>
            </w:r>
            <w:r w:rsidRPr="00F95407">
              <w:rPr>
                <w:rFonts w:ascii="Calibri" w:eastAsia="Arial" w:hAnsi="Calibri" w:cs="Calibri"/>
                <w:color w:val="000000"/>
                <w:sz w:val="18"/>
                <w:szCs w:val="18"/>
              </w:rPr>
              <w:br/>
              <w:t>(0.10–15.76)</w:t>
            </w:r>
          </w:p>
        </w:tc>
        <w:tc>
          <w:tcPr>
            <w:tcW w:w="465" w:type="pct"/>
          </w:tcPr>
          <w:p w14:paraId="633C76A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w:t>
            </w:r>
          </w:p>
        </w:tc>
        <w:tc>
          <w:tcPr>
            <w:tcW w:w="462" w:type="pct"/>
          </w:tcPr>
          <w:p w14:paraId="219FE00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63%</w:t>
            </w:r>
          </w:p>
        </w:tc>
      </w:tr>
      <w:tr w:rsidR="00C54AD1" w:rsidRPr="005722A5" w14:paraId="7C7A610A" w14:textId="77777777" w:rsidTr="00A53B1A">
        <w:tc>
          <w:tcPr>
            <w:tcW w:w="342" w:type="pct"/>
            <w:vMerge/>
          </w:tcPr>
          <w:p w14:paraId="280C059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03E5A2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3145E4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F71D62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D30B85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22.89</w:t>
            </w:r>
            <w:r w:rsidRPr="00F95407">
              <w:rPr>
                <w:rFonts w:ascii="Calibri" w:eastAsia="Arial" w:hAnsi="Calibri" w:cs="Calibri"/>
                <w:color w:val="000000"/>
                <w:sz w:val="18"/>
                <w:szCs w:val="18"/>
              </w:rPr>
              <w:br/>
              <w:t>(1.34–155.99)</w:t>
            </w:r>
          </w:p>
        </w:tc>
        <w:tc>
          <w:tcPr>
            <w:tcW w:w="465" w:type="pct"/>
          </w:tcPr>
          <w:p w14:paraId="411D6B6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20AD266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2.04</w:t>
            </w:r>
            <w:r w:rsidRPr="00F95407">
              <w:rPr>
                <w:rFonts w:ascii="Calibri" w:eastAsia="Arial" w:hAnsi="Calibri" w:cs="Calibri"/>
                <w:color w:val="000000"/>
                <w:sz w:val="18"/>
                <w:szCs w:val="18"/>
              </w:rPr>
              <w:br/>
              <w:t>(0.43–7.80)</w:t>
            </w:r>
          </w:p>
        </w:tc>
        <w:tc>
          <w:tcPr>
            <w:tcW w:w="465" w:type="pct"/>
          </w:tcPr>
          <w:p w14:paraId="2DA81AA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4.51</w:t>
            </w:r>
            <w:r w:rsidRPr="00F95407">
              <w:rPr>
                <w:rFonts w:ascii="Calibri" w:eastAsia="Arial" w:hAnsi="Calibri" w:cs="Calibri"/>
                <w:color w:val="000000"/>
                <w:sz w:val="18"/>
                <w:szCs w:val="18"/>
              </w:rPr>
              <w:br/>
              <w:t>(0.23–51.48)</w:t>
            </w:r>
          </w:p>
        </w:tc>
        <w:tc>
          <w:tcPr>
            <w:tcW w:w="465" w:type="pct"/>
          </w:tcPr>
          <w:p w14:paraId="251390E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10.45</w:t>
            </w:r>
            <w:r w:rsidRPr="00F95407">
              <w:rPr>
                <w:rFonts w:ascii="Calibri" w:eastAsia="Arial" w:hAnsi="Calibri" w:cs="Calibri"/>
                <w:color w:val="000000"/>
                <w:sz w:val="18"/>
                <w:szCs w:val="18"/>
              </w:rPr>
              <w:br/>
              <w:t>(1.06–94.70)</w:t>
            </w:r>
          </w:p>
        </w:tc>
        <w:tc>
          <w:tcPr>
            <w:tcW w:w="465" w:type="pct"/>
          </w:tcPr>
          <w:p w14:paraId="7AAB8B2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c>
          <w:tcPr>
            <w:tcW w:w="462" w:type="pct"/>
          </w:tcPr>
          <w:p w14:paraId="2206DDD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C54AD1" w:rsidRPr="005722A5" w14:paraId="79B2ACB8"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DE9C33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BF2846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71CEF7A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2C009C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E8F7FA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1.02</w:t>
            </w:r>
            <w:r w:rsidRPr="00F95407">
              <w:rPr>
                <w:rFonts w:ascii="Calibri" w:eastAsia="Arial" w:hAnsi="Calibri" w:cs="Calibri"/>
                <w:color w:val="000000"/>
                <w:sz w:val="18"/>
                <w:szCs w:val="18"/>
              </w:rPr>
              <w:br/>
              <w:t>(0.11–26.76)</w:t>
            </w:r>
          </w:p>
        </w:tc>
        <w:tc>
          <w:tcPr>
            <w:tcW w:w="465" w:type="pct"/>
          </w:tcPr>
          <w:p w14:paraId="5221765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68C6FDA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0.11</w:t>
            </w:r>
            <w:r w:rsidRPr="00F95407">
              <w:rPr>
                <w:rFonts w:ascii="Calibri" w:eastAsia="Arial" w:hAnsi="Calibri" w:cs="Calibri"/>
                <w:color w:val="000000"/>
                <w:sz w:val="18"/>
                <w:szCs w:val="18"/>
              </w:rPr>
              <w:br/>
              <w:t>(0.03–0.26)</w:t>
            </w:r>
          </w:p>
        </w:tc>
        <w:tc>
          <w:tcPr>
            <w:tcW w:w="465" w:type="pct"/>
          </w:tcPr>
          <w:p w14:paraId="34FD625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6.61</w:t>
            </w:r>
            <w:r w:rsidRPr="00F95407">
              <w:rPr>
                <w:rFonts w:ascii="Calibri" w:eastAsia="Arial" w:hAnsi="Calibri" w:cs="Calibri"/>
                <w:color w:val="000000"/>
                <w:sz w:val="18"/>
                <w:szCs w:val="18"/>
              </w:rPr>
              <w:br/>
              <w:t>(0.56–204.82)</w:t>
            </w:r>
          </w:p>
        </w:tc>
        <w:tc>
          <w:tcPr>
            <w:tcW w:w="465" w:type="pct"/>
          </w:tcPr>
          <w:p w14:paraId="77B223F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9.31</w:t>
            </w:r>
            <w:r w:rsidRPr="00F95407">
              <w:rPr>
                <w:rFonts w:ascii="Calibri" w:eastAsia="Arial" w:hAnsi="Calibri" w:cs="Calibri"/>
                <w:color w:val="000000"/>
                <w:sz w:val="18"/>
                <w:szCs w:val="18"/>
              </w:rPr>
              <w:br/>
              <w:t>(1.19–262.95)</w:t>
            </w:r>
          </w:p>
        </w:tc>
        <w:tc>
          <w:tcPr>
            <w:tcW w:w="465" w:type="pct"/>
          </w:tcPr>
          <w:p w14:paraId="081B2A8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153A53E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C54AD1" w:rsidRPr="005722A5" w14:paraId="75E9BDCC" w14:textId="77777777" w:rsidTr="00A53B1A">
        <w:tc>
          <w:tcPr>
            <w:tcW w:w="342" w:type="pct"/>
            <w:vMerge/>
          </w:tcPr>
          <w:p w14:paraId="5699183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A41C1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7A28FD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1274897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1BCA5EB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3.02</w:t>
            </w:r>
            <w:r w:rsidRPr="00F95407">
              <w:rPr>
                <w:rFonts w:ascii="Calibri" w:eastAsia="Arial" w:hAnsi="Calibri" w:cs="Calibri"/>
                <w:color w:val="000000"/>
                <w:sz w:val="18"/>
                <w:szCs w:val="18"/>
              </w:rPr>
              <w:br/>
              <w:t>(0.39–106.35)</w:t>
            </w:r>
          </w:p>
        </w:tc>
        <w:tc>
          <w:tcPr>
            <w:tcW w:w="465" w:type="pct"/>
          </w:tcPr>
          <w:p w14:paraId="3DA06D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4E85162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62B0462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19.56</w:t>
            </w:r>
            <w:r w:rsidRPr="00F95407">
              <w:rPr>
                <w:rFonts w:ascii="Calibri" w:eastAsia="Arial" w:hAnsi="Calibri" w:cs="Calibri"/>
                <w:color w:val="000000"/>
                <w:sz w:val="18"/>
                <w:szCs w:val="18"/>
              </w:rPr>
              <w:br/>
              <w:t>(2.00–905.12)</w:t>
            </w:r>
          </w:p>
        </w:tc>
        <w:tc>
          <w:tcPr>
            <w:tcW w:w="465" w:type="pct"/>
          </w:tcPr>
          <w:p w14:paraId="1F808B3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32.56</w:t>
            </w:r>
            <w:r w:rsidRPr="00F95407">
              <w:rPr>
                <w:rFonts w:ascii="Calibri" w:eastAsia="Arial" w:hAnsi="Calibri" w:cs="Calibri"/>
                <w:color w:val="000000"/>
                <w:sz w:val="18"/>
                <w:szCs w:val="18"/>
              </w:rPr>
              <w:br/>
              <w:t>(4.85–1308.57)</w:t>
            </w:r>
          </w:p>
        </w:tc>
        <w:tc>
          <w:tcPr>
            <w:tcW w:w="465" w:type="pct"/>
          </w:tcPr>
          <w:p w14:paraId="216A255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99%</w:t>
            </w:r>
          </w:p>
        </w:tc>
        <w:tc>
          <w:tcPr>
            <w:tcW w:w="462" w:type="pct"/>
          </w:tcPr>
          <w:p w14:paraId="002711F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32925BC1"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23231F5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5771C5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1587CCA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5C2738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FD7454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0.77</w:t>
            </w:r>
            <w:r w:rsidRPr="00F95407">
              <w:rPr>
                <w:rFonts w:ascii="Calibri" w:eastAsia="Arial" w:hAnsi="Calibri" w:cs="Calibri"/>
                <w:color w:val="000000"/>
                <w:sz w:val="18"/>
                <w:szCs w:val="18"/>
              </w:rPr>
              <w:br/>
              <w:t>(0.03–23.61)</w:t>
            </w:r>
          </w:p>
        </w:tc>
        <w:tc>
          <w:tcPr>
            <w:tcW w:w="465" w:type="pct"/>
          </w:tcPr>
          <w:p w14:paraId="608AA8C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427B077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2.37</w:t>
            </w:r>
            <w:r w:rsidRPr="00F95407">
              <w:rPr>
                <w:rFonts w:ascii="Calibri" w:eastAsia="Arial" w:hAnsi="Calibri" w:cs="Calibri"/>
                <w:color w:val="000000"/>
                <w:sz w:val="18"/>
                <w:szCs w:val="18"/>
              </w:rPr>
              <w:br/>
              <w:t>(0.48–9.18)</w:t>
            </w:r>
          </w:p>
        </w:tc>
        <w:tc>
          <w:tcPr>
            <w:tcW w:w="465" w:type="pct"/>
          </w:tcPr>
          <w:p w14:paraId="04DAE44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0.15</w:t>
            </w:r>
            <w:r w:rsidRPr="00F95407">
              <w:rPr>
                <w:rFonts w:ascii="Calibri" w:eastAsia="Arial" w:hAnsi="Calibri" w:cs="Calibri"/>
                <w:color w:val="000000"/>
                <w:sz w:val="18"/>
                <w:szCs w:val="18"/>
              </w:rPr>
              <w:br/>
              <w:t>(0.01–5.71)</w:t>
            </w:r>
          </w:p>
        </w:tc>
        <w:tc>
          <w:tcPr>
            <w:tcW w:w="465" w:type="pct"/>
          </w:tcPr>
          <w:p w14:paraId="5C75706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0.31</w:t>
            </w:r>
            <w:r w:rsidRPr="00F95407">
              <w:rPr>
                <w:rFonts w:ascii="Calibri" w:eastAsia="Arial" w:hAnsi="Calibri" w:cs="Calibri"/>
                <w:color w:val="000000"/>
                <w:sz w:val="18"/>
                <w:szCs w:val="18"/>
              </w:rPr>
              <w:br/>
              <w:t>(0.02–8.84)</w:t>
            </w:r>
          </w:p>
        </w:tc>
        <w:tc>
          <w:tcPr>
            <w:tcW w:w="465" w:type="pct"/>
          </w:tcPr>
          <w:p w14:paraId="2065369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w:t>
            </w:r>
          </w:p>
        </w:tc>
        <w:tc>
          <w:tcPr>
            <w:tcW w:w="462" w:type="pct"/>
          </w:tcPr>
          <w:p w14:paraId="65EC3AA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r w:rsidR="00C54AD1" w:rsidRPr="005722A5" w14:paraId="6D7BE323" w14:textId="77777777" w:rsidTr="00A53B1A">
        <w:tc>
          <w:tcPr>
            <w:tcW w:w="342" w:type="pct"/>
            <w:vMerge/>
          </w:tcPr>
          <w:p w14:paraId="33D6BB1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FD4B2E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DE130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301EE6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C24179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3.87</w:t>
            </w:r>
            <w:r w:rsidRPr="00F95407">
              <w:rPr>
                <w:rFonts w:ascii="Calibri" w:eastAsia="Arial" w:hAnsi="Calibri" w:cs="Calibri"/>
                <w:color w:val="000000"/>
                <w:sz w:val="18"/>
                <w:szCs w:val="18"/>
              </w:rPr>
              <w:br/>
              <w:t>(0.26–266.35)</w:t>
            </w:r>
          </w:p>
        </w:tc>
        <w:tc>
          <w:tcPr>
            <w:tcW w:w="465" w:type="pct"/>
          </w:tcPr>
          <w:p w14:paraId="3FAA202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7CA11ED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2.05</w:t>
            </w:r>
            <w:r w:rsidRPr="00F95407">
              <w:rPr>
                <w:rFonts w:ascii="Calibri" w:eastAsia="Arial" w:hAnsi="Calibri" w:cs="Calibri"/>
                <w:color w:val="000000"/>
                <w:sz w:val="18"/>
                <w:szCs w:val="18"/>
              </w:rPr>
              <w:br/>
              <w:t>(0.42–7.93)</w:t>
            </w:r>
          </w:p>
        </w:tc>
        <w:tc>
          <w:tcPr>
            <w:tcW w:w="465" w:type="pct"/>
          </w:tcPr>
          <w:p w14:paraId="4C29C6D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0.81</w:t>
            </w:r>
            <w:r w:rsidRPr="00F95407">
              <w:rPr>
                <w:rFonts w:ascii="Calibri" w:eastAsia="Arial" w:hAnsi="Calibri" w:cs="Calibri"/>
                <w:color w:val="000000"/>
                <w:sz w:val="18"/>
                <w:szCs w:val="18"/>
              </w:rPr>
              <w:br/>
              <w:t>(0.04–61.06)</w:t>
            </w:r>
          </w:p>
        </w:tc>
        <w:tc>
          <w:tcPr>
            <w:tcW w:w="465" w:type="pct"/>
          </w:tcPr>
          <w:p w14:paraId="79BD4B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1.83</w:t>
            </w:r>
            <w:r w:rsidRPr="00F95407">
              <w:rPr>
                <w:rFonts w:ascii="Calibri" w:eastAsia="Arial" w:hAnsi="Calibri" w:cs="Calibri"/>
                <w:color w:val="000000"/>
                <w:sz w:val="18"/>
                <w:szCs w:val="18"/>
              </w:rPr>
              <w:br/>
              <w:t>(0.19–117.51)</w:t>
            </w:r>
          </w:p>
        </w:tc>
        <w:tc>
          <w:tcPr>
            <w:tcW w:w="465" w:type="pct"/>
          </w:tcPr>
          <w:p w14:paraId="6E06F00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c>
          <w:tcPr>
            <w:tcW w:w="462" w:type="pct"/>
          </w:tcPr>
          <w:p w14:paraId="1B32232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69%</w:t>
            </w:r>
          </w:p>
        </w:tc>
      </w:tr>
      <w:tr w:rsidR="00C54AD1" w:rsidRPr="005722A5" w14:paraId="1F2571AA"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44C5B09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Death</w:t>
            </w:r>
          </w:p>
        </w:tc>
        <w:tc>
          <w:tcPr>
            <w:tcW w:w="353" w:type="pct"/>
            <w:vMerge w:val="restart"/>
          </w:tcPr>
          <w:p w14:paraId="6F14B33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082C832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2EB022C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633A55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(0.00–0.19)</w:t>
            </w:r>
          </w:p>
        </w:tc>
        <w:tc>
          <w:tcPr>
            <w:tcW w:w="465" w:type="pct"/>
          </w:tcPr>
          <w:p w14:paraId="765B653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2B46713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4872A9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1CFB99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90EFAA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5EB349D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61D33947" w14:textId="77777777" w:rsidTr="00A53B1A">
        <w:tc>
          <w:tcPr>
            <w:tcW w:w="342" w:type="pct"/>
            <w:vMerge/>
          </w:tcPr>
          <w:p w14:paraId="7A863A1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A6F21B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46DBE3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1269E5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1964EF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0.20</w:t>
            </w:r>
            <w:r w:rsidRPr="00F95407">
              <w:rPr>
                <w:rFonts w:ascii="Calibri" w:eastAsia="Arial" w:hAnsi="Calibri" w:cs="Calibri"/>
                <w:color w:val="000000"/>
                <w:sz w:val="18"/>
                <w:szCs w:val="18"/>
              </w:rPr>
              <w:br/>
              <w:t>(0.01–1.54)</w:t>
            </w:r>
          </w:p>
        </w:tc>
        <w:tc>
          <w:tcPr>
            <w:tcW w:w="465" w:type="pct"/>
          </w:tcPr>
          <w:p w14:paraId="1E5F68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4D41F7C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6CC1E7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0FBA389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618CB1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30344F4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15215C0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F493FB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81F4BE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23AF4B0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6DD7C1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49EF766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(0.00–2.31)</w:t>
            </w:r>
          </w:p>
        </w:tc>
        <w:tc>
          <w:tcPr>
            <w:tcW w:w="465" w:type="pct"/>
          </w:tcPr>
          <w:p w14:paraId="029ED9D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2316CC7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(0.02–1.20)</w:t>
            </w:r>
          </w:p>
        </w:tc>
        <w:tc>
          <w:tcPr>
            <w:tcW w:w="465" w:type="pct"/>
          </w:tcPr>
          <w:p w14:paraId="3CAECB2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0.33</w:t>
            </w:r>
            <w:r w:rsidRPr="00F95407">
              <w:rPr>
                <w:rFonts w:ascii="Calibri" w:eastAsia="Arial" w:hAnsi="Calibri" w:cs="Calibri"/>
                <w:color w:val="000000"/>
                <w:sz w:val="18"/>
                <w:szCs w:val="18"/>
              </w:rPr>
              <w:br/>
              <w:t>(0.01–10.21)</w:t>
            </w:r>
          </w:p>
        </w:tc>
        <w:tc>
          <w:tcPr>
            <w:tcW w:w="465" w:type="pct"/>
          </w:tcPr>
          <w:p w14:paraId="18B43A1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0.73</w:t>
            </w:r>
            <w:r w:rsidRPr="00F95407">
              <w:rPr>
                <w:rFonts w:ascii="Calibri" w:eastAsia="Arial" w:hAnsi="Calibri" w:cs="Calibri"/>
                <w:color w:val="000000"/>
                <w:sz w:val="18"/>
                <w:szCs w:val="18"/>
              </w:rPr>
              <w:br/>
              <w:t>(0.03–17.35)</w:t>
            </w:r>
          </w:p>
        </w:tc>
        <w:tc>
          <w:tcPr>
            <w:tcW w:w="465" w:type="pct"/>
          </w:tcPr>
          <w:p w14:paraId="55252A3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w:t>
            </w:r>
          </w:p>
        </w:tc>
        <w:tc>
          <w:tcPr>
            <w:tcW w:w="462" w:type="pct"/>
          </w:tcPr>
          <w:p w14:paraId="0DD08F9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r>
      <w:tr w:rsidR="00C54AD1" w:rsidRPr="005722A5" w14:paraId="72A554A6" w14:textId="77777777" w:rsidTr="00A53B1A">
        <w:tc>
          <w:tcPr>
            <w:tcW w:w="342" w:type="pct"/>
            <w:vMerge/>
          </w:tcPr>
          <w:p w14:paraId="3BD3B5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3F4796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4E380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76BAEFE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7C938CD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0.62</w:t>
            </w:r>
            <w:r w:rsidRPr="00F95407">
              <w:rPr>
                <w:rFonts w:ascii="Calibri" w:eastAsia="Arial" w:hAnsi="Calibri" w:cs="Calibri"/>
                <w:color w:val="000000"/>
                <w:sz w:val="18"/>
                <w:szCs w:val="18"/>
              </w:rPr>
              <w:br/>
              <w:t>(0.03–5.40)</w:t>
            </w:r>
          </w:p>
        </w:tc>
        <w:tc>
          <w:tcPr>
            <w:tcW w:w="465" w:type="pct"/>
          </w:tcPr>
          <w:p w14:paraId="43903A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0F14B13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0.23</w:t>
            </w:r>
            <w:r w:rsidRPr="00F95407">
              <w:rPr>
                <w:rFonts w:ascii="Calibri" w:eastAsia="Arial" w:hAnsi="Calibri" w:cs="Calibri"/>
                <w:color w:val="000000"/>
                <w:sz w:val="18"/>
                <w:szCs w:val="18"/>
              </w:rPr>
              <w:br/>
              <w:t>(0.02–1.05)</w:t>
            </w:r>
          </w:p>
        </w:tc>
        <w:tc>
          <w:tcPr>
            <w:tcW w:w="465" w:type="pct"/>
          </w:tcPr>
          <w:p w14:paraId="27DFF8F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1.07</w:t>
            </w:r>
            <w:r w:rsidRPr="00F95407">
              <w:rPr>
                <w:rFonts w:ascii="Calibri" w:eastAsia="Arial" w:hAnsi="Calibri" w:cs="Calibri"/>
                <w:color w:val="000000"/>
                <w:sz w:val="18"/>
                <w:szCs w:val="18"/>
              </w:rPr>
              <w:br/>
              <w:t>(0.04–25.58)</w:t>
            </w:r>
          </w:p>
        </w:tc>
        <w:tc>
          <w:tcPr>
            <w:tcW w:w="465" w:type="pct"/>
          </w:tcPr>
          <w:p w14:paraId="565E7E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2.67</w:t>
            </w:r>
            <w:r w:rsidRPr="00F95407">
              <w:rPr>
                <w:rFonts w:ascii="Calibri" w:eastAsia="Arial" w:hAnsi="Calibri" w:cs="Calibri"/>
                <w:color w:val="000000"/>
                <w:sz w:val="18"/>
                <w:szCs w:val="18"/>
              </w:rPr>
              <w:br/>
              <w:t>(0.21–52.27)</w:t>
            </w:r>
          </w:p>
        </w:tc>
        <w:tc>
          <w:tcPr>
            <w:tcW w:w="465" w:type="pct"/>
          </w:tcPr>
          <w:p w14:paraId="021F819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52%</w:t>
            </w:r>
          </w:p>
        </w:tc>
        <w:tc>
          <w:tcPr>
            <w:tcW w:w="462" w:type="pct"/>
          </w:tcPr>
          <w:p w14:paraId="0DBBA49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77%</w:t>
            </w:r>
          </w:p>
        </w:tc>
      </w:tr>
      <w:tr w:rsidR="00C54AD1" w:rsidRPr="005722A5" w14:paraId="3794F980"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4BAD4C7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25AEA6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04DFAA0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138B31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DE59D6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(0.00–0.05)</w:t>
            </w:r>
          </w:p>
        </w:tc>
        <w:tc>
          <w:tcPr>
            <w:tcW w:w="465" w:type="pct"/>
          </w:tcPr>
          <w:p w14:paraId="4CD3946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6BF0875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0585B5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59A852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3F3136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5F3CB91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29534747" w14:textId="77777777" w:rsidTr="00A53B1A">
        <w:tc>
          <w:tcPr>
            <w:tcW w:w="342" w:type="pct"/>
            <w:vMerge/>
          </w:tcPr>
          <w:p w14:paraId="6934770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CC7CF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862725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3CA554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 xml:space="preserve">Disease and </w:t>
            </w:r>
            <w:r w:rsidRPr="005722A5">
              <w:rPr>
                <w:rFonts w:ascii="Calibri" w:eastAsia="Arial" w:hAnsi="Calibri" w:cs="Calibri"/>
                <w:color w:val="000000"/>
                <w:sz w:val="18"/>
                <w:szCs w:val="18"/>
              </w:rPr>
              <w:lastRenderedPageBreak/>
              <w:t>infection blocking</w:t>
            </w:r>
          </w:p>
        </w:tc>
        <w:tc>
          <w:tcPr>
            <w:tcW w:w="465" w:type="pct"/>
          </w:tcPr>
          <w:p w14:paraId="7435F8B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0.06</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(0.01–0.38)</w:t>
            </w:r>
          </w:p>
        </w:tc>
        <w:tc>
          <w:tcPr>
            <w:tcW w:w="465" w:type="pct"/>
          </w:tcPr>
          <w:p w14:paraId="5593EE6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0.00</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(0.00–0.00)</w:t>
            </w:r>
          </w:p>
        </w:tc>
        <w:tc>
          <w:tcPr>
            <w:tcW w:w="465" w:type="pct"/>
          </w:tcPr>
          <w:p w14:paraId="272DE8C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0.00</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(0.00–0.00)</w:t>
            </w:r>
          </w:p>
        </w:tc>
        <w:tc>
          <w:tcPr>
            <w:tcW w:w="465" w:type="pct"/>
          </w:tcPr>
          <w:p w14:paraId="2747910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beneficial</w:t>
            </w:r>
          </w:p>
        </w:tc>
        <w:tc>
          <w:tcPr>
            <w:tcW w:w="465" w:type="pct"/>
          </w:tcPr>
          <w:p w14:paraId="7F92991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3609183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15F3140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0C828ED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AE22B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A2733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602B08E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6E02674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D41004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0.07</w:t>
            </w:r>
            <w:r w:rsidRPr="00F95407">
              <w:rPr>
                <w:rFonts w:ascii="Calibri" w:eastAsia="Arial" w:hAnsi="Calibri" w:cs="Calibri"/>
                <w:color w:val="000000"/>
                <w:sz w:val="18"/>
                <w:szCs w:val="18"/>
              </w:rPr>
              <w:br/>
              <w:t>(0.00–0.62)</w:t>
            </w:r>
          </w:p>
        </w:tc>
        <w:tc>
          <w:tcPr>
            <w:tcW w:w="465" w:type="pct"/>
          </w:tcPr>
          <w:p w14:paraId="71B5B7B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6356637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(0.03–1.34)</w:t>
            </w:r>
          </w:p>
        </w:tc>
        <w:tc>
          <w:tcPr>
            <w:tcW w:w="465" w:type="pct"/>
          </w:tcPr>
          <w:p w14:paraId="0432A0A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(0.00–2.78)</w:t>
            </w:r>
          </w:p>
        </w:tc>
        <w:tc>
          <w:tcPr>
            <w:tcW w:w="465" w:type="pct"/>
          </w:tcPr>
          <w:p w14:paraId="254ADB8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(0.01–4.25)</w:t>
            </w:r>
          </w:p>
        </w:tc>
        <w:tc>
          <w:tcPr>
            <w:tcW w:w="465" w:type="pct"/>
          </w:tcPr>
          <w:p w14:paraId="43D472E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w:t>
            </w:r>
          </w:p>
        </w:tc>
        <w:tc>
          <w:tcPr>
            <w:tcW w:w="462" w:type="pct"/>
          </w:tcPr>
          <w:p w14:paraId="4847FB5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17%</w:t>
            </w:r>
          </w:p>
        </w:tc>
      </w:tr>
      <w:tr w:rsidR="00C54AD1" w:rsidRPr="005722A5" w14:paraId="1B07A703" w14:textId="77777777" w:rsidTr="00A53B1A">
        <w:tc>
          <w:tcPr>
            <w:tcW w:w="342" w:type="pct"/>
            <w:vMerge/>
          </w:tcPr>
          <w:p w14:paraId="07AE1A6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D37D4E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1EEB86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E25C44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9E8993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0.22</w:t>
            </w:r>
            <w:r w:rsidRPr="00F95407">
              <w:rPr>
                <w:rFonts w:ascii="Calibri" w:eastAsia="Arial" w:hAnsi="Calibri" w:cs="Calibri"/>
                <w:color w:val="000000"/>
                <w:sz w:val="18"/>
                <w:szCs w:val="18"/>
              </w:rPr>
              <w:br/>
              <w:t>(0.01–1.42)</w:t>
            </w:r>
          </w:p>
        </w:tc>
        <w:tc>
          <w:tcPr>
            <w:tcW w:w="465" w:type="pct"/>
          </w:tcPr>
          <w:p w14:paraId="1B4B75C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38F22B1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(0.02–1.16)</w:t>
            </w:r>
          </w:p>
        </w:tc>
        <w:tc>
          <w:tcPr>
            <w:tcW w:w="465" w:type="pct"/>
          </w:tcPr>
          <w:p w14:paraId="3D6CA6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0.35</w:t>
            </w:r>
            <w:r w:rsidRPr="00F95407">
              <w:rPr>
                <w:rFonts w:ascii="Calibri" w:eastAsia="Arial" w:hAnsi="Calibri" w:cs="Calibri"/>
                <w:color w:val="000000"/>
                <w:sz w:val="18"/>
                <w:szCs w:val="18"/>
              </w:rPr>
              <w:br/>
              <w:t>(0.02–6.86)</w:t>
            </w:r>
          </w:p>
        </w:tc>
        <w:tc>
          <w:tcPr>
            <w:tcW w:w="465" w:type="pct"/>
          </w:tcPr>
          <w:p w14:paraId="0C3CEB8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0.82</w:t>
            </w:r>
            <w:r w:rsidRPr="00F95407">
              <w:rPr>
                <w:rFonts w:ascii="Calibri" w:eastAsia="Arial" w:hAnsi="Calibri" w:cs="Calibri"/>
                <w:color w:val="000000"/>
                <w:sz w:val="18"/>
                <w:szCs w:val="18"/>
              </w:rPr>
              <w:br/>
              <w:t>(0.07–13.48)</w:t>
            </w:r>
          </w:p>
        </w:tc>
        <w:tc>
          <w:tcPr>
            <w:tcW w:w="465" w:type="pct"/>
          </w:tcPr>
          <w:p w14:paraId="182437C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24%</w:t>
            </w:r>
          </w:p>
        </w:tc>
        <w:tc>
          <w:tcPr>
            <w:tcW w:w="462" w:type="pct"/>
          </w:tcPr>
          <w:p w14:paraId="407D1E7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r>
      <w:tr w:rsidR="00C54AD1" w:rsidRPr="005722A5" w14:paraId="04905F83"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F9ECC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A14224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51739A4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AF1FD7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1094B09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(0.00–0.04)</w:t>
            </w:r>
          </w:p>
        </w:tc>
        <w:tc>
          <w:tcPr>
            <w:tcW w:w="465" w:type="pct"/>
          </w:tcPr>
          <w:p w14:paraId="33486BB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C5884B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6AE9819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1B1DF8A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67D8839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783E2EA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1B3431F4" w14:textId="77777777" w:rsidTr="00A53B1A">
        <w:tc>
          <w:tcPr>
            <w:tcW w:w="342" w:type="pct"/>
            <w:vMerge/>
          </w:tcPr>
          <w:p w14:paraId="31ACE9E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95F71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0134313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A504C3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587C56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44ACB7F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311962E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35F332C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DEF920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AC1BD9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7592C8F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C54AD1" w:rsidRPr="005722A5" w14:paraId="668D32B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3C6D141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FA978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637CAF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4154894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32400F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77454A0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38361A5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(0.02–1.36)</w:t>
            </w:r>
          </w:p>
        </w:tc>
        <w:tc>
          <w:tcPr>
            <w:tcW w:w="465" w:type="pct"/>
          </w:tcPr>
          <w:p w14:paraId="0E9DDBD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(0.00–1.47)</w:t>
            </w:r>
          </w:p>
        </w:tc>
        <w:tc>
          <w:tcPr>
            <w:tcW w:w="465" w:type="pct"/>
          </w:tcPr>
          <w:p w14:paraId="5908A01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(0.00–2.39)</w:t>
            </w:r>
          </w:p>
        </w:tc>
        <w:tc>
          <w:tcPr>
            <w:tcW w:w="465" w:type="pct"/>
          </w:tcPr>
          <w:p w14:paraId="3AF1DD3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6BC1029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w:t>
            </w:r>
          </w:p>
        </w:tc>
      </w:tr>
      <w:tr w:rsidR="00C54AD1" w:rsidRPr="005722A5" w14:paraId="6D411CC2" w14:textId="77777777" w:rsidTr="00A53B1A">
        <w:tc>
          <w:tcPr>
            <w:tcW w:w="342" w:type="pct"/>
            <w:vMerge/>
          </w:tcPr>
          <w:p w14:paraId="51E0A5C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244755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075697B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00662A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002819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0.04</w:t>
            </w:r>
            <w:r w:rsidRPr="00F95407">
              <w:rPr>
                <w:rFonts w:ascii="Calibri" w:eastAsia="Arial" w:hAnsi="Calibri" w:cs="Calibri"/>
                <w:color w:val="000000"/>
                <w:sz w:val="18"/>
                <w:szCs w:val="18"/>
              </w:rPr>
              <w:br/>
              <w:t>(0.00–1.52)</w:t>
            </w:r>
          </w:p>
        </w:tc>
        <w:tc>
          <w:tcPr>
            <w:tcW w:w="465" w:type="pct"/>
          </w:tcPr>
          <w:p w14:paraId="6B328C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0D459E2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(0.02–1.18)</w:t>
            </w:r>
          </w:p>
        </w:tc>
        <w:tc>
          <w:tcPr>
            <w:tcW w:w="465" w:type="pct"/>
          </w:tcPr>
          <w:p w14:paraId="42D16EA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0.07</w:t>
            </w:r>
            <w:r w:rsidRPr="00F95407">
              <w:rPr>
                <w:rFonts w:ascii="Calibri" w:eastAsia="Arial" w:hAnsi="Calibri" w:cs="Calibri"/>
                <w:color w:val="000000"/>
                <w:sz w:val="18"/>
                <w:szCs w:val="18"/>
              </w:rPr>
              <w:br/>
              <w:t>(0.00–4.84)</w:t>
            </w:r>
          </w:p>
        </w:tc>
        <w:tc>
          <w:tcPr>
            <w:tcW w:w="465" w:type="pct"/>
          </w:tcPr>
          <w:p w14:paraId="778DC0E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(0.02–9.00)</w:t>
            </w:r>
          </w:p>
        </w:tc>
        <w:tc>
          <w:tcPr>
            <w:tcW w:w="465" w:type="pct"/>
          </w:tcPr>
          <w:p w14:paraId="142E0A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w:t>
            </w:r>
          </w:p>
        </w:tc>
        <w:tc>
          <w:tcPr>
            <w:tcW w:w="462" w:type="pct"/>
          </w:tcPr>
          <w:p w14:paraId="45446E1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w:t>
            </w:r>
          </w:p>
        </w:tc>
      </w:tr>
      <w:tr w:rsidR="00C54AD1" w:rsidRPr="005722A5" w14:paraId="11F12002"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75F9309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SAE</w:t>
            </w:r>
          </w:p>
        </w:tc>
        <w:tc>
          <w:tcPr>
            <w:tcW w:w="353" w:type="pct"/>
            <w:vMerge w:val="restart"/>
          </w:tcPr>
          <w:p w14:paraId="73CA034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27EC55F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30ABC8B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493FED5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3.73</w:t>
            </w:r>
            <w:r w:rsidRPr="00F95407">
              <w:rPr>
                <w:rFonts w:ascii="Calibri" w:eastAsia="Arial" w:hAnsi="Calibri" w:cs="Calibri"/>
                <w:color w:val="000000"/>
                <w:sz w:val="18"/>
                <w:szCs w:val="18"/>
              </w:rPr>
              <w:br/>
              <w:t>(0.28–29.51)</w:t>
            </w:r>
          </w:p>
        </w:tc>
        <w:tc>
          <w:tcPr>
            <w:tcW w:w="465" w:type="pct"/>
          </w:tcPr>
          <w:p w14:paraId="348133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5B93D4A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1.21</w:t>
            </w:r>
            <w:r w:rsidRPr="00F95407">
              <w:rPr>
                <w:rFonts w:ascii="Calibri" w:eastAsia="Arial" w:hAnsi="Calibri" w:cs="Calibri"/>
                <w:color w:val="000000"/>
                <w:sz w:val="18"/>
                <w:szCs w:val="18"/>
              </w:rPr>
              <w:br/>
              <w:t>(0.46–2.65)</w:t>
            </w:r>
          </w:p>
        </w:tc>
        <w:tc>
          <w:tcPr>
            <w:tcW w:w="465" w:type="pct"/>
          </w:tcPr>
          <w:p w14:paraId="5152E09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2.01</w:t>
            </w:r>
            <w:r w:rsidRPr="00F95407">
              <w:rPr>
                <w:rFonts w:ascii="Calibri" w:eastAsia="Arial" w:hAnsi="Calibri" w:cs="Calibri"/>
                <w:color w:val="000000"/>
                <w:sz w:val="18"/>
                <w:szCs w:val="18"/>
              </w:rPr>
              <w:br/>
              <w:t>(0.13–19.02)</w:t>
            </w:r>
          </w:p>
        </w:tc>
        <w:tc>
          <w:tcPr>
            <w:tcW w:w="465" w:type="pct"/>
          </w:tcPr>
          <w:p w14:paraId="737DEDD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3.05</w:t>
            </w:r>
            <w:r w:rsidRPr="00F95407">
              <w:rPr>
                <w:rFonts w:ascii="Calibri" w:eastAsia="Arial" w:hAnsi="Calibri" w:cs="Calibri"/>
                <w:color w:val="000000"/>
                <w:sz w:val="18"/>
                <w:szCs w:val="18"/>
              </w:rPr>
              <w:br/>
              <w:t>(0.29–23.24)</w:t>
            </w:r>
          </w:p>
        </w:tc>
        <w:tc>
          <w:tcPr>
            <w:tcW w:w="465" w:type="pct"/>
          </w:tcPr>
          <w:p w14:paraId="411A692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70%</w:t>
            </w:r>
          </w:p>
        </w:tc>
        <w:tc>
          <w:tcPr>
            <w:tcW w:w="462" w:type="pct"/>
          </w:tcPr>
          <w:p w14:paraId="2D402C5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83%</w:t>
            </w:r>
          </w:p>
        </w:tc>
      </w:tr>
      <w:tr w:rsidR="00C54AD1" w:rsidRPr="005722A5" w14:paraId="1CCFE0BE" w14:textId="77777777" w:rsidTr="00A53B1A">
        <w:tc>
          <w:tcPr>
            <w:tcW w:w="342" w:type="pct"/>
            <w:vMerge/>
          </w:tcPr>
          <w:p w14:paraId="6A65948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5FF50B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EC932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7AD1CF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73DC79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21.36</w:t>
            </w:r>
            <w:r w:rsidRPr="00F95407">
              <w:rPr>
                <w:rFonts w:ascii="Calibri" w:eastAsia="Arial" w:hAnsi="Calibri" w:cs="Calibri"/>
                <w:color w:val="000000"/>
                <w:sz w:val="18"/>
                <w:szCs w:val="18"/>
              </w:rPr>
              <w:br/>
              <w:t>(1.89–149.60)</w:t>
            </w:r>
          </w:p>
        </w:tc>
        <w:tc>
          <w:tcPr>
            <w:tcW w:w="465" w:type="pct"/>
          </w:tcPr>
          <w:p w14:paraId="781EAF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4C48D53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1.05</w:t>
            </w:r>
            <w:r w:rsidRPr="00F95407">
              <w:rPr>
                <w:rFonts w:ascii="Calibri" w:eastAsia="Arial" w:hAnsi="Calibri" w:cs="Calibri"/>
                <w:color w:val="000000"/>
                <w:sz w:val="18"/>
                <w:szCs w:val="18"/>
              </w:rPr>
              <w:br/>
              <w:t>(0.40–2.29)</w:t>
            </w:r>
          </w:p>
        </w:tc>
        <w:tc>
          <w:tcPr>
            <w:tcW w:w="465" w:type="pct"/>
          </w:tcPr>
          <w:p w14:paraId="2128FDB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11.39</w:t>
            </w:r>
            <w:r w:rsidRPr="00F95407">
              <w:rPr>
                <w:rFonts w:ascii="Calibri" w:eastAsia="Arial" w:hAnsi="Calibri" w:cs="Calibri"/>
                <w:color w:val="000000"/>
                <w:sz w:val="18"/>
                <w:szCs w:val="18"/>
              </w:rPr>
              <w:br/>
              <w:t>(0.94–101.02)</w:t>
            </w:r>
          </w:p>
        </w:tc>
        <w:tc>
          <w:tcPr>
            <w:tcW w:w="465" w:type="pct"/>
          </w:tcPr>
          <w:p w14:paraId="3C9B3C8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20.27</w:t>
            </w:r>
            <w:r w:rsidRPr="00F95407">
              <w:rPr>
                <w:rFonts w:ascii="Calibri" w:eastAsia="Arial" w:hAnsi="Calibri" w:cs="Calibri"/>
                <w:color w:val="000000"/>
                <w:sz w:val="18"/>
                <w:szCs w:val="18"/>
              </w:rPr>
              <w:br/>
              <w:t>(2.28–147.48)</w:t>
            </w:r>
          </w:p>
        </w:tc>
        <w:tc>
          <w:tcPr>
            <w:tcW w:w="465" w:type="pct"/>
          </w:tcPr>
          <w:p w14:paraId="2A6E3DC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97%</w:t>
            </w:r>
          </w:p>
        </w:tc>
        <w:tc>
          <w:tcPr>
            <w:tcW w:w="462" w:type="pct"/>
          </w:tcPr>
          <w:p w14:paraId="62456F6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C54AD1" w:rsidRPr="005722A5" w14:paraId="51C4DE6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6DEDAB7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D706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412B324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31353DB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28D607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3.58</w:t>
            </w:r>
            <w:r w:rsidRPr="00F95407">
              <w:rPr>
                <w:rFonts w:ascii="Calibri" w:eastAsia="Arial" w:hAnsi="Calibri" w:cs="Calibri"/>
                <w:color w:val="000000"/>
                <w:sz w:val="18"/>
                <w:szCs w:val="18"/>
              </w:rPr>
              <w:br/>
              <w:t>(0.10–41.22)</w:t>
            </w:r>
          </w:p>
        </w:tc>
        <w:tc>
          <w:tcPr>
            <w:tcW w:w="465" w:type="pct"/>
          </w:tcPr>
          <w:p w14:paraId="64BB481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7FC897E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4.97</w:t>
            </w:r>
            <w:r w:rsidRPr="00F95407">
              <w:rPr>
                <w:rFonts w:ascii="Calibri" w:eastAsia="Arial" w:hAnsi="Calibri" w:cs="Calibri"/>
                <w:color w:val="000000"/>
                <w:sz w:val="18"/>
                <w:szCs w:val="18"/>
              </w:rPr>
              <w:br/>
              <w:t>(1.76–9.57)</w:t>
            </w:r>
          </w:p>
        </w:tc>
        <w:tc>
          <w:tcPr>
            <w:tcW w:w="465" w:type="pct"/>
          </w:tcPr>
          <w:p w14:paraId="4D78700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0.32</w:t>
            </w:r>
            <w:r w:rsidRPr="00F95407">
              <w:rPr>
                <w:rFonts w:ascii="Calibri" w:eastAsia="Arial" w:hAnsi="Calibri" w:cs="Calibri"/>
                <w:color w:val="000000"/>
                <w:sz w:val="18"/>
                <w:szCs w:val="18"/>
              </w:rPr>
              <w:br/>
              <w:t>(0.01–3.94)</w:t>
            </w:r>
          </w:p>
        </w:tc>
        <w:tc>
          <w:tcPr>
            <w:tcW w:w="465" w:type="pct"/>
          </w:tcPr>
          <w:p w14:paraId="206F9B9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0.71</w:t>
            </w:r>
            <w:r w:rsidRPr="00F95407">
              <w:rPr>
                <w:rFonts w:ascii="Calibri" w:eastAsia="Arial" w:hAnsi="Calibri" w:cs="Calibri"/>
                <w:color w:val="000000"/>
                <w:sz w:val="18"/>
                <w:szCs w:val="18"/>
              </w:rPr>
              <w:br/>
              <w:t>(0.05–5.81)</w:t>
            </w:r>
          </w:p>
        </w:tc>
        <w:tc>
          <w:tcPr>
            <w:tcW w:w="465" w:type="pct"/>
          </w:tcPr>
          <w:p w14:paraId="74B07C7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w:t>
            </w:r>
          </w:p>
        </w:tc>
        <w:tc>
          <w:tcPr>
            <w:tcW w:w="462" w:type="pct"/>
          </w:tcPr>
          <w:p w14:paraId="31A2E8A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w:t>
            </w:r>
          </w:p>
        </w:tc>
      </w:tr>
      <w:tr w:rsidR="00C54AD1" w:rsidRPr="005722A5" w14:paraId="29328AE2" w14:textId="77777777" w:rsidTr="00A53B1A">
        <w:tc>
          <w:tcPr>
            <w:tcW w:w="342" w:type="pct"/>
            <w:vMerge/>
          </w:tcPr>
          <w:p w14:paraId="08961AE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192A37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7196427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C8052C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1F389A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25.41</w:t>
            </w:r>
            <w:r w:rsidRPr="00F95407">
              <w:rPr>
                <w:rFonts w:ascii="Calibri" w:eastAsia="Arial" w:hAnsi="Calibri" w:cs="Calibri"/>
                <w:color w:val="000000"/>
                <w:sz w:val="18"/>
                <w:szCs w:val="18"/>
              </w:rPr>
              <w:br/>
              <w:t>(1.31–215.89)</w:t>
            </w:r>
          </w:p>
        </w:tc>
        <w:tc>
          <w:tcPr>
            <w:tcW w:w="465" w:type="pct"/>
          </w:tcPr>
          <w:p w14:paraId="06F4E02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7B48F8A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4.30</w:t>
            </w:r>
            <w:r w:rsidRPr="00F95407">
              <w:rPr>
                <w:rFonts w:ascii="Calibri" w:eastAsia="Arial" w:hAnsi="Calibri" w:cs="Calibri"/>
                <w:color w:val="000000"/>
                <w:sz w:val="18"/>
                <w:szCs w:val="18"/>
              </w:rPr>
              <w:br/>
              <w:t>(1.53–8.28)</w:t>
            </w:r>
          </w:p>
        </w:tc>
        <w:tc>
          <w:tcPr>
            <w:tcW w:w="465" w:type="pct"/>
          </w:tcPr>
          <w:p w14:paraId="39775A5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w:t>
            </w:r>
            <w:r w:rsidRPr="00F95407">
              <w:rPr>
                <w:rFonts w:ascii="Calibri" w:eastAsia="Arial" w:hAnsi="Calibri" w:cs="Calibri"/>
                <w:color w:val="000000"/>
                <w:sz w:val="18"/>
                <w:szCs w:val="18"/>
              </w:rPr>
              <w:br/>
              <w:t>(0.12–20.41)</w:t>
            </w:r>
          </w:p>
        </w:tc>
        <w:tc>
          <w:tcPr>
            <w:tcW w:w="465" w:type="pct"/>
          </w:tcPr>
          <w:p w14:paraId="32D155E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5.95</w:t>
            </w:r>
            <w:r w:rsidRPr="00F95407">
              <w:rPr>
                <w:rFonts w:ascii="Calibri" w:eastAsia="Arial" w:hAnsi="Calibri" w:cs="Calibri"/>
                <w:color w:val="000000"/>
                <w:sz w:val="18"/>
                <w:szCs w:val="18"/>
              </w:rPr>
              <w:br/>
              <w:t>(0.64–37.97)</w:t>
            </w:r>
          </w:p>
        </w:tc>
        <w:tc>
          <w:tcPr>
            <w:tcW w:w="465" w:type="pct"/>
          </w:tcPr>
          <w:p w14:paraId="23D975C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72%</w:t>
            </w:r>
          </w:p>
        </w:tc>
        <w:tc>
          <w:tcPr>
            <w:tcW w:w="462" w:type="pct"/>
          </w:tcPr>
          <w:p w14:paraId="68874A1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95%</w:t>
            </w:r>
          </w:p>
        </w:tc>
      </w:tr>
      <w:tr w:rsidR="00C54AD1" w:rsidRPr="005722A5" w14:paraId="2BA4053B"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1306C5D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5E166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w:t>
            </w:r>
            <w:r w:rsidRPr="005722A5">
              <w:rPr>
                <w:rFonts w:ascii="Calibri" w:eastAsia="Arial" w:hAnsi="Calibri" w:cs="Calibri"/>
                <w:color w:val="000000"/>
                <w:sz w:val="18"/>
                <w:szCs w:val="18"/>
              </w:rPr>
              <w:lastRenderedPageBreak/>
              <w:t>e</w:t>
            </w:r>
          </w:p>
        </w:tc>
        <w:tc>
          <w:tcPr>
            <w:tcW w:w="472" w:type="pct"/>
            <w:vMerge w:val="restart"/>
          </w:tcPr>
          <w:p w14:paraId="3334BD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lastRenderedPageBreak/>
              <w:t>18-64</w:t>
            </w:r>
          </w:p>
        </w:tc>
        <w:tc>
          <w:tcPr>
            <w:tcW w:w="578" w:type="pct"/>
          </w:tcPr>
          <w:p w14:paraId="0952CEF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 xml:space="preserve">Disease blocking </w:t>
            </w:r>
            <w:r w:rsidRPr="005722A5">
              <w:rPr>
                <w:rFonts w:ascii="Calibri" w:eastAsia="Arial" w:hAnsi="Calibri" w:cs="Calibri"/>
                <w:color w:val="000000"/>
                <w:sz w:val="18"/>
                <w:szCs w:val="18"/>
              </w:rPr>
              <w:lastRenderedPageBreak/>
              <w:t>only</w:t>
            </w:r>
          </w:p>
        </w:tc>
        <w:tc>
          <w:tcPr>
            <w:tcW w:w="465" w:type="pct"/>
          </w:tcPr>
          <w:p w14:paraId="48DABC9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1.29</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(0.12–7.24)</w:t>
            </w:r>
          </w:p>
        </w:tc>
        <w:tc>
          <w:tcPr>
            <w:tcW w:w="465" w:type="pct"/>
          </w:tcPr>
          <w:p w14:paraId="0A80AA3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1.88</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(0.77–3.90)</w:t>
            </w:r>
          </w:p>
        </w:tc>
        <w:tc>
          <w:tcPr>
            <w:tcW w:w="465" w:type="pct"/>
          </w:tcPr>
          <w:p w14:paraId="050DF76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1.27</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(0.49–2.71)</w:t>
            </w:r>
          </w:p>
        </w:tc>
        <w:tc>
          <w:tcPr>
            <w:tcW w:w="465" w:type="pct"/>
          </w:tcPr>
          <w:p w14:paraId="03D865C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0.69</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(0.06–4.70)</w:t>
            </w:r>
          </w:p>
        </w:tc>
        <w:tc>
          <w:tcPr>
            <w:tcW w:w="465" w:type="pct"/>
          </w:tcPr>
          <w:p w14:paraId="1FC59B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0.99</w:t>
            </w:r>
            <w:r w:rsidRPr="00F95407">
              <w:rPr>
                <w:rFonts w:ascii="Calibri" w:eastAsia="Arial" w:hAnsi="Calibri" w:cs="Calibri"/>
                <w:color w:val="000000"/>
                <w:sz w:val="18"/>
                <w:szCs w:val="18"/>
              </w:rPr>
              <w:br/>
            </w:r>
            <w:r w:rsidRPr="00F95407">
              <w:rPr>
                <w:rFonts w:ascii="Calibri" w:eastAsia="Arial" w:hAnsi="Calibri" w:cs="Calibri"/>
                <w:color w:val="000000"/>
                <w:sz w:val="18"/>
                <w:szCs w:val="18"/>
              </w:rPr>
              <w:lastRenderedPageBreak/>
              <w:t>(0.12–5.79)</w:t>
            </w:r>
          </w:p>
        </w:tc>
        <w:tc>
          <w:tcPr>
            <w:tcW w:w="465" w:type="pct"/>
          </w:tcPr>
          <w:p w14:paraId="7ADEC7F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lastRenderedPageBreak/>
              <w:t>36%</w:t>
            </w:r>
          </w:p>
        </w:tc>
        <w:tc>
          <w:tcPr>
            <w:tcW w:w="462" w:type="pct"/>
          </w:tcPr>
          <w:p w14:paraId="4FA9440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50%</w:t>
            </w:r>
          </w:p>
        </w:tc>
      </w:tr>
      <w:tr w:rsidR="00C54AD1" w:rsidRPr="005722A5" w14:paraId="238A9743" w14:textId="77777777" w:rsidTr="00A53B1A">
        <w:tc>
          <w:tcPr>
            <w:tcW w:w="342" w:type="pct"/>
            <w:vMerge/>
          </w:tcPr>
          <w:p w14:paraId="4E697A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F9AF5E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6D890A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D3272E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36E8A5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6.66</w:t>
            </w:r>
            <w:r w:rsidRPr="00F95407">
              <w:rPr>
                <w:rFonts w:ascii="Calibri" w:eastAsia="Arial" w:hAnsi="Calibri" w:cs="Calibri"/>
                <w:color w:val="000000"/>
                <w:sz w:val="18"/>
                <w:szCs w:val="18"/>
              </w:rPr>
              <w:br/>
              <w:t>(0.72–35.97)</w:t>
            </w:r>
          </w:p>
        </w:tc>
        <w:tc>
          <w:tcPr>
            <w:tcW w:w="465" w:type="pct"/>
          </w:tcPr>
          <w:p w14:paraId="42BD18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6B5151C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1.10</w:t>
            </w:r>
            <w:r w:rsidRPr="00F95407">
              <w:rPr>
                <w:rFonts w:ascii="Calibri" w:eastAsia="Arial" w:hAnsi="Calibri" w:cs="Calibri"/>
                <w:color w:val="000000"/>
                <w:sz w:val="18"/>
                <w:szCs w:val="18"/>
              </w:rPr>
              <w:br/>
              <w:t>(0.43–2.36)</w:t>
            </w:r>
          </w:p>
        </w:tc>
        <w:tc>
          <w:tcPr>
            <w:tcW w:w="465" w:type="pct"/>
          </w:tcPr>
          <w:p w14:paraId="29BB97C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3.58</w:t>
            </w:r>
            <w:r w:rsidRPr="00F95407">
              <w:rPr>
                <w:rFonts w:ascii="Calibri" w:eastAsia="Arial" w:hAnsi="Calibri" w:cs="Calibri"/>
                <w:color w:val="000000"/>
                <w:sz w:val="18"/>
                <w:szCs w:val="18"/>
              </w:rPr>
              <w:br/>
              <w:t>(0.34–23.27)</w:t>
            </w:r>
          </w:p>
        </w:tc>
        <w:tc>
          <w:tcPr>
            <w:tcW w:w="465" w:type="pct"/>
          </w:tcPr>
          <w:p w14:paraId="1CB9E48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5.91</w:t>
            </w:r>
            <w:r w:rsidRPr="00F95407">
              <w:rPr>
                <w:rFonts w:ascii="Calibri" w:eastAsia="Arial" w:hAnsi="Calibri" w:cs="Calibri"/>
                <w:color w:val="000000"/>
                <w:sz w:val="18"/>
                <w:szCs w:val="18"/>
              </w:rPr>
              <w:br/>
              <w:t>(0.82–33.74)</w:t>
            </w:r>
          </w:p>
        </w:tc>
        <w:tc>
          <w:tcPr>
            <w:tcW w:w="465" w:type="pct"/>
          </w:tcPr>
          <w:p w14:paraId="22814DAA"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88%</w:t>
            </w:r>
          </w:p>
        </w:tc>
        <w:tc>
          <w:tcPr>
            <w:tcW w:w="462" w:type="pct"/>
          </w:tcPr>
          <w:p w14:paraId="558D29D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96%</w:t>
            </w:r>
          </w:p>
        </w:tc>
      </w:tr>
      <w:tr w:rsidR="00C54AD1" w:rsidRPr="005722A5" w14:paraId="69BE2DC9"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16D9B8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990E48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069B0B6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0510F611"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76BC8B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1.37</w:t>
            </w:r>
            <w:r w:rsidRPr="00F95407">
              <w:rPr>
                <w:rFonts w:ascii="Calibri" w:eastAsia="Arial" w:hAnsi="Calibri" w:cs="Calibri"/>
                <w:color w:val="000000"/>
                <w:sz w:val="18"/>
                <w:szCs w:val="18"/>
              </w:rPr>
              <w:br/>
              <w:t>(0.05–10.94)</w:t>
            </w:r>
          </w:p>
        </w:tc>
        <w:tc>
          <w:tcPr>
            <w:tcW w:w="465" w:type="pct"/>
          </w:tcPr>
          <w:p w14:paraId="3A4140A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7459867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5.44</w:t>
            </w:r>
            <w:r w:rsidRPr="00F95407">
              <w:rPr>
                <w:rFonts w:ascii="Calibri" w:eastAsia="Arial" w:hAnsi="Calibri" w:cs="Calibri"/>
                <w:color w:val="000000"/>
                <w:sz w:val="18"/>
                <w:szCs w:val="18"/>
              </w:rPr>
              <w:br/>
              <w:t>(2.06–9.86)</w:t>
            </w:r>
          </w:p>
        </w:tc>
        <w:tc>
          <w:tcPr>
            <w:tcW w:w="465" w:type="pct"/>
          </w:tcPr>
          <w:p w14:paraId="2987F6C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(0.00–1.03)</w:t>
            </w:r>
          </w:p>
        </w:tc>
        <w:tc>
          <w:tcPr>
            <w:tcW w:w="465" w:type="pct"/>
          </w:tcPr>
          <w:p w14:paraId="60139DB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(0.02–1.55)</w:t>
            </w:r>
          </w:p>
        </w:tc>
        <w:tc>
          <w:tcPr>
            <w:tcW w:w="465" w:type="pct"/>
          </w:tcPr>
          <w:p w14:paraId="6B974D4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267B782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r>
      <w:tr w:rsidR="00C54AD1" w:rsidRPr="005722A5" w14:paraId="21E17D77" w14:textId="77777777" w:rsidTr="00A53B1A">
        <w:tc>
          <w:tcPr>
            <w:tcW w:w="342" w:type="pct"/>
            <w:vMerge/>
          </w:tcPr>
          <w:p w14:paraId="3FEF774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0BE960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0A8FA60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3E20A1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1A9746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8.80</w:t>
            </w:r>
            <w:r w:rsidRPr="00F95407">
              <w:rPr>
                <w:rFonts w:ascii="Calibri" w:eastAsia="Arial" w:hAnsi="Calibri" w:cs="Calibri"/>
                <w:color w:val="000000"/>
                <w:sz w:val="18"/>
                <w:szCs w:val="18"/>
              </w:rPr>
              <w:br/>
              <w:t>(0.55–59.14)</w:t>
            </w:r>
          </w:p>
        </w:tc>
        <w:tc>
          <w:tcPr>
            <w:tcW w:w="465" w:type="pct"/>
          </w:tcPr>
          <w:p w14:paraId="6CE4B7F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1D7353C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(1.77–8.53)</w:t>
            </w:r>
          </w:p>
        </w:tc>
        <w:tc>
          <w:tcPr>
            <w:tcW w:w="465" w:type="pct"/>
          </w:tcPr>
          <w:p w14:paraId="6C62D91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(0.05–5.74)</w:t>
            </w:r>
          </w:p>
        </w:tc>
        <w:tc>
          <w:tcPr>
            <w:tcW w:w="465" w:type="pct"/>
          </w:tcPr>
          <w:p w14:paraId="272ECCE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1.80</w:t>
            </w:r>
            <w:r w:rsidRPr="00F95407">
              <w:rPr>
                <w:rFonts w:ascii="Calibri" w:eastAsia="Arial" w:hAnsi="Calibri" w:cs="Calibri"/>
                <w:color w:val="000000"/>
                <w:sz w:val="18"/>
                <w:szCs w:val="18"/>
              </w:rPr>
              <w:br/>
              <w:t>(0.25–9.92)</w:t>
            </w:r>
          </w:p>
        </w:tc>
        <w:tc>
          <w:tcPr>
            <w:tcW w:w="465" w:type="pct"/>
          </w:tcPr>
          <w:p w14:paraId="49777E5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c>
          <w:tcPr>
            <w:tcW w:w="462" w:type="pct"/>
          </w:tcPr>
          <w:p w14:paraId="0836302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73%</w:t>
            </w:r>
          </w:p>
        </w:tc>
      </w:tr>
      <w:tr w:rsidR="00C54AD1" w:rsidRPr="005722A5" w14:paraId="71C4605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6297146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8F6628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7F2F785C"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B296A0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ED4FA6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(0.03–5.67)</w:t>
            </w:r>
          </w:p>
        </w:tc>
        <w:tc>
          <w:tcPr>
            <w:tcW w:w="465" w:type="pct"/>
          </w:tcPr>
          <w:p w14:paraId="2B96872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48CAA45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1.27</w:t>
            </w:r>
            <w:r w:rsidRPr="00F95407">
              <w:rPr>
                <w:rFonts w:ascii="Calibri" w:eastAsia="Arial" w:hAnsi="Calibri" w:cs="Calibri"/>
                <w:color w:val="000000"/>
                <w:sz w:val="18"/>
                <w:szCs w:val="18"/>
              </w:rPr>
              <w:br/>
              <w:t>(0.47–2.67)</w:t>
            </w:r>
          </w:p>
        </w:tc>
        <w:tc>
          <w:tcPr>
            <w:tcW w:w="465" w:type="pct"/>
          </w:tcPr>
          <w:p w14:paraId="210EEB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(0.01–3.54)</w:t>
            </w:r>
          </w:p>
        </w:tc>
        <w:tc>
          <w:tcPr>
            <w:tcW w:w="465" w:type="pct"/>
          </w:tcPr>
          <w:p w14:paraId="547AF30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(0.03–4.58)</w:t>
            </w:r>
          </w:p>
        </w:tc>
        <w:tc>
          <w:tcPr>
            <w:tcW w:w="465" w:type="pct"/>
          </w:tcPr>
          <w:p w14:paraId="0BC9E51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c>
          <w:tcPr>
            <w:tcW w:w="462" w:type="pct"/>
          </w:tcPr>
          <w:p w14:paraId="5B65F71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w:t>
            </w:r>
          </w:p>
        </w:tc>
      </w:tr>
      <w:tr w:rsidR="00C54AD1" w:rsidRPr="005722A5" w14:paraId="448C52ED" w14:textId="77777777" w:rsidTr="00A53B1A">
        <w:tc>
          <w:tcPr>
            <w:tcW w:w="342" w:type="pct"/>
            <w:vMerge/>
          </w:tcPr>
          <w:p w14:paraId="15B05AD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999F2B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2009BE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C692BA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9BC9D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r w:rsidRPr="00F95407">
              <w:rPr>
                <w:rFonts w:ascii="Calibri" w:eastAsia="Arial" w:hAnsi="Calibri" w:cs="Calibri"/>
                <w:color w:val="000000"/>
                <w:sz w:val="18"/>
                <w:szCs w:val="18"/>
              </w:rPr>
              <w:br/>
              <w:t>(0.13–37.55)</w:t>
            </w:r>
          </w:p>
        </w:tc>
        <w:tc>
          <w:tcPr>
            <w:tcW w:w="465" w:type="pct"/>
          </w:tcPr>
          <w:p w14:paraId="44009B8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665B29A9"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1.10</w:t>
            </w:r>
            <w:r w:rsidRPr="00F95407">
              <w:rPr>
                <w:rFonts w:ascii="Calibri" w:eastAsia="Arial" w:hAnsi="Calibri" w:cs="Calibri"/>
                <w:color w:val="000000"/>
                <w:sz w:val="18"/>
                <w:szCs w:val="18"/>
              </w:rPr>
              <w:br/>
              <w:t>(0.41–2.33)</w:t>
            </w:r>
          </w:p>
        </w:tc>
        <w:tc>
          <w:tcPr>
            <w:tcW w:w="465" w:type="pct"/>
          </w:tcPr>
          <w:p w14:paraId="525A2B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0.54</w:t>
            </w:r>
            <w:r w:rsidRPr="00F95407">
              <w:rPr>
                <w:rFonts w:ascii="Calibri" w:eastAsia="Arial" w:hAnsi="Calibri" w:cs="Calibri"/>
                <w:color w:val="000000"/>
                <w:sz w:val="18"/>
                <w:szCs w:val="18"/>
              </w:rPr>
              <w:br/>
              <w:t>(0.06–21.99)</w:t>
            </w:r>
          </w:p>
        </w:tc>
        <w:tc>
          <w:tcPr>
            <w:tcW w:w="465" w:type="pct"/>
          </w:tcPr>
          <w:p w14:paraId="683A6E4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0.90</w:t>
            </w:r>
            <w:r w:rsidRPr="00F95407">
              <w:rPr>
                <w:rFonts w:ascii="Calibri" w:eastAsia="Arial" w:hAnsi="Calibri" w:cs="Calibri"/>
                <w:color w:val="000000"/>
                <w:sz w:val="18"/>
                <w:szCs w:val="18"/>
              </w:rPr>
              <w:br/>
              <w:t>(0.15–33.04)</w:t>
            </w:r>
          </w:p>
        </w:tc>
        <w:tc>
          <w:tcPr>
            <w:tcW w:w="465" w:type="pct"/>
          </w:tcPr>
          <w:p w14:paraId="24A5517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w:t>
            </w:r>
          </w:p>
        </w:tc>
        <w:tc>
          <w:tcPr>
            <w:tcW w:w="462" w:type="pct"/>
          </w:tcPr>
          <w:p w14:paraId="75331A7E"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46%</w:t>
            </w:r>
          </w:p>
        </w:tc>
      </w:tr>
      <w:tr w:rsidR="00C54AD1" w:rsidRPr="005722A5" w14:paraId="1653EF04"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656316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3B1239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7DAE368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F6EFCD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7FE67A20"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(0.01–8.44)</w:t>
            </w:r>
          </w:p>
        </w:tc>
        <w:tc>
          <w:tcPr>
            <w:tcW w:w="465" w:type="pct"/>
          </w:tcPr>
          <w:p w14:paraId="47E81C6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2E968225"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5.45</w:t>
            </w:r>
            <w:r w:rsidRPr="00F95407">
              <w:rPr>
                <w:rFonts w:ascii="Calibri" w:eastAsia="Arial" w:hAnsi="Calibri" w:cs="Calibri"/>
                <w:color w:val="000000"/>
                <w:sz w:val="18"/>
                <w:szCs w:val="18"/>
              </w:rPr>
              <w:br/>
              <w:t>(2.01–10.18)</w:t>
            </w:r>
          </w:p>
        </w:tc>
        <w:tc>
          <w:tcPr>
            <w:tcW w:w="465" w:type="pct"/>
          </w:tcPr>
          <w:p w14:paraId="5F0BA067"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(0.00–0.81)</w:t>
            </w:r>
          </w:p>
        </w:tc>
        <w:tc>
          <w:tcPr>
            <w:tcW w:w="465" w:type="pct"/>
          </w:tcPr>
          <w:p w14:paraId="5C157CE3"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(0.00–1.29)</w:t>
            </w:r>
          </w:p>
        </w:tc>
        <w:tc>
          <w:tcPr>
            <w:tcW w:w="465" w:type="pct"/>
          </w:tcPr>
          <w:p w14:paraId="3F64F8C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w:t>
            </w:r>
          </w:p>
        </w:tc>
        <w:tc>
          <w:tcPr>
            <w:tcW w:w="462" w:type="pct"/>
          </w:tcPr>
          <w:p w14:paraId="1FA84B0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r>
      <w:tr w:rsidR="00C54AD1" w:rsidRPr="005722A5" w14:paraId="31FF634C" w14:textId="77777777" w:rsidTr="00A53B1A">
        <w:tc>
          <w:tcPr>
            <w:tcW w:w="342" w:type="pct"/>
            <w:vMerge/>
          </w:tcPr>
          <w:p w14:paraId="2D053642"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BFF589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4DF6982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083827AD"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D56D5F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1.43</w:t>
            </w:r>
            <w:r w:rsidRPr="00F95407">
              <w:rPr>
                <w:rFonts w:ascii="Calibri" w:eastAsia="Arial" w:hAnsi="Calibri" w:cs="Calibri"/>
                <w:color w:val="000000"/>
                <w:sz w:val="18"/>
                <w:szCs w:val="18"/>
              </w:rPr>
              <w:br/>
              <w:t>(0.10–90.01)</w:t>
            </w:r>
          </w:p>
        </w:tc>
        <w:tc>
          <w:tcPr>
            <w:tcW w:w="465" w:type="pct"/>
          </w:tcPr>
          <w:p w14:paraId="375B2E76"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4012348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(1.74–8.81)</w:t>
            </w:r>
          </w:p>
        </w:tc>
        <w:tc>
          <w:tcPr>
            <w:tcW w:w="465" w:type="pct"/>
          </w:tcPr>
          <w:p w14:paraId="15758904"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(0.01–8.42)</w:t>
            </w:r>
          </w:p>
        </w:tc>
        <w:tc>
          <w:tcPr>
            <w:tcW w:w="465" w:type="pct"/>
          </w:tcPr>
          <w:p w14:paraId="591628DB"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(0.04–16.33)</w:t>
            </w:r>
          </w:p>
        </w:tc>
        <w:tc>
          <w:tcPr>
            <w:tcW w:w="465" w:type="pct"/>
          </w:tcPr>
          <w:p w14:paraId="422A418F"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w:t>
            </w:r>
          </w:p>
        </w:tc>
        <w:tc>
          <w:tcPr>
            <w:tcW w:w="462" w:type="pct"/>
          </w:tcPr>
          <w:p w14:paraId="6A21E948" w14:textId="77777777" w:rsidR="00C54AD1" w:rsidRPr="005722A5" w:rsidRDefault="00C54AD1"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bl>
    <w:p w14:paraId="3AFD50DF" w14:textId="77777777" w:rsidR="00C54AD1" w:rsidRPr="00EB3D4F" w:rsidRDefault="00C54AD1" w:rsidP="00952A3A">
      <w:pPr>
        <w:rPr>
          <w:rFonts w:ascii="Calibri" w:eastAsia="Malgun Gothic" w:hAnsi="Calibri" w:cs="Calibri"/>
          <w:color w:val="000000" w:themeColor="text1"/>
          <w:sz w:val="22"/>
          <w:lang w:val="en-US" w:eastAsia="ko-KR"/>
        </w:rPr>
      </w:pPr>
    </w:p>
    <w:p w14:paraId="21510E9C" w14:textId="77777777" w:rsidR="0007361D" w:rsidRDefault="0007361D" w:rsidP="0081685D">
      <w:pPr>
        <w:rPr>
          <w:rFonts w:ascii="Calibri" w:eastAsia="Malgun Gothic" w:hAnsi="Calibri" w:cs="Calibri"/>
          <w:color w:val="0070C0"/>
          <w:sz w:val="22"/>
          <w:szCs w:val="24"/>
          <w:lang w:eastAsia="ko-KR"/>
        </w:rPr>
      </w:pPr>
    </w:p>
    <w:p w14:paraId="09B69662" w14:textId="77777777" w:rsidR="00C54AD1" w:rsidRDefault="00C54AD1" w:rsidP="0081685D">
      <w:pPr>
        <w:rPr>
          <w:rFonts w:ascii="Calibri" w:eastAsia="Malgun Gothic" w:hAnsi="Calibri" w:cs="Calibri"/>
          <w:color w:val="0070C0"/>
          <w:sz w:val="22"/>
          <w:szCs w:val="24"/>
          <w:lang w:eastAsia="ko-KR"/>
        </w:rPr>
        <w:sectPr w:rsidR="00C54AD1" w:rsidSect="00C54AD1">
          <w:pgSz w:w="16838" w:h="11906" w:orient="landscape"/>
          <w:pgMar w:top="720" w:right="720" w:bottom="720" w:left="720" w:header="851" w:footer="992" w:gutter="0"/>
          <w:lnNumType w:countBy="5" w:restart="continuous"/>
          <w:cols w:space="425"/>
          <w:docGrid w:type="lines" w:linePitch="360"/>
        </w:sectPr>
      </w:pPr>
    </w:p>
    <w:p w14:paraId="000A8A17" w14:textId="77777777" w:rsidR="00C54AD1" w:rsidRDefault="00C54AD1" w:rsidP="0081685D">
      <w:pPr>
        <w:rPr>
          <w:rFonts w:ascii="Calibri" w:eastAsia="Malgun Gothic" w:hAnsi="Calibri" w:cs="Calibri"/>
          <w:color w:val="0070C0"/>
          <w:sz w:val="22"/>
          <w:szCs w:val="24"/>
          <w:lang w:eastAsia="ko-KR"/>
        </w:rPr>
      </w:pPr>
    </w:p>
    <w:p w14:paraId="67437805" w14:textId="77777777" w:rsidR="00C54AD1" w:rsidRPr="0081685D" w:rsidRDefault="00C54AD1" w:rsidP="0081685D">
      <w:pPr>
        <w:rPr>
          <w:rFonts w:ascii="Calibri" w:eastAsia="Malgun Gothic" w:hAnsi="Calibri" w:cs="Calibri"/>
          <w:color w:val="0070C0"/>
          <w:sz w:val="22"/>
          <w:szCs w:val="24"/>
          <w:lang w:eastAsia="ko-KR"/>
        </w:rPr>
      </w:pPr>
    </w:p>
    <w:p w14:paraId="3DAA2A99" w14:textId="77777777" w:rsidR="0007361D" w:rsidRDefault="0007361D" w:rsidP="00061DCA">
      <w:pPr>
        <w:rPr>
          <w:rFonts w:ascii="Calibri" w:eastAsia="Malgun Gothic" w:hAnsi="Calibri" w:cs="Calibri"/>
          <w:color w:val="0070C0"/>
          <w:sz w:val="22"/>
          <w:szCs w:val="24"/>
          <w:lang w:eastAsia="ko-KR"/>
        </w:rPr>
      </w:pPr>
      <w:r w:rsidRPr="007C1A8C">
        <w:rPr>
          <w:rFonts w:ascii="Calibri" w:eastAsia="Malgun Gothic" w:hAnsi="Calibri" w:cs="Calibri"/>
          <w:b/>
          <w:bCs/>
          <w:sz w:val="22"/>
          <w:szCs w:val="24"/>
          <w:lang w:eastAsia="ko-KR"/>
        </w:rPr>
        <w:t>Comment 5</w:t>
      </w:r>
      <w:r w:rsidRPr="007C1A8C">
        <w:rPr>
          <w:rFonts w:ascii="Calibri" w:hAnsi="Calibri" w:cs="Calibri"/>
          <w:sz w:val="22"/>
          <w:szCs w:val="24"/>
        </w:rPr>
        <w:br/>
        <w:t>The authors assume a median probability of death of 0.0007% in the 1-11, 12-17 and 18-64 year age groups. This is at odds with the main text where the authors state that no vaccine-related deaths were observed in &lt;65 years.</w:t>
      </w:r>
      <w:r w:rsidRPr="007C1A8C">
        <w:rPr>
          <w:rFonts w:ascii="Calibri" w:hAnsi="Calibri" w:cs="Calibri"/>
          <w:sz w:val="22"/>
          <w:szCs w:val="24"/>
        </w:rPr>
        <w:br/>
      </w:r>
    </w:p>
    <w:p w14:paraId="443104B3"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78E2E0E" w14:textId="77777777" w:rsidR="0007361D" w:rsidRPr="00B063F4" w:rsidRDefault="0007361D" w:rsidP="00061DCA">
      <w:pPr>
        <w:numPr>
          <w:ilvl w:val="0"/>
          <w:numId w:val="3"/>
        </w:numPr>
        <w:rPr>
          <w:rFonts w:ascii="Calibri" w:eastAsia="Malgun Gothic" w:hAnsi="Calibri" w:cs="Calibri"/>
          <w:sz w:val="22"/>
          <w:szCs w:val="24"/>
          <w:lang w:eastAsia="ko-KR"/>
        </w:rPr>
      </w:pPr>
      <w:r>
        <w:rPr>
          <w:rFonts w:ascii="Calibri" w:eastAsia="Malgun Gothic" w:hAnsi="Calibri" w:cs="Calibri"/>
          <w:color w:val="0070C0"/>
          <w:sz w:val="22"/>
          <w:szCs w:val="24"/>
          <w:lang w:val="en-US" w:eastAsia="ko-KR"/>
        </w:rPr>
        <w:t>I</w:t>
      </w:r>
      <w:r w:rsidRPr="003032B7">
        <w:rPr>
          <w:rFonts w:ascii="Calibri" w:eastAsia="Malgun Gothic" w:hAnsi="Calibri" w:cs="Calibri"/>
          <w:color w:val="0070C0"/>
          <w:sz w:val="22"/>
          <w:szCs w:val="24"/>
          <w:lang w:eastAsia="ko-KR"/>
        </w:rPr>
        <w:t>n the original submission, we applied a Jeffreys prior to all vaccine-</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risk parameters, including fatal SAE rates, as a non-informative prior for small-count binomial data. When applied to a zero-event observation (k = 0), this prior generates a distribution with a non-zero median of approximately 0.69 per 100,000, which produced the small but non-zero probability of death reported in the original manuscript</w:t>
      </w:r>
      <w:r>
        <w:rPr>
          <w:rFonts w:ascii="Calibri" w:eastAsia="Malgun Gothic" w:hAnsi="Calibri" w:cs="Calibri"/>
          <w:color w:val="0070C0"/>
          <w:sz w:val="22"/>
          <w:szCs w:val="24"/>
          <w:lang w:eastAsia="ko-KR"/>
        </w:rPr>
        <w:t xml:space="preserve"> for individuals aged &lt;65 years</w:t>
      </w:r>
      <w:r w:rsidRPr="003032B7">
        <w:rPr>
          <w:rFonts w:ascii="Calibri" w:eastAsia="Malgun Gothic" w:hAnsi="Calibri" w:cs="Calibri"/>
          <w:color w:val="0070C0"/>
          <w:sz w:val="22"/>
          <w:szCs w:val="24"/>
          <w:lang w:eastAsia="ko-KR"/>
        </w:rPr>
        <w:t xml:space="preserve">. </w:t>
      </w:r>
    </w:p>
    <w:p w14:paraId="14899F90" w14:textId="77777777" w:rsidR="0007361D" w:rsidRDefault="0007361D" w:rsidP="00B063F4">
      <w:pPr>
        <w:ind w:left="720"/>
        <w:rPr>
          <w:rFonts w:ascii="Calibri" w:eastAsia="Malgun Gothic" w:hAnsi="Calibri" w:cs="Calibri"/>
          <w:color w:val="0070C0"/>
          <w:sz w:val="22"/>
          <w:szCs w:val="24"/>
          <w:lang w:eastAsia="ko-KR"/>
        </w:rPr>
      </w:pPr>
    </w:p>
    <w:p w14:paraId="7EBB0DEF" w14:textId="77777777" w:rsidR="0007361D" w:rsidRDefault="0007361D" w:rsidP="00B063F4">
      <w:pPr>
        <w:ind w:left="720"/>
        <w:rPr>
          <w:rFonts w:ascii="Calibri" w:eastAsia="Malgun Gothic" w:hAnsi="Calibri" w:cs="Calibri"/>
          <w:color w:val="0070C0"/>
          <w:sz w:val="22"/>
          <w:szCs w:val="24"/>
          <w:lang w:eastAsia="ko-KR"/>
        </w:rPr>
      </w:pPr>
      <w:r w:rsidRPr="003032B7">
        <w:rPr>
          <w:rFonts w:ascii="Calibri" w:eastAsia="Malgun Gothic" w:hAnsi="Calibri" w:cs="Calibri"/>
          <w:color w:val="0070C0"/>
          <w:sz w:val="22"/>
          <w:szCs w:val="24"/>
          <w:lang w:eastAsia="ko-KR"/>
        </w:rPr>
        <w:t>We have now reconsidered this parameterisation in light of the available evidence: no vaccine-</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deaths have been reported in individuals under 65 years in VAERS or in any other post-licensure surveillance system globally as of April 2026. Given this absence of fatal events</w:t>
      </w:r>
      <w:r>
        <w:rPr>
          <w:rFonts w:ascii="Calibri" w:eastAsia="Malgun Gothic" w:hAnsi="Calibri" w:cs="Calibri"/>
          <w:color w:val="0070C0"/>
          <w:sz w:val="22"/>
          <w:szCs w:val="24"/>
          <w:lang w:eastAsia="ko-KR"/>
        </w:rPr>
        <w:t xml:space="preserve"> in this age group</w:t>
      </w:r>
      <w:r w:rsidRPr="003032B7">
        <w:rPr>
          <w:rFonts w:ascii="Calibri" w:eastAsia="Malgun Gothic" w:hAnsi="Calibri" w:cs="Calibri"/>
          <w:color w:val="0070C0"/>
          <w:sz w:val="22"/>
          <w:szCs w:val="24"/>
          <w:lang w:eastAsia="ko-KR"/>
        </w:rPr>
        <w:t>, we consider it more appropriate to fix the vaccine-</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death rate for </w:t>
      </w:r>
      <w:r>
        <w:rPr>
          <w:rFonts w:ascii="Calibri" w:eastAsia="Malgun Gothic" w:hAnsi="Calibri" w:cs="Calibri"/>
          <w:color w:val="0070C0"/>
          <w:sz w:val="22"/>
          <w:szCs w:val="24"/>
          <w:lang w:eastAsia="ko-KR"/>
        </w:rPr>
        <w:t>those aged &lt;65 years</w:t>
      </w:r>
      <w:r w:rsidRPr="003032B7">
        <w:rPr>
          <w:rFonts w:ascii="Calibri" w:eastAsia="Malgun Gothic" w:hAnsi="Calibri" w:cs="Calibri"/>
          <w:color w:val="0070C0"/>
          <w:sz w:val="22"/>
          <w:szCs w:val="24"/>
          <w:lang w:eastAsia="ko-KR"/>
        </w:rPr>
        <w:t xml:space="preserve"> to zero, rather than allowing the prior to generate an implicit non-zero probability in the absence of any supporting evidence. </w:t>
      </w:r>
    </w:p>
    <w:p w14:paraId="3EF121A5" w14:textId="77777777" w:rsidR="00C54AD1" w:rsidRDefault="00C54AD1" w:rsidP="00B063F4">
      <w:pPr>
        <w:ind w:left="720"/>
        <w:rPr>
          <w:rFonts w:ascii="Calibri" w:eastAsia="Malgun Gothic" w:hAnsi="Calibri" w:cs="Calibri"/>
          <w:color w:val="0070C0"/>
          <w:sz w:val="22"/>
          <w:szCs w:val="24"/>
          <w:lang w:eastAsia="ko-KR"/>
        </w:rPr>
      </w:pPr>
    </w:p>
    <w:p w14:paraId="6912739F" w14:textId="77777777" w:rsidR="0007361D" w:rsidRPr="00061DCA" w:rsidRDefault="0007361D" w:rsidP="00B063F4">
      <w:pPr>
        <w:ind w:left="720"/>
        <w:rPr>
          <w:rFonts w:ascii="Calibri" w:eastAsia="Malgun Gothic" w:hAnsi="Calibri" w:cs="Calibri"/>
          <w:sz w:val="22"/>
          <w:szCs w:val="24"/>
          <w:lang w:eastAsia="ko-KR"/>
        </w:rPr>
      </w:pPr>
      <w:r>
        <w:rPr>
          <w:rFonts w:ascii="Calibri" w:eastAsia="Malgun Gothic" w:hAnsi="Calibri" w:cs="Calibri"/>
          <w:color w:val="0070C0"/>
          <w:sz w:val="22"/>
          <w:szCs w:val="24"/>
          <w:lang w:eastAsia="ko-KR"/>
        </w:rPr>
        <w:t>T</w:t>
      </w:r>
      <w:r w:rsidRPr="003032B7">
        <w:rPr>
          <w:rFonts w:ascii="Calibri" w:eastAsia="Malgun Gothic" w:hAnsi="Calibri" w:cs="Calibri"/>
          <w:color w:val="0070C0"/>
          <w:sz w:val="22"/>
          <w:szCs w:val="24"/>
          <w:lang w:eastAsia="ko-KR"/>
        </w:rPr>
        <w:t>his change is</w:t>
      </w:r>
      <w:r>
        <w:rPr>
          <w:rFonts w:ascii="Calibri" w:eastAsia="Malgun Gothic" w:hAnsi="Calibri" w:cs="Calibri"/>
          <w:color w:val="0070C0"/>
          <w:sz w:val="22"/>
          <w:szCs w:val="24"/>
          <w:lang w:eastAsia="ko-KR"/>
        </w:rPr>
        <w:t xml:space="preserve"> now</w:t>
      </w:r>
      <w:r w:rsidRPr="003032B7">
        <w:rPr>
          <w:rFonts w:ascii="Calibri" w:eastAsia="Malgun Gothic" w:hAnsi="Calibri" w:cs="Calibri"/>
          <w:color w:val="0070C0"/>
          <w:sz w:val="22"/>
          <w:szCs w:val="24"/>
          <w:lang w:eastAsia="ko-KR"/>
        </w:rPr>
        <w:t xml:space="preserve"> consistent with the statement in our main text that no vaccine-</w:t>
      </w:r>
      <w:r w:rsidRPr="00514E0F">
        <w:rPr>
          <w:rFonts w:ascii="Calibri" w:eastAsia="Malgun Gothic" w:hAnsi="Calibri" w:cs="Calibri"/>
          <w:color w:val="0070C0"/>
          <w:sz w:val="22"/>
          <w:szCs w:val="24"/>
          <w:lang w:eastAsia="ko-KR"/>
        </w:rPr>
        <w:t xml:space="preserve"> </w:t>
      </w:r>
      <w:r>
        <w:rPr>
          <w:rFonts w:ascii="Calibri" w:eastAsia="Malgun Gothic" w:hAnsi="Calibri" w:cs="Calibri"/>
          <w:color w:val="0070C0"/>
          <w:sz w:val="22"/>
          <w:szCs w:val="24"/>
          <w:lang w:eastAsia="ko-KR"/>
        </w:rPr>
        <w:t>attributable</w:t>
      </w:r>
      <w:r w:rsidRPr="003032B7">
        <w:rPr>
          <w:rFonts w:ascii="Calibri" w:eastAsia="Malgun Gothic" w:hAnsi="Calibri" w:cs="Calibri"/>
          <w:color w:val="0070C0"/>
          <w:sz w:val="22"/>
          <w:szCs w:val="24"/>
          <w:lang w:eastAsia="ko-KR"/>
        </w:rPr>
        <w:t xml:space="preserve"> deaths have been observed in this age group. All results, tables, and figures have been updated accordingly.</w:t>
      </w:r>
      <w:r w:rsidRPr="00061DCA">
        <w:rPr>
          <w:rFonts w:ascii="Calibri" w:hAnsi="Calibri" w:cs="Calibri"/>
          <w:sz w:val="22"/>
          <w:szCs w:val="24"/>
        </w:rPr>
        <w:br/>
      </w:r>
    </w:p>
    <w:p w14:paraId="03EA86E3" w14:textId="77777777" w:rsidR="0007361D" w:rsidRPr="007C1A8C" w:rsidRDefault="0007361D" w:rsidP="00E820E3">
      <w:pPr>
        <w:rPr>
          <w:rFonts w:ascii="Calibri" w:eastAsia="Malgun Gothic" w:hAnsi="Calibri" w:cs="Calibri"/>
          <w:sz w:val="22"/>
          <w:szCs w:val="24"/>
          <w:lang w:eastAsia="ko-KR"/>
        </w:rPr>
      </w:pPr>
    </w:p>
    <w:p w14:paraId="57456A0F" w14:textId="77777777" w:rsidR="0007361D" w:rsidRPr="00C350E9" w:rsidRDefault="0007361D" w:rsidP="00E820E3">
      <w:pPr>
        <w:rPr>
          <w:rFonts w:ascii="Calibri" w:eastAsia="Malgun Gothic" w:hAnsi="Calibri" w:cs="Calibri"/>
          <w:sz w:val="22"/>
          <w:szCs w:val="24"/>
          <w:lang w:val="en-US" w:eastAsia="ko-KR"/>
        </w:rPr>
      </w:pPr>
      <w:r w:rsidRPr="007C1A8C">
        <w:rPr>
          <w:rFonts w:ascii="Calibri" w:eastAsia="Malgun Gothic" w:hAnsi="Calibri" w:cs="Calibri"/>
          <w:b/>
          <w:bCs/>
          <w:sz w:val="22"/>
          <w:szCs w:val="24"/>
          <w:lang w:eastAsia="ko-KR"/>
        </w:rPr>
        <w:t>Comment 6</w:t>
      </w:r>
      <w:r w:rsidRPr="007C1A8C">
        <w:rPr>
          <w:rFonts w:ascii="Calibri" w:hAnsi="Calibri" w:cs="Calibri"/>
          <w:sz w:val="22"/>
          <w:szCs w:val="24"/>
        </w:rPr>
        <w:br/>
        <w:t>The characterization of the findings in the discussion does not reflect the results. The benefit-risk ratios for DALYs in high-transmission settings were positive across all ages and vaccine assumptions. Similarly, the authors estimate benefit against DALYs in moderate transmission settings in 7/8 of the scenarios (excess risk is only estimated for the disease blocking in &gt;65s scenario), yet in the discussion they report that "For outbreak response immunization, it could have a marginally favorable benefit-risk ratio for individuals aged &lt;65 years in high-transmission outbreak scenarios, but in most other outbreak scenarios, the potential risk of vaccination is likely to exceed the potential benefit." Similar statements are given in the abstract and conclusion. Benefit-to-risk ratios of ~5-20 in &lt;65s are not marginal benefits, and that benefits are also estimated both among &gt;65s and outside high-transmission settings.</w:t>
      </w:r>
      <w:r w:rsidRPr="007C1A8C">
        <w:rPr>
          <w:rFonts w:ascii="Calibri" w:hAnsi="Calibri" w:cs="Calibri"/>
          <w:sz w:val="22"/>
          <w:szCs w:val="24"/>
        </w:rPr>
        <w:br/>
      </w:r>
    </w:p>
    <w:p w14:paraId="1D02B91D" w14:textId="77777777" w:rsidR="0007361D" w:rsidRPr="008A28C5" w:rsidRDefault="0007361D" w:rsidP="00061DCA">
      <w:pPr>
        <w:rPr>
          <w:rFonts w:ascii="Calibri" w:eastAsia="Malgun Gothic" w:hAnsi="Calibri" w:cs="Calibri"/>
          <w:color w:val="0070C0"/>
          <w:sz w:val="22"/>
          <w:lang w:eastAsia="ko-KR"/>
        </w:rPr>
      </w:pPr>
      <w:commentRangeStart w:id="53"/>
      <w:r w:rsidRPr="6A29B46B">
        <w:rPr>
          <w:rFonts w:ascii="Calibri" w:eastAsia="Malgun Gothic" w:hAnsi="Calibri" w:cs="Calibri"/>
          <w:color w:val="0070C0"/>
          <w:sz w:val="22"/>
          <w:lang w:eastAsia="ko-KR"/>
        </w:rPr>
        <w:t>Response</w:t>
      </w:r>
      <w:commentRangeEnd w:id="53"/>
      <w:r w:rsidRPr="008A28C5">
        <w:rPr>
          <w:rStyle w:val="af1"/>
          <w:rFonts w:ascii="Calibri" w:eastAsia="Malgun Gothic" w:hAnsi="Calibri" w:cs="Calibri"/>
          <w:color w:val="0070C0"/>
          <w:sz w:val="22"/>
          <w:szCs w:val="22"/>
          <w:lang w:eastAsia="ko-KR"/>
        </w:rPr>
        <w:commentReference w:id="53"/>
      </w:r>
    </w:p>
    <w:p w14:paraId="0C844416" w14:textId="30F9DB12" w:rsidR="0007361D" w:rsidRPr="007653A6" w:rsidRDefault="007653A6" w:rsidP="00061DCA">
      <w:pPr>
        <w:numPr>
          <w:ilvl w:val="0"/>
          <w:numId w:val="3"/>
        </w:numPr>
        <w:rPr>
          <w:rFonts w:ascii="Calibri" w:eastAsia="Malgun Gothic" w:hAnsi="Calibri" w:cs="Calibri"/>
          <w:sz w:val="22"/>
          <w:szCs w:val="24"/>
          <w:lang w:eastAsia="ko-KR"/>
        </w:rPr>
      </w:pPr>
      <w:r w:rsidRPr="007653A6">
        <w:rPr>
          <w:rFonts w:ascii="Calibri" w:hAnsi="Calibri" w:cs="Calibri"/>
          <w:sz w:val="22"/>
          <w:szCs w:val="24"/>
        </w:rPr>
        <w:t xml:space="preserve">The </w:t>
      </w:r>
      <w:r>
        <w:rPr>
          <w:rFonts w:ascii="Calibri" w:hAnsi="Calibri" w:cs="Calibri"/>
          <w:sz w:val="22"/>
          <w:szCs w:val="24"/>
        </w:rPr>
        <w:t>descriptions</w:t>
      </w:r>
      <w:r w:rsidRPr="007653A6">
        <w:rPr>
          <w:rFonts w:ascii="Calibri" w:hAnsi="Calibri" w:cs="Calibri"/>
          <w:sz w:val="22"/>
          <w:szCs w:val="24"/>
        </w:rPr>
        <w:t xml:space="preserve"> </w:t>
      </w:r>
      <w:r>
        <w:rPr>
          <w:rFonts w:ascii="Calibri" w:hAnsi="Calibri" w:cs="Calibri"/>
          <w:sz w:val="22"/>
          <w:szCs w:val="24"/>
        </w:rPr>
        <w:t>pointed</w:t>
      </w:r>
      <w:r w:rsidRPr="007653A6">
        <w:rPr>
          <w:rFonts w:ascii="Calibri" w:hAnsi="Calibri" w:cs="Calibri"/>
          <w:sz w:val="22"/>
          <w:szCs w:val="24"/>
        </w:rPr>
        <w:t xml:space="preserve"> by the reviewer "</w:t>
      </w:r>
      <w:r w:rsidRPr="007653A6">
        <w:rPr>
          <w:rFonts w:ascii="Calibri" w:hAnsi="Calibri" w:cs="Calibri"/>
          <w:i/>
          <w:iCs/>
          <w:sz w:val="22"/>
          <w:szCs w:val="24"/>
        </w:rPr>
        <w:t xml:space="preserve">marginally favorable benefit-risk ratio" and "in most other outbreak scenarios, the potential risk of vaccination is likely to exceed the potential benefit" </w:t>
      </w:r>
      <w:r w:rsidRPr="007653A6">
        <w:rPr>
          <w:rFonts w:ascii="Calibri" w:hAnsi="Calibri" w:cs="Calibri"/>
          <w:sz w:val="22"/>
          <w:szCs w:val="24"/>
        </w:rPr>
        <w:t xml:space="preserve">in the original submission and has been revised. In the revised manuscript, we state that </w:t>
      </w:r>
      <w:r w:rsidRPr="007653A6">
        <w:rPr>
          <w:rFonts w:ascii="Calibri" w:hAnsi="Calibri" w:cs="Calibri"/>
          <w:b/>
          <w:bCs/>
          <w:sz w:val="22"/>
          <w:szCs w:val="24"/>
        </w:rPr>
        <w:t>benefits outweighed risks</w:t>
      </w:r>
      <w:r w:rsidRPr="007653A6">
        <w:rPr>
          <w:rFonts w:ascii="Calibri" w:hAnsi="Calibri" w:cs="Calibri"/>
          <w:sz w:val="22"/>
          <w:szCs w:val="24"/>
        </w:rPr>
        <w:t xml:space="preserve"> for adults aged 18–64 years across all transmission settings and vaccination scenarios, and that BRRs of 19–671 DALYs prevented per DALY caused were observed across low, moderate, and high transmission settings. For older adults aged ≥65 years, we clarify that DALY </w:t>
      </w:r>
      <w:r w:rsidRPr="007653A6">
        <w:rPr>
          <w:rFonts w:ascii="Calibri" w:hAnsi="Calibri" w:cs="Calibri"/>
          <w:b/>
          <w:bCs/>
          <w:sz w:val="22"/>
          <w:szCs w:val="24"/>
        </w:rPr>
        <w:t>benefits outweighed risks</w:t>
      </w:r>
      <w:r w:rsidRPr="007653A6">
        <w:rPr>
          <w:rFonts w:ascii="Calibri" w:hAnsi="Calibri" w:cs="Calibri"/>
          <w:sz w:val="22"/>
          <w:szCs w:val="24"/>
        </w:rPr>
        <w:t xml:space="preserve"> in high and moderate transmission settings under the disease-and-infection-blocking mechanism, rather than characterising this as marginal. We have ensured consistency of this framing across the abstract, results, discussion, and conclusions.</w:t>
      </w:r>
    </w:p>
    <w:p w14:paraId="2EEA728E" w14:textId="77777777" w:rsidR="007653A6" w:rsidRDefault="007653A6" w:rsidP="007653A6">
      <w:pPr>
        <w:rPr>
          <w:rFonts w:ascii="Calibri" w:hAnsi="Calibri" w:cs="Calibri"/>
          <w:sz w:val="22"/>
          <w:szCs w:val="24"/>
        </w:rPr>
      </w:pPr>
    </w:p>
    <w:p w14:paraId="2A4B8712" w14:textId="77777777" w:rsidR="00650C06" w:rsidRPr="00650C06" w:rsidRDefault="00650C06" w:rsidP="00650C06">
      <w:pPr>
        <w:rPr>
          <w:rFonts w:ascii="Calibri" w:hAnsi="Calibri" w:cs="Calibri"/>
          <w:sz w:val="22"/>
          <w:szCs w:val="24"/>
        </w:rPr>
      </w:pPr>
      <w:r w:rsidRPr="00650C06">
        <w:rPr>
          <w:rFonts w:ascii="Calibri" w:hAnsi="Calibri" w:cs="Calibri"/>
          <w:sz w:val="22"/>
          <w:szCs w:val="24"/>
        </w:rPr>
        <w:t>Abstract Interpretation:</w:t>
      </w:r>
    </w:p>
    <w:p w14:paraId="2E89755D" w14:textId="77777777" w:rsidR="00650C06" w:rsidRPr="00650C06" w:rsidRDefault="00650C06" w:rsidP="00650C06">
      <w:pPr>
        <w:rPr>
          <w:rFonts w:ascii="Calibri" w:hAnsi="Calibri" w:cs="Calibri"/>
          <w:sz w:val="22"/>
          <w:szCs w:val="24"/>
        </w:rPr>
      </w:pPr>
    </w:p>
    <w:p w14:paraId="19C86938" w14:textId="1D2AC0F5" w:rsidR="00ED7867" w:rsidRPr="00581DA5" w:rsidRDefault="00650C06" w:rsidP="00ED7867">
      <w:pPr>
        <w:spacing w:line="276" w:lineRule="auto"/>
        <w:rPr>
          <w:rFonts w:ascii="Calibri" w:eastAsia="Source Sans Pro" w:hAnsi="Calibri" w:cs="Calibri"/>
          <w:sz w:val="22"/>
        </w:rPr>
      </w:pPr>
      <w:r w:rsidRPr="00650C06">
        <w:rPr>
          <w:rFonts w:ascii="Calibri" w:hAnsi="Calibri" w:cs="Calibri"/>
          <w:sz w:val="22"/>
          <w:szCs w:val="24"/>
          <w:highlight w:val="yellow"/>
        </w:rPr>
        <w:t>"</w:t>
      </w:r>
      <w:r w:rsidR="00ED7867" w:rsidRPr="00ED7867">
        <w:rPr>
          <w:rFonts w:ascii="Calibri" w:eastAsia="Source Sans Pro" w:hAnsi="Calibri" w:cs="Calibri"/>
          <w:sz w:val="22"/>
          <w:highlight w:val="yellow"/>
        </w:rPr>
        <w:t xml:space="preserve"> </w:t>
      </w:r>
      <w:r w:rsidR="00ED7867" w:rsidRPr="00581DA5">
        <w:rPr>
          <w:rFonts w:ascii="Calibri" w:eastAsia="Source Sans Pro" w:hAnsi="Calibri" w:cs="Calibri"/>
          <w:sz w:val="22"/>
          <w:highlight w:val="yellow"/>
        </w:rPr>
        <w:t>For outbreak response immunisation, benefits outweighed risks for adults aged 18–64 years across all transmission settings, and for older adults aged ≥65 years only in moderate-to-high transmission settings when the vaccine protects against infection and disease.</w:t>
      </w:r>
    </w:p>
    <w:p w14:paraId="6A68309F" w14:textId="38793674" w:rsidR="00650C06" w:rsidRPr="00650C06" w:rsidRDefault="00650C06" w:rsidP="00ED7867">
      <w:pPr>
        <w:spacing w:line="276" w:lineRule="auto"/>
        <w:rPr>
          <w:rFonts w:ascii="Calibri" w:hAnsi="Calibri" w:cs="Calibri"/>
          <w:sz w:val="22"/>
          <w:szCs w:val="24"/>
        </w:rPr>
      </w:pPr>
      <w:r w:rsidRPr="00650C06">
        <w:rPr>
          <w:rFonts w:ascii="Calibri" w:hAnsi="Calibri" w:cs="Calibri"/>
          <w:sz w:val="22"/>
          <w:szCs w:val="24"/>
          <w:highlight w:val="yellow"/>
        </w:rPr>
        <w:t>"</w:t>
      </w:r>
    </w:p>
    <w:p w14:paraId="3A1E3AAC" w14:textId="77777777" w:rsidR="00650C06" w:rsidRPr="00650C06" w:rsidRDefault="00650C06" w:rsidP="00650C06">
      <w:pPr>
        <w:rPr>
          <w:rFonts w:ascii="Calibri" w:hAnsi="Calibri" w:cs="Calibri"/>
          <w:sz w:val="22"/>
          <w:szCs w:val="24"/>
        </w:rPr>
      </w:pPr>
    </w:p>
    <w:p w14:paraId="34BDBC71" w14:textId="77777777" w:rsidR="00650C06" w:rsidRPr="00650C06" w:rsidRDefault="00650C06" w:rsidP="00650C06">
      <w:pPr>
        <w:rPr>
          <w:rFonts w:ascii="Calibri" w:hAnsi="Calibri" w:cs="Calibri"/>
          <w:sz w:val="22"/>
          <w:szCs w:val="24"/>
        </w:rPr>
      </w:pPr>
      <w:r w:rsidRPr="00650C06">
        <w:rPr>
          <w:rFonts w:ascii="Calibri" w:hAnsi="Calibri" w:cs="Calibri"/>
          <w:sz w:val="22"/>
          <w:szCs w:val="24"/>
        </w:rPr>
        <w:t>Research in context — Implications:</w:t>
      </w:r>
    </w:p>
    <w:p w14:paraId="6DF2FA5D" w14:textId="77777777" w:rsidR="00650C06" w:rsidRPr="00650C06" w:rsidRDefault="00650C06" w:rsidP="00650C06">
      <w:pPr>
        <w:rPr>
          <w:rFonts w:ascii="Calibri" w:hAnsi="Calibri" w:cs="Calibri"/>
          <w:sz w:val="22"/>
          <w:szCs w:val="24"/>
        </w:rPr>
      </w:pPr>
    </w:p>
    <w:p w14:paraId="1D7BAE49" w14:textId="77777777" w:rsidR="00650C06" w:rsidRPr="00650C06" w:rsidRDefault="00650C06" w:rsidP="00650C06">
      <w:pPr>
        <w:rPr>
          <w:rFonts w:ascii="Calibri" w:hAnsi="Calibri" w:cs="Calibri"/>
          <w:sz w:val="22"/>
          <w:szCs w:val="24"/>
        </w:rPr>
      </w:pPr>
      <w:r w:rsidRPr="00650C06">
        <w:rPr>
          <w:rFonts w:ascii="Calibri" w:hAnsi="Calibri" w:cs="Calibri"/>
          <w:sz w:val="22"/>
          <w:szCs w:val="24"/>
          <w:highlight w:val="yellow"/>
        </w:rPr>
        <w:t>"For outbreak response immunisation, benefits outweighed risks for adults aged 18–64 years across transmission settings and vaccine-protection mechanisms, whereas benefits for adults aged ≥65 years outweighed risks only in moderate- or high-transmission settings when vaccination was assumed to protect against both infection and disease."</w:t>
      </w:r>
    </w:p>
    <w:p w14:paraId="2CD9DA99" w14:textId="77777777" w:rsidR="00650C06" w:rsidRPr="00650C06" w:rsidRDefault="00650C06" w:rsidP="00650C06">
      <w:pPr>
        <w:rPr>
          <w:rFonts w:ascii="Calibri" w:hAnsi="Calibri" w:cs="Calibri"/>
          <w:sz w:val="22"/>
          <w:szCs w:val="24"/>
        </w:rPr>
      </w:pPr>
    </w:p>
    <w:p w14:paraId="3CA3DC46" w14:textId="5DD60065" w:rsidR="00650C06" w:rsidRPr="00650C06" w:rsidRDefault="00650C06" w:rsidP="00650C06">
      <w:pPr>
        <w:rPr>
          <w:rFonts w:ascii="Calibri" w:hAnsi="Calibri" w:cs="Calibri"/>
          <w:sz w:val="22"/>
          <w:szCs w:val="24"/>
        </w:rPr>
      </w:pPr>
      <w:r w:rsidRPr="00650C06">
        <w:rPr>
          <w:rFonts w:ascii="Calibri" w:hAnsi="Calibri" w:cs="Calibri"/>
          <w:sz w:val="22"/>
          <w:szCs w:val="24"/>
        </w:rPr>
        <w:t xml:space="preserve">Results (Line </w:t>
      </w:r>
      <w:r w:rsidR="00905FE0">
        <w:rPr>
          <w:rFonts w:ascii="Calibri" w:hAnsi="Calibri" w:cs="Calibri"/>
          <w:sz w:val="22"/>
          <w:szCs w:val="24"/>
        </w:rPr>
        <w:t>275</w:t>
      </w:r>
      <w:r w:rsidRPr="00650C06">
        <w:rPr>
          <w:rFonts w:ascii="Calibri" w:hAnsi="Calibri" w:cs="Calibri"/>
          <w:sz w:val="22"/>
          <w:szCs w:val="24"/>
        </w:rPr>
        <w:t>):</w:t>
      </w:r>
    </w:p>
    <w:p w14:paraId="75464836" w14:textId="77777777" w:rsidR="00650C06" w:rsidRPr="00650C06" w:rsidRDefault="00650C06" w:rsidP="00650C06">
      <w:pPr>
        <w:rPr>
          <w:rFonts w:ascii="Calibri" w:hAnsi="Calibri" w:cs="Calibri"/>
          <w:sz w:val="22"/>
          <w:szCs w:val="24"/>
        </w:rPr>
      </w:pPr>
    </w:p>
    <w:p w14:paraId="244D3734" w14:textId="77777777" w:rsidR="00650C06" w:rsidRPr="00650C06" w:rsidRDefault="00650C06" w:rsidP="00650C06">
      <w:pPr>
        <w:rPr>
          <w:rFonts w:ascii="Calibri" w:hAnsi="Calibri" w:cs="Calibri"/>
          <w:sz w:val="22"/>
          <w:szCs w:val="24"/>
        </w:rPr>
      </w:pPr>
      <w:r w:rsidRPr="00650C06">
        <w:rPr>
          <w:rFonts w:ascii="Calibri" w:hAnsi="Calibri" w:cs="Calibri"/>
          <w:sz w:val="22"/>
          <w:szCs w:val="24"/>
          <w:highlight w:val="yellow"/>
        </w:rPr>
        <w:t>"For outbreak response immunisation, DALY benefits outweighed risks across all transmission settings and vaccination scenarios for adults aged 18-64 years."</w:t>
      </w:r>
    </w:p>
    <w:p w14:paraId="608A342D" w14:textId="77777777" w:rsidR="00650C06" w:rsidRPr="00BB5489" w:rsidRDefault="00650C06" w:rsidP="00650C06">
      <w:pPr>
        <w:rPr>
          <w:rFonts w:ascii="Calibri" w:eastAsia="Malgun Gothic" w:hAnsi="Calibri" w:cs="Calibri"/>
          <w:sz w:val="22"/>
          <w:szCs w:val="24"/>
          <w:lang w:eastAsia="ko-KR"/>
        </w:rPr>
      </w:pPr>
    </w:p>
    <w:p w14:paraId="31009211" w14:textId="6522AEDE" w:rsidR="00650C06" w:rsidRPr="00650C06" w:rsidRDefault="00650C06" w:rsidP="00650C06">
      <w:pPr>
        <w:rPr>
          <w:rFonts w:ascii="Calibri" w:hAnsi="Calibri" w:cs="Calibri"/>
          <w:sz w:val="22"/>
          <w:szCs w:val="24"/>
        </w:rPr>
      </w:pPr>
      <w:r w:rsidRPr="00650C06">
        <w:rPr>
          <w:rFonts w:ascii="Calibri" w:hAnsi="Calibri" w:cs="Calibri"/>
          <w:sz w:val="22"/>
          <w:szCs w:val="24"/>
        </w:rPr>
        <w:t xml:space="preserve">Discussion (Line </w:t>
      </w:r>
      <w:r w:rsidR="0062112D">
        <w:rPr>
          <w:rFonts w:ascii="Calibri" w:eastAsia="Malgun Gothic" w:hAnsi="Calibri" w:cs="Calibri" w:hint="eastAsia"/>
          <w:sz w:val="22"/>
          <w:szCs w:val="24"/>
          <w:lang w:eastAsia="ko-KR"/>
        </w:rPr>
        <w:t>310-316</w:t>
      </w:r>
      <w:r w:rsidRPr="00650C06">
        <w:rPr>
          <w:rFonts w:ascii="Calibri" w:hAnsi="Calibri" w:cs="Calibri"/>
          <w:sz w:val="22"/>
          <w:szCs w:val="24"/>
        </w:rPr>
        <w:t>):</w:t>
      </w:r>
    </w:p>
    <w:p w14:paraId="7DF06958" w14:textId="77777777" w:rsidR="00650C06" w:rsidRPr="00650C06" w:rsidRDefault="00650C06" w:rsidP="00650C06">
      <w:pPr>
        <w:rPr>
          <w:rFonts w:ascii="Calibri" w:hAnsi="Calibri" w:cs="Calibri"/>
          <w:sz w:val="22"/>
          <w:szCs w:val="24"/>
        </w:rPr>
      </w:pPr>
    </w:p>
    <w:p w14:paraId="75AAEA5C" w14:textId="16C61E25" w:rsidR="0062112D" w:rsidRPr="009C22B1" w:rsidRDefault="00650C06" w:rsidP="0062112D">
      <w:pPr>
        <w:spacing w:line="360" w:lineRule="auto"/>
        <w:rPr>
          <w:rFonts w:ascii="Calibri" w:eastAsia="Malgun Gothic" w:hAnsi="Calibri" w:cs="Calibri"/>
          <w:sz w:val="22"/>
          <w:highlight w:val="yellow"/>
        </w:rPr>
      </w:pPr>
      <w:r w:rsidRPr="00650C06">
        <w:rPr>
          <w:rFonts w:ascii="Calibri" w:hAnsi="Calibri" w:cs="Calibri"/>
          <w:sz w:val="22"/>
          <w:szCs w:val="24"/>
          <w:highlight w:val="yellow"/>
        </w:rPr>
        <w:t>"</w:t>
      </w:r>
      <w:r w:rsidR="0062112D" w:rsidRPr="0062112D">
        <w:rPr>
          <w:rFonts w:ascii="Calibri" w:eastAsia="Malgun Gothic" w:hAnsi="Calibri" w:cs="Calibri"/>
          <w:sz w:val="22"/>
          <w:highlight w:val="yellow"/>
        </w:rPr>
        <w:t xml:space="preserve"> </w:t>
      </w:r>
      <w:r w:rsidR="0062112D" w:rsidRPr="007C78C5">
        <w:rPr>
          <w:rFonts w:ascii="Calibri" w:eastAsia="Malgun Gothic" w:hAnsi="Calibri" w:cs="Calibri"/>
          <w:sz w:val="22"/>
          <w:highlight w:val="yellow"/>
        </w:rPr>
        <w:t>We show that the DALY benefits of Ixchiq outweighed risks for adults aged 18–64 years across all outbreak response immunisation scenarios, and for travel vaccination only for trips of at least 30 days to moderate-to-high transmission settings. For adults aged ≥65 years, risks outweighed benefits in travel vaccination scenarios, while benefits outweighed risks only for outbreak response immunisation in moderate-to-high transmission settings when the vaccine was assumed to protect against both infection and disease</w:t>
      </w:r>
      <w:r w:rsidR="0062112D">
        <w:rPr>
          <w:rFonts w:ascii="Calibri" w:eastAsia="Malgun Gothic" w:hAnsi="Calibri" w:cs="Calibri" w:hint="eastAsia"/>
          <w:sz w:val="22"/>
          <w:highlight w:val="yellow"/>
        </w:rPr>
        <w:t>.</w:t>
      </w:r>
    </w:p>
    <w:p w14:paraId="1F507565" w14:textId="38EDD30B" w:rsidR="007653A6" w:rsidRDefault="00650C06" w:rsidP="00650C06">
      <w:pPr>
        <w:rPr>
          <w:rFonts w:ascii="Calibri" w:hAnsi="Calibri" w:cs="Calibri"/>
          <w:sz w:val="22"/>
          <w:szCs w:val="24"/>
        </w:rPr>
      </w:pPr>
      <w:r w:rsidRPr="00650C06">
        <w:rPr>
          <w:rFonts w:ascii="Calibri" w:hAnsi="Calibri" w:cs="Calibri"/>
          <w:sz w:val="22"/>
          <w:szCs w:val="24"/>
          <w:highlight w:val="yellow"/>
        </w:rPr>
        <w:t>."</w:t>
      </w:r>
    </w:p>
    <w:p w14:paraId="5430C28E" w14:textId="77777777" w:rsidR="007653A6" w:rsidRPr="00061DCA" w:rsidRDefault="007653A6" w:rsidP="007653A6">
      <w:pPr>
        <w:rPr>
          <w:rFonts w:ascii="Calibri" w:eastAsia="Malgun Gothic" w:hAnsi="Calibri" w:cs="Calibri"/>
          <w:sz w:val="22"/>
          <w:szCs w:val="24"/>
          <w:lang w:eastAsia="ko-KR"/>
        </w:rPr>
      </w:pPr>
    </w:p>
    <w:p w14:paraId="4934BC76" w14:textId="77777777" w:rsidR="0007361D" w:rsidRPr="007C1A8C" w:rsidRDefault="0007361D" w:rsidP="00E820E3">
      <w:pPr>
        <w:rPr>
          <w:rFonts w:ascii="Calibri" w:eastAsia="Malgun Gothic" w:hAnsi="Calibri" w:cs="Calibri"/>
          <w:sz w:val="22"/>
          <w:szCs w:val="24"/>
          <w:lang w:eastAsia="ko-KR"/>
        </w:rPr>
      </w:pPr>
    </w:p>
    <w:p w14:paraId="072EC4C0"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7</w:t>
      </w:r>
      <w:r w:rsidRPr="007C1A8C">
        <w:rPr>
          <w:rFonts w:ascii="Calibri" w:hAnsi="Calibri" w:cs="Calibri"/>
          <w:sz w:val="22"/>
          <w:szCs w:val="24"/>
        </w:rPr>
        <w:br/>
        <w:t>The disability weight for hospitalized chikungunya (0.13) seems low and is notably lower than those for chronic chikungunya (0.31) and sub-acute chikungunya (0.32).</w:t>
      </w:r>
      <w:r w:rsidRPr="007C1A8C">
        <w:rPr>
          <w:rFonts w:ascii="Calibri" w:hAnsi="Calibri" w:cs="Calibri"/>
          <w:sz w:val="22"/>
          <w:szCs w:val="24"/>
        </w:rPr>
        <w:br/>
      </w:r>
    </w:p>
    <w:p w14:paraId="283EB0F9"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08181548" w14:textId="77777777" w:rsidR="0007361D" w:rsidRPr="00AC1AD4" w:rsidRDefault="0007361D" w:rsidP="00AC1AD4">
      <w:pPr>
        <w:pStyle w:val="a3"/>
        <w:numPr>
          <w:ilvl w:val="0"/>
          <w:numId w:val="3"/>
        </w:numPr>
        <w:rPr>
          <w:rFonts w:ascii="Calibri" w:eastAsia="Malgun Gothic" w:hAnsi="Calibri" w:cs="Calibri"/>
          <w:sz w:val="22"/>
          <w:szCs w:val="24"/>
          <w:lang w:eastAsia="ko-KR"/>
        </w:rPr>
      </w:pPr>
      <w:r w:rsidRPr="00AC1AD4">
        <w:rPr>
          <w:rFonts w:ascii="Calibri" w:hAnsi="Calibri" w:cs="Calibri"/>
          <w:color w:val="0070C0"/>
          <w:sz w:val="22"/>
          <w:szCs w:val="24"/>
        </w:rPr>
        <w:t>The disability weight for acute hospitalised chikungunya reflects the severity of a short-lived febrile illness, for which we adopted the IHME GBD disability weight for acute severe dengue/malaria (0.133, 95% UI: 0.088–0.190) as the closest available proxy; this condition is characterised by high fever, severe pain, and marked weakness causing great difficulty with daily activities. The higher disability weights for chronic and sub-acute chikungunya reflect the greater instantaneous burden of persistent debilitating</w:t>
      </w:r>
      <w:r>
        <w:rPr>
          <w:rFonts w:ascii="Calibri" w:hAnsi="Calibri" w:cs="Calibri"/>
          <w:color w:val="0070C0"/>
          <w:sz w:val="22"/>
          <w:szCs w:val="24"/>
        </w:rPr>
        <w:t xml:space="preserve"> joint pain-like symptoms (e.g. rheumatoid arthritis)</w:t>
      </w:r>
      <w:r w:rsidRPr="00AC1AD4">
        <w:rPr>
          <w:rFonts w:ascii="Calibri" w:hAnsi="Calibri" w:cs="Calibri"/>
          <w:color w:val="0070C0"/>
          <w:sz w:val="22"/>
          <w:szCs w:val="24"/>
        </w:rPr>
        <w:t>. We derived these weights from the IHME GBD disability weights for rheumatoid arthritis, which ranged from 0.117 (mild), 0.317 (moderate), to 0.581 (severe); we assigned the mild estimate as the lower uncertainty bound, the moderate estimate as the median, and the severe estimate as the upper bound for chronic chikungunya. For sub-acute chikungunya, we applied the same rheumatoid arthritis-derived weights, reflecting that joint symptoms in this phase are clinically similar to those in the chronic phase, differing primarily in duration rather than in instantaneous severity. The supplementary tables have been updated to make these sources and justifications explicit.</w:t>
      </w:r>
    </w:p>
    <w:p w14:paraId="1EF50FF3" w14:textId="77777777" w:rsidR="0007361D" w:rsidRPr="00AC1AD4" w:rsidRDefault="0007361D" w:rsidP="00AC1AD4">
      <w:pPr>
        <w:pStyle w:val="a3"/>
        <w:rPr>
          <w:rFonts w:ascii="Calibri" w:eastAsia="Malgun Gothic" w:hAnsi="Calibri" w:cs="Calibri"/>
          <w:sz w:val="22"/>
          <w:szCs w:val="24"/>
          <w:lang w:eastAsia="ko-KR"/>
        </w:rPr>
      </w:pPr>
    </w:p>
    <w:p w14:paraId="3A7197DF"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8</w:t>
      </w:r>
      <w:r w:rsidRPr="007C1A8C">
        <w:rPr>
          <w:rFonts w:ascii="Calibri" w:hAnsi="Calibri" w:cs="Calibri"/>
          <w:sz w:val="22"/>
          <w:szCs w:val="24"/>
        </w:rPr>
        <w:br/>
        <w:t>The underlying force of infection, or infection attack rates per state are not clear. There are 'attack rates' presented in Figure S2 but it is unclear if these are infection attack rates, case attack rates or something else. The fit of the estimates to the Brazil data is also needed.</w:t>
      </w:r>
      <w:r w:rsidRPr="007C1A8C">
        <w:rPr>
          <w:rFonts w:ascii="Calibri" w:hAnsi="Calibri" w:cs="Calibri"/>
          <w:sz w:val="22"/>
          <w:szCs w:val="24"/>
        </w:rPr>
        <w:br/>
      </w:r>
    </w:p>
    <w:p w14:paraId="32DC2180"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41FDFD06" w14:textId="77777777" w:rsidR="0007361D" w:rsidRPr="002A042B" w:rsidRDefault="0007361D" w:rsidP="002A042B">
      <w:pPr>
        <w:pStyle w:val="a3"/>
        <w:numPr>
          <w:ilvl w:val="0"/>
          <w:numId w:val="3"/>
        </w:numPr>
        <w:rPr>
          <w:rFonts w:ascii="Calibri" w:eastAsia="Malgun Gothic" w:hAnsi="Calibri" w:cs="Calibri"/>
          <w:b/>
          <w:bCs/>
          <w:sz w:val="22"/>
          <w:szCs w:val="24"/>
          <w:lang w:eastAsia="ko-KR"/>
        </w:rPr>
      </w:pPr>
      <w:r w:rsidRPr="002A042B">
        <w:rPr>
          <w:rFonts w:ascii="Calibri" w:eastAsia="Malgun Gothic" w:hAnsi="Calibri" w:cs="Calibri"/>
          <w:color w:val="0070C0"/>
          <w:sz w:val="22"/>
          <w:szCs w:val="24"/>
          <w:lang w:eastAsia="ko-KR"/>
        </w:rPr>
        <w:t>We agree that the definition of the state-specific attack rates and their fit to the Brazil data were not sufficiently clear in the original submission. In response, we have revised the Supplementary Material to define these attack rates explicitly and to describe in full how they were estimated for each state. We have also added the corresponding state-specific model fits to the Brazil data in the Supplementary Material.</w:t>
      </w:r>
    </w:p>
    <w:p w14:paraId="47E09AA2" w14:textId="77777777" w:rsidR="0007361D" w:rsidRDefault="0007361D" w:rsidP="002A042B">
      <w:pPr>
        <w:pStyle w:val="a3"/>
        <w:rPr>
          <w:rFonts w:ascii="Calibri" w:eastAsia="Malgun Gothic" w:hAnsi="Calibri" w:cs="Calibri"/>
          <w:b/>
          <w:bCs/>
          <w:sz w:val="22"/>
          <w:szCs w:val="24"/>
          <w:lang w:eastAsia="ko-KR"/>
        </w:rPr>
      </w:pPr>
    </w:p>
    <w:p w14:paraId="12BE6FA0" w14:textId="77777777" w:rsidR="00C54AD1" w:rsidRDefault="00C54AD1" w:rsidP="00C54AD1">
      <w:pPr>
        <w:rPr>
          <w:rFonts w:ascii="Calibri" w:eastAsia="Malgun Gothic" w:hAnsi="Calibri" w:cs="Calibri"/>
          <w:b/>
          <w:bCs/>
          <w:sz w:val="22"/>
          <w:szCs w:val="24"/>
          <w:lang w:eastAsia="ko-KR"/>
        </w:rPr>
      </w:pPr>
    </w:p>
    <w:p w14:paraId="5F054665" w14:textId="77777777" w:rsidR="00FF3082" w:rsidRDefault="00FF3082" w:rsidP="00C54AD1">
      <w:pPr>
        <w:rPr>
          <w:rFonts w:ascii="Calibri" w:eastAsia="Malgun Gothic" w:hAnsi="Calibri" w:cs="Calibri"/>
          <w:b/>
          <w:bCs/>
          <w:sz w:val="22"/>
          <w:szCs w:val="24"/>
          <w:lang w:eastAsia="ko-KR"/>
        </w:rPr>
      </w:pPr>
    </w:p>
    <w:p w14:paraId="08D385C5" w14:textId="77777777" w:rsidR="00FF3082" w:rsidRDefault="00FF3082" w:rsidP="00C54AD1">
      <w:pPr>
        <w:rPr>
          <w:rFonts w:ascii="Calibri" w:eastAsia="Malgun Gothic" w:hAnsi="Calibri" w:cs="Calibri"/>
          <w:b/>
          <w:bCs/>
          <w:sz w:val="22"/>
          <w:szCs w:val="24"/>
          <w:lang w:eastAsia="ko-KR"/>
        </w:rPr>
      </w:pPr>
    </w:p>
    <w:p w14:paraId="129A538E" w14:textId="1FAEADE9" w:rsidR="00C54AD1" w:rsidRDefault="00FF3082" w:rsidP="00C54AD1">
      <w:pPr>
        <w:rPr>
          <w:rFonts w:ascii="Calibri" w:eastAsia="Malgun Gothic" w:hAnsi="Calibri" w:cs="Calibri"/>
          <w:b/>
          <w:bCs/>
          <w:sz w:val="22"/>
          <w:szCs w:val="24"/>
          <w:lang w:eastAsia="ko-KR"/>
        </w:rPr>
      </w:pPr>
      <w:r>
        <w:rPr>
          <w:rFonts w:ascii="Calibri" w:eastAsia="Malgun Gothic" w:hAnsi="Calibri" w:cs="Calibri"/>
          <w:b/>
          <w:bCs/>
          <w:sz w:val="22"/>
          <w:szCs w:val="24"/>
          <w:lang w:eastAsia="ko-KR"/>
        </w:rPr>
        <w:t xml:space="preserve">Below is revised supplementary Section: </w:t>
      </w:r>
    </w:p>
    <w:p w14:paraId="70D2AE86" w14:textId="77777777" w:rsidR="00C54AD1" w:rsidRPr="00C54AD1" w:rsidRDefault="00C54AD1" w:rsidP="00C54AD1">
      <w:pPr>
        <w:rPr>
          <w:rFonts w:ascii="Calibri" w:eastAsia="Malgun Gothic" w:hAnsi="Calibri" w:cs="Calibri"/>
          <w:b/>
          <w:bCs/>
          <w:sz w:val="22"/>
          <w:szCs w:val="24"/>
          <w:lang w:eastAsia="ko-KR"/>
        </w:rPr>
      </w:pPr>
    </w:p>
    <w:p w14:paraId="176204B1" w14:textId="77777777" w:rsidR="00FF3082" w:rsidRPr="008A3F4D" w:rsidRDefault="00FF3082" w:rsidP="00FF3082">
      <w:pPr>
        <w:pStyle w:val="figure"/>
        <w:spacing w:line="276" w:lineRule="auto"/>
        <w:rPr>
          <w:rFonts w:eastAsiaTheme="minorEastAsia"/>
          <w:szCs w:val="18"/>
        </w:rPr>
      </w:pPr>
      <w:bookmarkStart w:id="54" w:name="_Ref227597499"/>
      <w:bookmarkStart w:id="55" w:name="_Toc979961931"/>
      <w:bookmarkStart w:id="56" w:name="_Toc546548129"/>
      <w:bookmarkStart w:id="57" w:name="_Toc1035338108"/>
      <w:bookmarkStart w:id="58" w:name="_Toc82857757"/>
      <w:bookmarkStart w:id="59" w:name="_Toc227578161"/>
      <w:bookmarkStart w:id="60" w:name="_Toc227589807"/>
      <w:r>
        <w:t xml:space="preserve">Section S </w:t>
      </w:r>
      <w:r>
        <w:fldChar w:fldCharType="begin"/>
      </w:r>
      <w:r>
        <w:instrText xml:space="preserve"> SEQ Section_S \* ARABIC </w:instrText>
      </w:r>
      <w:r>
        <w:fldChar w:fldCharType="separate"/>
      </w:r>
      <w:r>
        <w:rPr>
          <w:noProof/>
        </w:rPr>
        <w:t>1</w:t>
      </w:r>
      <w:r>
        <w:fldChar w:fldCharType="end"/>
      </w:r>
      <w:bookmarkEnd w:id="54"/>
      <w:r w:rsidRPr="000C1A4B">
        <w:t>: Inclusion criteria for Brazilian states</w:t>
      </w:r>
      <w:bookmarkEnd w:id="55"/>
      <w:bookmarkEnd w:id="56"/>
      <w:bookmarkEnd w:id="57"/>
      <w:bookmarkEnd w:id="58"/>
      <w:r>
        <w:rPr>
          <w:rFonts w:eastAsiaTheme="minorEastAsia" w:hint="eastAsia"/>
        </w:rPr>
        <w:t xml:space="preserve"> and classification of states</w:t>
      </w:r>
      <w:bookmarkEnd w:id="59"/>
      <w:bookmarkEnd w:id="60"/>
    </w:p>
    <w:p w14:paraId="265AC3E2" w14:textId="77777777" w:rsidR="00FF3082" w:rsidRDefault="00FF3082" w:rsidP="00FF3082">
      <w:pPr>
        <w:spacing w:line="276" w:lineRule="auto"/>
        <w:rPr>
          <w:rFonts w:ascii="Calibri" w:hAnsi="Calibri" w:cs="Calibri"/>
          <w:color w:val="000000" w:themeColor="text1"/>
          <w:sz w:val="22"/>
        </w:rPr>
      </w:pPr>
      <w:r w:rsidRPr="000C1A4B">
        <w:rPr>
          <w:rFonts w:ascii="Calibri" w:eastAsia="Calibri" w:hAnsi="Calibri" w:cs="Calibri"/>
          <w:color w:val="000000" w:themeColor="text1"/>
          <w:sz w:val="22"/>
        </w:rPr>
        <w:t xml:space="preserve">We conducted a benefit-risk analysis of Ixchiq vaccine </w:t>
      </w:r>
      <w:r w:rsidRPr="000C1A4B">
        <w:rPr>
          <w:rFonts w:ascii="Calibri" w:eastAsia="Calibri" w:hAnsi="Calibri" w:cs="Calibri"/>
          <w:color w:val="000000" w:themeColor="text1"/>
          <w:sz w:val="22"/>
          <w:lang w:val="en-US"/>
        </w:rPr>
        <w:t xml:space="preserve">for </w:t>
      </w:r>
      <w:r w:rsidRPr="000C1A4B">
        <w:rPr>
          <w:rFonts w:ascii="Calibri" w:eastAsia="Calibri" w:hAnsi="Calibri" w:cs="Calibri"/>
          <w:color w:val="000000" w:themeColor="text1"/>
          <w:sz w:val="22"/>
        </w:rPr>
        <w:t xml:space="preserve">travel vaccination and outbreak response immunisation </w:t>
      </w:r>
      <w:r w:rsidRPr="000C1A4B">
        <w:rPr>
          <w:rFonts w:ascii="Calibri" w:eastAsia="Calibri" w:hAnsi="Calibri" w:cs="Calibri"/>
          <w:color w:val="000000" w:themeColor="text1"/>
          <w:sz w:val="22"/>
          <w:lang w:val="en-US"/>
        </w:rPr>
        <w:t xml:space="preserve">for 11 of the 27 Brazilian states. </w:t>
      </w:r>
      <w:r w:rsidRPr="000C1A4B">
        <w:rPr>
          <w:rFonts w:ascii="Calibri" w:eastAsia="Calibri" w:hAnsi="Calibri" w:cs="Calibri"/>
          <w:color w:val="000000" w:themeColor="text1"/>
          <w:sz w:val="22"/>
        </w:rPr>
        <w:t xml:space="preserve">We assessed benefit-risk across </w:t>
      </w:r>
      <w:r>
        <w:rPr>
          <w:rFonts w:ascii="Calibri" w:hAnsi="Calibri" w:cs="Calibri" w:hint="eastAsia"/>
          <w:color w:val="000000" w:themeColor="text1"/>
          <w:sz w:val="22"/>
        </w:rPr>
        <w:t>two</w:t>
      </w:r>
      <w:r w:rsidRPr="000C1A4B">
        <w:rPr>
          <w:rFonts w:ascii="Calibri" w:eastAsia="Calibri" w:hAnsi="Calibri" w:cs="Calibri"/>
          <w:color w:val="000000" w:themeColor="text1"/>
          <w:sz w:val="22"/>
        </w:rPr>
        <w:t xml:space="preserve"> age groups (18-64, and ≥65 years) across high, moderate, and low transmission settings. We excluded</w:t>
      </w:r>
      <w:r>
        <w:rPr>
          <w:rFonts w:ascii="Calibri" w:hAnsi="Calibri" w:cs="Calibri" w:hint="eastAsia"/>
          <w:color w:val="000000" w:themeColor="text1"/>
          <w:sz w:val="22"/>
        </w:rPr>
        <w:t xml:space="preserve"> 16</w:t>
      </w:r>
      <w:r w:rsidRPr="000C1A4B">
        <w:rPr>
          <w:rFonts w:ascii="Calibri" w:eastAsia="Calibri" w:hAnsi="Calibri" w:cs="Calibri"/>
          <w:color w:val="000000" w:themeColor="text1"/>
          <w:sz w:val="22"/>
        </w:rPr>
        <w:t xml:space="preserve"> states</w:t>
      </w:r>
      <w:r>
        <w:rPr>
          <w:rFonts w:ascii="Calibri" w:hAnsi="Calibri" w:cs="Calibri" w:hint="eastAsia"/>
          <w:color w:val="000000" w:themeColor="text1"/>
          <w:sz w:val="22"/>
        </w:rPr>
        <w:t xml:space="preserve"> out of total 27 states across Brazil</w:t>
      </w:r>
      <w:r w:rsidRPr="000C1A4B">
        <w:rPr>
          <w:rFonts w:ascii="Calibri" w:eastAsia="Calibri" w:hAnsi="Calibri" w:cs="Calibri"/>
          <w:color w:val="000000" w:themeColor="text1"/>
          <w:sz w:val="22"/>
        </w:rPr>
        <w:t xml:space="preserve"> with insufficient epidemic signals, defined as a peak symptomatic incidence of &lt;20 cases per million population or &lt;500 total symptomatic cases</w:t>
      </w:r>
      <w:r>
        <w:rPr>
          <w:rFonts w:ascii="Calibri" w:hAnsi="Calibri" w:cs="Calibri" w:hint="eastAsia"/>
          <w:color w:val="000000" w:themeColor="text1"/>
          <w:sz w:val="22"/>
        </w:rPr>
        <w:t xml:space="preserve"> as these states exhibited stochastic fluctuations rather than identifiable outbreak dynamics (</w:t>
      </w:r>
      <w:r w:rsidRPr="003A2EBC">
        <w:rPr>
          <w:rFonts w:ascii="Calibri" w:hAnsi="Calibri" w:cs="Calibri"/>
          <w:i/>
          <w:iCs/>
          <w:color w:val="4472C4" w:themeColor="accent1"/>
          <w:szCs w:val="21"/>
        </w:rPr>
        <w:fldChar w:fldCharType="begin"/>
      </w:r>
      <w:r w:rsidRPr="003A2EBC">
        <w:rPr>
          <w:rFonts w:ascii="Calibri" w:hAnsi="Calibri" w:cs="Calibri"/>
          <w:i/>
          <w:iCs/>
          <w:color w:val="4472C4" w:themeColor="accent1"/>
          <w:szCs w:val="21"/>
        </w:rPr>
        <w:instrText xml:space="preserve"> REF _Ref227597397 \h  \* MERGEFORMAT </w:instrText>
      </w:r>
      <w:r w:rsidRPr="003A2EBC">
        <w:rPr>
          <w:rFonts w:ascii="Calibri" w:hAnsi="Calibri" w:cs="Calibri"/>
          <w:i/>
          <w:iCs/>
          <w:color w:val="4472C4" w:themeColor="accent1"/>
          <w:szCs w:val="21"/>
        </w:rPr>
      </w:r>
      <w:r w:rsidRPr="003A2EBC">
        <w:rPr>
          <w:rFonts w:ascii="Calibri" w:hAnsi="Calibri" w:cs="Calibri"/>
          <w:i/>
          <w:iCs/>
          <w:color w:val="4472C4" w:themeColor="accent1"/>
          <w:szCs w:val="21"/>
        </w:rPr>
        <w:fldChar w:fldCharType="separate"/>
      </w:r>
      <w:r w:rsidRPr="003A2EBC">
        <w:rPr>
          <w:rFonts w:ascii="Calibri" w:hAnsi="Calibri" w:cs="Calibri"/>
          <w:i/>
          <w:iCs/>
          <w:color w:val="4472C4" w:themeColor="accent1"/>
          <w:sz w:val="22"/>
        </w:rPr>
        <w:t xml:space="preserve">Figure S </w:t>
      </w:r>
      <w:r w:rsidRPr="003A2EBC">
        <w:rPr>
          <w:rFonts w:ascii="Calibri" w:hAnsi="Calibri" w:cs="Calibri"/>
          <w:i/>
          <w:iCs/>
          <w:noProof/>
          <w:color w:val="4472C4" w:themeColor="accent1"/>
          <w:sz w:val="22"/>
        </w:rPr>
        <w:t>1</w:t>
      </w:r>
      <w:r w:rsidRPr="003A2EBC">
        <w:rPr>
          <w:rFonts w:ascii="Calibri" w:hAnsi="Calibri" w:cs="Calibri"/>
          <w:i/>
          <w:iCs/>
          <w:color w:val="4472C4" w:themeColor="accent1"/>
          <w:szCs w:val="21"/>
        </w:rPr>
        <w:fldChar w:fldCharType="end"/>
      </w:r>
      <w:r>
        <w:rPr>
          <w:rFonts w:ascii="Calibri" w:hAnsi="Calibri" w:cs="Calibri" w:hint="eastAsia"/>
          <w:color w:val="000000" w:themeColor="text1"/>
          <w:sz w:val="22"/>
        </w:rPr>
        <w:t>)</w:t>
      </w:r>
      <w:r w:rsidRPr="000C1A4B">
        <w:rPr>
          <w:rFonts w:ascii="Calibri" w:eastAsia="Calibri" w:hAnsi="Calibri" w:cs="Calibri"/>
          <w:color w:val="000000" w:themeColor="text1"/>
          <w:sz w:val="22"/>
        </w:rPr>
        <w:t xml:space="preserve">. </w:t>
      </w:r>
      <w:r>
        <w:rPr>
          <w:rFonts w:ascii="Calibri" w:hAnsi="Calibri" w:cs="Calibri" w:hint="eastAsia"/>
          <w:color w:val="000000" w:themeColor="text1"/>
          <w:sz w:val="22"/>
        </w:rPr>
        <w:t xml:space="preserve">We then categorised 11 states into high, moderate, and low transmission settings by their total attack rates following the infection-attack rate estimation process below. </w:t>
      </w:r>
      <w:r w:rsidRPr="00E55639">
        <w:rPr>
          <w:rFonts w:ascii="Calibri" w:hAnsi="Calibri" w:cs="Calibri"/>
          <w:color w:val="000000" w:themeColor="text1"/>
          <w:sz w:val="22"/>
        </w:rPr>
        <w:t>Within each category, results are presented as pooled medians and 95% UIs combining draws across all states in that category</w:t>
      </w:r>
      <w:r>
        <w:rPr>
          <w:rFonts w:ascii="Calibri" w:hAnsi="Calibri" w:cs="Calibri" w:hint="eastAsia"/>
          <w:color w:val="000000" w:themeColor="text1"/>
          <w:sz w:val="22"/>
        </w:rPr>
        <w:t xml:space="preserve">. </w:t>
      </w:r>
    </w:p>
    <w:p w14:paraId="031976D1" w14:textId="77777777" w:rsidR="00FF3082" w:rsidRPr="008A3F4D" w:rsidRDefault="00FF3082" w:rsidP="00FF3082">
      <w:pPr>
        <w:spacing w:line="276" w:lineRule="auto"/>
        <w:rPr>
          <w:rFonts w:ascii="Calibri" w:hAnsi="Calibri" w:cs="Calibri"/>
          <w:color w:val="000000" w:themeColor="text1"/>
          <w:sz w:val="22"/>
        </w:rPr>
      </w:pPr>
    </w:p>
    <w:p w14:paraId="02EFEEDF" w14:textId="77777777" w:rsidR="00FF3082" w:rsidRPr="008A3F4D" w:rsidRDefault="00FF3082" w:rsidP="00FF3082">
      <w:pPr>
        <w:pStyle w:val="a3"/>
        <w:widowControl/>
        <w:numPr>
          <w:ilvl w:val="0"/>
          <w:numId w:val="4"/>
        </w:numPr>
        <w:spacing w:after="160" w:line="276" w:lineRule="auto"/>
        <w:jc w:val="left"/>
        <w:rPr>
          <w:rFonts w:ascii="Calibri" w:hAnsi="Calibri" w:cs="Calibri"/>
          <w:sz w:val="22"/>
        </w:rPr>
      </w:pPr>
      <w:r w:rsidRPr="008A3F4D">
        <w:rPr>
          <w:rFonts w:ascii="Calibri" w:hAnsi="Calibri" w:cs="Calibri"/>
          <w:sz w:val="22"/>
        </w:rPr>
        <w:t xml:space="preserve">Initial susceptible pool </w:t>
      </w:r>
      <m:oMath>
        <m:r>
          <w:rPr>
            <w:rFonts w:ascii="Cambria Math" w:hAnsi="Cambria Math" w:cs="Calibri"/>
            <w:sz w:val="22"/>
          </w:rPr>
          <m:t>(</m:t>
        </m:r>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m:t>
            </m:r>
          </m:sub>
        </m:sSub>
        <m:r>
          <w:rPr>
            <w:rFonts w:ascii="Cambria Math" w:hAnsi="Cambria Math" w:cs="Calibri"/>
            <w:sz w:val="22"/>
          </w:rPr>
          <m:t>)</m:t>
        </m:r>
      </m:oMath>
    </w:p>
    <w:p w14:paraId="49AB844E" w14:textId="77777777" w:rsidR="00FF3082" w:rsidRDefault="00FF3082" w:rsidP="00FF3082">
      <w:pPr>
        <w:spacing w:line="276" w:lineRule="auto"/>
        <w:rPr>
          <w:rFonts w:ascii="Calibri" w:hAnsi="Calibri" w:cs="Calibri"/>
          <w:sz w:val="22"/>
        </w:rPr>
      </w:pPr>
      <w:r>
        <w:rPr>
          <w:rFonts w:ascii="Calibri" w:hAnsi="Calibri" w:cs="Calibri" w:hint="eastAsia"/>
          <w:sz w:val="22"/>
        </w:rPr>
        <w:t xml:space="preserve">For each state </w:t>
      </w:r>
      <m:oMath>
        <m:r>
          <w:rPr>
            <w:rFonts w:ascii="Cambria Math" w:hAnsi="Cambria Math" w:cs="Calibri"/>
            <w:sz w:val="22"/>
          </w:rPr>
          <m:t>(r)</m:t>
        </m:r>
      </m:oMath>
      <w:r>
        <w:rPr>
          <w:rFonts w:ascii="Calibri" w:hAnsi="Calibri" w:cs="Calibri" w:hint="eastAsia"/>
          <w:sz w:val="22"/>
        </w:rPr>
        <w:t>, we used output from the fitted age-structured transmission model (</w:t>
      </w:r>
      <w:r w:rsidRPr="00F92D2B">
        <w:rPr>
          <w:rFonts w:ascii="Calibri" w:hAnsi="Calibri" w:cs="Calibri"/>
          <w:sz w:val="22"/>
        </w:rPr>
        <w:t xml:space="preserve">See section </w:t>
      </w:r>
      <w:r>
        <w:rPr>
          <w:rFonts w:ascii="Calibri" w:hAnsi="Calibri" w:cs="Calibri" w:hint="eastAsia"/>
          <w:sz w:val="22"/>
        </w:rPr>
        <w:t xml:space="preserve">S2): age-specific susceptible counts </w:t>
      </w:r>
      <m:oMath>
        <m:r>
          <w:rPr>
            <w:rFonts w:ascii="Cambria Math" w:hAnsi="Cambria Math" w:cs="Calibri"/>
            <w:sz w:val="22"/>
          </w:rPr>
          <m:t>(</m:t>
        </m:r>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a,t,r</m:t>
            </m:r>
          </m:sub>
        </m:sSub>
        <m:r>
          <w:rPr>
            <w:rFonts w:ascii="Cambria Math" w:hAnsi="Cambria Math" w:cs="Calibri"/>
            <w:sz w:val="22"/>
          </w:rPr>
          <m:t>)</m:t>
        </m:r>
      </m:oMath>
      <w:r>
        <w:rPr>
          <w:rFonts w:ascii="Calibri" w:hAnsi="Calibri" w:cs="Calibri" w:hint="eastAsia"/>
          <w:sz w:val="22"/>
        </w:rPr>
        <w:t xml:space="preserve"> over age classes </w:t>
      </w:r>
      <m:oMath>
        <m:r>
          <w:rPr>
            <w:rFonts w:ascii="Cambria Math" w:hAnsi="Cambria Math" w:cs="Calibri"/>
            <w:sz w:val="22"/>
          </w:rPr>
          <m:t>a</m:t>
        </m:r>
      </m:oMath>
      <w:r>
        <w:rPr>
          <w:rFonts w:ascii="Calibri" w:hAnsi="Calibri" w:cs="Calibri" w:hint="eastAsia"/>
          <w:sz w:val="22"/>
        </w:rPr>
        <w:t xml:space="preserve"> and time </w:t>
      </w:r>
      <m:oMath>
        <m:r>
          <w:rPr>
            <w:rFonts w:ascii="Cambria Math" w:hAnsi="Cambria Math" w:cs="Calibri"/>
            <w:sz w:val="22"/>
          </w:rPr>
          <m:t>t</m:t>
        </m:r>
      </m:oMath>
      <w:r>
        <w:rPr>
          <w:rFonts w:ascii="Calibri" w:hAnsi="Calibri" w:cs="Calibri" w:hint="eastAsia"/>
          <w:sz w:val="22"/>
        </w:rPr>
        <w:t xml:space="preserve">. We defined the initial susceptible stock at  </w:t>
      </w:r>
      <m:oMath>
        <m:sSub>
          <m:sSubPr>
            <m:ctrlPr>
              <w:rPr>
                <w:rFonts w:ascii="Cambria Math" w:hAnsi="Cambria Math" w:cs="Calibri"/>
                <w:i/>
                <w:sz w:val="22"/>
              </w:rPr>
            </m:ctrlPr>
          </m:sSubPr>
          <m:e>
            <m:r>
              <w:rPr>
                <w:rFonts w:ascii="Cambria Math" w:hAnsi="Cambria Math" w:cs="Calibri"/>
                <w:sz w:val="22"/>
              </w:rPr>
              <m:t>t</m:t>
            </m:r>
          </m:e>
          <m:sub>
            <m:r>
              <w:rPr>
                <w:rFonts w:ascii="Cambria Math" w:hAnsi="Cambria Math" w:cs="Calibri"/>
                <w:sz w:val="22"/>
              </w:rPr>
              <m:t>0</m:t>
            </m:r>
          </m:sub>
        </m:sSub>
      </m:oMath>
      <w:r>
        <w:rPr>
          <w:rFonts w:ascii="Calibri" w:hAnsi="Calibri" w:cs="Calibri" w:hint="eastAsia"/>
          <w:sz w:val="22"/>
        </w:rPr>
        <w:t xml:space="preserve"> as </w:t>
      </w:r>
    </w:p>
    <w:p w14:paraId="53FF8404" w14:textId="77777777" w:rsidR="00FF3082" w:rsidRPr="00A53A22" w:rsidRDefault="000C1D3B" w:rsidP="00FF3082">
      <w:pPr>
        <w:spacing w:line="276" w:lineRule="auto"/>
        <w:rPr>
          <w:rFonts w:ascii="Calibri" w:hAnsi="Calibri" w:cs="Calibri"/>
          <w:sz w:val="22"/>
        </w:rPr>
      </w:pPr>
      <m:oMathPara>
        <m:oMath>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0,r</m:t>
              </m:r>
            </m:sub>
          </m:sSub>
          <m:r>
            <w:rPr>
              <w:rFonts w:ascii="Cambria Math" w:hAnsi="Cambria Math" w:cs="Calibri"/>
              <w:sz w:val="22"/>
            </w:rPr>
            <m:t>=</m:t>
          </m:r>
          <m:nary>
            <m:naryPr>
              <m:chr m:val="∑"/>
              <m:limLoc m:val="undOvr"/>
              <m:supHide m:val="1"/>
              <m:ctrlPr>
                <w:rPr>
                  <w:rFonts w:ascii="Cambria Math" w:hAnsi="Cambria Math" w:cs="Calibri"/>
                  <w:i/>
                  <w:sz w:val="22"/>
                </w:rPr>
              </m:ctrlPr>
            </m:naryPr>
            <m:sub>
              <m:r>
                <w:rPr>
                  <w:rFonts w:ascii="Cambria Math" w:hAnsi="Cambria Math" w:cs="Calibri"/>
                  <w:sz w:val="22"/>
                </w:rPr>
                <m:t>a</m:t>
              </m:r>
            </m:sub>
            <m:sup/>
            <m:e>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a,t0,r</m:t>
                  </m:r>
                </m:sub>
              </m:sSub>
            </m:e>
          </m:nary>
        </m:oMath>
      </m:oMathPara>
    </w:p>
    <w:p w14:paraId="0C785DEE" w14:textId="77777777" w:rsidR="00FF3082" w:rsidRPr="00ED7EFB" w:rsidRDefault="00FF3082" w:rsidP="00FF3082">
      <w:pPr>
        <w:spacing w:line="276" w:lineRule="auto"/>
        <w:rPr>
          <w:rFonts w:ascii="Calibri" w:hAnsi="Calibri" w:cs="Calibri"/>
          <w:sz w:val="22"/>
        </w:rPr>
      </w:pPr>
    </w:p>
    <w:p w14:paraId="00B82A16" w14:textId="77777777" w:rsidR="00FF3082" w:rsidRDefault="000C1D3B" w:rsidP="00FF3082">
      <w:pPr>
        <w:spacing w:line="276" w:lineRule="auto"/>
        <w:rPr>
          <w:rFonts w:ascii="Calibri" w:hAnsi="Calibri" w:cs="Calibri"/>
          <w:sz w:val="22"/>
        </w:rPr>
      </w:pPr>
      <m:oMath>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0,r</m:t>
            </m:r>
          </m:sub>
        </m:sSub>
        <m:r>
          <w:rPr>
            <w:rFonts w:ascii="Cambria Math" w:hAnsi="Cambria Math" w:cs="Calibri"/>
            <w:sz w:val="22"/>
          </w:rPr>
          <m:t xml:space="preserve"> </m:t>
        </m:r>
      </m:oMath>
      <w:r w:rsidR="00FF3082">
        <w:rPr>
          <w:rFonts w:ascii="Calibri" w:hAnsi="Calibri" w:cs="Calibri" w:hint="eastAsia"/>
          <w:sz w:val="22"/>
        </w:rPr>
        <w:t xml:space="preserve">is the model predicted number of individuals at-risk of infection at epidemic onset in state </w:t>
      </w:r>
      <m:oMath>
        <m:r>
          <w:rPr>
            <w:rFonts w:ascii="Cambria Math" w:hAnsi="Cambria Math" w:cs="Calibri"/>
            <w:sz w:val="22"/>
          </w:rPr>
          <m:t>r</m:t>
        </m:r>
      </m:oMath>
      <w:r w:rsidR="00FF3082">
        <w:rPr>
          <w:rFonts w:ascii="Calibri" w:hAnsi="Calibri" w:cs="Calibri" w:hint="eastAsia"/>
          <w:sz w:val="22"/>
        </w:rPr>
        <w:t xml:space="preserve">. We used this as the denominator when attack rate is expressed per susceptible. </w:t>
      </w:r>
    </w:p>
    <w:p w14:paraId="3433516E" w14:textId="77777777" w:rsidR="00FF3082" w:rsidRDefault="00FF3082" w:rsidP="00FF3082">
      <w:pPr>
        <w:spacing w:line="276" w:lineRule="auto"/>
        <w:rPr>
          <w:rFonts w:ascii="Calibri" w:hAnsi="Calibri" w:cs="Calibri"/>
          <w:sz w:val="22"/>
        </w:rPr>
      </w:pPr>
    </w:p>
    <w:p w14:paraId="2FC7AEB9" w14:textId="77777777" w:rsidR="00FF3082" w:rsidRPr="008A3F4D" w:rsidRDefault="00FF3082" w:rsidP="00FF3082">
      <w:pPr>
        <w:pStyle w:val="a3"/>
        <w:widowControl/>
        <w:numPr>
          <w:ilvl w:val="0"/>
          <w:numId w:val="4"/>
        </w:numPr>
        <w:spacing w:after="160" w:line="276" w:lineRule="auto"/>
        <w:jc w:val="left"/>
        <w:rPr>
          <w:rFonts w:ascii="Calibri" w:hAnsi="Calibri" w:cs="Calibri"/>
          <w:sz w:val="22"/>
        </w:rPr>
      </w:pPr>
      <w:r w:rsidRPr="008A3F4D">
        <w:rPr>
          <w:rFonts w:ascii="Calibri" w:hAnsi="Calibri" w:cs="Calibri"/>
          <w:sz w:val="22"/>
        </w:rPr>
        <w:t xml:space="preserve">From reported symptomatic burden to true infections </w:t>
      </w:r>
    </w:p>
    <w:p w14:paraId="1A86B24F" w14:textId="77777777" w:rsidR="00FF3082" w:rsidRDefault="00FF3082" w:rsidP="00FF3082">
      <w:pPr>
        <w:spacing w:line="276" w:lineRule="auto"/>
        <w:rPr>
          <w:rFonts w:ascii="Calibri" w:hAnsi="Calibri" w:cs="Calibri"/>
          <w:sz w:val="22"/>
        </w:rPr>
      </w:pPr>
      <w:r w:rsidRPr="00735B97">
        <w:rPr>
          <w:rFonts w:ascii="Calibri" w:hAnsi="Calibri" w:cs="Calibri"/>
          <w:sz w:val="22"/>
        </w:rPr>
        <w:t>Reported symptomatic chikungunya cases in Brazil's SINAN surveillance system are subject to under-reporting. We therefore used model-estimated true symptomatic counts</w:t>
      </w:r>
      <w:r>
        <w:rPr>
          <w:rFonts w:ascii="Calibri" w:hAnsi="Calibri" w:cs="Calibri" w:hint="eastAsia"/>
          <w:sz w:val="22"/>
        </w:rPr>
        <w:t xml:space="preserve"> </w:t>
      </w:r>
      <m:oMath>
        <m:sSubSup>
          <m:sSubSupPr>
            <m:ctrlPr>
              <w:rPr>
                <w:rFonts w:ascii="Cambria Math" w:hAnsi="Cambria Math" w:cs="Calibri"/>
                <w:i/>
                <w:sz w:val="22"/>
              </w:rPr>
            </m:ctrlPr>
          </m:sSubSupPr>
          <m:e>
            <m:r>
              <w:rPr>
                <w:rFonts w:ascii="Cambria Math" w:hAnsi="Cambria Math" w:cs="Calibri"/>
                <w:sz w:val="22"/>
              </w:rPr>
              <m:t>(Y</m:t>
            </m:r>
          </m:e>
          <m:sub>
            <m:r>
              <w:rPr>
                <w:rFonts w:ascii="Cambria Math" w:hAnsi="Cambria Math" w:cs="Calibri"/>
                <w:sz w:val="22"/>
              </w:rPr>
              <m:t>r,j</m:t>
            </m:r>
          </m:sub>
          <m:sup>
            <m:r>
              <w:rPr>
                <w:rFonts w:ascii="Cambria Math" w:hAnsi="Cambria Math" w:cs="Calibri"/>
                <w:sz w:val="22"/>
              </w:rPr>
              <m:t>symp</m:t>
            </m:r>
          </m:sup>
        </m:sSubSup>
        <m:r>
          <w:rPr>
            <w:rFonts w:ascii="Cambria Math" w:hAnsi="Cambria Math" w:cs="Calibri"/>
            <w:sz w:val="22"/>
          </w:rPr>
          <m:t>)</m:t>
        </m:r>
      </m:oMath>
      <w:r w:rsidRPr="00735B97">
        <w:rPr>
          <w:rFonts w:ascii="Calibri" w:hAnsi="Calibri" w:cs="Calibri"/>
          <w:sz w:val="22"/>
        </w:rPr>
        <w:t xml:space="preserve">, which were corrected for the symptomatic reporting rate, as the basis for inferring total infections. </w:t>
      </w:r>
    </w:p>
    <w:p w14:paraId="3C733A48" w14:textId="77777777" w:rsidR="00FF3082" w:rsidRDefault="00FF3082" w:rsidP="00FF3082">
      <w:pPr>
        <w:spacing w:line="276" w:lineRule="auto"/>
        <w:rPr>
          <w:rFonts w:ascii="Calibri" w:hAnsi="Calibri" w:cs="Calibri"/>
          <w:sz w:val="22"/>
        </w:rPr>
      </w:pPr>
    </w:p>
    <w:p w14:paraId="2B8FB97B" w14:textId="77777777" w:rsidR="00FF3082" w:rsidRDefault="00FF3082" w:rsidP="00FF3082">
      <w:pPr>
        <w:spacing w:line="276" w:lineRule="auto"/>
        <w:rPr>
          <w:rFonts w:ascii="Calibri" w:hAnsi="Calibri" w:cs="Calibri"/>
          <w:sz w:val="22"/>
        </w:rPr>
      </w:pPr>
      <w:r>
        <w:rPr>
          <w:rFonts w:ascii="Calibri" w:hAnsi="Calibri" w:cs="Calibri" w:hint="eastAsia"/>
          <w:sz w:val="22"/>
        </w:rPr>
        <w:t xml:space="preserve">For each probabilistic draw </w:t>
      </w:r>
      <m:oMath>
        <m:r>
          <w:rPr>
            <w:rFonts w:ascii="Cambria Math" w:hAnsi="Cambria Math" w:cs="Calibri"/>
            <w:sz w:val="22"/>
          </w:rPr>
          <m:t>j</m:t>
        </m:r>
      </m:oMath>
      <w:r>
        <w:rPr>
          <w:rFonts w:ascii="Calibri" w:hAnsi="Calibri" w:cs="Calibri" w:hint="eastAsia"/>
          <w:sz w:val="22"/>
        </w:rPr>
        <w:t xml:space="preserve"> and state </w:t>
      </w:r>
      <m:oMath>
        <m:r>
          <w:rPr>
            <w:rFonts w:ascii="Cambria Math" w:hAnsi="Cambria Math" w:cs="Calibri"/>
            <w:sz w:val="22"/>
          </w:rPr>
          <m:t>r</m:t>
        </m:r>
      </m:oMath>
      <w:r>
        <w:rPr>
          <w:rFonts w:ascii="Calibri" w:hAnsi="Calibri" w:cs="Calibri" w:hint="eastAsia"/>
          <w:sz w:val="22"/>
        </w:rPr>
        <w:t xml:space="preserve">, let </w:t>
      </w:r>
      <m:oMath>
        <m:sSubSup>
          <m:sSubSupPr>
            <m:ctrlPr>
              <w:rPr>
                <w:rFonts w:ascii="Cambria Math" w:hAnsi="Cambria Math" w:cs="Calibri"/>
                <w:i/>
                <w:sz w:val="22"/>
              </w:rPr>
            </m:ctrlPr>
          </m:sSubSupPr>
          <m:e>
            <m:r>
              <w:rPr>
                <w:rFonts w:ascii="Cambria Math" w:hAnsi="Cambria Math" w:cs="Calibri"/>
                <w:sz w:val="22"/>
              </w:rPr>
              <m:t>Y</m:t>
            </m:r>
          </m:e>
          <m:sub>
            <m:r>
              <w:rPr>
                <w:rFonts w:ascii="Cambria Math" w:hAnsi="Cambria Math" w:cs="Calibri"/>
                <w:sz w:val="22"/>
              </w:rPr>
              <m:t>r,j</m:t>
            </m:r>
          </m:sub>
          <m:sup>
            <m:r>
              <w:rPr>
                <w:rFonts w:ascii="Cambria Math" w:hAnsi="Cambria Math" w:cs="Calibri"/>
                <w:sz w:val="22"/>
              </w:rPr>
              <m:t>symp</m:t>
            </m:r>
          </m:sup>
        </m:sSubSup>
      </m:oMath>
      <w:r>
        <w:rPr>
          <w:rFonts w:ascii="Calibri" w:hAnsi="Calibri" w:cs="Calibri" w:hint="eastAsia"/>
          <w:sz w:val="22"/>
        </w:rPr>
        <w:t xml:space="preserve"> as </w:t>
      </w:r>
      <w:r>
        <w:rPr>
          <w:rFonts w:ascii="Calibri" w:hAnsi="Calibri" w:cs="Calibri"/>
          <w:sz w:val="22"/>
        </w:rPr>
        <w:t>t</w:t>
      </w:r>
      <w:r>
        <w:rPr>
          <w:rFonts w:ascii="Calibri" w:hAnsi="Calibri" w:cs="Calibri" w:hint="eastAsia"/>
          <w:sz w:val="22"/>
        </w:rPr>
        <w:t xml:space="preserve">he model predicted true total </w:t>
      </w:r>
      <w:r>
        <w:rPr>
          <w:rFonts w:ascii="Calibri" w:hAnsi="Calibri" w:cs="Calibri"/>
          <w:sz w:val="22"/>
        </w:rPr>
        <w:t>symptomatic</w:t>
      </w:r>
      <w:r>
        <w:rPr>
          <w:rFonts w:ascii="Calibri" w:hAnsi="Calibri" w:cs="Calibri" w:hint="eastAsia"/>
          <w:sz w:val="22"/>
        </w:rPr>
        <w:t xml:space="preserve"> count after adjustment for under-reporting. Symptomatic cases are treated as a binomial subset of all infections with probability </w:t>
      </w:r>
      <m:oMath>
        <m:sSubSup>
          <m:sSubSupPr>
            <m:ctrlPr>
              <w:rPr>
                <w:rFonts w:ascii="Cambria Math" w:hAnsi="Cambria Math" w:cs="Calibri"/>
                <w:i/>
                <w:sz w:val="22"/>
              </w:rPr>
            </m:ctrlPr>
          </m:sSubSupPr>
          <m:e>
            <m:r>
              <w:rPr>
                <w:rFonts w:ascii="Cambria Math" w:hAnsi="Cambria Math" w:cs="Calibri"/>
                <w:sz w:val="22"/>
              </w:rPr>
              <m:t>P</m:t>
            </m:r>
          </m:e>
          <m:sub>
            <m:r>
              <w:rPr>
                <w:rFonts w:ascii="Cambria Math" w:hAnsi="Cambria Math" w:cs="Calibri"/>
                <w:sz w:val="22"/>
              </w:rPr>
              <m:t>j</m:t>
            </m:r>
          </m:sub>
          <m:sup>
            <m:r>
              <w:rPr>
                <w:rFonts w:ascii="Cambria Math" w:hAnsi="Cambria Math" w:cs="Calibri"/>
                <w:sz w:val="22"/>
              </w:rPr>
              <m:t>symp</m:t>
            </m:r>
          </m:sup>
        </m:sSubSup>
      </m:oMath>
      <w:r>
        <w:rPr>
          <w:rFonts w:ascii="Calibri" w:hAnsi="Calibri" w:cs="Calibri" w:hint="eastAsia"/>
          <w:sz w:val="22"/>
        </w:rPr>
        <w:t xml:space="preserve"> , defined as the proportion of infections that result in symptoms (i.e., symptomatic fraction), and assumed independent of state </w:t>
      </w:r>
      <m:oMath>
        <m:r>
          <w:rPr>
            <w:rFonts w:ascii="Cambria Math" w:hAnsi="Cambria Math" w:cs="Calibri"/>
            <w:sz w:val="22"/>
          </w:rPr>
          <m:t>r</m:t>
        </m:r>
      </m:oMath>
      <w:r>
        <w:rPr>
          <w:rFonts w:ascii="Calibri" w:hAnsi="Calibri" w:cs="Calibri" w:hint="eastAsia"/>
          <w:sz w:val="22"/>
        </w:rPr>
        <w:t xml:space="preserve">. Thereby, the estimated total true infection count is </w:t>
      </w:r>
    </w:p>
    <w:p w14:paraId="43CB7355" w14:textId="77777777" w:rsidR="00FF3082" w:rsidRDefault="00FF3082" w:rsidP="00FF3082">
      <w:pPr>
        <w:spacing w:line="276" w:lineRule="auto"/>
        <w:rPr>
          <w:rFonts w:ascii="Calibri" w:hAnsi="Calibri" w:cs="Calibri"/>
          <w:sz w:val="22"/>
        </w:rPr>
      </w:pPr>
    </w:p>
    <w:p w14:paraId="6F1460F0" w14:textId="77777777" w:rsidR="00FF3082" w:rsidRPr="003F0889" w:rsidRDefault="000C1D3B" w:rsidP="00FF3082">
      <w:pPr>
        <w:spacing w:line="276" w:lineRule="auto"/>
        <w:rPr>
          <w:rFonts w:ascii="Calibri" w:hAnsi="Calibri" w:cs="Calibri"/>
          <w:sz w:val="22"/>
        </w:rPr>
      </w:pPr>
      <m:oMathPara>
        <m:oMath>
          <m:sSub>
            <m:sSubPr>
              <m:ctrlPr>
                <w:rPr>
                  <w:rFonts w:ascii="Cambria Math" w:hAnsi="Cambria Math" w:cs="Calibri"/>
                  <w:i/>
                  <w:sz w:val="22"/>
                </w:rPr>
              </m:ctrlPr>
            </m:sSubPr>
            <m:e>
              <m:r>
                <w:rPr>
                  <w:rFonts w:ascii="Cambria Math" w:hAnsi="Cambria Math" w:cs="Calibri"/>
                  <w:sz w:val="22"/>
                </w:rPr>
                <m:t>I</m:t>
              </m:r>
            </m:e>
            <m:sub>
              <m:r>
                <w:rPr>
                  <w:rFonts w:ascii="Cambria Math" w:hAnsi="Cambria Math" w:cs="Calibri"/>
                  <w:sz w:val="22"/>
                </w:rPr>
                <m:t>r,j</m:t>
              </m:r>
            </m:sub>
          </m:sSub>
          <m:r>
            <w:rPr>
              <w:rFonts w:ascii="Cambria Math" w:hAnsi="Cambria Math" w:cs="Calibri"/>
              <w:sz w:val="22"/>
            </w:rPr>
            <m:t>=</m:t>
          </m:r>
          <m:f>
            <m:fPr>
              <m:ctrlPr>
                <w:rPr>
                  <w:rFonts w:ascii="Cambria Math" w:hAnsi="Cambria Math" w:cs="Calibri"/>
                  <w:i/>
                  <w:sz w:val="22"/>
                </w:rPr>
              </m:ctrlPr>
            </m:fPr>
            <m:num>
              <m:sSubSup>
                <m:sSubSupPr>
                  <m:ctrlPr>
                    <w:rPr>
                      <w:rFonts w:ascii="Cambria Math" w:hAnsi="Cambria Math" w:cs="Calibri"/>
                      <w:i/>
                      <w:sz w:val="22"/>
                    </w:rPr>
                  </m:ctrlPr>
                </m:sSubSupPr>
                <m:e>
                  <m:r>
                    <w:rPr>
                      <w:rFonts w:ascii="Cambria Math" w:hAnsi="Cambria Math" w:cs="Calibri"/>
                      <w:sz w:val="22"/>
                    </w:rPr>
                    <m:t>Y</m:t>
                  </m:r>
                </m:e>
                <m:sub>
                  <m:r>
                    <w:rPr>
                      <w:rFonts w:ascii="Cambria Math" w:hAnsi="Cambria Math" w:cs="Calibri"/>
                      <w:sz w:val="22"/>
                    </w:rPr>
                    <m:t>r,j</m:t>
                  </m:r>
                </m:sub>
                <m:sup>
                  <m:r>
                    <w:rPr>
                      <w:rFonts w:ascii="Cambria Math" w:hAnsi="Cambria Math" w:cs="Calibri"/>
                      <w:sz w:val="22"/>
                    </w:rPr>
                    <m:t>symp</m:t>
                  </m:r>
                </m:sup>
              </m:sSubSup>
            </m:num>
            <m:den>
              <m:sSubSup>
                <m:sSubSupPr>
                  <m:ctrlPr>
                    <w:rPr>
                      <w:rFonts w:ascii="Cambria Math" w:hAnsi="Cambria Math" w:cs="Calibri"/>
                      <w:i/>
                      <w:sz w:val="22"/>
                    </w:rPr>
                  </m:ctrlPr>
                </m:sSubSupPr>
                <m:e>
                  <m:r>
                    <w:rPr>
                      <w:rFonts w:ascii="Cambria Math" w:hAnsi="Cambria Math" w:cs="Calibri"/>
                      <w:sz w:val="22"/>
                    </w:rPr>
                    <m:t>P</m:t>
                  </m:r>
                </m:e>
                <m:sub>
                  <m:r>
                    <w:rPr>
                      <w:rFonts w:ascii="Cambria Math" w:hAnsi="Cambria Math" w:cs="Calibri"/>
                      <w:sz w:val="22"/>
                    </w:rPr>
                    <m:t>j</m:t>
                  </m:r>
                </m:sub>
                <m:sup>
                  <m:r>
                    <w:rPr>
                      <w:rFonts w:ascii="Cambria Math" w:hAnsi="Cambria Math" w:cs="Calibri"/>
                      <w:sz w:val="22"/>
                    </w:rPr>
                    <m:t>symp</m:t>
                  </m:r>
                </m:sup>
              </m:sSubSup>
            </m:den>
          </m:f>
        </m:oMath>
      </m:oMathPara>
    </w:p>
    <w:p w14:paraId="7BD7C7F4" w14:textId="77777777" w:rsidR="00FF3082" w:rsidRDefault="00FF3082" w:rsidP="00FF3082">
      <w:pPr>
        <w:spacing w:line="276" w:lineRule="auto"/>
        <w:rPr>
          <w:rFonts w:ascii="Calibri" w:hAnsi="Calibri" w:cs="Calibri"/>
          <w:sz w:val="22"/>
        </w:rPr>
      </w:pPr>
    </w:p>
    <w:p w14:paraId="201EC3B8" w14:textId="77777777" w:rsidR="00FF3082" w:rsidRPr="008A3F4D" w:rsidRDefault="00FF3082" w:rsidP="00FF3082">
      <w:pPr>
        <w:pStyle w:val="a3"/>
        <w:widowControl/>
        <w:numPr>
          <w:ilvl w:val="0"/>
          <w:numId w:val="4"/>
        </w:numPr>
        <w:spacing w:after="160" w:line="276" w:lineRule="auto"/>
        <w:jc w:val="left"/>
        <w:rPr>
          <w:rFonts w:ascii="Calibri" w:hAnsi="Calibri" w:cs="Calibri"/>
          <w:sz w:val="22"/>
        </w:rPr>
      </w:pPr>
      <w:r w:rsidRPr="008A3F4D">
        <w:rPr>
          <w:rFonts w:ascii="Calibri" w:hAnsi="Calibri" w:cs="Calibri"/>
          <w:sz w:val="22"/>
        </w:rPr>
        <w:t xml:space="preserve">State specific attack rate </w:t>
      </w:r>
    </w:p>
    <w:p w14:paraId="574728DB" w14:textId="77777777" w:rsidR="00FF3082" w:rsidRPr="00F039A3" w:rsidRDefault="00FF3082" w:rsidP="00FF3082">
      <w:pPr>
        <w:spacing w:line="276" w:lineRule="auto"/>
        <w:rPr>
          <w:rFonts w:ascii="Calibri" w:hAnsi="Calibri" w:cs="Calibri"/>
          <w:sz w:val="22"/>
        </w:rPr>
      </w:pPr>
      <w:r>
        <w:rPr>
          <w:rFonts w:ascii="Calibri" w:hAnsi="Calibri" w:cs="Calibri" w:hint="eastAsia"/>
          <w:sz w:val="22"/>
        </w:rPr>
        <w:t xml:space="preserve">Using the predicted infection count and the initial susceptible pool, </w:t>
      </w:r>
      <w:r w:rsidRPr="00CA4FD3">
        <w:rPr>
          <w:rFonts w:ascii="Calibri" w:hAnsi="Calibri" w:cs="Calibri"/>
          <w:sz w:val="22"/>
        </w:rPr>
        <w:t>we defined the state-specific attack rate as</w:t>
      </w:r>
    </w:p>
    <w:p w14:paraId="5FF7508B" w14:textId="77777777" w:rsidR="00FF3082" w:rsidRPr="00C76CEE" w:rsidRDefault="00FF3082" w:rsidP="00FF3082">
      <w:pPr>
        <w:spacing w:line="276" w:lineRule="auto"/>
        <w:jc w:val="center"/>
        <w:rPr>
          <w:rFonts w:ascii="Calibri" w:hAnsi="Calibri" w:cs="Calibri"/>
          <w:sz w:val="22"/>
        </w:rPr>
      </w:pPr>
      <m:oMathPara>
        <m:oMath>
          <m:r>
            <w:rPr>
              <w:rFonts w:ascii="Cambria Math" w:hAnsi="Cambria Math" w:cs="Calibri"/>
              <w:sz w:val="22"/>
            </w:rPr>
            <m:t>A</m:t>
          </m:r>
          <m:sSub>
            <m:sSubPr>
              <m:ctrlPr>
                <w:rPr>
                  <w:rFonts w:ascii="Cambria Math" w:hAnsi="Cambria Math" w:cs="Calibri"/>
                  <w:i/>
                  <w:sz w:val="22"/>
                </w:rPr>
              </m:ctrlPr>
            </m:sSubPr>
            <m:e>
              <m:r>
                <w:rPr>
                  <w:rFonts w:ascii="Cambria Math" w:hAnsi="Cambria Math" w:cs="Calibri"/>
                  <w:sz w:val="22"/>
                </w:rPr>
                <m:t>R</m:t>
              </m:r>
            </m:e>
            <m:sub>
              <m:r>
                <w:rPr>
                  <w:rFonts w:ascii="Cambria Math" w:hAnsi="Cambria Math" w:cs="Calibri"/>
                  <w:sz w:val="22"/>
                </w:rPr>
                <m:t>r,j</m:t>
              </m:r>
            </m:sub>
          </m:sSub>
          <m:r>
            <w:rPr>
              <w:rFonts w:ascii="Cambria Math" w:hAnsi="Cambria Math" w:cs="Calibri"/>
              <w:sz w:val="22"/>
            </w:rPr>
            <m:t>=</m:t>
          </m:r>
          <m:f>
            <m:fPr>
              <m:ctrlPr>
                <w:rPr>
                  <w:rFonts w:ascii="Cambria Math" w:hAnsi="Cambria Math" w:cs="Calibri"/>
                  <w:i/>
                  <w:sz w:val="22"/>
                </w:rPr>
              </m:ctrlPr>
            </m:fPr>
            <m:num>
              <m:sSub>
                <m:sSubPr>
                  <m:ctrlPr>
                    <w:rPr>
                      <w:rFonts w:ascii="Cambria Math" w:hAnsi="Cambria Math" w:cs="Calibri"/>
                      <w:i/>
                      <w:sz w:val="22"/>
                    </w:rPr>
                  </m:ctrlPr>
                </m:sSubPr>
                <m:e>
                  <m:r>
                    <w:rPr>
                      <w:rFonts w:ascii="Cambria Math" w:hAnsi="Cambria Math" w:cs="Calibri"/>
                      <w:sz w:val="22"/>
                    </w:rPr>
                    <m:t>I</m:t>
                  </m:r>
                </m:e>
                <m:sub>
                  <m:r>
                    <w:rPr>
                      <w:rFonts w:ascii="Cambria Math" w:hAnsi="Cambria Math" w:cs="Calibri"/>
                      <w:sz w:val="22"/>
                    </w:rPr>
                    <m:t>r,j</m:t>
                  </m:r>
                </m:sub>
              </m:sSub>
            </m:num>
            <m:den>
              <m:sSub>
                <m:sSubPr>
                  <m:ctrlPr>
                    <w:rPr>
                      <w:rFonts w:ascii="Cambria Math" w:hAnsi="Cambria Math" w:cs="Calibri"/>
                      <w:i/>
                      <w:sz w:val="22"/>
                    </w:rPr>
                  </m:ctrlPr>
                </m:sSubPr>
                <m:e>
                  <m:r>
                    <w:rPr>
                      <w:rFonts w:ascii="Cambria Math" w:hAnsi="Cambria Math" w:cs="Calibri"/>
                      <w:sz w:val="22"/>
                    </w:rPr>
                    <m:t>S</m:t>
                  </m:r>
                </m:e>
                <m:sub>
                  <m:r>
                    <w:rPr>
                      <w:rFonts w:ascii="Cambria Math" w:hAnsi="Cambria Math" w:cs="Calibri"/>
                      <w:sz w:val="22"/>
                    </w:rPr>
                    <m:t>0,r</m:t>
                  </m:r>
                </m:sub>
              </m:sSub>
            </m:den>
          </m:f>
        </m:oMath>
      </m:oMathPara>
    </w:p>
    <w:p w14:paraId="2DD9CF6C" w14:textId="77777777" w:rsidR="00FF3082" w:rsidRDefault="00FF3082" w:rsidP="00FF3082">
      <w:pPr>
        <w:spacing w:line="276" w:lineRule="auto"/>
        <w:rPr>
          <w:rFonts w:ascii="Calibri" w:hAnsi="Calibri" w:cs="Calibri"/>
          <w:sz w:val="22"/>
        </w:rPr>
      </w:pPr>
    </w:p>
    <w:p w14:paraId="17F71D6E" w14:textId="77777777" w:rsidR="00FF3082" w:rsidRDefault="00FF3082" w:rsidP="00FF3082">
      <w:pPr>
        <w:pStyle w:val="a3"/>
        <w:widowControl/>
        <w:numPr>
          <w:ilvl w:val="0"/>
          <w:numId w:val="4"/>
        </w:numPr>
        <w:spacing w:after="160" w:line="276" w:lineRule="auto"/>
        <w:jc w:val="left"/>
        <w:rPr>
          <w:rFonts w:ascii="Calibri" w:hAnsi="Calibri" w:cs="Calibri"/>
          <w:sz w:val="22"/>
        </w:rPr>
      </w:pPr>
      <w:r>
        <w:rPr>
          <w:rFonts w:ascii="Calibri" w:hAnsi="Calibri" w:cs="Calibri" w:hint="eastAsia"/>
          <w:sz w:val="22"/>
        </w:rPr>
        <w:t>Classification of states</w:t>
      </w:r>
    </w:p>
    <w:p w14:paraId="56924388" w14:textId="1F078773" w:rsidR="00FF3082" w:rsidRDefault="00FF3082" w:rsidP="6819A95C">
      <w:pPr>
        <w:pStyle w:val="figure"/>
        <w:spacing w:line="276" w:lineRule="auto"/>
        <w:jc w:val="both"/>
        <w:rPr>
          <w:rFonts w:eastAsiaTheme="minorEastAsia"/>
          <w:i w:val="0"/>
          <w:iCs w:val="0"/>
          <w:color w:val="auto"/>
        </w:rPr>
      </w:pPr>
      <w:r w:rsidRPr="6819A95C">
        <w:rPr>
          <w:rFonts w:eastAsiaTheme="minorEastAsia"/>
          <w:i w:val="0"/>
          <w:iCs w:val="0"/>
          <w:color w:val="auto"/>
        </w:rPr>
        <w:t>For each state, we classified transmission setting using the posterior distribution of attack rates across probabilistic draws. We first calculated the proportion of draws falling into three predefined attack-rate bands: low (AR≤1%), moderate (1%&lt;AR≤10%), and high (AR&gt;10%). States were then assigned to the category with the largest posterior probability, i.e</w:t>
      </w:r>
      <w:commentRangeStart w:id="61"/>
      <w:r w:rsidRPr="6819A95C">
        <w:rPr>
          <w:rFonts w:eastAsiaTheme="minorEastAsia"/>
          <w:i w:val="0"/>
          <w:iCs w:val="0"/>
          <w:color w:val="auto"/>
        </w:rPr>
        <w:t>.</w:t>
      </w:r>
      <m:oMath>
        <m:r>
          <w:rPr>
            <w:rFonts w:ascii="Cambria Math" w:eastAsiaTheme="minorEastAsia" w:hAnsi="Cambria Math"/>
            <w:color w:val="auto"/>
            <w:szCs w:val="22"/>
          </w:rPr>
          <m:t>max⁡{P(AR≤1%,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1%&lt;AR ≤10%</m:t>
            </m:r>
          </m:e>
        </m:d>
        <m:r>
          <w:rPr>
            <w:rFonts w:ascii="Cambria Math" w:eastAsiaTheme="minorEastAsia" w:hAnsi="Cambria Math"/>
            <w:color w:val="auto"/>
            <w:szCs w:val="22"/>
          </w:rPr>
          <m:t>,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AR&gt;10%</m:t>
            </m:r>
          </m:e>
        </m:d>
        <m:r>
          <w:rPr>
            <w:rFonts w:ascii="Cambria Math" w:eastAsiaTheme="minorEastAsia" w:hAnsi="Cambria Math"/>
            <w:color w:val="auto"/>
            <w:szCs w:val="22"/>
          </w:rPr>
          <m:t>}</m:t>
        </m:r>
      </m:oMath>
      <w:r w:rsidRPr="6819A95C">
        <w:rPr>
          <w:rFonts w:eastAsiaTheme="minorEastAsia"/>
          <w:i w:val="0"/>
          <w:iCs w:val="0"/>
          <w:color w:val="auto"/>
        </w:rPr>
        <w:t>.</w:t>
      </w:r>
      <w:commentRangeEnd w:id="61"/>
      <w:r>
        <w:rPr>
          <w:rStyle w:val="af1"/>
          <w:rFonts w:eastAsiaTheme="minorEastAsia"/>
          <w:i w:val="0"/>
          <w:iCs w:val="0"/>
          <w:color w:val="auto"/>
          <w:sz w:val="22"/>
          <w:szCs w:val="24"/>
        </w:rPr>
        <w:commentReference w:id="61"/>
      </w:r>
    </w:p>
    <w:p w14:paraId="30FA9183" w14:textId="2B9EE8D3" w:rsidR="00FF3082" w:rsidRDefault="00FF3082" w:rsidP="00FF3082">
      <w:pPr>
        <w:pStyle w:val="figure"/>
        <w:spacing w:line="276" w:lineRule="auto"/>
        <w:jc w:val="both"/>
        <w:rPr>
          <w:rFonts w:eastAsiaTheme="minorEastAsia"/>
        </w:rPr>
      </w:pPr>
      <w:r>
        <w:rPr>
          <w:rFonts w:eastAsiaTheme="minorEastAsia"/>
          <w:i w:val="0"/>
          <w:iCs w:val="0"/>
          <w:color w:val="auto"/>
          <w:szCs w:val="22"/>
        </w:rPr>
        <w:t>The classified states</w:t>
      </w:r>
      <w:r>
        <w:rPr>
          <w:rFonts w:eastAsiaTheme="minorEastAsia" w:hint="eastAsia"/>
          <w:i w:val="0"/>
          <w:iCs w:val="0"/>
          <w:color w:val="auto"/>
          <w:szCs w:val="22"/>
        </w:rPr>
        <w:t xml:space="preserve"> with predicted attack rates and 95%UI are provided in </w:t>
      </w:r>
      <w:r>
        <w:rPr>
          <w:rFonts w:eastAsiaTheme="minorEastAsia"/>
          <w:i w:val="0"/>
          <w:iCs w:val="0"/>
          <w:color w:val="auto"/>
          <w:szCs w:val="22"/>
        </w:rPr>
        <w:fldChar w:fldCharType="begin"/>
      </w:r>
      <w:r>
        <w:rPr>
          <w:rFonts w:eastAsiaTheme="minorEastAsia"/>
          <w:i w:val="0"/>
          <w:iCs w:val="0"/>
          <w:color w:val="auto"/>
          <w:szCs w:val="22"/>
        </w:rPr>
        <w:instrText xml:space="preserve"> </w:instrText>
      </w:r>
      <w:r>
        <w:rPr>
          <w:rFonts w:eastAsiaTheme="minorEastAsia" w:hint="eastAsia"/>
          <w:i w:val="0"/>
          <w:iCs w:val="0"/>
          <w:color w:val="auto"/>
          <w:szCs w:val="22"/>
        </w:rPr>
        <w:instrText>REF _Ref227597445 \h</w:instrText>
      </w:r>
      <w:r>
        <w:rPr>
          <w:rFonts w:eastAsiaTheme="minorEastAsia"/>
          <w:i w:val="0"/>
          <w:iCs w:val="0"/>
          <w:color w:val="auto"/>
          <w:szCs w:val="22"/>
        </w:rPr>
        <w:instrText xml:space="preserve">  \* MERGEFORMAT </w:instrText>
      </w:r>
      <w:r>
        <w:rPr>
          <w:rFonts w:eastAsiaTheme="minorEastAsia"/>
          <w:i w:val="0"/>
          <w:iCs w:val="0"/>
          <w:color w:val="auto"/>
          <w:szCs w:val="22"/>
        </w:rPr>
      </w:r>
      <w:r>
        <w:rPr>
          <w:rFonts w:eastAsiaTheme="minorEastAsia"/>
          <w:i w:val="0"/>
          <w:iCs w:val="0"/>
          <w:color w:val="auto"/>
          <w:szCs w:val="22"/>
        </w:rPr>
        <w:fldChar w:fldCharType="separate"/>
      </w:r>
      <w:r>
        <w:t xml:space="preserve">Table S </w:t>
      </w:r>
      <w:r>
        <w:rPr>
          <w:noProof/>
        </w:rPr>
        <w:t>1</w:t>
      </w:r>
      <w:r>
        <w:rPr>
          <w:rFonts w:eastAsiaTheme="minorEastAsia"/>
          <w:i w:val="0"/>
          <w:iCs w:val="0"/>
          <w:color w:val="auto"/>
          <w:szCs w:val="22"/>
        </w:rPr>
        <w:fldChar w:fldCharType="end"/>
      </w:r>
      <w:r>
        <w:rPr>
          <w:rFonts w:eastAsiaTheme="minorEastAsia" w:hint="eastAsia"/>
          <w:i w:val="0"/>
          <w:iCs w:val="0"/>
          <w:color w:val="auto"/>
          <w:szCs w:val="22"/>
        </w:rPr>
        <w:t>.</w:t>
      </w:r>
    </w:p>
    <w:p w14:paraId="5A3C93D2" w14:textId="77777777" w:rsidR="007E784F" w:rsidRPr="007D6C74" w:rsidRDefault="007E784F" w:rsidP="007E784F">
      <w:pPr>
        <w:pStyle w:val="figure"/>
        <w:rPr>
          <w:rFonts w:eastAsiaTheme="minorEastAsia"/>
        </w:rPr>
      </w:pPr>
      <w:bookmarkStart w:id="62" w:name="_Toc227578201"/>
      <w:bookmarkStart w:id="63" w:name="_Toc227593932"/>
      <w:r>
        <w:t xml:space="preserve">Figure S </w:t>
      </w:r>
      <w:r>
        <w:fldChar w:fldCharType="begin"/>
      </w:r>
      <w:r>
        <w:instrText xml:space="preserve"> SEQ Figure_S \* ARABIC </w:instrText>
      </w:r>
      <w:r>
        <w:fldChar w:fldCharType="separate"/>
      </w:r>
      <w:r>
        <w:rPr>
          <w:noProof/>
        </w:rPr>
        <w:t>4</w:t>
      </w:r>
      <w:r>
        <w:fldChar w:fldCharType="end"/>
      </w:r>
      <w:r>
        <w:rPr>
          <w:rFonts w:eastAsiaTheme="minorEastAsia" w:hint="eastAsia"/>
        </w:rPr>
        <w:t xml:space="preserve"> Model fit </w:t>
      </w:r>
      <w:bookmarkEnd w:id="62"/>
      <w:r>
        <w:rPr>
          <w:rFonts w:eastAsiaTheme="minorEastAsia" w:hint="eastAsia"/>
        </w:rPr>
        <w:t xml:space="preserve">to observed reported </w:t>
      </w:r>
      <w:r>
        <w:rPr>
          <w:rFonts w:eastAsiaTheme="minorEastAsia"/>
        </w:rPr>
        <w:t>symptomatic</w:t>
      </w:r>
      <w:r>
        <w:rPr>
          <w:rFonts w:eastAsiaTheme="minorEastAsia" w:hint="eastAsia"/>
        </w:rPr>
        <w:t xml:space="preserve"> cases across the 11 included states</w:t>
      </w:r>
      <w:bookmarkEnd w:id="63"/>
      <w:r>
        <w:rPr>
          <w:rFonts w:eastAsiaTheme="minorEastAsia" w:hint="eastAsia"/>
        </w:rPr>
        <w:t xml:space="preserve"> </w:t>
      </w:r>
    </w:p>
    <w:p w14:paraId="02B8D03F" w14:textId="551D760D" w:rsidR="00C54AD1" w:rsidRDefault="000B7C7E" w:rsidP="00643FCB">
      <w:pPr>
        <w:rPr>
          <w:rFonts w:ascii="Calibri" w:eastAsia="Malgun Gothic" w:hAnsi="Calibri" w:cs="Calibri"/>
          <w:b/>
          <w:bCs/>
          <w:sz w:val="22"/>
          <w:szCs w:val="24"/>
          <w:lang w:eastAsia="ko-KR"/>
        </w:rPr>
      </w:pPr>
      <w:r>
        <w:rPr>
          <w:noProof/>
        </w:rPr>
        <w:drawing>
          <wp:inline distT="0" distB="0" distL="0" distR="0" wp14:anchorId="6646C2FC" wp14:editId="6A9DA77B">
            <wp:extent cx="4736892" cy="3157603"/>
            <wp:effectExtent l="0" t="0" r="635" b="5080"/>
            <wp:docPr id="1523787855" name="그림 1" descr="A group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87855" name="그림 1" descr="A group of red lines&#10;&#10;AI-generated content may be incorrect."/>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750665" cy="3166784"/>
                    </a:xfrm>
                    <a:prstGeom prst="rect">
                      <a:avLst/>
                    </a:prstGeom>
                    <a:noFill/>
                    <a:ln>
                      <a:noFill/>
                    </a:ln>
                  </pic:spPr>
                </pic:pic>
              </a:graphicData>
            </a:graphic>
          </wp:inline>
        </w:drawing>
      </w:r>
    </w:p>
    <w:p w14:paraId="30E0B172" w14:textId="77777777" w:rsidR="00643FCB" w:rsidRDefault="00643FCB" w:rsidP="00643FCB">
      <w:pPr>
        <w:rPr>
          <w:rFonts w:ascii="Calibri" w:eastAsia="Malgun Gothic" w:hAnsi="Calibri" w:cs="Calibri"/>
          <w:b/>
          <w:bCs/>
          <w:sz w:val="22"/>
          <w:szCs w:val="24"/>
          <w:lang w:eastAsia="ko-KR"/>
        </w:rPr>
      </w:pPr>
    </w:p>
    <w:p w14:paraId="2A4C42D6" w14:textId="77777777" w:rsidR="00643FCB" w:rsidRDefault="00643FCB" w:rsidP="00643FCB">
      <w:pPr>
        <w:rPr>
          <w:rFonts w:ascii="Calibri" w:eastAsia="Malgun Gothic" w:hAnsi="Calibri" w:cs="Calibri"/>
          <w:b/>
          <w:bCs/>
          <w:sz w:val="22"/>
          <w:szCs w:val="24"/>
          <w:lang w:eastAsia="ko-KR"/>
        </w:rPr>
      </w:pPr>
    </w:p>
    <w:p w14:paraId="45CA34B9" w14:textId="77777777" w:rsidR="00643FCB" w:rsidRPr="00643FCB" w:rsidRDefault="00643FCB" w:rsidP="00643FCB">
      <w:pPr>
        <w:rPr>
          <w:rFonts w:ascii="Calibri" w:eastAsia="Malgun Gothic" w:hAnsi="Calibri" w:cs="Calibri"/>
          <w:b/>
          <w:bCs/>
          <w:sz w:val="22"/>
          <w:szCs w:val="24"/>
          <w:lang w:eastAsia="ko-KR"/>
        </w:rPr>
      </w:pPr>
    </w:p>
    <w:p w14:paraId="11473DF5" w14:textId="77777777" w:rsidR="00C54AD1" w:rsidRPr="002A042B" w:rsidRDefault="00C54AD1" w:rsidP="002A042B">
      <w:pPr>
        <w:pStyle w:val="a3"/>
        <w:rPr>
          <w:rFonts w:ascii="Calibri" w:eastAsia="Malgun Gothic" w:hAnsi="Calibri" w:cs="Calibri"/>
          <w:b/>
          <w:bCs/>
          <w:sz w:val="22"/>
          <w:szCs w:val="24"/>
          <w:lang w:eastAsia="ko-KR"/>
        </w:rPr>
      </w:pPr>
    </w:p>
    <w:p w14:paraId="0E990F52" w14:textId="77777777" w:rsidR="0007361D" w:rsidRPr="002A042B" w:rsidRDefault="0007361D" w:rsidP="002A042B">
      <w:pPr>
        <w:rPr>
          <w:rFonts w:ascii="Calibri" w:eastAsia="Malgun Gothic" w:hAnsi="Calibri" w:cs="Calibri"/>
          <w:b/>
          <w:bCs/>
          <w:sz w:val="22"/>
          <w:szCs w:val="24"/>
          <w:lang w:eastAsia="ko-KR"/>
        </w:rPr>
      </w:pPr>
      <w:r w:rsidRPr="002A042B">
        <w:rPr>
          <w:rFonts w:ascii="Calibri" w:hAnsi="Calibri" w:cs="Calibri"/>
          <w:b/>
          <w:bCs/>
          <w:sz w:val="22"/>
          <w:szCs w:val="24"/>
        </w:rPr>
        <w:t>Minor points</w:t>
      </w:r>
    </w:p>
    <w:p w14:paraId="20ED87C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9</w:t>
      </w:r>
      <w:r w:rsidRPr="007C1A8C">
        <w:rPr>
          <w:rFonts w:ascii="Calibri" w:hAnsi="Calibri" w:cs="Calibri"/>
          <w:sz w:val="22"/>
          <w:szCs w:val="24"/>
        </w:rPr>
        <w:br/>
        <w:t>The disability weights and durations for vaccine-induced SAE were not set out.</w:t>
      </w:r>
      <w:r w:rsidRPr="007C1A8C">
        <w:rPr>
          <w:rFonts w:ascii="Calibri" w:hAnsi="Calibri" w:cs="Calibri"/>
          <w:sz w:val="22"/>
          <w:szCs w:val="24"/>
        </w:rPr>
        <w:br/>
      </w:r>
    </w:p>
    <w:p w14:paraId="537F49C4"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63B11FED" w14:textId="77777777" w:rsidR="009907D7" w:rsidRDefault="0007361D" w:rsidP="00E820E3">
      <w:pPr>
        <w:numPr>
          <w:ilvl w:val="0"/>
          <w:numId w:val="3"/>
        </w:numPr>
        <w:rPr>
          <w:rFonts w:ascii="Calibri" w:eastAsia="Malgun Gothic" w:hAnsi="Calibri" w:cs="Calibri"/>
          <w:color w:val="0070C0"/>
          <w:sz w:val="22"/>
          <w:szCs w:val="24"/>
          <w:lang w:eastAsia="ko-KR"/>
        </w:rPr>
      </w:pPr>
      <w:r w:rsidRPr="001A2B34">
        <w:rPr>
          <w:rFonts w:ascii="Calibri" w:eastAsia="Malgun Gothic" w:hAnsi="Calibri" w:cs="Calibri"/>
          <w:color w:val="0070C0"/>
          <w:sz w:val="22"/>
          <w:szCs w:val="24"/>
          <w:lang w:eastAsia="ko-KR"/>
        </w:rPr>
        <w:t xml:space="preserve">We thank the reviewer for noting this omission. We have now explicitly added the disability weights and assumed durations for vaccine-induced serious adverse events in Supplementary Table </w:t>
      </w:r>
      <w:r w:rsidR="009907D7">
        <w:rPr>
          <w:rFonts w:ascii="Calibri" w:eastAsia="Malgun Gothic" w:hAnsi="Calibri" w:cs="Calibri"/>
          <w:color w:val="0070C0"/>
          <w:sz w:val="22"/>
          <w:szCs w:val="24"/>
          <w:lang w:eastAsia="ko-KR"/>
        </w:rPr>
        <w:t>S1</w:t>
      </w:r>
      <w:r w:rsidRPr="001A2B34">
        <w:rPr>
          <w:rFonts w:ascii="Calibri" w:eastAsia="Malgun Gothic" w:hAnsi="Calibri" w:cs="Calibri"/>
          <w:color w:val="0070C0"/>
          <w:sz w:val="22"/>
          <w:szCs w:val="24"/>
          <w:lang w:eastAsia="ko-KR"/>
        </w:rPr>
        <w:t>.</w:t>
      </w:r>
      <w:r w:rsidRPr="007D3B8E">
        <w:rPr>
          <w:rFonts w:ascii="Calibri" w:eastAsia="Malgun Gothic" w:hAnsi="Calibri" w:cs="Calibri" w:hint="eastAsia"/>
          <w:color w:val="0070C0"/>
          <w:sz w:val="22"/>
          <w:szCs w:val="24"/>
          <w:lang w:eastAsia="ko-KR"/>
        </w:rPr>
        <w:t xml:space="preserve"> </w:t>
      </w:r>
    </w:p>
    <w:p w14:paraId="5522AA92" w14:textId="77777777" w:rsidR="00AC2900" w:rsidRDefault="00AC2900" w:rsidP="00AC2900">
      <w:pPr>
        <w:ind w:left="720"/>
        <w:rPr>
          <w:rFonts w:ascii="Calibri" w:eastAsia="Malgun Gothic" w:hAnsi="Calibri" w:cs="Calibri"/>
          <w:color w:val="0070C0"/>
          <w:sz w:val="22"/>
          <w:szCs w:val="24"/>
          <w:lang w:eastAsia="ko-KR"/>
        </w:rPr>
      </w:pPr>
    </w:p>
    <w:p w14:paraId="1568A028" w14:textId="7A69D59E" w:rsidR="009907D7" w:rsidRPr="00AC2900" w:rsidRDefault="00AC2900" w:rsidP="00AC2900">
      <w:pPr>
        <w:pStyle w:val="figure"/>
        <w:rPr>
          <w:lang w:val="en-US"/>
        </w:rPr>
      </w:pPr>
      <w:bookmarkStart w:id="64" w:name="_Ref227597445"/>
      <w:bookmarkStart w:id="65" w:name="_Toc228003700"/>
      <w:r>
        <w:t xml:space="preserve">Table S </w:t>
      </w:r>
      <w:r>
        <w:fldChar w:fldCharType="begin"/>
      </w:r>
      <w:r>
        <w:instrText xml:space="preserve"> SEQ Table_S \* ARABIC </w:instrText>
      </w:r>
      <w:r>
        <w:fldChar w:fldCharType="separate"/>
      </w:r>
      <w:r>
        <w:rPr>
          <w:noProof/>
        </w:rPr>
        <w:t>1</w:t>
      </w:r>
      <w:r>
        <w:fldChar w:fldCharType="end"/>
      </w:r>
      <w:bookmarkEnd w:id="64"/>
      <w:r>
        <w:rPr>
          <w:rFonts w:eastAsiaTheme="minorEastAsia" w:hint="eastAsia"/>
        </w:rPr>
        <w:t xml:space="preserve"> P</w:t>
      </w:r>
      <w:r w:rsidRPr="000C1A4B">
        <w:t>arameters used in disability adjusted life years (DALY) calculation</w:t>
      </w:r>
      <w:r>
        <w:rPr>
          <w:rFonts w:eastAsiaTheme="minorEastAsia" w:hint="eastAsia"/>
        </w:rPr>
        <w:t>, vaccine benefit-risk assessment,</w:t>
      </w:r>
      <w:r w:rsidRPr="000C1A4B">
        <w:t xml:space="preserve"> and uncertainty distributions</w:t>
      </w:r>
      <w:bookmarkEnd w:id="65"/>
      <w:r w:rsidRPr="000C1A4B">
        <w:t xml:space="preserve"> </w:t>
      </w:r>
    </w:p>
    <w:tbl>
      <w:tblPr>
        <w:tblStyle w:val="a9"/>
        <w:tblW w:w="5000" w:type="pct"/>
        <w:tblLayout w:type="fixed"/>
        <w:tblLook w:val="04A0" w:firstRow="1" w:lastRow="0" w:firstColumn="1" w:lastColumn="0" w:noHBand="0" w:noVBand="1"/>
      </w:tblPr>
      <w:tblGrid>
        <w:gridCol w:w="3142"/>
        <w:gridCol w:w="1893"/>
        <w:gridCol w:w="1529"/>
        <w:gridCol w:w="1619"/>
        <w:gridCol w:w="833"/>
      </w:tblGrid>
      <w:tr w:rsidR="001E4CB3" w:rsidRPr="00A23C1E" w14:paraId="18E58031" w14:textId="77777777" w:rsidTr="00A53B1A">
        <w:trPr>
          <w:trHeight w:val="292"/>
        </w:trPr>
        <w:tc>
          <w:tcPr>
            <w:tcW w:w="1742" w:type="pct"/>
            <w:noWrap/>
            <w:hideMark/>
          </w:tcPr>
          <w:p w14:paraId="4A677EA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Disability weights for acute hospitalised chikungunya</w:t>
            </w:r>
          </w:p>
        </w:tc>
        <w:tc>
          <w:tcPr>
            <w:tcW w:w="1050" w:type="pct"/>
            <w:noWrap/>
            <w:hideMark/>
          </w:tcPr>
          <w:p w14:paraId="7F72A1C8"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6BB5830B"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shape1=22.51835, shape2=146.7926</w:t>
            </w:r>
            <w:r w:rsidRPr="00A23C1E">
              <w:rPr>
                <w:rFonts w:ascii="Calibri" w:hAnsi="Calibri" w:cs="Calibri" w:hint="eastAsia"/>
                <w:color w:val="000000"/>
                <w:sz w:val="20"/>
                <w:szCs w:val="20"/>
              </w:rPr>
              <w:t>]</w:t>
            </w:r>
          </w:p>
        </w:tc>
        <w:tc>
          <w:tcPr>
            <w:tcW w:w="848" w:type="pct"/>
            <w:noWrap/>
            <w:hideMark/>
          </w:tcPr>
          <w:p w14:paraId="2D7133E9"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0.13 (95% UI: 0.09 - 0.19)</w:t>
            </w:r>
          </w:p>
        </w:tc>
        <w:tc>
          <w:tcPr>
            <w:tcW w:w="898" w:type="pct"/>
          </w:tcPr>
          <w:p w14:paraId="6AE12F4F" w14:textId="77777777" w:rsidR="001E4CB3" w:rsidRPr="00A23C1E" w:rsidRDefault="001E4CB3" w:rsidP="00A53B1A">
            <w:pPr>
              <w:rPr>
                <w:rFonts w:ascii="Calibri" w:hAnsi="Calibri" w:cs="Calibri"/>
                <w:sz w:val="20"/>
                <w:szCs w:val="20"/>
              </w:rPr>
            </w:pPr>
            <w:r w:rsidRPr="00A23C1E">
              <w:rPr>
                <w:rFonts w:ascii="Calibri" w:hAnsi="Calibri" w:cs="Calibri"/>
                <w:sz w:val="20"/>
                <w:szCs w:val="20"/>
              </w:rPr>
              <w:t xml:space="preserve">We took a disability weight for severe malaria </w:t>
            </w:r>
            <w:r w:rsidRPr="00A23C1E">
              <w:rPr>
                <w:rFonts w:ascii="Calibri" w:hAnsi="Calibri" w:cs="Calibri" w:hint="eastAsia"/>
                <w:sz w:val="20"/>
                <w:szCs w:val="20"/>
              </w:rPr>
              <w:t xml:space="preserve">/ dengue </w:t>
            </w:r>
            <w:r w:rsidRPr="00A23C1E">
              <w:rPr>
                <w:rFonts w:ascii="Calibri" w:hAnsi="Calibri" w:cs="Calibri"/>
                <w:sz w:val="20"/>
                <w:szCs w:val="20"/>
              </w:rPr>
              <w:t>described in IHME as a proxy for severe (hospitalized) chikungunya: has a high fever and pain, and feels very weak, which causes great difficulty with daily activities</w:t>
            </w:r>
            <w:r w:rsidRPr="00A23C1E">
              <w:rPr>
                <w:rFonts w:ascii="Calibri" w:hAnsi="Calibri" w:cs="Calibri" w:hint="eastAsia"/>
                <w:sz w:val="20"/>
                <w:szCs w:val="20"/>
              </w:rPr>
              <w:t>.</w:t>
            </w:r>
          </w:p>
          <w:p w14:paraId="5BE0D658" w14:textId="77777777" w:rsidR="001E4CB3" w:rsidRPr="00A23C1E" w:rsidRDefault="001E4CB3" w:rsidP="00A53B1A">
            <w:pPr>
              <w:rPr>
                <w:sz w:val="20"/>
                <w:szCs w:val="20"/>
              </w:rPr>
            </w:pPr>
          </w:p>
          <w:p w14:paraId="5B8BD658" w14:textId="77777777" w:rsidR="001E4CB3" w:rsidRPr="00A23C1E" w:rsidRDefault="001E4CB3" w:rsidP="00A53B1A">
            <w:pPr>
              <w:rPr>
                <w:rFonts w:ascii="Calibri" w:hAnsi="Calibri" w:cs="Calibri"/>
                <w:sz w:val="20"/>
                <w:szCs w:val="20"/>
              </w:rPr>
            </w:pPr>
            <w:r w:rsidRPr="001E4CB3">
              <w:rPr>
                <w:rFonts w:ascii="Calibri" w:hAnsi="Calibri" w:cs="Calibri" w:hint="eastAsia"/>
                <w:sz w:val="20"/>
                <w:szCs w:val="20"/>
                <w:highlight w:val="yellow"/>
              </w:rPr>
              <w:t>We applied the same disability weight to non-fatal SAE attributable from vaccination.</w:t>
            </w:r>
            <w:r w:rsidRPr="00A23C1E">
              <w:rPr>
                <w:rFonts w:ascii="Calibri" w:hAnsi="Calibri" w:cs="Calibri" w:hint="eastAsia"/>
                <w:sz w:val="20"/>
                <w:szCs w:val="20"/>
              </w:rPr>
              <w:t xml:space="preserve"> </w:t>
            </w:r>
          </w:p>
        </w:tc>
        <w:tc>
          <w:tcPr>
            <w:tcW w:w="462" w:type="pct"/>
          </w:tcPr>
          <w:p w14:paraId="1EAAC8C9" w14:textId="77777777" w:rsidR="001E4CB3" w:rsidRPr="00A23C1E" w:rsidRDefault="001E4CB3" w:rsidP="00A53B1A">
            <w:pPr>
              <w:rPr>
                <w:rFonts w:ascii="Calibri" w:hAnsi="Calibri" w:cs="Calibri"/>
                <w:color w:val="000000"/>
                <w:sz w:val="20"/>
                <w:szCs w:val="20"/>
              </w:rPr>
            </w:pPr>
            <w:hyperlink r:id="rId40" w:history="1">
              <w:r w:rsidRPr="00A23C1E">
                <w:rPr>
                  <w:rFonts w:ascii="Calibri" w:hAnsi="Calibri" w:cs="Calibri"/>
                  <w:sz w:val="20"/>
                  <w:szCs w:val="20"/>
                </w:rPr>
                <w:t>[6]</w:t>
              </w:r>
            </w:hyperlink>
          </w:p>
        </w:tc>
      </w:tr>
      <w:tr w:rsidR="001E4CB3" w:rsidRPr="00A23C1E" w14:paraId="02FE2AE0" w14:textId="77777777" w:rsidTr="00A53B1A">
        <w:trPr>
          <w:trHeight w:val="292"/>
        </w:trPr>
        <w:tc>
          <w:tcPr>
            <w:tcW w:w="1742" w:type="pct"/>
            <w:noWrap/>
          </w:tcPr>
          <w:p w14:paraId="3773A1FB"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Disability weights for acute non hospitalised acute chikungunya</w:t>
            </w:r>
          </w:p>
        </w:tc>
        <w:tc>
          <w:tcPr>
            <w:tcW w:w="1050" w:type="pct"/>
            <w:noWrap/>
          </w:tcPr>
          <w:p w14:paraId="6A19ED4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7FB0A77D"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shape1=21.45106, shape2=399.158</w:t>
            </w:r>
            <w:r w:rsidRPr="00A23C1E">
              <w:rPr>
                <w:rFonts w:ascii="Calibri" w:hAnsi="Calibri" w:cs="Calibri" w:hint="eastAsia"/>
                <w:color w:val="000000"/>
                <w:sz w:val="20"/>
                <w:szCs w:val="20"/>
              </w:rPr>
              <w:t>]</w:t>
            </w:r>
          </w:p>
        </w:tc>
        <w:tc>
          <w:tcPr>
            <w:tcW w:w="848" w:type="pct"/>
            <w:noWrap/>
          </w:tcPr>
          <w:p w14:paraId="3716596D"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0.05 (95% UI: 0.03 - 0.07)</w:t>
            </w:r>
          </w:p>
        </w:tc>
        <w:tc>
          <w:tcPr>
            <w:tcW w:w="898" w:type="pct"/>
          </w:tcPr>
          <w:p w14:paraId="6F717D8A" w14:textId="77777777" w:rsidR="001E4CB3" w:rsidRPr="00A23C1E" w:rsidRDefault="001E4CB3" w:rsidP="00A53B1A">
            <w:pPr>
              <w:rPr>
                <w:sz w:val="20"/>
                <w:szCs w:val="20"/>
              </w:rPr>
            </w:pPr>
            <w:r w:rsidRPr="00A23C1E">
              <w:rPr>
                <w:rFonts w:ascii="Calibri" w:hAnsi="Calibri" w:cs="Calibri"/>
                <w:sz w:val="20"/>
                <w:szCs w:val="20"/>
              </w:rPr>
              <w:t>We took a disability weight for acute myocarditis from IHME as a proxy for acute moderate/mild chikungunya: has a fever and aches, and feels weak, which causes some difficulty with daily activities.</w:t>
            </w:r>
          </w:p>
        </w:tc>
        <w:tc>
          <w:tcPr>
            <w:tcW w:w="462" w:type="pct"/>
          </w:tcPr>
          <w:p w14:paraId="6FEA1A41" w14:textId="77777777" w:rsidR="001E4CB3" w:rsidRPr="00A23C1E" w:rsidRDefault="001E4CB3" w:rsidP="00A53B1A">
            <w:pPr>
              <w:rPr>
                <w:sz w:val="20"/>
                <w:szCs w:val="20"/>
              </w:rPr>
            </w:pPr>
            <w:hyperlink r:id="rId41" w:history="1">
              <w:r w:rsidRPr="00A23C1E">
                <w:rPr>
                  <w:rFonts w:ascii="Calibri" w:hAnsi="Calibri" w:cs="Calibri"/>
                  <w:sz w:val="20"/>
                  <w:szCs w:val="20"/>
                </w:rPr>
                <w:t>[6]</w:t>
              </w:r>
            </w:hyperlink>
          </w:p>
        </w:tc>
      </w:tr>
      <w:tr w:rsidR="001E4CB3" w:rsidRPr="00A23C1E" w14:paraId="7CDAA368" w14:textId="77777777" w:rsidTr="00A53B1A">
        <w:trPr>
          <w:trHeight w:val="292"/>
        </w:trPr>
        <w:tc>
          <w:tcPr>
            <w:tcW w:w="1742" w:type="pct"/>
            <w:noWrap/>
          </w:tcPr>
          <w:p w14:paraId="6BBF7F35"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highlight w:val="yellow"/>
              </w:rPr>
              <w:t>Disability weights for chronic</w:t>
            </w:r>
            <w:r w:rsidRPr="00A23C1E">
              <w:rPr>
                <w:rFonts w:ascii="Calibri" w:hAnsi="Calibri" w:cs="Calibri" w:hint="eastAsia"/>
                <w:color w:val="000000"/>
                <w:sz w:val="20"/>
                <w:szCs w:val="20"/>
                <w:highlight w:val="yellow"/>
              </w:rPr>
              <w:t xml:space="preserve"> and sub-acute</w:t>
            </w:r>
            <w:r w:rsidRPr="00A23C1E">
              <w:rPr>
                <w:rFonts w:ascii="Calibri" w:hAnsi="Calibri" w:cs="Calibri"/>
                <w:color w:val="000000"/>
                <w:sz w:val="20"/>
                <w:szCs w:val="20"/>
                <w:highlight w:val="yellow"/>
              </w:rPr>
              <w:t xml:space="preserve"> chikungunya</w:t>
            </w:r>
            <w:r w:rsidRPr="00A23C1E">
              <w:rPr>
                <w:rFonts w:ascii="Calibri" w:hAnsi="Calibri" w:cs="Calibri"/>
                <w:color w:val="000000"/>
                <w:sz w:val="20"/>
                <w:szCs w:val="20"/>
              </w:rPr>
              <w:t xml:space="preserve"> </w:t>
            </w:r>
          </w:p>
        </w:tc>
        <w:tc>
          <w:tcPr>
            <w:tcW w:w="1050" w:type="pct"/>
            <w:noWrap/>
          </w:tcPr>
          <w:p w14:paraId="2C7FF810"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445C461E"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shape1=4.581639, shape2=9.87148</w:t>
            </w:r>
            <w:r w:rsidRPr="00A23C1E">
              <w:rPr>
                <w:rFonts w:ascii="Calibri" w:hAnsi="Calibri" w:cs="Calibri" w:hint="eastAsia"/>
                <w:color w:val="000000"/>
                <w:sz w:val="20"/>
                <w:szCs w:val="20"/>
              </w:rPr>
              <w:t>]</w:t>
            </w:r>
          </w:p>
        </w:tc>
        <w:tc>
          <w:tcPr>
            <w:tcW w:w="848" w:type="pct"/>
            <w:noWrap/>
          </w:tcPr>
          <w:p w14:paraId="22FAD19B"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0.31 (95% UI: 0.11 - 0.57)</w:t>
            </w:r>
          </w:p>
        </w:tc>
        <w:tc>
          <w:tcPr>
            <w:tcW w:w="898" w:type="pct"/>
          </w:tcPr>
          <w:p w14:paraId="0B47DF95" w14:textId="77777777" w:rsidR="001E4CB3" w:rsidRPr="00A23C1E" w:rsidRDefault="001E4CB3" w:rsidP="00A53B1A">
            <w:pPr>
              <w:rPr>
                <w:rFonts w:ascii="Calibri" w:hAnsi="Calibri" w:cs="Calibri"/>
                <w:sz w:val="20"/>
                <w:szCs w:val="20"/>
              </w:rPr>
            </w:pPr>
            <w:r w:rsidRPr="00A23C1E">
              <w:rPr>
                <w:rFonts w:ascii="Calibri" w:hAnsi="Calibri" w:cs="Calibri"/>
                <w:sz w:val="20"/>
                <w:szCs w:val="20"/>
              </w:rPr>
              <w:t>We took a disability weight from rheumatoid arthritis from IHME as a proxy for chronic chikungunya. Moderate DW was taken for median estimate and mild and severe DWs for upper and lower limit values.</w:t>
            </w:r>
          </w:p>
          <w:p w14:paraId="5F591A6A" w14:textId="77777777" w:rsidR="001E4CB3" w:rsidRPr="00A23C1E" w:rsidRDefault="001E4CB3" w:rsidP="00A53B1A">
            <w:pPr>
              <w:rPr>
                <w:rFonts w:ascii="Calibri" w:hAnsi="Calibri" w:cs="Calibri"/>
                <w:sz w:val="20"/>
                <w:szCs w:val="20"/>
              </w:rPr>
            </w:pPr>
          </w:p>
          <w:p w14:paraId="785732B1" w14:textId="77777777" w:rsidR="001E4CB3" w:rsidRPr="00A23C1E" w:rsidRDefault="001E4CB3" w:rsidP="00A53B1A">
            <w:pPr>
              <w:rPr>
                <w:sz w:val="20"/>
                <w:szCs w:val="20"/>
              </w:rPr>
            </w:pPr>
            <w:r w:rsidRPr="001E4CB3">
              <w:rPr>
                <w:rFonts w:ascii="Calibri" w:hAnsi="Calibri" w:cs="Calibri" w:hint="eastAsia"/>
                <w:sz w:val="20"/>
                <w:szCs w:val="20"/>
                <w:highlight w:val="yellow"/>
              </w:rPr>
              <w:t>We applied the same disability weight to chronic cases attributable from vaccination.</w:t>
            </w:r>
          </w:p>
        </w:tc>
        <w:tc>
          <w:tcPr>
            <w:tcW w:w="462" w:type="pct"/>
          </w:tcPr>
          <w:p w14:paraId="44409681" w14:textId="77777777" w:rsidR="001E4CB3" w:rsidRPr="00A23C1E" w:rsidRDefault="001E4CB3" w:rsidP="00A53B1A">
            <w:pPr>
              <w:rPr>
                <w:sz w:val="20"/>
                <w:szCs w:val="20"/>
              </w:rPr>
            </w:pPr>
            <w:hyperlink r:id="rId42" w:history="1">
              <w:r w:rsidRPr="00A23C1E">
                <w:rPr>
                  <w:rFonts w:ascii="Calibri" w:hAnsi="Calibri" w:cs="Calibri"/>
                  <w:sz w:val="20"/>
                  <w:szCs w:val="20"/>
                </w:rPr>
                <w:t>[6]</w:t>
              </w:r>
            </w:hyperlink>
          </w:p>
        </w:tc>
      </w:tr>
      <w:tr w:rsidR="001E4CB3" w:rsidRPr="00A23C1E" w14:paraId="23B47D9E" w14:textId="77777777" w:rsidTr="00A53B1A">
        <w:trPr>
          <w:trHeight w:val="292"/>
        </w:trPr>
        <w:tc>
          <w:tcPr>
            <w:tcW w:w="1742" w:type="pct"/>
            <w:noWrap/>
            <w:hideMark/>
          </w:tcPr>
          <w:p w14:paraId="6ABBD719"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themeColor="text1"/>
                <w:sz w:val="20"/>
                <w:szCs w:val="20"/>
              </w:rPr>
              <w:t xml:space="preserve">Duration of illness for </w:t>
            </w:r>
            <w:r w:rsidRPr="00A23C1E">
              <w:rPr>
                <w:rFonts w:ascii="Calibri" w:hAnsi="Calibri" w:cs="Calibri" w:hint="eastAsia"/>
                <w:color w:val="000000" w:themeColor="text1"/>
                <w:sz w:val="20"/>
                <w:szCs w:val="20"/>
              </w:rPr>
              <w:t xml:space="preserve">hospitalised </w:t>
            </w:r>
            <w:r w:rsidRPr="00A23C1E">
              <w:rPr>
                <w:rFonts w:ascii="Calibri" w:hAnsi="Calibri" w:cs="Calibri"/>
                <w:color w:val="000000" w:themeColor="text1"/>
                <w:sz w:val="20"/>
                <w:szCs w:val="20"/>
              </w:rPr>
              <w:t xml:space="preserve">acute chikungunya (year) </w:t>
            </w:r>
          </w:p>
        </w:tc>
        <w:tc>
          <w:tcPr>
            <w:tcW w:w="1050" w:type="pct"/>
            <w:noWrap/>
            <w:hideMark/>
          </w:tcPr>
          <w:p w14:paraId="4337BFC3"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LogNormal</w:t>
            </w:r>
          </w:p>
          <w:p w14:paraId="4CC461F9"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meanlog=-3.734278, sdlog=0.3877361</w:t>
            </w:r>
            <w:r w:rsidRPr="00A23C1E">
              <w:rPr>
                <w:rFonts w:ascii="Calibri" w:hAnsi="Calibri" w:cs="Calibri" w:hint="eastAsia"/>
                <w:color w:val="000000"/>
                <w:sz w:val="20"/>
                <w:szCs w:val="20"/>
              </w:rPr>
              <w:t>]</w:t>
            </w:r>
          </w:p>
        </w:tc>
        <w:tc>
          <w:tcPr>
            <w:tcW w:w="848" w:type="pct"/>
            <w:noWrap/>
            <w:hideMark/>
          </w:tcPr>
          <w:p w14:paraId="24EF67E6" w14:textId="77777777" w:rsidR="001E4CB3" w:rsidRPr="00A23C1E" w:rsidRDefault="001E4CB3" w:rsidP="00A53B1A">
            <w:pPr>
              <w:rPr>
                <w:rFonts w:ascii="Calibri" w:hAnsi="Calibri" w:cs="Calibri"/>
                <w:color w:val="000000"/>
                <w:sz w:val="20"/>
                <w:szCs w:val="20"/>
              </w:rPr>
            </w:pPr>
            <w:r w:rsidRPr="00A23C1E">
              <w:rPr>
                <w:rFonts w:ascii="Calibri" w:hAnsi="Calibri" w:cs="Calibri"/>
                <w:sz w:val="20"/>
                <w:szCs w:val="20"/>
              </w:rPr>
              <w:t>0.019 (95%UI: 0.008, 0.04)</w:t>
            </w:r>
          </w:p>
        </w:tc>
        <w:tc>
          <w:tcPr>
            <w:tcW w:w="898" w:type="pct"/>
          </w:tcPr>
          <w:p w14:paraId="0F719F40" w14:textId="77777777" w:rsidR="001E4CB3" w:rsidRPr="00A23C1E" w:rsidRDefault="001E4CB3" w:rsidP="00A53B1A">
            <w:pPr>
              <w:rPr>
                <w:rFonts w:ascii="Calibri" w:hAnsi="Calibri" w:cs="Calibri"/>
                <w:sz w:val="20"/>
                <w:szCs w:val="20"/>
              </w:rPr>
            </w:pPr>
            <w:r w:rsidRPr="00A23C1E">
              <w:rPr>
                <w:rFonts w:ascii="Calibri" w:hAnsi="Calibri" w:cs="Calibri"/>
                <w:sz w:val="20"/>
                <w:szCs w:val="20"/>
              </w:rPr>
              <w:t>We took multiple studies that report chikungunya hospitalization and reported duration of stay until discharge and estimated median, and 95%UI ranges. We used R metfor package to obtain pooled estimate of median and 95%UI of duration of hospital stays</w:t>
            </w:r>
            <w:r w:rsidRPr="00A23C1E">
              <w:rPr>
                <w:rFonts w:ascii="Calibri" w:hAnsi="Calibri" w:cs="Calibri" w:hint="eastAsia"/>
                <w:sz w:val="20"/>
                <w:szCs w:val="20"/>
              </w:rPr>
              <w:t>.</w:t>
            </w:r>
          </w:p>
          <w:p w14:paraId="14F712AD" w14:textId="77777777" w:rsidR="001E4CB3" w:rsidRPr="00A23C1E" w:rsidRDefault="001E4CB3" w:rsidP="00A53B1A">
            <w:pPr>
              <w:rPr>
                <w:rFonts w:ascii="Calibri" w:hAnsi="Calibri" w:cs="Calibri"/>
                <w:color w:val="000000"/>
                <w:sz w:val="20"/>
                <w:szCs w:val="20"/>
              </w:rPr>
            </w:pPr>
          </w:p>
          <w:p w14:paraId="659421B4" w14:textId="77777777" w:rsidR="001E4CB3" w:rsidRPr="00A23C1E" w:rsidRDefault="001E4CB3" w:rsidP="00A53B1A">
            <w:pPr>
              <w:rPr>
                <w:rFonts w:ascii="Calibri" w:hAnsi="Calibri" w:cs="Calibri"/>
                <w:color w:val="000000"/>
                <w:sz w:val="20"/>
                <w:szCs w:val="20"/>
              </w:rPr>
            </w:pPr>
            <w:r w:rsidRPr="001E4CB3">
              <w:rPr>
                <w:rFonts w:ascii="Calibri" w:hAnsi="Calibri" w:cs="Calibri" w:hint="eastAsia"/>
                <w:color w:val="000000"/>
                <w:sz w:val="20"/>
                <w:szCs w:val="20"/>
                <w:highlight w:val="yellow"/>
              </w:rPr>
              <w:t>We applied the same duration of illness to non-fatal SAE cases attributable from vaccination.</w:t>
            </w:r>
          </w:p>
        </w:tc>
        <w:tc>
          <w:tcPr>
            <w:tcW w:w="462" w:type="pct"/>
          </w:tcPr>
          <w:p w14:paraId="7EDDF2B1" w14:textId="77777777" w:rsidR="001E4CB3" w:rsidRPr="00A23C1E" w:rsidRDefault="001E4CB3" w:rsidP="00A53B1A">
            <w:pPr>
              <w:rPr>
                <w:rFonts w:ascii="Calibri" w:hAnsi="Calibri" w:cs="Calibri"/>
                <w:color w:val="000000"/>
                <w:sz w:val="20"/>
                <w:szCs w:val="20"/>
              </w:rPr>
            </w:pPr>
          </w:p>
        </w:tc>
      </w:tr>
      <w:tr w:rsidR="001E4CB3" w:rsidRPr="00A23C1E" w14:paraId="32F8BCBC" w14:textId="77777777" w:rsidTr="00A53B1A">
        <w:trPr>
          <w:trHeight w:val="292"/>
        </w:trPr>
        <w:tc>
          <w:tcPr>
            <w:tcW w:w="1742" w:type="pct"/>
            <w:noWrap/>
            <w:hideMark/>
          </w:tcPr>
          <w:p w14:paraId="5E43DFE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themeColor="text1"/>
                <w:sz w:val="20"/>
                <w:szCs w:val="20"/>
              </w:rPr>
              <w:t>Duration of illness for non-hospitalised acute chikungunya (year)</w:t>
            </w:r>
          </w:p>
        </w:tc>
        <w:tc>
          <w:tcPr>
            <w:tcW w:w="1050" w:type="pct"/>
            <w:noWrap/>
            <w:hideMark/>
          </w:tcPr>
          <w:p w14:paraId="6CF18206"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LogNormal</w:t>
            </w:r>
          </w:p>
          <w:p w14:paraId="0816099C"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meanlog=-4.108138, sdlog=0.5998406</w:t>
            </w:r>
            <w:r w:rsidRPr="00A23C1E">
              <w:rPr>
                <w:rFonts w:ascii="Calibri" w:hAnsi="Calibri" w:cs="Calibri" w:hint="eastAsia"/>
                <w:color w:val="000000"/>
                <w:sz w:val="20"/>
                <w:szCs w:val="20"/>
              </w:rPr>
              <w:t>]</w:t>
            </w:r>
          </w:p>
        </w:tc>
        <w:tc>
          <w:tcPr>
            <w:tcW w:w="848" w:type="pct"/>
            <w:noWrap/>
            <w:hideMark/>
          </w:tcPr>
          <w:p w14:paraId="507B48AA" w14:textId="77777777" w:rsidR="001E4CB3" w:rsidRPr="00A23C1E" w:rsidRDefault="001E4CB3" w:rsidP="00A53B1A">
            <w:pPr>
              <w:rPr>
                <w:rFonts w:ascii="Calibri" w:hAnsi="Calibri" w:cs="Calibri"/>
                <w:color w:val="000000"/>
                <w:sz w:val="20"/>
                <w:szCs w:val="20"/>
              </w:rPr>
            </w:pPr>
            <w:r w:rsidRPr="00A23C1E">
              <w:rPr>
                <w:rFonts w:ascii="Calibri" w:hAnsi="Calibri" w:cs="Calibri"/>
                <w:sz w:val="20"/>
                <w:szCs w:val="20"/>
              </w:rPr>
              <w:t>0.016 (95%UI: 0.005, 0.058)</w:t>
            </w:r>
          </w:p>
        </w:tc>
        <w:tc>
          <w:tcPr>
            <w:tcW w:w="898" w:type="pct"/>
          </w:tcPr>
          <w:p w14:paraId="249F74EE" w14:textId="77777777" w:rsidR="001E4CB3" w:rsidRPr="00A23C1E" w:rsidRDefault="001E4CB3" w:rsidP="00A53B1A">
            <w:pPr>
              <w:rPr>
                <w:sz w:val="20"/>
                <w:szCs w:val="20"/>
              </w:rPr>
            </w:pPr>
            <w:r w:rsidRPr="00A23C1E">
              <w:rPr>
                <w:rFonts w:ascii="Calibri" w:hAnsi="Calibri" w:cs="Calibri"/>
                <w:sz w:val="20"/>
                <w:szCs w:val="20"/>
              </w:rPr>
              <w:t>Acutely infected symptomatic chikungunya patients (without further chronic or severe symptoms) resolve within 7-10 days from multiple sources; CDC Yellow Book 2024, WHO Chikungunya fact sheet, PAHO)</w:t>
            </w:r>
          </w:p>
        </w:tc>
        <w:tc>
          <w:tcPr>
            <w:tcW w:w="462" w:type="pct"/>
          </w:tcPr>
          <w:p w14:paraId="145599C4" w14:textId="77777777" w:rsidR="001E4CB3" w:rsidRPr="00A23C1E" w:rsidRDefault="001E4CB3" w:rsidP="00A53B1A">
            <w:pPr>
              <w:rPr>
                <w:rFonts w:ascii="Calibri" w:hAnsi="Calibri" w:cs="Calibri"/>
                <w:color w:val="000000"/>
                <w:sz w:val="20"/>
                <w:szCs w:val="20"/>
              </w:rPr>
            </w:pPr>
            <w:hyperlink r:id="rId43" w:history="1">
              <w:r w:rsidRPr="00A23C1E">
                <w:rPr>
                  <w:rFonts w:ascii="Calibri" w:hAnsi="Calibri" w:cs="Calibri"/>
                  <w:sz w:val="20"/>
                  <w:szCs w:val="20"/>
                </w:rPr>
                <w:t>[7,8]</w:t>
              </w:r>
            </w:hyperlink>
          </w:p>
        </w:tc>
      </w:tr>
      <w:tr w:rsidR="001E4CB3" w:rsidRPr="00A23C1E" w14:paraId="6095C046" w14:textId="77777777" w:rsidTr="00A53B1A">
        <w:trPr>
          <w:trHeight w:val="292"/>
        </w:trPr>
        <w:tc>
          <w:tcPr>
            <w:tcW w:w="1742" w:type="pct"/>
            <w:noWrap/>
          </w:tcPr>
          <w:p w14:paraId="0B6D4B8C"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themeColor="text1"/>
                <w:sz w:val="20"/>
                <w:szCs w:val="20"/>
              </w:rPr>
              <w:t>Duration of illness of sub-acute chikungunya (year)</w:t>
            </w:r>
          </w:p>
        </w:tc>
        <w:tc>
          <w:tcPr>
            <w:tcW w:w="1050" w:type="pct"/>
            <w:noWrap/>
          </w:tcPr>
          <w:p w14:paraId="7AF7E5C4"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LogNormal</w:t>
            </w:r>
          </w:p>
          <w:p w14:paraId="13367AFB"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meanlog=-2.262311, sdlog=0.4746817</w:t>
            </w:r>
            <w:r w:rsidRPr="00A23C1E">
              <w:rPr>
                <w:rFonts w:ascii="Calibri" w:hAnsi="Calibri" w:cs="Calibri" w:hint="eastAsia"/>
                <w:color w:val="000000"/>
                <w:sz w:val="20"/>
                <w:szCs w:val="20"/>
              </w:rPr>
              <w:t>]</w:t>
            </w:r>
          </w:p>
        </w:tc>
        <w:tc>
          <w:tcPr>
            <w:tcW w:w="848" w:type="pct"/>
            <w:noWrap/>
          </w:tcPr>
          <w:p w14:paraId="2C189C84"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0.10 (95% UI: 0.04 - 0.26)</w:t>
            </w:r>
          </w:p>
        </w:tc>
        <w:tc>
          <w:tcPr>
            <w:tcW w:w="898" w:type="pct"/>
          </w:tcPr>
          <w:p w14:paraId="473949AC"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sub-acute cases attributable from vaccination.</w:t>
            </w:r>
          </w:p>
        </w:tc>
        <w:tc>
          <w:tcPr>
            <w:tcW w:w="462" w:type="pct"/>
          </w:tcPr>
          <w:p w14:paraId="7BCC1D87" w14:textId="77777777" w:rsidR="001E4CB3" w:rsidRPr="00A23C1E" w:rsidRDefault="001E4CB3" w:rsidP="00A53B1A">
            <w:pPr>
              <w:rPr>
                <w:sz w:val="20"/>
                <w:szCs w:val="20"/>
              </w:rPr>
            </w:pPr>
            <w:hyperlink r:id="rId44" w:history="1">
              <w:r w:rsidRPr="00A23C1E">
                <w:rPr>
                  <w:rFonts w:ascii="Calibri" w:hAnsi="Calibri" w:cs="Calibri"/>
                  <w:sz w:val="20"/>
                  <w:szCs w:val="20"/>
                </w:rPr>
                <w:t>[7,8]</w:t>
              </w:r>
            </w:hyperlink>
          </w:p>
        </w:tc>
      </w:tr>
      <w:tr w:rsidR="001E4CB3" w:rsidRPr="00A23C1E" w14:paraId="2A0CCA86" w14:textId="77777777" w:rsidTr="00A53B1A">
        <w:trPr>
          <w:trHeight w:val="292"/>
        </w:trPr>
        <w:tc>
          <w:tcPr>
            <w:tcW w:w="1742" w:type="pct"/>
            <w:noWrap/>
          </w:tcPr>
          <w:p w14:paraId="6BFE1D69" w14:textId="77777777" w:rsidR="001E4CB3" w:rsidRPr="00A23C1E" w:rsidRDefault="001E4CB3" w:rsidP="00A53B1A">
            <w:pPr>
              <w:rPr>
                <w:rFonts w:ascii="Calibri" w:hAnsi="Calibri" w:cs="Calibri"/>
                <w:color w:val="000000"/>
                <w:sz w:val="20"/>
                <w:szCs w:val="20"/>
                <w:highlight w:val="yellow"/>
                <w:lang w:val="en-US"/>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6 months of symptoms (years)</w:t>
            </w:r>
          </w:p>
        </w:tc>
        <w:tc>
          <w:tcPr>
            <w:tcW w:w="1050" w:type="pct"/>
            <w:noWrap/>
          </w:tcPr>
          <w:p w14:paraId="0EBB3923"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LogNormal</w:t>
            </w:r>
          </w:p>
          <w:p w14:paraId="3F8BAE16"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meanlog=-0.6931472, sdlog=0.0511915</w:t>
            </w:r>
            <w:r w:rsidRPr="00A23C1E">
              <w:rPr>
                <w:rFonts w:ascii="Calibri" w:hAnsi="Calibri" w:cs="Calibri" w:hint="eastAsia"/>
                <w:color w:val="000000"/>
                <w:sz w:val="20"/>
                <w:szCs w:val="20"/>
              </w:rPr>
              <w:t>]</w:t>
            </w:r>
          </w:p>
        </w:tc>
        <w:tc>
          <w:tcPr>
            <w:tcW w:w="848" w:type="pct"/>
            <w:noWrap/>
          </w:tcPr>
          <w:p w14:paraId="6CA24892"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0.50 (95% UI: 0.45 - 0.55)</w:t>
            </w:r>
          </w:p>
        </w:tc>
        <w:tc>
          <w:tcPr>
            <w:tcW w:w="898" w:type="pct"/>
          </w:tcPr>
          <w:p w14:paraId="28C70D4A"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chronic cases attributable from vaccination.</w:t>
            </w:r>
          </w:p>
        </w:tc>
        <w:tc>
          <w:tcPr>
            <w:tcW w:w="462" w:type="pct"/>
          </w:tcPr>
          <w:p w14:paraId="77559A49" w14:textId="77777777" w:rsidR="001E4CB3" w:rsidRPr="00A23C1E" w:rsidRDefault="001E4CB3" w:rsidP="00A53B1A">
            <w:pPr>
              <w:rPr>
                <w:sz w:val="20"/>
                <w:szCs w:val="20"/>
              </w:rPr>
            </w:pPr>
            <w:hyperlink r:id="rId45" w:history="1">
              <w:r w:rsidRPr="00A23C1E">
                <w:rPr>
                  <w:rFonts w:ascii="Calibri" w:hAnsi="Calibri" w:cs="Calibri"/>
                  <w:sz w:val="20"/>
                  <w:szCs w:val="20"/>
                </w:rPr>
                <w:t>[7,8]</w:t>
              </w:r>
            </w:hyperlink>
          </w:p>
        </w:tc>
      </w:tr>
      <w:tr w:rsidR="001E4CB3" w:rsidRPr="00A23C1E" w14:paraId="12FAFFB3" w14:textId="77777777" w:rsidTr="00A53B1A">
        <w:trPr>
          <w:trHeight w:val="292"/>
        </w:trPr>
        <w:tc>
          <w:tcPr>
            <w:tcW w:w="1742" w:type="pct"/>
            <w:noWrap/>
          </w:tcPr>
          <w:p w14:paraId="47C22EA7" w14:textId="77777777" w:rsidR="001E4CB3" w:rsidRPr="00A23C1E" w:rsidRDefault="001E4CB3" w:rsidP="00A53B1A">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12 months of symptoms (years)</w:t>
            </w:r>
          </w:p>
        </w:tc>
        <w:tc>
          <w:tcPr>
            <w:tcW w:w="1050" w:type="pct"/>
            <w:noWrap/>
          </w:tcPr>
          <w:p w14:paraId="7F848A71"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LogNormal</w:t>
            </w:r>
          </w:p>
          <w:p w14:paraId="1ABFFFB9"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meanlog=0,         sdlog=0.0511915</w:t>
            </w:r>
            <w:r w:rsidRPr="00A23C1E">
              <w:rPr>
                <w:rFonts w:ascii="Calibri" w:hAnsi="Calibri" w:cs="Calibri" w:hint="eastAsia"/>
                <w:color w:val="000000"/>
                <w:sz w:val="20"/>
                <w:szCs w:val="20"/>
              </w:rPr>
              <w:t>]</w:t>
            </w:r>
          </w:p>
        </w:tc>
        <w:tc>
          <w:tcPr>
            <w:tcW w:w="848" w:type="pct"/>
            <w:noWrap/>
          </w:tcPr>
          <w:p w14:paraId="52C21A9F"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1.00 (95% UI: 0.90 - 1.11)</w:t>
            </w:r>
          </w:p>
        </w:tc>
        <w:tc>
          <w:tcPr>
            <w:tcW w:w="898" w:type="pct"/>
          </w:tcPr>
          <w:p w14:paraId="7B842B5C"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chronic cases attributable from vaccination.</w:t>
            </w:r>
          </w:p>
        </w:tc>
        <w:tc>
          <w:tcPr>
            <w:tcW w:w="462" w:type="pct"/>
          </w:tcPr>
          <w:p w14:paraId="18807451" w14:textId="77777777" w:rsidR="001E4CB3" w:rsidRPr="00A23C1E" w:rsidRDefault="001E4CB3" w:rsidP="00A53B1A">
            <w:pPr>
              <w:rPr>
                <w:sz w:val="20"/>
                <w:szCs w:val="20"/>
              </w:rPr>
            </w:pPr>
            <w:hyperlink r:id="rId46" w:history="1">
              <w:r w:rsidRPr="00A23C1E">
                <w:rPr>
                  <w:rFonts w:ascii="Calibri" w:hAnsi="Calibri" w:cs="Calibri"/>
                  <w:sz w:val="20"/>
                  <w:szCs w:val="20"/>
                </w:rPr>
                <w:t>[7,8]</w:t>
              </w:r>
            </w:hyperlink>
          </w:p>
        </w:tc>
      </w:tr>
      <w:tr w:rsidR="001E4CB3" w:rsidRPr="00A23C1E" w14:paraId="125F4670" w14:textId="77777777" w:rsidTr="00A53B1A">
        <w:trPr>
          <w:trHeight w:val="292"/>
        </w:trPr>
        <w:tc>
          <w:tcPr>
            <w:tcW w:w="1742" w:type="pct"/>
            <w:noWrap/>
          </w:tcPr>
          <w:p w14:paraId="42303950" w14:textId="77777777" w:rsidR="001E4CB3" w:rsidRPr="00A23C1E" w:rsidRDefault="001E4CB3" w:rsidP="00A53B1A">
            <w:pPr>
              <w:rPr>
                <w:rFonts w:ascii="Calibri" w:hAnsi="Calibri" w:cs="Calibri"/>
                <w:color w:val="000000"/>
                <w:sz w:val="20"/>
                <w:szCs w:val="20"/>
                <w:highlight w:val="yellow"/>
              </w:rPr>
            </w:pPr>
            <w:r w:rsidRPr="00A23C1E">
              <w:rPr>
                <w:rFonts w:ascii="Calibri" w:hAnsi="Calibri" w:cs="Calibri"/>
                <w:color w:val="000000" w:themeColor="text1"/>
                <w:sz w:val="20"/>
                <w:szCs w:val="20"/>
              </w:rPr>
              <w:t xml:space="preserve">Duration of illness </w:t>
            </w:r>
            <w:r w:rsidRPr="00A23C1E">
              <w:rPr>
                <w:rFonts w:ascii="Calibri" w:hAnsi="Calibri" w:cs="Calibri"/>
                <w:color w:val="000000"/>
                <w:sz w:val="20"/>
                <w:szCs w:val="20"/>
                <w:lang w:val="en-US"/>
              </w:rPr>
              <w:t>among chronic cases with up to 30 months of symptoms (years)</w:t>
            </w:r>
          </w:p>
        </w:tc>
        <w:tc>
          <w:tcPr>
            <w:tcW w:w="1050" w:type="pct"/>
            <w:noWrap/>
          </w:tcPr>
          <w:p w14:paraId="4F13903F"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LogNormal</w:t>
            </w:r>
          </w:p>
          <w:p w14:paraId="3C91A717"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meanlog=0.6931472, sdlog=0.08380206</w:t>
            </w:r>
            <w:r w:rsidRPr="00A23C1E">
              <w:rPr>
                <w:rFonts w:ascii="Calibri" w:hAnsi="Calibri" w:cs="Calibri" w:hint="eastAsia"/>
                <w:color w:val="000000"/>
                <w:sz w:val="20"/>
                <w:szCs w:val="20"/>
              </w:rPr>
              <w:t>]</w:t>
            </w:r>
          </w:p>
        </w:tc>
        <w:tc>
          <w:tcPr>
            <w:tcW w:w="848" w:type="pct"/>
            <w:noWrap/>
          </w:tcPr>
          <w:p w14:paraId="3AC3EDE7"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2.00 (95% UI: 1.70 - 2.36)</w:t>
            </w:r>
          </w:p>
        </w:tc>
        <w:tc>
          <w:tcPr>
            <w:tcW w:w="898" w:type="pct"/>
          </w:tcPr>
          <w:p w14:paraId="098A9AE0" w14:textId="77777777" w:rsidR="001E4CB3" w:rsidRPr="001E4CB3" w:rsidRDefault="001E4CB3" w:rsidP="00A53B1A">
            <w:pPr>
              <w:rPr>
                <w:sz w:val="20"/>
                <w:szCs w:val="20"/>
                <w:highlight w:val="yellow"/>
              </w:rPr>
            </w:pPr>
            <w:r w:rsidRPr="001E4CB3">
              <w:rPr>
                <w:rFonts w:ascii="Calibri" w:hAnsi="Calibri" w:cs="Calibri" w:hint="eastAsia"/>
                <w:color w:val="000000"/>
                <w:sz w:val="20"/>
                <w:szCs w:val="20"/>
                <w:highlight w:val="yellow"/>
              </w:rPr>
              <w:t>We applied the same duration of illness to chronic cases attributable from vaccination.</w:t>
            </w:r>
          </w:p>
        </w:tc>
        <w:tc>
          <w:tcPr>
            <w:tcW w:w="462" w:type="pct"/>
          </w:tcPr>
          <w:p w14:paraId="256442B1" w14:textId="77777777" w:rsidR="001E4CB3" w:rsidRPr="00A23C1E" w:rsidRDefault="001E4CB3" w:rsidP="00A53B1A">
            <w:pPr>
              <w:rPr>
                <w:sz w:val="20"/>
                <w:szCs w:val="20"/>
              </w:rPr>
            </w:pPr>
            <w:hyperlink r:id="rId47" w:history="1">
              <w:r w:rsidRPr="00A23C1E">
                <w:rPr>
                  <w:rFonts w:ascii="Calibri" w:hAnsi="Calibri" w:cs="Calibri"/>
                  <w:sz w:val="20"/>
                  <w:szCs w:val="20"/>
                </w:rPr>
                <w:t>[7,8]</w:t>
              </w:r>
            </w:hyperlink>
          </w:p>
        </w:tc>
      </w:tr>
      <w:tr w:rsidR="001E4CB3" w:rsidRPr="00A23C1E" w14:paraId="01790796" w14:textId="77777777" w:rsidTr="00A53B1A">
        <w:trPr>
          <w:trHeight w:val="292"/>
        </w:trPr>
        <w:tc>
          <w:tcPr>
            <w:tcW w:w="1742" w:type="pct"/>
            <w:vMerge w:val="restart"/>
            <w:noWrap/>
            <w:hideMark/>
          </w:tcPr>
          <w:p w14:paraId="6C1DEAC3" w14:textId="77777777" w:rsidR="001E4CB3" w:rsidRPr="00A23C1E" w:rsidRDefault="001E4CB3" w:rsidP="00A53B1A">
            <w:pPr>
              <w:rPr>
                <w:rFonts w:ascii="Calibri" w:hAnsi="Calibri" w:cs="Calibri"/>
                <w:color w:val="000000"/>
                <w:sz w:val="20"/>
                <w:szCs w:val="20"/>
              </w:rPr>
            </w:pPr>
            <w:r w:rsidRPr="00B73C75">
              <w:rPr>
                <w:rFonts w:ascii="Calibri" w:hAnsi="Calibri" w:cs="Calibri"/>
                <w:color w:val="000000"/>
                <w:sz w:val="20"/>
                <w:szCs w:val="20"/>
              </w:rPr>
              <w:t>Proportion of symptomatic cases recovering within 14 days (acute)</w:t>
            </w:r>
          </w:p>
        </w:tc>
        <w:tc>
          <w:tcPr>
            <w:tcW w:w="1050" w:type="pct"/>
            <w:noWrap/>
            <w:hideMark/>
          </w:tcPr>
          <w:p w14:paraId="52C41DE5"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48BBB8FA"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shape1=393.9252, shape2=547.0268</w:t>
            </w:r>
            <w:r w:rsidRPr="00A23C1E">
              <w:rPr>
                <w:rFonts w:ascii="Calibri" w:hAnsi="Calibri" w:cs="Calibri" w:hint="eastAsia"/>
                <w:color w:val="000000"/>
                <w:sz w:val="20"/>
                <w:szCs w:val="20"/>
              </w:rPr>
              <w:t>]</w:t>
            </w:r>
          </w:p>
        </w:tc>
        <w:tc>
          <w:tcPr>
            <w:tcW w:w="848" w:type="pct"/>
            <w:noWrap/>
            <w:hideMark/>
          </w:tcPr>
          <w:p w14:paraId="64B4200A" w14:textId="77777777" w:rsidR="001E4CB3" w:rsidRPr="00A23C1E" w:rsidRDefault="001E4CB3" w:rsidP="00A53B1A">
            <w:pPr>
              <w:rPr>
                <w:rFonts w:ascii="Calibri" w:hAnsi="Calibri" w:cs="Calibri"/>
                <w:color w:val="000000"/>
                <w:sz w:val="20"/>
                <w:szCs w:val="20"/>
              </w:rPr>
            </w:pPr>
            <w:r w:rsidRPr="008E6531">
              <w:rPr>
                <w:rFonts w:ascii="Calibri" w:hAnsi="Calibri" w:cs="Calibri"/>
                <w:color w:val="000000"/>
                <w:sz w:val="20"/>
                <w:szCs w:val="20"/>
              </w:rPr>
              <w:t>age &lt; 40 years: 41.9% (38.7, 45.0)</w:t>
            </w:r>
          </w:p>
        </w:tc>
        <w:tc>
          <w:tcPr>
            <w:tcW w:w="898" w:type="pct"/>
          </w:tcPr>
          <w:p w14:paraId="6D3E1BF0"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02C2AD25" w14:textId="77777777" w:rsidR="001E4CB3" w:rsidRPr="00A23C1E" w:rsidRDefault="001E4CB3" w:rsidP="00A53B1A">
            <w:pPr>
              <w:rPr>
                <w:rFonts w:ascii="Calibri" w:hAnsi="Calibri" w:cs="Calibri"/>
                <w:color w:val="000000"/>
                <w:sz w:val="20"/>
                <w:szCs w:val="20"/>
              </w:rPr>
            </w:pPr>
            <w:hyperlink r:id="rId48" w:history="1">
              <w:r w:rsidRPr="00A23C1E">
                <w:rPr>
                  <w:rFonts w:ascii="Calibri" w:hAnsi="Calibri" w:cs="Calibri"/>
                  <w:sz w:val="20"/>
                  <w:szCs w:val="20"/>
                </w:rPr>
                <w:t>[9]</w:t>
              </w:r>
            </w:hyperlink>
          </w:p>
        </w:tc>
      </w:tr>
      <w:tr w:rsidR="001E4CB3" w:rsidRPr="00A23C1E" w14:paraId="7B245FC7" w14:textId="77777777" w:rsidTr="00A53B1A">
        <w:trPr>
          <w:trHeight w:val="292"/>
        </w:trPr>
        <w:tc>
          <w:tcPr>
            <w:tcW w:w="1742" w:type="pct"/>
            <w:vMerge/>
            <w:noWrap/>
          </w:tcPr>
          <w:p w14:paraId="1B24C03E" w14:textId="77777777" w:rsidR="001E4CB3" w:rsidRPr="00FD674A" w:rsidRDefault="001E4CB3" w:rsidP="00A53B1A">
            <w:pPr>
              <w:rPr>
                <w:rFonts w:ascii="Calibri" w:hAnsi="Calibri" w:cs="Calibri"/>
                <w:color w:val="000000"/>
                <w:sz w:val="20"/>
                <w:szCs w:val="20"/>
              </w:rPr>
            </w:pPr>
          </w:p>
        </w:tc>
        <w:tc>
          <w:tcPr>
            <w:tcW w:w="1050" w:type="pct"/>
            <w:noWrap/>
          </w:tcPr>
          <w:p w14:paraId="6BEFBE37" w14:textId="77777777" w:rsidR="001E4CB3" w:rsidRDefault="001E4CB3" w:rsidP="00A53B1A">
            <w:pPr>
              <w:rPr>
                <w:rFonts w:ascii="Calibri" w:hAnsi="Calibri" w:cs="Calibri"/>
                <w:color w:val="000000"/>
                <w:sz w:val="20"/>
                <w:szCs w:val="20"/>
              </w:rPr>
            </w:pPr>
            <w:r w:rsidRPr="007E5C90">
              <w:rPr>
                <w:rFonts w:ascii="Calibri" w:hAnsi="Calibri" w:cs="Calibri"/>
                <w:color w:val="000000"/>
                <w:sz w:val="20"/>
                <w:szCs w:val="20"/>
              </w:rPr>
              <w:t xml:space="preserve">Beta </w:t>
            </w:r>
          </w:p>
          <w:p w14:paraId="67613DD0" w14:textId="77777777" w:rsidR="001E4CB3" w:rsidRPr="007E5C90"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7E5C90">
              <w:rPr>
                <w:rFonts w:ascii="Calibri" w:hAnsi="Calibri" w:cs="Calibri"/>
                <w:color w:val="000000"/>
                <w:sz w:val="20"/>
                <w:szCs w:val="20"/>
              </w:rPr>
              <w:t xml:space="preserve">=388.3, </w:t>
            </w:r>
            <w:r w:rsidRPr="00A23C1E">
              <w:rPr>
                <w:rFonts w:ascii="Calibri" w:hAnsi="Calibri" w:cs="Calibri"/>
                <w:color w:val="000000"/>
                <w:sz w:val="20"/>
                <w:szCs w:val="20"/>
              </w:rPr>
              <w:t>shape2</w:t>
            </w:r>
            <w:r w:rsidRPr="007E5C90">
              <w:rPr>
                <w:rFonts w:ascii="Calibri" w:hAnsi="Calibri" w:cs="Calibri"/>
                <w:color w:val="000000"/>
                <w:sz w:val="20"/>
                <w:szCs w:val="20"/>
              </w:rPr>
              <w:t>=742.5</w:t>
            </w:r>
            <w:r>
              <w:rPr>
                <w:rFonts w:ascii="Calibri" w:hAnsi="Calibri" w:cs="Calibri" w:hint="eastAsia"/>
                <w:color w:val="000000"/>
                <w:sz w:val="20"/>
                <w:szCs w:val="20"/>
              </w:rPr>
              <w:t>]</w:t>
            </w:r>
          </w:p>
        </w:tc>
        <w:tc>
          <w:tcPr>
            <w:tcW w:w="848" w:type="pct"/>
            <w:noWrap/>
          </w:tcPr>
          <w:p w14:paraId="188D3BBE" w14:textId="77777777" w:rsidR="001E4CB3" w:rsidRPr="00A23C1E" w:rsidRDefault="001E4CB3" w:rsidP="00A53B1A">
            <w:pPr>
              <w:rPr>
                <w:rFonts w:ascii="Calibri" w:hAnsi="Calibri" w:cs="Calibri"/>
                <w:color w:val="000000"/>
                <w:sz w:val="20"/>
                <w:szCs w:val="20"/>
              </w:rPr>
            </w:pPr>
            <w:r w:rsidRPr="008E6531">
              <w:rPr>
                <w:rFonts w:ascii="Calibri" w:hAnsi="Calibri" w:cs="Calibri"/>
                <w:color w:val="000000"/>
                <w:sz w:val="20"/>
                <w:szCs w:val="20"/>
              </w:rPr>
              <w:t>age &gt; 40 years: 34.3% (31.6, 37.1)</w:t>
            </w:r>
          </w:p>
        </w:tc>
        <w:tc>
          <w:tcPr>
            <w:tcW w:w="898" w:type="pct"/>
          </w:tcPr>
          <w:p w14:paraId="7D39A011"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26BEA749" w14:textId="77777777" w:rsidR="001E4CB3" w:rsidRPr="00A23C1E" w:rsidRDefault="001E4CB3" w:rsidP="00A53B1A">
            <w:pPr>
              <w:rPr>
                <w:sz w:val="20"/>
                <w:szCs w:val="20"/>
              </w:rPr>
            </w:pPr>
          </w:p>
        </w:tc>
      </w:tr>
      <w:tr w:rsidR="001E4CB3" w:rsidRPr="00A23C1E" w14:paraId="2C82A81A" w14:textId="77777777" w:rsidTr="00A53B1A">
        <w:trPr>
          <w:trHeight w:val="292"/>
        </w:trPr>
        <w:tc>
          <w:tcPr>
            <w:tcW w:w="1742" w:type="pct"/>
            <w:vMerge w:val="restart"/>
            <w:noWrap/>
            <w:hideMark/>
          </w:tcPr>
          <w:p w14:paraId="3D7B4157" w14:textId="77777777" w:rsidR="001E4CB3" w:rsidRPr="00A23C1E" w:rsidRDefault="001E4CB3" w:rsidP="00A53B1A">
            <w:pPr>
              <w:rPr>
                <w:rFonts w:ascii="Calibri" w:hAnsi="Calibri" w:cs="Calibri"/>
                <w:color w:val="000000"/>
                <w:sz w:val="20"/>
                <w:szCs w:val="20"/>
              </w:rPr>
            </w:pPr>
            <w:r w:rsidRPr="0087700D">
              <w:rPr>
                <w:rFonts w:ascii="Calibri" w:hAnsi="Calibri" w:cs="Calibri"/>
                <w:color w:val="000000"/>
                <w:sz w:val="20"/>
                <w:szCs w:val="20"/>
              </w:rPr>
              <w:t>Proportion of symptomatic cases with illness persisting up to 90 days (sub-acute)</w:t>
            </w:r>
          </w:p>
        </w:tc>
        <w:tc>
          <w:tcPr>
            <w:tcW w:w="1050" w:type="pct"/>
            <w:noWrap/>
            <w:hideMark/>
          </w:tcPr>
          <w:p w14:paraId="3C867D99"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0E8D2C01"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shape1=17875.92, shape2=42754.63</w:t>
            </w:r>
            <w:r w:rsidRPr="00A23C1E">
              <w:rPr>
                <w:rFonts w:ascii="Calibri" w:hAnsi="Calibri" w:cs="Calibri" w:hint="eastAsia"/>
                <w:color w:val="000000"/>
                <w:sz w:val="20"/>
                <w:szCs w:val="20"/>
              </w:rPr>
              <w:t>]</w:t>
            </w:r>
          </w:p>
        </w:tc>
        <w:tc>
          <w:tcPr>
            <w:tcW w:w="848" w:type="pct"/>
            <w:noWrap/>
            <w:hideMark/>
          </w:tcPr>
          <w:p w14:paraId="58DDD889" w14:textId="77777777" w:rsidR="001E4CB3" w:rsidRPr="00A23C1E" w:rsidRDefault="001E4CB3" w:rsidP="00A53B1A">
            <w:pPr>
              <w:rPr>
                <w:rFonts w:ascii="Calibri" w:hAnsi="Calibri" w:cs="Calibri"/>
                <w:color w:val="000000"/>
                <w:sz w:val="20"/>
                <w:szCs w:val="20"/>
              </w:rPr>
            </w:pPr>
            <w:r w:rsidRPr="00CD529A">
              <w:rPr>
                <w:rFonts w:ascii="Calibri" w:hAnsi="Calibri" w:cs="Calibri"/>
                <w:color w:val="000000"/>
                <w:sz w:val="20"/>
                <w:szCs w:val="20"/>
              </w:rPr>
              <w:t>age &lt; 40 years: 29.5% (29.1, 29.8)</w:t>
            </w:r>
          </w:p>
        </w:tc>
        <w:tc>
          <w:tcPr>
            <w:tcW w:w="898" w:type="pct"/>
          </w:tcPr>
          <w:p w14:paraId="51C8E61F"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sub-acute cases</w:t>
            </w:r>
          </w:p>
        </w:tc>
        <w:tc>
          <w:tcPr>
            <w:tcW w:w="462" w:type="pct"/>
          </w:tcPr>
          <w:p w14:paraId="233111C0" w14:textId="77777777" w:rsidR="001E4CB3" w:rsidRPr="00A23C1E" w:rsidRDefault="001E4CB3" w:rsidP="00A53B1A">
            <w:pPr>
              <w:rPr>
                <w:rFonts w:ascii="Calibri" w:hAnsi="Calibri" w:cs="Calibri"/>
                <w:color w:val="000000"/>
                <w:sz w:val="20"/>
                <w:szCs w:val="20"/>
              </w:rPr>
            </w:pPr>
            <w:hyperlink r:id="rId49" w:history="1">
              <w:r w:rsidRPr="00A23C1E">
                <w:rPr>
                  <w:rFonts w:ascii="Calibri" w:hAnsi="Calibri" w:cs="Calibri"/>
                  <w:sz w:val="20"/>
                  <w:szCs w:val="20"/>
                </w:rPr>
                <w:t>[9]</w:t>
              </w:r>
            </w:hyperlink>
          </w:p>
        </w:tc>
      </w:tr>
      <w:tr w:rsidR="001E4CB3" w:rsidRPr="00A23C1E" w14:paraId="0D7BB03F" w14:textId="77777777" w:rsidTr="00A53B1A">
        <w:trPr>
          <w:trHeight w:val="292"/>
        </w:trPr>
        <w:tc>
          <w:tcPr>
            <w:tcW w:w="1742" w:type="pct"/>
            <w:vMerge/>
            <w:noWrap/>
          </w:tcPr>
          <w:p w14:paraId="2B77AD83" w14:textId="77777777" w:rsidR="001E4CB3" w:rsidRPr="00A23C1E" w:rsidRDefault="001E4CB3" w:rsidP="00A53B1A">
            <w:pPr>
              <w:rPr>
                <w:rFonts w:ascii="Calibri" w:hAnsi="Calibri" w:cs="Calibri"/>
                <w:color w:val="000000"/>
                <w:sz w:val="20"/>
                <w:szCs w:val="20"/>
              </w:rPr>
            </w:pPr>
          </w:p>
        </w:tc>
        <w:tc>
          <w:tcPr>
            <w:tcW w:w="1050" w:type="pct"/>
            <w:noWrap/>
          </w:tcPr>
          <w:p w14:paraId="294839AE" w14:textId="77777777" w:rsidR="001E4CB3" w:rsidRDefault="001E4CB3" w:rsidP="00A53B1A">
            <w:pPr>
              <w:rPr>
                <w:rFonts w:ascii="Calibri" w:hAnsi="Calibri" w:cs="Calibri"/>
                <w:color w:val="000000"/>
                <w:sz w:val="20"/>
                <w:szCs w:val="20"/>
              </w:rPr>
            </w:pPr>
            <w:r w:rsidRPr="00971DF1">
              <w:rPr>
                <w:rFonts w:ascii="Calibri" w:hAnsi="Calibri" w:cs="Calibri"/>
                <w:color w:val="000000"/>
                <w:sz w:val="20"/>
                <w:szCs w:val="20"/>
              </w:rPr>
              <w:t xml:space="preserve">Beta </w:t>
            </w:r>
          </w:p>
          <w:p w14:paraId="52D99FCD" w14:textId="77777777" w:rsidR="001E4CB3" w:rsidRPr="00A23C1E"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971DF1">
              <w:rPr>
                <w:rFonts w:ascii="Calibri" w:hAnsi="Calibri" w:cs="Calibri"/>
                <w:color w:val="000000"/>
                <w:sz w:val="20"/>
                <w:szCs w:val="20"/>
              </w:rPr>
              <w:t xml:space="preserve">=2487.1, </w:t>
            </w:r>
            <w:r w:rsidRPr="00A23C1E">
              <w:rPr>
                <w:rFonts w:ascii="Calibri" w:hAnsi="Calibri" w:cs="Calibri"/>
                <w:color w:val="000000"/>
                <w:sz w:val="20"/>
                <w:szCs w:val="20"/>
              </w:rPr>
              <w:t>shape2</w:t>
            </w:r>
            <w:r w:rsidRPr="00971DF1">
              <w:rPr>
                <w:rFonts w:ascii="Calibri" w:hAnsi="Calibri" w:cs="Calibri"/>
                <w:color w:val="000000"/>
                <w:sz w:val="20"/>
                <w:szCs w:val="20"/>
              </w:rPr>
              <w:t>=6450.8</w:t>
            </w:r>
            <w:r>
              <w:rPr>
                <w:rFonts w:ascii="Calibri" w:hAnsi="Calibri" w:cs="Calibri" w:hint="eastAsia"/>
                <w:color w:val="000000"/>
                <w:sz w:val="20"/>
                <w:szCs w:val="20"/>
              </w:rPr>
              <w:t>]</w:t>
            </w:r>
          </w:p>
        </w:tc>
        <w:tc>
          <w:tcPr>
            <w:tcW w:w="848" w:type="pct"/>
            <w:noWrap/>
          </w:tcPr>
          <w:p w14:paraId="01D46247" w14:textId="77777777" w:rsidR="001E4CB3" w:rsidRPr="00A23C1E" w:rsidRDefault="001E4CB3" w:rsidP="00A53B1A">
            <w:pPr>
              <w:rPr>
                <w:rFonts w:ascii="Calibri" w:hAnsi="Calibri" w:cs="Calibri"/>
                <w:color w:val="000000"/>
                <w:sz w:val="20"/>
                <w:szCs w:val="20"/>
              </w:rPr>
            </w:pPr>
            <w:r w:rsidRPr="00CD529A">
              <w:rPr>
                <w:rFonts w:ascii="Calibri" w:hAnsi="Calibri" w:cs="Calibri"/>
                <w:color w:val="000000"/>
                <w:sz w:val="20"/>
                <w:szCs w:val="20"/>
              </w:rPr>
              <w:t>age &gt; 40 years: 27.8% (26.9, 28.8)</w:t>
            </w:r>
          </w:p>
        </w:tc>
        <w:tc>
          <w:tcPr>
            <w:tcW w:w="898" w:type="pct"/>
          </w:tcPr>
          <w:p w14:paraId="4BCAF95C"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44CD27C6" w14:textId="77777777" w:rsidR="001E4CB3" w:rsidRPr="00A23C1E" w:rsidRDefault="001E4CB3" w:rsidP="00A53B1A">
            <w:pPr>
              <w:rPr>
                <w:sz w:val="20"/>
                <w:szCs w:val="20"/>
              </w:rPr>
            </w:pPr>
          </w:p>
        </w:tc>
      </w:tr>
      <w:tr w:rsidR="001E4CB3" w:rsidRPr="00A23C1E" w14:paraId="06010E50" w14:textId="77777777" w:rsidTr="00A53B1A">
        <w:trPr>
          <w:trHeight w:val="292"/>
        </w:trPr>
        <w:tc>
          <w:tcPr>
            <w:tcW w:w="1742" w:type="pct"/>
            <w:vMerge w:val="restart"/>
            <w:noWrap/>
            <w:hideMark/>
          </w:tcPr>
          <w:p w14:paraId="5D252824" w14:textId="77777777" w:rsidR="001E4CB3" w:rsidRPr="00A23C1E" w:rsidRDefault="001E4CB3" w:rsidP="00A53B1A">
            <w:pPr>
              <w:rPr>
                <w:rFonts w:ascii="Calibri" w:hAnsi="Calibri" w:cs="Calibri"/>
                <w:color w:val="000000"/>
                <w:sz w:val="20"/>
                <w:szCs w:val="20"/>
              </w:rPr>
            </w:pPr>
            <w:r w:rsidRPr="001262F7">
              <w:rPr>
                <w:rFonts w:ascii="Calibri" w:hAnsi="Calibri" w:cs="Calibri"/>
                <w:color w:val="000000"/>
                <w:sz w:val="20"/>
                <w:szCs w:val="20"/>
              </w:rPr>
              <w:t>Proportion of symptomatic cases with illness persisting up to 6 months (chronic)</w:t>
            </w:r>
          </w:p>
        </w:tc>
        <w:tc>
          <w:tcPr>
            <w:tcW w:w="1050" w:type="pct"/>
            <w:noWrap/>
            <w:hideMark/>
          </w:tcPr>
          <w:p w14:paraId="7581E350"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12FA6608"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shape1=799.2911, shape2=3306.976</w:t>
            </w:r>
            <w:r w:rsidRPr="00A23C1E">
              <w:rPr>
                <w:rFonts w:ascii="Calibri" w:hAnsi="Calibri" w:cs="Calibri" w:hint="eastAsia"/>
                <w:color w:val="000000"/>
                <w:sz w:val="20"/>
                <w:szCs w:val="20"/>
              </w:rPr>
              <w:t>]</w:t>
            </w:r>
          </w:p>
        </w:tc>
        <w:tc>
          <w:tcPr>
            <w:tcW w:w="848" w:type="pct"/>
            <w:noWrap/>
            <w:hideMark/>
          </w:tcPr>
          <w:p w14:paraId="2B28FF06" w14:textId="77777777" w:rsidR="001E4CB3" w:rsidRPr="00A23C1E" w:rsidRDefault="001E4CB3" w:rsidP="00A53B1A">
            <w:pPr>
              <w:rPr>
                <w:rFonts w:ascii="Calibri" w:hAnsi="Calibri" w:cs="Calibri"/>
                <w:color w:val="000000"/>
                <w:sz w:val="20"/>
                <w:szCs w:val="20"/>
              </w:rPr>
            </w:pPr>
            <w:r w:rsidRPr="00056A9E">
              <w:rPr>
                <w:rFonts w:ascii="Calibri" w:hAnsi="Calibri" w:cs="Calibri"/>
                <w:color w:val="000000"/>
                <w:sz w:val="20"/>
                <w:szCs w:val="20"/>
              </w:rPr>
              <w:t>age &lt; 40 years: 21.7% (21.2, 22.2)</w:t>
            </w:r>
          </w:p>
        </w:tc>
        <w:tc>
          <w:tcPr>
            <w:tcW w:w="898" w:type="pct"/>
          </w:tcPr>
          <w:p w14:paraId="5ECC52E8"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chronic cases.</w:t>
            </w:r>
          </w:p>
        </w:tc>
        <w:tc>
          <w:tcPr>
            <w:tcW w:w="462" w:type="pct"/>
          </w:tcPr>
          <w:p w14:paraId="5F95844B" w14:textId="77777777" w:rsidR="001E4CB3" w:rsidRPr="00A23C1E" w:rsidRDefault="001E4CB3" w:rsidP="00A53B1A">
            <w:pPr>
              <w:rPr>
                <w:rFonts w:ascii="Calibri" w:hAnsi="Calibri" w:cs="Calibri"/>
                <w:color w:val="000000"/>
                <w:sz w:val="20"/>
                <w:szCs w:val="20"/>
              </w:rPr>
            </w:pPr>
            <w:hyperlink r:id="rId50" w:history="1">
              <w:r w:rsidRPr="00A23C1E">
                <w:rPr>
                  <w:rFonts w:ascii="Calibri" w:hAnsi="Calibri" w:cs="Calibri"/>
                  <w:sz w:val="20"/>
                  <w:szCs w:val="20"/>
                </w:rPr>
                <w:t>[9]</w:t>
              </w:r>
            </w:hyperlink>
          </w:p>
        </w:tc>
      </w:tr>
      <w:tr w:rsidR="001E4CB3" w:rsidRPr="00A23C1E" w14:paraId="5713EBE7" w14:textId="77777777" w:rsidTr="00A53B1A">
        <w:trPr>
          <w:trHeight w:val="292"/>
        </w:trPr>
        <w:tc>
          <w:tcPr>
            <w:tcW w:w="1742" w:type="pct"/>
            <w:vMerge/>
            <w:noWrap/>
          </w:tcPr>
          <w:p w14:paraId="718EB71A" w14:textId="77777777" w:rsidR="001E4CB3" w:rsidRPr="00A23C1E" w:rsidRDefault="001E4CB3" w:rsidP="00A53B1A">
            <w:pPr>
              <w:rPr>
                <w:rFonts w:ascii="Calibri" w:hAnsi="Calibri" w:cs="Calibri"/>
                <w:color w:val="000000"/>
                <w:sz w:val="20"/>
                <w:szCs w:val="20"/>
              </w:rPr>
            </w:pPr>
          </w:p>
        </w:tc>
        <w:tc>
          <w:tcPr>
            <w:tcW w:w="1050" w:type="pct"/>
            <w:noWrap/>
          </w:tcPr>
          <w:p w14:paraId="0B134873" w14:textId="77777777" w:rsidR="001E4CB3" w:rsidRDefault="001E4CB3" w:rsidP="00A53B1A">
            <w:pPr>
              <w:rPr>
                <w:rFonts w:ascii="Calibri" w:hAnsi="Calibri" w:cs="Calibri"/>
                <w:color w:val="000000"/>
                <w:sz w:val="20"/>
                <w:szCs w:val="20"/>
              </w:rPr>
            </w:pPr>
            <w:r w:rsidRPr="00056A9E">
              <w:rPr>
                <w:rFonts w:ascii="Calibri" w:hAnsi="Calibri" w:cs="Calibri"/>
                <w:color w:val="000000"/>
                <w:sz w:val="20"/>
                <w:szCs w:val="20"/>
              </w:rPr>
              <w:t xml:space="preserve">Beta </w:t>
            </w:r>
          </w:p>
          <w:p w14:paraId="7DCF1BBF" w14:textId="77777777" w:rsidR="001E4CB3" w:rsidRPr="00056A9E"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056A9E">
              <w:rPr>
                <w:rFonts w:ascii="Calibri" w:hAnsi="Calibri" w:cs="Calibri"/>
                <w:color w:val="000000"/>
                <w:sz w:val="20"/>
                <w:szCs w:val="20"/>
              </w:rPr>
              <w:t xml:space="preserve">=5998.9, </w:t>
            </w:r>
            <w:r w:rsidRPr="00A23C1E">
              <w:rPr>
                <w:rFonts w:ascii="Calibri" w:hAnsi="Calibri" w:cs="Calibri"/>
                <w:color w:val="000000"/>
                <w:sz w:val="20"/>
                <w:szCs w:val="20"/>
              </w:rPr>
              <w:t>shape2</w:t>
            </w:r>
            <w:r w:rsidRPr="00056A9E">
              <w:rPr>
                <w:rFonts w:ascii="Calibri" w:hAnsi="Calibri" w:cs="Calibri"/>
                <w:color w:val="000000"/>
                <w:sz w:val="20"/>
                <w:szCs w:val="20"/>
              </w:rPr>
              <w:t>=21654.9</w:t>
            </w:r>
            <w:r>
              <w:rPr>
                <w:rFonts w:ascii="Calibri" w:hAnsi="Calibri" w:cs="Calibri" w:hint="eastAsia"/>
                <w:color w:val="000000"/>
                <w:sz w:val="20"/>
                <w:szCs w:val="20"/>
              </w:rPr>
              <w:t>]</w:t>
            </w:r>
          </w:p>
        </w:tc>
        <w:tc>
          <w:tcPr>
            <w:tcW w:w="848" w:type="pct"/>
            <w:noWrap/>
          </w:tcPr>
          <w:p w14:paraId="0D686287" w14:textId="77777777" w:rsidR="001E4CB3" w:rsidRPr="00A23C1E" w:rsidRDefault="001E4CB3" w:rsidP="00A53B1A">
            <w:pPr>
              <w:rPr>
                <w:rFonts w:ascii="Calibri" w:hAnsi="Calibri" w:cs="Calibri"/>
                <w:color w:val="000000"/>
                <w:sz w:val="20"/>
                <w:szCs w:val="20"/>
              </w:rPr>
            </w:pPr>
            <w:r w:rsidRPr="00056A9E">
              <w:rPr>
                <w:rFonts w:ascii="Calibri" w:hAnsi="Calibri" w:cs="Calibri"/>
                <w:color w:val="000000"/>
                <w:sz w:val="20"/>
                <w:szCs w:val="20"/>
              </w:rPr>
              <w:t>age &gt; 40 years: 19.5% (18.3, 20.7)</w:t>
            </w:r>
          </w:p>
        </w:tc>
        <w:tc>
          <w:tcPr>
            <w:tcW w:w="898" w:type="pct"/>
          </w:tcPr>
          <w:p w14:paraId="78989D58"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11D9440A" w14:textId="77777777" w:rsidR="001E4CB3" w:rsidRPr="00A23C1E" w:rsidRDefault="001E4CB3" w:rsidP="00A53B1A">
            <w:pPr>
              <w:rPr>
                <w:sz w:val="20"/>
                <w:szCs w:val="20"/>
              </w:rPr>
            </w:pPr>
          </w:p>
        </w:tc>
      </w:tr>
      <w:tr w:rsidR="001E4CB3" w:rsidRPr="00A23C1E" w14:paraId="70CF01C7" w14:textId="77777777" w:rsidTr="00A53B1A">
        <w:trPr>
          <w:trHeight w:val="292"/>
        </w:trPr>
        <w:tc>
          <w:tcPr>
            <w:tcW w:w="1742" w:type="pct"/>
            <w:vMerge w:val="restart"/>
            <w:noWrap/>
            <w:hideMark/>
          </w:tcPr>
          <w:p w14:paraId="324DE691" w14:textId="77777777" w:rsidR="001E4CB3" w:rsidRPr="00A23C1E" w:rsidRDefault="001E4CB3" w:rsidP="00A53B1A">
            <w:pPr>
              <w:rPr>
                <w:rFonts w:ascii="Calibri" w:hAnsi="Calibri" w:cs="Calibri"/>
                <w:color w:val="000000"/>
                <w:sz w:val="20"/>
                <w:szCs w:val="20"/>
              </w:rPr>
            </w:pPr>
            <w:r w:rsidRPr="00DE7E50">
              <w:rPr>
                <w:rFonts w:ascii="Calibri" w:hAnsi="Calibri" w:cs="Calibri"/>
                <w:color w:val="000000"/>
                <w:sz w:val="20"/>
                <w:szCs w:val="20"/>
              </w:rPr>
              <w:t>Proportion of symptomatic cases with illness persisting up to 12 months (chronic)</w:t>
            </w:r>
          </w:p>
        </w:tc>
        <w:tc>
          <w:tcPr>
            <w:tcW w:w="1050" w:type="pct"/>
            <w:noWrap/>
            <w:hideMark/>
          </w:tcPr>
          <w:p w14:paraId="719326DC"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3546AC20"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shape1=77.56885, shape2=836.687</w:t>
            </w:r>
            <w:r w:rsidRPr="00A23C1E">
              <w:rPr>
                <w:rFonts w:ascii="Calibri" w:hAnsi="Calibri" w:cs="Calibri" w:hint="eastAsia"/>
                <w:color w:val="000000"/>
                <w:sz w:val="20"/>
                <w:szCs w:val="20"/>
              </w:rPr>
              <w:t>]</w:t>
            </w:r>
          </w:p>
        </w:tc>
        <w:tc>
          <w:tcPr>
            <w:tcW w:w="848" w:type="pct"/>
            <w:noWrap/>
            <w:hideMark/>
          </w:tcPr>
          <w:p w14:paraId="7346182C" w14:textId="77777777" w:rsidR="001E4CB3" w:rsidRPr="00A23C1E" w:rsidRDefault="001E4CB3" w:rsidP="00A53B1A">
            <w:pPr>
              <w:rPr>
                <w:rFonts w:ascii="Calibri" w:hAnsi="Calibri" w:cs="Calibri"/>
                <w:color w:val="000000"/>
                <w:sz w:val="20"/>
                <w:szCs w:val="20"/>
              </w:rPr>
            </w:pPr>
            <w:r w:rsidRPr="002B2C9F">
              <w:rPr>
                <w:rFonts w:ascii="Calibri" w:hAnsi="Calibri" w:cs="Calibri"/>
                <w:color w:val="000000"/>
                <w:sz w:val="20"/>
                <w:szCs w:val="20"/>
              </w:rPr>
              <w:t>age &lt; 40 years: 8.5% (6.8, 10.4)</w:t>
            </w:r>
          </w:p>
        </w:tc>
        <w:tc>
          <w:tcPr>
            <w:tcW w:w="898" w:type="pct"/>
          </w:tcPr>
          <w:p w14:paraId="631A33F0"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chronic cases.</w:t>
            </w:r>
          </w:p>
        </w:tc>
        <w:tc>
          <w:tcPr>
            <w:tcW w:w="462" w:type="pct"/>
          </w:tcPr>
          <w:p w14:paraId="7F4763DD" w14:textId="77777777" w:rsidR="001E4CB3" w:rsidRPr="00A23C1E" w:rsidRDefault="001E4CB3" w:rsidP="00A53B1A">
            <w:pPr>
              <w:rPr>
                <w:rFonts w:ascii="Calibri" w:hAnsi="Calibri" w:cs="Calibri"/>
                <w:color w:val="000000"/>
                <w:sz w:val="20"/>
                <w:szCs w:val="20"/>
              </w:rPr>
            </w:pPr>
            <w:hyperlink r:id="rId51" w:history="1">
              <w:r w:rsidRPr="00A23C1E">
                <w:rPr>
                  <w:rFonts w:ascii="Calibri" w:hAnsi="Calibri" w:cs="Calibri"/>
                  <w:sz w:val="20"/>
                  <w:szCs w:val="20"/>
                </w:rPr>
                <w:t>[9]</w:t>
              </w:r>
            </w:hyperlink>
          </w:p>
        </w:tc>
      </w:tr>
      <w:tr w:rsidR="001E4CB3" w:rsidRPr="00A23C1E" w14:paraId="7311EC00" w14:textId="77777777" w:rsidTr="00A53B1A">
        <w:trPr>
          <w:trHeight w:val="548"/>
        </w:trPr>
        <w:tc>
          <w:tcPr>
            <w:tcW w:w="1742" w:type="pct"/>
            <w:vMerge/>
            <w:noWrap/>
          </w:tcPr>
          <w:p w14:paraId="50843018" w14:textId="77777777" w:rsidR="001E4CB3" w:rsidRPr="00A23C1E" w:rsidRDefault="001E4CB3" w:rsidP="00A53B1A">
            <w:pPr>
              <w:rPr>
                <w:rFonts w:ascii="Calibri" w:hAnsi="Calibri" w:cs="Calibri"/>
                <w:color w:val="000000"/>
                <w:sz w:val="20"/>
                <w:szCs w:val="20"/>
              </w:rPr>
            </w:pPr>
          </w:p>
        </w:tc>
        <w:tc>
          <w:tcPr>
            <w:tcW w:w="1050" w:type="pct"/>
            <w:noWrap/>
          </w:tcPr>
          <w:p w14:paraId="7A35EBD8" w14:textId="77777777" w:rsidR="001E4CB3" w:rsidRDefault="001E4CB3" w:rsidP="00A53B1A">
            <w:pPr>
              <w:rPr>
                <w:rFonts w:ascii="Calibri" w:hAnsi="Calibri" w:cs="Calibri"/>
                <w:color w:val="000000"/>
                <w:sz w:val="20"/>
                <w:szCs w:val="20"/>
              </w:rPr>
            </w:pPr>
            <w:r w:rsidRPr="00FA1163">
              <w:rPr>
                <w:rFonts w:ascii="Calibri" w:hAnsi="Calibri" w:cs="Calibri"/>
                <w:color w:val="000000"/>
                <w:sz w:val="20"/>
                <w:szCs w:val="20"/>
              </w:rPr>
              <w:t xml:space="preserve">Beta </w:t>
            </w:r>
          </w:p>
          <w:p w14:paraId="01A5C997" w14:textId="77777777" w:rsidR="001E4CB3" w:rsidRPr="00FA1163"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FA1163">
              <w:rPr>
                <w:rFonts w:ascii="Calibri" w:hAnsi="Calibri" w:cs="Calibri"/>
                <w:color w:val="000000"/>
                <w:sz w:val="20"/>
                <w:szCs w:val="20"/>
              </w:rPr>
              <w:t xml:space="preserve">=5998.9, </w:t>
            </w:r>
            <w:r w:rsidRPr="00A23C1E">
              <w:rPr>
                <w:rFonts w:ascii="Calibri" w:hAnsi="Calibri" w:cs="Calibri"/>
                <w:color w:val="000000"/>
                <w:sz w:val="20"/>
                <w:szCs w:val="20"/>
              </w:rPr>
              <w:t>shape</w:t>
            </w:r>
            <w:r>
              <w:rPr>
                <w:rFonts w:ascii="Calibri" w:hAnsi="Calibri" w:cs="Calibri" w:hint="eastAsia"/>
                <w:color w:val="000000"/>
                <w:sz w:val="20"/>
                <w:szCs w:val="20"/>
              </w:rPr>
              <w:t>2</w:t>
            </w:r>
            <w:r w:rsidRPr="00FA1163">
              <w:rPr>
                <w:rFonts w:ascii="Calibri" w:hAnsi="Calibri" w:cs="Calibri"/>
                <w:color w:val="000000"/>
                <w:sz w:val="20"/>
                <w:szCs w:val="20"/>
              </w:rPr>
              <w:t>=21654.9</w:t>
            </w:r>
            <w:r>
              <w:rPr>
                <w:rFonts w:ascii="Calibri" w:hAnsi="Calibri" w:cs="Calibri" w:hint="eastAsia"/>
                <w:color w:val="000000"/>
                <w:sz w:val="20"/>
                <w:szCs w:val="20"/>
              </w:rPr>
              <w:t>]</w:t>
            </w:r>
          </w:p>
        </w:tc>
        <w:tc>
          <w:tcPr>
            <w:tcW w:w="848" w:type="pct"/>
            <w:noWrap/>
          </w:tcPr>
          <w:p w14:paraId="50334C98" w14:textId="77777777" w:rsidR="001E4CB3" w:rsidRPr="00A23C1E" w:rsidRDefault="001E4CB3" w:rsidP="00A53B1A">
            <w:pPr>
              <w:rPr>
                <w:rFonts w:ascii="Calibri" w:hAnsi="Calibri" w:cs="Calibri"/>
                <w:color w:val="000000"/>
                <w:sz w:val="20"/>
                <w:szCs w:val="20"/>
              </w:rPr>
            </w:pPr>
            <w:r w:rsidRPr="007D79D3">
              <w:rPr>
                <w:rFonts w:ascii="Calibri" w:hAnsi="Calibri" w:cs="Calibri"/>
                <w:color w:val="000000"/>
                <w:sz w:val="20"/>
                <w:szCs w:val="20"/>
              </w:rPr>
              <w:t>age &gt; 40 years: 13.2% (11.5, 15.0)</w:t>
            </w:r>
          </w:p>
        </w:tc>
        <w:tc>
          <w:tcPr>
            <w:tcW w:w="898" w:type="pct"/>
          </w:tcPr>
          <w:p w14:paraId="5B0E3989"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4BC22BAA" w14:textId="77777777" w:rsidR="001E4CB3" w:rsidRPr="00A23C1E" w:rsidRDefault="001E4CB3" w:rsidP="00A53B1A">
            <w:pPr>
              <w:rPr>
                <w:sz w:val="20"/>
                <w:szCs w:val="20"/>
              </w:rPr>
            </w:pPr>
          </w:p>
        </w:tc>
      </w:tr>
      <w:tr w:rsidR="001E4CB3" w:rsidRPr="00A23C1E" w14:paraId="5462D9CC" w14:textId="77777777" w:rsidTr="00A53B1A">
        <w:trPr>
          <w:trHeight w:val="292"/>
        </w:trPr>
        <w:tc>
          <w:tcPr>
            <w:tcW w:w="1742" w:type="pct"/>
            <w:vMerge w:val="restart"/>
            <w:noWrap/>
            <w:hideMark/>
          </w:tcPr>
          <w:p w14:paraId="1197B4A3" w14:textId="77777777" w:rsidR="001E4CB3" w:rsidRPr="00A23C1E" w:rsidRDefault="001E4CB3" w:rsidP="00A53B1A">
            <w:pPr>
              <w:rPr>
                <w:rFonts w:ascii="Calibri" w:hAnsi="Calibri" w:cs="Calibri"/>
                <w:color w:val="000000"/>
                <w:sz w:val="20"/>
                <w:szCs w:val="20"/>
              </w:rPr>
            </w:pPr>
            <w:r w:rsidRPr="00D40309">
              <w:rPr>
                <w:rFonts w:ascii="Calibri" w:hAnsi="Calibri" w:cs="Calibri"/>
                <w:color w:val="000000"/>
                <w:sz w:val="20"/>
                <w:szCs w:val="20"/>
              </w:rPr>
              <w:t>Proportion of symptomatic cases with illness persisting up to 30 months (chronic)</w:t>
            </w:r>
          </w:p>
        </w:tc>
        <w:tc>
          <w:tcPr>
            <w:tcW w:w="1050" w:type="pct"/>
            <w:noWrap/>
            <w:hideMark/>
          </w:tcPr>
          <w:p w14:paraId="03F995A1" w14:textId="77777777" w:rsidR="001E4CB3" w:rsidRPr="00A23C1E" w:rsidRDefault="001E4CB3" w:rsidP="00A53B1A">
            <w:pPr>
              <w:rPr>
                <w:rFonts w:ascii="Calibri" w:hAnsi="Calibri" w:cs="Calibri"/>
                <w:color w:val="000000"/>
                <w:sz w:val="20"/>
                <w:szCs w:val="20"/>
              </w:rPr>
            </w:pPr>
            <w:r w:rsidRPr="00A23C1E">
              <w:rPr>
                <w:rFonts w:ascii="Calibri" w:hAnsi="Calibri" w:cs="Calibri"/>
                <w:color w:val="000000"/>
                <w:sz w:val="20"/>
                <w:szCs w:val="20"/>
              </w:rPr>
              <w:t>Beta</w:t>
            </w:r>
          </w:p>
          <w:p w14:paraId="18EDEEBF" w14:textId="77777777" w:rsidR="001E4CB3" w:rsidRPr="00A23C1E" w:rsidRDefault="001E4CB3" w:rsidP="00A53B1A">
            <w:pPr>
              <w:rPr>
                <w:rFonts w:ascii="Calibri" w:hAnsi="Calibri" w:cs="Calibri"/>
                <w:color w:val="000000"/>
                <w:sz w:val="20"/>
                <w:szCs w:val="20"/>
              </w:rPr>
            </w:pPr>
            <w:r w:rsidRPr="00A23C1E">
              <w:rPr>
                <w:rFonts w:ascii="Calibri" w:hAnsi="Calibri" w:cs="Calibri" w:hint="eastAsia"/>
                <w:color w:val="000000"/>
                <w:sz w:val="20"/>
                <w:szCs w:val="20"/>
              </w:rPr>
              <w:t>[</w:t>
            </w:r>
            <w:r w:rsidRPr="00A23C1E">
              <w:rPr>
                <w:rFonts w:ascii="Calibri" w:hAnsi="Calibri" w:cs="Calibri"/>
                <w:color w:val="000000"/>
                <w:sz w:val="20"/>
                <w:szCs w:val="20"/>
              </w:rPr>
              <w:t>shape1=7.605944, shape2=1074.944</w:t>
            </w:r>
            <w:r w:rsidRPr="00A23C1E">
              <w:rPr>
                <w:rFonts w:ascii="Calibri" w:hAnsi="Calibri" w:cs="Calibri" w:hint="eastAsia"/>
                <w:color w:val="000000"/>
                <w:sz w:val="20"/>
                <w:szCs w:val="20"/>
              </w:rPr>
              <w:t>]</w:t>
            </w:r>
          </w:p>
        </w:tc>
        <w:tc>
          <w:tcPr>
            <w:tcW w:w="848" w:type="pct"/>
            <w:noWrap/>
            <w:hideMark/>
          </w:tcPr>
          <w:p w14:paraId="7AECE422" w14:textId="77777777" w:rsidR="001E4CB3" w:rsidRPr="00A23C1E" w:rsidRDefault="001E4CB3" w:rsidP="00A53B1A">
            <w:pPr>
              <w:rPr>
                <w:rFonts w:ascii="Calibri" w:hAnsi="Calibri" w:cs="Calibri"/>
                <w:color w:val="000000"/>
                <w:sz w:val="20"/>
                <w:szCs w:val="20"/>
              </w:rPr>
            </w:pPr>
            <w:r w:rsidRPr="00A84B5A">
              <w:rPr>
                <w:rFonts w:ascii="Calibri" w:hAnsi="Calibri" w:cs="Calibri"/>
                <w:color w:val="000000"/>
                <w:sz w:val="20"/>
                <w:szCs w:val="20"/>
              </w:rPr>
              <w:t>age &lt; 40 years: 0.7% (0.3, 1.3)</w:t>
            </w:r>
          </w:p>
        </w:tc>
        <w:tc>
          <w:tcPr>
            <w:tcW w:w="898" w:type="pct"/>
          </w:tcPr>
          <w:p w14:paraId="6CF8E8E1" w14:textId="77777777" w:rsidR="001E4CB3" w:rsidRPr="001E4CB3" w:rsidRDefault="001E4CB3" w:rsidP="00A53B1A">
            <w:pPr>
              <w:rPr>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chronic cases</w:t>
            </w:r>
          </w:p>
        </w:tc>
        <w:tc>
          <w:tcPr>
            <w:tcW w:w="462" w:type="pct"/>
          </w:tcPr>
          <w:p w14:paraId="240AFB99" w14:textId="77777777" w:rsidR="001E4CB3" w:rsidRPr="00A23C1E" w:rsidRDefault="001E4CB3" w:rsidP="00A53B1A">
            <w:pPr>
              <w:rPr>
                <w:rFonts w:ascii="Calibri" w:hAnsi="Calibri" w:cs="Calibri"/>
                <w:color w:val="000000"/>
                <w:sz w:val="20"/>
                <w:szCs w:val="20"/>
              </w:rPr>
            </w:pPr>
            <w:hyperlink r:id="rId52" w:history="1">
              <w:r w:rsidRPr="00A23C1E">
                <w:rPr>
                  <w:rFonts w:ascii="Calibri" w:hAnsi="Calibri" w:cs="Calibri"/>
                  <w:sz w:val="20"/>
                  <w:szCs w:val="20"/>
                </w:rPr>
                <w:t>[9]</w:t>
              </w:r>
            </w:hyperlink>
          </w:p>
        </w:tc>
      </w:tr>
      <w:tr w:rsidR="001E4CB3" w:rsidRPr="00A23C1E" w14:paraId="57568702" w14:textId="77777777" w:rsidTr="00A53B1A">
        <w:trPr>
          <w:trHeight w:val="292"/>
        </w:trPr>
        <w:tc>
          <w:tcPr>
            <w:tcW w:w="1742" w:type="pct"/>
            <w:vMerge/>
            <w:noWrap/>
          </w:tcPr>
          <w:p w14:paraId="6F4A504E" w14:textId="77777777" w:rsidR="001E4CB3" w:rsidRPr="00D0242F" w:rsidRDefault="001E4CB3" w:rsidP="00A53B1A">
            <w:pPr>
              <w:rPr>
                <w:rFonts w:ascii="Calibri" w:hAnsi="Calibri" w:cs="Calibri"/>
                <w:color w:val="000000"/>
                <w:sz w:val="20"/>
                <w:szCs w:val="20"/>
              </w:rPr>
            </w:pPr>
          </w:p>
        </w:tc>
        <w:tc>
          <w:tcPr>
            <w:tcW w:w="1050" w:type="pct"/>
            <w:noWrap/>
          </w:tcPr>
          <w:p w14:paraId="10F7C171" w14:textId="77777777" w:rsidR="001E4CB3" w:rsidRDefault="001E4CB3" w:rsidP="00A53B1A">
            <w:pPr>
              <w:rPr>
                <w:rFonts w:ascii="Calibri" w:hAnsi="Calibri" w:cs="Calibri"/>
                <w:color w:val="000000"/>
                <w:sz w:val="20"/>
                <w:szCs w:val="20"/>
              </w:rPr>
            </w:pPr>
            <w:r w:rsidRPr="00E70B5F">
              <w:rPr>
                <w:rFonts w:ascii="Calibri" w:hAnsi="Calibri" w:cs="Calibri"/>
                <w:color w:val="000000"/>
                <w:sz w:val="20"/>
                <w:szCs w:val="20"/>
              </w:rPr>
              <w:t xml:space="preserve">Beta </w:t>
            </w:r>
          </w:p>
          <w:p w14:paraId="0BC4BE55" w14:textId="77777777" w:rsidR="001E4CB3" w:rsidRPr="00A23C1E" w:rsidRDefault="001E4CB3" w:rsidP="00A53B1A">
            <w:pPr>
              <w:rPr>
                <w:rFonts w:ascii="Calibri" w:hAnsi="Calibri" w:cs="Calibri"/>
                <w:color w:val="000000"/>
                <w:sz w:val="20"/>
                <w:szCs w:val="20"/>
              </w:rPr>
            </w:pPr>
            <w:r>
              <w:rPr>
                <w:rFonts w:ascii="Calibri" w:hAnsi="Calibri" w:cs="Calibri" w:hint="eastAsia"/>
                <w:color w:val="000000"/>
                <w:sz w:val="20"/>
                <w:szCs w:val="20"/>
              </w:rPr>
              <w:t>[</w:t>
            </w:r>
            <w:r w:rsidRPr="00A23C1E">
              <w:rPr>
                <w:rFonts w:ascii="Calibri" w:hAnsi="Calibri" w:cs="Calibri"/>
                <w:color w:val="000000"/>
                <w:sz w:val="20"/>
                <w:szCs w:val="20"/>
              </w:rPr>
              <w:t>shape1</w:t>
            </w:r>
            <w:r w:rsidRPr="00E70B5F">
              <w:rPr>
                <w:rFonts w:ascii="Calibri" w:hAnsi="Calibri" w:cs="Calibri"/>
                <w:color w:val="000000"/>
                <w:sz w:val="20"/>
                <w:szCs w:val="20"/>
              </w:rPr>
              <w:t xml:space="preserve">=15.8, </w:t>
            </w:r>
            <w:r w:rsidRPr="00A23C1E">
              <w:rPr>
                <w:rFonts w:ascii="Calibri" w:hAnsi="Calibri" w:cs="Calibri"/>
                <w:color w:val="000000"/>
                <w:sz w:val="20"/>
                <w:szCs w:val="20"/>
              </w:rPr>
              <w:t>shape2</w:t>
            </w:r>
            <w:r w:rsidRPr="00E70B5F">
              <w:rPr>
                <w:rFonts w:ascii="Calibri" w:hAnsi="Calibri" w:cs="Calibri"/>
                <w:color w:val="000000"/>
                <w:sz w:val="20"/>
                <w:szCs w:val="20"/>
              </w:rPr>
              <w:t>=516.3</w:t>
            </w:r>
            <w:r>
              <w:rPr>
                <w:rFonts w:ascii="Calibri" w:hAnsi="Calibri" w:cs="Calibri" w:hint="eastAsia"/>
                <w:color w:val="000000"/>
                <w:sz w:val="20"/>
                <w:szCs w:val="20"/>
              </w:rPr>
              <w:t>]</w:t>
            </w:r>
          </w:p>
        </w:tc>
        <w:tc>
          <w:tcPr>
            <w:tcW w:w="848" w:type="pct"/>
            <w:noWrap/>
          </w:tcPr>
          <w:p w14:paraId="15C671C9" w14:textId="77777777" w:rsidR="001E4CB3" w:rsidRPr="00A23C1E" w:rsidRDefault="001E4CB3" w:rsidP="00A53B1A">
            <w:pPr>
              <w:rPr>
                <w:rFonts w:ascii="Calibri" w:hAnsi="Calibri" w:cs="Calibri"/>
                <w:color w:val="000000"/>
                <w:sz w:val="20"/>
                <w:szCs w:val="20"/>
              </w:rPr>
            </w:pPr>
            <w:r w:rsidRPr="00E70B5F">
              <w:rPr>
                <w:rFonts w:ascii="Calibri" w:hAnsi="Calibri" w:cs="Calibri"/>
                <w:color w:val="000000"/>
                <w:sz w:val="20"/>
                <w:szCs w:val="20"/>
              </w:rPr>
              <w:t>age &gt; 40 years: 2.9% (1.7, 4.6)</w:t>
            </w:r>
          </w:p>
        </w:tc>
        <w:tc>
          <w:tcPr>
            <w:tcW w:w="898" w:type="pct"/>
          </w:tcPr>
          <w:p w14:paraId="7907FA9E" w14:textId="77777777" w:rsidR="001E4CB3" w:rsidRPr="001E4CB3" w:rsidRDefault="001E4CB3" w:rsidP="00A53B1A">
            <w:pPr>
              <w:rPr>
                <w:rFonts w:ascii="Calibri" w:hAnsi="Calibri" w:cs="Calibri"/>
                <w:sz w:val="20"/>
                <w:szCs w:val="20"/>
                <w:highlight w:val="yellow"/>
              </w:rPr>
            </w:pPr>
            <w:r w:rsidRPr="001E4CB3">
              <w:rPr>
                <w:rFonts w:ascii="Calibri" w:hAnsi="Calibri" w:cs="Calibri"/>
                <w:sz w:val="20"/>
                <w:szCs w:val="20"/>
                <w:highlight w:val="yellow"/>
              </w:rPr>
              <w:t xml:space="preserve">Same applied to </w:t>
            </w:r>
            <w:r w:rsidRPr="001E4CB3">
              <w:rPr>
                <w:rFonts w:ascii="Calibri" w:hAnsi="Calibri" w:cs="Calibri" w:hint="eastAsia"/>
                <w:sz w:val="20"/>
                <w:szCs w:val="20"/>
                <w:highlight w:val="yellow"/>
              </w:rPr>
              <w:t>vaccine-attributable non-fatal SAEs.</w:t>
            </w:r>
          </w:p>
        </w:tc>
        <w:tc>
          <w:tcPr>
            <w:tcW w:w="462" w:type="pct"/>
          </w:tcPr>
          <w:p w14:paraId="42266DFE" w14:textId="77777777" w:rsidR="001E4CB3" w:rsidRPr="00A23C1E" w:rsidRDefault="001E4CB3" w:rsidP="00A53B1A">
            <w:pPr>
              <w:rPr>
                <w:sz w:val="20"/>
                <w:szCs w:val="20"/>
              </w:rPr>
            </w:pPr>
          </w:p>
        </w:tc>
      </w:tr>
    </w:tbl>
    <w:p w14:paraId="553DC7EF" w14:textId="5254AC73" w:rsidR="0007361D" w:rsidRPr="00DB5DCE" w:rsidRDefault="0007361D" w:rsidP="009907D7">
      <w:pPr>
        <w:rPr>
          <w:rFonts w:ascii="Calibri" w:eastAsia="Malgun Gothic" w:hAnsi="Calibri" w:cs="Calibri"/>
          <w:color w:val="0070C0"/>
          <w:sz w:val="22"/>
          <w:szCs w:val="24"/>
          <w:lang w:eastAsia="ko-KR"/>
        </w:rPr>
      </w:pPr>
      <w:r w:rsidRPr="007D3B8E">
        <w:rPr>
          <w:rFonts w:ascii="Calibri" w:hAnsi="Calibri" w:cs="Calibri"/>
          <w:color w:val="0070C0"/>
          <w:sz w:val="22"/>
          <w:szCs w:val="24"/>
        </w:rPr>
        <w:br/>
      </w:r>
    </w:p>
    <w:p w14:paraId="3E2BEC99"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10</w:t>
      </w:r>
      <w:r w:rsidRPr="007C1A8C">
        <w:rPr>
          <w:rFonts w:ascii="Calibri" w:hAnsi="Calibri" w:cs="Calibri"/>
          <w:sz w:val="22"/>
          <w:szCs w:val="24"/>
        </w:rPr>
        <w:br/>
        <w:t>It is unclear how are the state-specific findings summarized into low/medium/high transmission settings.</w:t>
      </w:r>
      <w:r w:rsidRPr="007C1A8C">
        <w:rPr>
          <w:rFonts w:ascii="Calibri" w:hAnsi="Calibri" w:cs="Calibri"/>
          <w:sz w:val="22"/>
          <w:szCs w:val="24"/>
        </w:rPr>
        <w:br/>
      </w:r>
    </w:p>
    <w:p w14:paraId="36207C14"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1744E495" w14:textId="77777777" w:rsidR="0007361D" w:rsidRPr="007D3B8E" w:rsidRDefault="0007361D" w:rsidP="00061DCA">
      <w:pPr>
        <w:numPr>
          <w:ilvl w:val="0"/>
          <w:numId w:val="3"/>
        </w:numPr>
        <w:rPr>
          <w:rFonts w:ascii="Calibri" w:eastAsia="Malgun Gothic" w:hAnsi="Calibri" w:cs="Calibri"/>
          <w:color w:val="0070C0"/>
          <w:sz w:val="22"/>
          <w:szCs w:val="24"/>
          <w:lang w:eastAsia="ko-KR"/>
        </w:rPr>
      </w:pPr>
      <w:r w:rsidRPr="001A2B34">
        <w:rPr>
          <w:rFonts w:ascii="Calibri" w:eastAsia="Malgun Gothic" w:hAnsi="Calibri" w:cs="Calibri"/>
          <w:color w:val="0070C0"/>
          <w:sz w:val="22"/>
          <w:szCs w:val="24"/>
          <w:lang w:eastAsia="ko-KR"/>
        </w:rPr>
        <w:t>We have now added a paragraph to the Methods section explaining the criteria used to group the 11 states into low-, medium-, and high-transmission settings. We have also provided the full technical details in the Supplementary Material.</w:t>
      </w:r>
      <w:r w:rsidRPr="007D3B8E">
        <w:rPr>
          <w:rFonts w:ascii="Calibri" w:hAnsi="Calibri" w:cs="Calibri"/>
          <w:color w:val="0070C0"/>
          <w:sz w:val="22"/>
          <w:szCs w:val="24"/>
        </w:rPr>
        <w:br/>
      </w:r>
    </w:p>
    <w:p w14:paraId="4901EF63" w14:textId="70A91A21" w:rsidR="0007361D" w:rsidRDefault="001E4CB3" w:rsidP="00E820E3">
      <w:pPr>
        <w:rPr>
          <w:rFonts w:ascii="Calibri" w:eastAsia="Malgun Gothic" w:hAnsi="Calibri" w:cs="Calibri"/>
          <w:sz w:val="22"/>
          <w:szCs w:val="24"/>
          <w:lang w:eastAsia="ko-KR"/>
        </w:rPr>
      </w:pPr>
      <w:r>
        <w:rPr>
          <w:rFonts w:ascii="Calibri" w:eastAsia="Malgun Gothic" w:hAnsi="Calibri" w:cs="Calibri"/>
          <w:sz w:val="22"/>
          <w:szCs w:val="24"/>
          <w:lang w:eastAsia="ko-KR"/>
        </w:rPr>
        <w:t>Supplementary Section S1:</w:t>
      </w:r>
    </w:p>
    <w:p w14:paraId="33DD333E" w14:textId="77777777" w:rsidR="001E4CB3" w:rsidRDefault="001E4CB3" w:rsidP="00E820E3">
      <w:pPr>
        <w:rPr>
          <w:rFonts w:ascii="Calibri" w:eastAsia="Malgun Gothic" w:hAnsi="Calibri" w:cs="Calibri"/>
          <w:sz w:val="22"/>
          <w:szCs w:val="24"/>
          <w:lang w:eastAsia="ko-KR"/>
        </w:rPr>
      </w:pPr>
    </w:p>
    <w:p w14:paraId="5A669392" w14:textId="77777777" w:rsidR="001E4CB3" w:rsidRDefault="001E4CB3" w:rsidP="001E4CB3">
      <w:pPr>
        <w:pStyle w:val="a3"/>
        <w:widowControl/>
        <w:numPr>
          <w:ilvl w:val="0"/>
          <w:numId w:val="6"/>
        </w:numPr>
        <w:spacing w:after="160" w:line="276" w:lineRule="auto"/>
        <w:jc w:val="left"/>
        <w:rPr>
          <w:rFonts w:ascii="Calibri" w:hAnsi="Calibri" w:cs="Calibri"/>
          <w:sz w:val="22"/>
        </w:rPr>
      </w:pPr>
      <w:r>
        <w:rPr>
          <w:rFonts w:ascii="Calibri" w:hAnsi="Calibri" w:cs="Calibri" w:hint="eastAsia"/>
          <w:sz w:val="22"/>
        </w:rPr>
        <w:t>Classification of states</w:t>
      </w:r>
    </w:p>
    <w:p w14:paraId="6CB62480" w14:textId="3D30816F" w:rsidR="001E4CB3" w:rsidRPr="001E4CB3" w:rsidRDefault="001E4CB3" w:rsidP="6819A95C">
      <w:pPr>
        <w:pStyle w:val="figure"/>
        <w:spacing w:line="276" w:lineRule="auto"/>
        <w:jc w:val="both"/>
        <w:rPr>
          <w:rFonts w:eastAsiaTheme="minorEastAsia"/>
          <w:i w:val="0"/>
          <w:iCs w:val="0"/>
          <w:color w:val="auto"/>
        </w:rPr>
      </w:pPr>
      <w:r w:rsidRPr="6819A95C">
        <w:rPr>
          <w:rFonts w:eastAsiaTheme="minorEastAsia"/>
          <w:i w:val="0"/>
          <w:iCs w:val="0"/>
          <w:color w:val="auto"/>
        </w:rPr>
        <w:t>For each state, we classified transmission setting using the posterior distribution of attack rates across probabilistic draws. We first calculated the proportion of draws falling into three predefined attack-rate bands: low (AR≤1%), moderate (1%&lt;AR≤10%), and high (AR&gt;10%). States were then assigned to the category with the largest posterior prob</w:t>
      </w:r>
      <w:commentRangeStart w:id="66"/>
      <w:r w:rsidRPr="6819A95C">
        <w:rPr>
          <w:rFonts w:eastAsiaTheme="minorEastAsia"/>
          <w:i w:val="0"/>
          <w:iCs w:val="0"/>
          <w:color w:val="auto"/>
        </w:rPr>
        <w:t xml:space="preserve">ability, </w:t>
      </w:r>
      <w:commentRangeEnd w:id="66"/>
      <w:r w:rsidRPr="6819A95C">
        <w:rPr>
          <w:rStyle w:val="af1"/>
          <w:rFonts w:eastAsiaTheme="minorEastAsia"/>
          <w:i w:val="0"/>
          <w:iCs w:val="0"/>
          <w:color w:val="auto"/>
          <w:sz w:val="22"/>
          <w:szCs w:val="24"/>
        </w:rPr>
        <w:commentReference w:id="66"/>
      </w:r>
      <w:r w:rsidRPr="6819A95C">
        <w:rPr>
          <w:rFonts w:eastAsiaTheme="minorEastAsia"/>
          <w:i w:val="0"/>
          <w:iCs w:val="0"/>
          <w:color w:val="auto"/>
        </w:rPr>
        <w:t>i.e.</w:t>
      </w:r>
      <m:oMath>
        <m:r>
          <w:rPr>
            <w:rFonts w:ascii="Cambria Math" w:eastAsiaTheme="minorEastAsia" w:hAnsi="Cambria Math"/>
            <w:color w:val="auto"/>
            <w:szCs w:val="22"/>
          </w:rPr>
          <m:t>max⁡{P(AR≤1%,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1%&lt;AR ≤10%</m:t>
            </m:r>
          </m:e>
        </m:d>
        <m:r>
          <w:rPr>
            <w:rFonts w:ascii="Cambria Math" w:eastAsiaTheme="minorEastAsia" w:hAnsi="Cambria Math"/>
            <w:color w:val="auto"/>
            <w:szCs w:val="22"/>
          </w:rPr>
          <m:t>, P</m:t>
        </m:r>
        <m:d>
          <m:dPr>
            <m:ctrlPr>
              <w:rPr>
                <w:rFonts w:ascii="Cambria Math" w:eastAsiaTheme="minorEastAsia" w:hAnsi="Cambria Math"/>
                <w:iCs w:val="0"/>
                <w:color w:val="auto"/>
                <w:szCs w:val="22"/>
              </w:rPr>
            </m:ctrlPr>
          </m:dPr>
          <m:e>
            <m:r>
              <w:rPr>
                <w:rFonts w:ascii="Cambria Math" w:eastAsiaTheme="minorEastAsia" w:hAnsi="Cambria Math"/>
                <w:color w:val="auto"/>
                <w:szCs w:val="22"/>
              </w:rPr>
              <m:t>AR&gt;10%</m:t>
            </m:r>
          </m:e>
        </m:d>
        <m:r>
          <w:rPr>
            <w:rFonts w:ascii="Cambria Math" w:eastAsiaTheme="minorEastAsia" w:hAnsi="Cambria Math"/>
            <w:color w:val="auto"/>
            <w:szCs w:val="22"/>
          </w:rPr>
          <m:t>}</m:t>
        </m:r>
      </m:oMath>
      <w:r w:rsidRPr="6819A95C">
        <w:rPr>
          <w:rFonts w:eastAsiaTheme="minorEastAsia"/>
          <w:i w:val="0"/>
          <w:iCs w:val="0"/>
          <w:color w:val="auto"/>
        </w:rPr>
        <w:t>.</w:t>
      </w:r>
    </w:p>
    <w:p w14:paraId="6B94DB35" w14:textId="77777777" w:rsidR="001E4CB3" w:rsidRPr="007C1A8C" w:rsidRDefault="001E4CB3" w:rsidP="00E820E3">
      <w:pPr>
        <w:rPr>
          <w:rFonts w:ascii="Calibri" w:eastAsia="Malgun Gothic" w:hAnsi="Calibri" w:cs="Calibri"/>
          <w:sz w:val="22"/>
          <w:szCs w:val="24"/>
          <w:lang w:eastAsia="ko-KR"/>
        </w:rPr>
      </w:pPr>
    </w:p>
    <w:p w14:paraId="6A4978D6"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11</w:t>
      </w:r>
      <w:r w:rsidRPr="007C1A8C">
        <w:rPr>
          <w:rFonts w:ascii="Calibri" w:hAnsi="Calibri" w:cs="Calibri"/>
          <w:sz w:val="22"/>
          <w:szCs w:val="24"/>
        </w:rPr>
        <w:br/>
        <w:t>In the supplementary Section S2, the equations refer only to travel vaccination, implying that different methods are used in outbreak settings, but these are not provided.</w:t>
      </w:r>
      <w:r w:rsidRPr="007C1A8C">
        <w:rPr>
          <w:rFonts w:ascii="Calibri" w:hAnsi="Calibri" w:cs="Calibri"/>
          <w:sz w:val="22"/>
          <w:szCs w:val="24"/>
        </w:rPr>
        <w:br/>
      </w:r>
    </w:p>
    <w:p w14:paraId="1FAD9BB6"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7494639F" w14:textId="77777777" w:rsidR="001E4CB3" w:rsidRDefault="0007361D" w:rsidP="00E820E3">
      <w:pPr>
        <w:numPr>
          <w:ilvl w:val="0"/>
          <w:numId w:val="3"/>
        </w:numPr>
        <w:rPr>
          <w:rFonts w:ascii="Calibri" w:eastAsia="Malgun Gothic" w:hAnsi="Calibri" w:cs="Calibri"/>
          <w:color w:val="0070C0"/>
          <w:sz w:val="22"/>
          <w:szCs w:val="24"/>
          <w:lang w:eastAsia="ko-KR"/>
        </w:rPr>
      </w:pPr>
      <w:r w:rsidRPr="00946E6C">
        <w:rPr>
          <w:rFonts w:ascii="Calibri" w:eastAsia="Malgun Gothic" w:hAnsi="Calibri" w:cs="Calibri"/>
          <w:color w:val="0070C0"/>
          <w:sz w:val="22"/>
          <w:szCs w:val="24"/>
          <w:lang w:eastAsia="ko-KR"/>
        </w:rPr>
        <w:t>We have now expanded Supplementary Section S2 to include the equations for the outbreak-response immunisation strategies, so that the methods are presented consistently for both travel vaccination and outbreak settings. The added section is provided below.</w:t>
      </w:r>
    </w:p>
    <w:p w14:paraId="5CFFF0F6" w14:textId="77777777" w:rsidR="001E4CB3" w:rsidRDefault="001E4CB3" w:rsidP="001E4CB3">
      <w:pPr>
        <w:rPr>
          <w:rFonts w:ascii="Calibri" w:eastAsia="Malgun Gothic" w:hAnsi="Calibri" w:cs="Calibri"/>
          <w:color w:val="0070C0"/>
          <w:sz w:val="22"/>
          <w:szCs w:val="24"/>
          <w:lang w:eastAsia="ko-KR"/>
        </w:rPr>
      </w:pPr>
    </w:p>
    <w:p w14:paraId="411EC7EF" w14:textId="696E5211" w:rsidR="0085090C" w:rsidRPr="00B612B0" w:rsidRDefault="0085090C" w:rsidP="0085090C">
      <w:pPr>
        <w:pStyle w:val="figure"/>
        <w:spacing w:line="276" w:lineRule="auto"/>
        <w:rPr>
          <w:rFonts w:eastAsiaTheme="minorEastAsia"/>
          <w:szCs w:val="18"/>
        </w:rPr>
      </w:pPr>
      <w:bookmarkStart w:id="67" w:name="_Toc227578162"/>
      <w:bookmarkStart w:id="68" w:name="_Toc227589808"/>
      <w:r>
        <w:t xml:space="preserve">Supplementary Section S </w:t>
      </w:r>
      <w:r>
        <w:fldChar w:fldCharType="begin"/>
      </w:r>
      <w:r>
        <w:instrText xml:space="preserve"> SEQ Section_S \* ARABIC </w:instrText>
      </w:r>
      <w:r>
        <w:fldChar w:fldCharType="separate"/>
      </w:r>
      <w:r>
        <w:rPr>
          <w:noProof/>
        </w:rPr>
        <w:t>2</w:t>
      </w:r>
      <w:r>
        <w:fldChar w:fldCharType="end"/>
      </w:r>
      <w:r>
        <w:rPr>
          <w:rFonts w:eastAsiaTheme="minorEastAsia" w:hint="eastAsia"/>
        </w:rPr>
        <w:t xml:space="preserve">: </w:t>
      </w:r>
      <w:r w:rsidRPr="00F50B07">
        <w:rPr>
          <w:rFonts w:eastAsiaTheme="minorEastAsia"/>
        </w:rPr>
        <w:t>Transmission dynamic model structure</w:t>
      </w:r>
      <w:bookmarkEnd w:id="67"/>
      <w:bookmarkEnd w:id="68"/>
    </w:p>
    <w:p w14:paraId="54E8E51A" w14:textId="77777777" w:rsidR="0085090C" w:rsidRPr="00F50B07" w:rsidRDefault="0085090C" w:rsidP="0085090C">
      <w:pPr>
        <w:pStyle w:val="figure"/>
        <w:numPr>
          <w:ilvl w:val="0"/>
          <w:numId w:val="8"/>
        </w:numPr>
        <w:spacing w:line="276" w:lineRule="auto"/>
        <w:rPr>
          <w:rFonts w:eastAsiaTheme="minorEastAsia"/>
          <w:i w:val="0"/>
          <w:iCs w:val="0"/>
          <w:color w:val="auto"/>
          <w:szCs w:val="22"/>
        </w:rPr>
      </w:pPr>
      <w:r>
        <w:rPr>
          <w:rFonts w:eastAsiaTheme="minorEastAsia" w:hint="eastAsia"/>
          <w:i w:val="0"/>
          <w:iCs w:val="0"/>
          <w:color w:val="auto"/>
          <w:szCs w:val="22"/>
        </w:rPr>
        <w:t xml:space="preserve">Model structure </w:t>
      </w:r>
    </w:p>
    <w:p w14:paraId="05AA0904" w14:textId="77777777" w:rsidR="0085090C" w:rsidRDefault="0085090C" w:rsidP="0085090C">
      <w:pPr>
        <w:spacing w:line="276" w:lineRule="auto"/>
        <w:rPr>
          <w:rFonts w:ascii="Calibri" w:hAnsi="Calibri" w:cs="Calibri"/>
          <w:sz w:val="22"/>
        </w:rPr>
      </w:pPr>
      <w:r>
        <w:rPr>
          <w:rFonts w:ascii="Calibri" w:hAnsi="Calibri" w:cs="Calibri" w:hint="eastAsia"/>
          <w:sz w:val="22"/>
        </w:rPr>
        <w:t xml:space="preserve">We used an age-structured SEIRV transmission dynamic model to simulate chikungunya outbreak transmission across the 11 subnational states in Brazil that met the inclusion </w:t>
      </w:r>
      <w:r>
        <w:rPr>
          <w:rFonts w:ascii="Calibri" w:hAnsi="Calibri" w:cs="Calibri"/>
          <w:sz w:val="22"/>
        </w:rPr>
        <w:t>criteria</w:t>
      </w:r>
      <w:r>
        <w:rPr>
          <w:rFonts w:ascii="Calibri" w:hAnsi="Calibri" w:cs="Calibri" w:hint="eastAsia"/>
          <w:sz w:val="22"/>
        </w:rPr>
        <w:t xml:space="preserve">. The population of each state </w:t>
      </w:r>
      <m:oMath>
        <m:r>
          <w:rPr>
            <w:rFonts w:ascii="Cambria Math" w:hAnsi="Cambria Math" w:cs="Calibri"/>
            <w:sz w:val="22"/>
          </w:rPr>
          <m:t>r</m:t>
        </m:r>
      </m:oMath>
      <w:r>
        <w:rPr>
          <w:rFonts w:ascii="Calibri" w:hAnsi="Calibri" w:cs="Calibri" w:hint="eastAsia"/>
          <w:sz w:val="22"/>
        </w:rPr>
        <w:t xml:space="preserve">, and </w:t>
      </w:r>
      <m:oMath>
        <m:sSub>
          <m:sSubPr>
            <m:ctrlPr>
              <w:rPr>
                <w:rFonts w:ascii="Cambria Math" w:hAnsi="Cambria Math" w:cs="Calibri"/>
                <w:i/>
                <w:sz w:val="22"/>
              </w:rPr>
            </m:ctrlPr>
          </m:sSubPr>
          <m:e>
            <m:r>
              <w:rPr>
                <w:rFonts w:ascii="Cambria Math" w:hAnsi="Cambria Math" w:cs="Calibri"/>
                <w:sz w:val="22"/>
              </w:rPr>
              <m:t>N</m:t>
            </m:r>
          </m:e>
          <m:sub>
            <m:r>
              <w:rPr>
                <w:rFonts w:ascii="Cambria Math" w:hAnsi="Cambria Math" w:cs="Calibri"/>
                <w:sz w:val="22"/>
              </w:rPr>
              <m:t>a,r</m:t>
            </m:r>
          </m:sub>
        </m:sSub>
      </m:oMath>
      <w:r>
        <w:rPr>
          <w:rFonts w:ascii="Calibri" w:hAnsi="Calibri" w:cs="Calibri" w:hint="eastAsia"/>
          <w:sz w:val="22"/>
        </w:rPr>
        <w:t xml:space="preserve"> denoting the size of age </w:t>
      </w:r>
      <m:oMath>
        <m:r>
          <w:rPr>
            <w:rFonts w:ascii="Cambria Math" w:hAnsi="Cambria Math" w:cs="Calibri"/>
            <w:sz w:val="22"/>
          </w:rPr>
          <m:t>a</m:t>
        </m:r>
      </m:oMath>
      <w:r w:rsidRPr="12DC6660">
        <w:rPr>
          <w:rFonts w:ascii="Calibri" w:hAnsi="Calibri" w:cs="Calibri"/>
          <w:sz w:val="22"/>
        </w:rPr>
        <w:t xml:space="preserve">. </w:t>
      </w:r>
    </w:p>
    <w:p w14:paraId="67288783" w14:textId="77777777" w:rsidR="0085090C" w:rsidRDefault="0085090C" w:rsidP="0085090C">
      <w:pPr>
        <w:spacing w:line="276" w:lineRule="auto"/>
        <w:rPr>
          <w:rFonts w:ascii="Calibri" w:hAnsi="Calibri" w:cs="Calibri"/>
          <w:sz w:val="22"/>
        </w:rPr>
      </w:pPr>
    </w:p>
    <w:p w14:paraId="18E39B1D" w14:textId="77777777" w:rsidR="0085090C" w:rsidRDefault="0085090C" w:rsidP="0085090C">
      <w:pPr>
        <w:spacing w:line="276" w:lineRule="auto"/>
        <w:rPr>
          <w:rFonts w:ascii="Calibri" w:hAnsi="Calibri" w:cs="Calibri"/>
          <w:sz w:val="22"/>
        </w:rPr>
      </w:pPr>
      <w:r>
        <w:rPr>
          <w:rFonts w:ascii="Calibri" w:hAnsi="Calibri" w:cs="Calibri" w:hint="eastAsia"/>
          <w:sz w:val="22"/>
        </w:rPr>
        <w:t>Each age class is partitioned into five compartments: susceptible (S), exposed (E), Infectious (I), recovered (R), and vaccinated (V). We used the same model structure with vaccine coverage = 0 to estimate counterfactual (no vaccination) disease burden, total attack rates (</w:t>
      </w:r>
      <w:r w:rsidRPr="003A2EBC">
        <w:rPr>
          <w:rFonts w:ascii="Calibri" w:hAnsi="Calibri" w:cs="Calibri"/>
          <w:i/>
          <w:iCs/>
          <w:color w:val="4472C4" w:themeColor="accent1"/>
          <w:szCs w:val="21"/>
        </w:rPr>
        <w:fldChar w:fldCharType="begin"/>
      </w:r>
      <w:r w:rsidRPr="003A2EBC">
        <w:rPr>
          <w:rFonts w:ascii="Calibri" w:hAnsi="Calibri" w:cs="Calibri"/>
          <w:i/>
          <w:iCs/>
          <w:color w:val="4472C4" w:themeColor="accent1"/>
          <w:szCs w:val="21"/>
        </w:rPr>
        <w:instrText xml:space="preserve"> REF _Ref227597499 \h  \* MERGEFORMAT </w:instrText>
      </w:r>
      <w:r w:rsidRPr="003A2EBC">
        <w:rPr>
          <w:rFonts w:ascii="Calibri" w:hAnsi="Calibri" w:cs="Calibri"/>
          <w:i/>
          <w:iCs/>
          <w:color w:val="4472C4" w:themeColor="accent1"/>
          <w:szCs w:val="21"/>
        </w:rPr>
      </w:r>
      <w:r w:rsidRPr="003A2EBC">
        <w:rPr>
          <w:rFonts w:ascii="Calibri" w:hAnsi="Calibri" w:cs="Calibri"/>
          <w:i/>
          <w:iCs/>
          <w:color w:val="4472C4" w:themeColor="accent1"/>
          <w:szCs w:val="21"/>
        </w:rPr>
        <w:fldChar w:fldCharType="separate"/>
      </w:r>
      <w:r w:rsidRPr="003A2EBC">
        <w:rPr>
          <w:rFonts w:ascii="Calibri" w:hAnsi="Calibri" w:cs="Calibri"/>
          <w:i/>
          <w:iCs/>
          <w:color w:val="4472C4" w:themeColor="accent1"/>
          <w:sz w:val="22"/>
        </w:rPr>
        <w:t xml:space="preserve">Section S </w:t>
      </w:r>
      <w:r w:rsidRPr="003A2EBC">
        <w:rPr>
          <w:rFonts w:ascii="Calibri" w:hAnsi="Calibri" w:cs="Calibri"/>
          <w:i/>
          <w:iCs/>
          <w:noProof/>
          <w:color w:val="4472C4" w:themeColor="accent1"/>
          <w:sz w:val="22"/>
        </w:rPr>
        <w:t>1</w:t>
      </w:r>
      <w:r w:rsidRPr="003A2EBC">
        <w:rPr>
          <w:rFonts w:ascii="Calibri" w:hAnsi="Calibri" w:cs="Calibri"/>
          <w:i/>
          <w:iCs/>
          <w:color w:val="4472C4" w:themeColor="accent1"/>
          <w:szCs w:val="21"/>
        </w:rPr>
        <w:fldChar w:fldCharType="end"/>
      </w:r>
      <w:r>
        <w:rPr>
          <w:rFonts w:ascii="Calibri" w:hAnsi="Calibri" w:cs="Calibri" w:hint="eastAsia"/>
          <w:sz w:val="22"/>
        </w:rPr>
        <w:t xml:space="preserve">). </w:t>
      </w:r>
    </w:p>
    <w:p w14:paraId="6EC257F0" w14:textId="77777777" w:rsidR="0085090C" w:rsidRDefault="0085090C" w:rsidP="0085090C">
      <w:pPr>
        <w:spacing w:line="276" w:lineRule="auto"/>
        <w:rPr>
          <w:rFonts w:ascii="Calibri" w:hAnsi="Calibri" w:cs="Calibri"/>
          <w:sz w:val="22"/>
        </w:rPr>
      </w:pPr>
    </w:p>
    <w:p w14:paraId="30B47911" w14:textId="77777777" w:rsidR="0085090C" w:rsidRDefault="0085090C" w:rsidP="0085090C">
      <w:pPr>
        <w:spacing w:line="276" w:lineRule="auto"/>
        <w:rPr>
          <w:rFonts w:ascii="Calibri" w:hAnsi="Calibri" w:cs="Calibri"/>
          <w:sz w:val="22"/>
        </w:rPr>
      </w:pPr>
      <w:r>
        <w:rPr>
          <w:rFonts w:ascii="Calibri" w:hAnsi="Calibri" w:cs="Calibri" w:hint="eastAsia"/>
          <w:sz w:val="22"/>
        </w:rPr>
        <w:t xml:space="preserve">For outbreak response immunisation, we </w:t>
      </w:r>
      <w:r w:rsidRPr="00DD3C67">
        <w:rPr>
          <w:rFonts w:ascii="Calibri" w:hAnsi="Calibri" w:cs="Calibri"/>
          <w:sz w:val="22"/>
        </w:rPr>
        <w:t xml:space="preserve">assumed (i) disease blocking only efficacy, and (ii) disease and infection-blocking vaccine efficacy mechanisms. Under disease blocking efficacy assumption, </w:t>
      </w:r>
      <w:r>
        <w:rPr>
          <w:rFonts w:ascii="Calibri" w:hAnsi="Calibri" w:cs="Calibri" w:hint="eastAsia"/>
          <w:sz w:val="22"/>
        </w:rPr>
        <w:t>vaccination</w:t>
      </w:r>
      <w:r w:rsidRPr="00DD3C67">
        <w:rPr>
          <w:rFonts w:ascii="Calibri" w:hAnsi="Calibri" w:cs="Calibri"/>
          <w:sz w:val="22"/>
        </w:rPr>
        <w:t xml:space="preserve"> does not alter force of infection, and thus the total infections will remain the same. However, total symptomatic individuals will decrease by disease blocking efficacy</w:t>
      </w:r>
      <w:r>
        <w:rPr>
          <w:rFonts w:ascii="Calibri" w:hAnsi="Calibri" w:cs="Calibri" w:hint="eastAsia"/>
          <w:sz w:val="22"/>
        </w:rPr>
        <w:t xml:space="preserve"> </w:t>
      </w:r>
      <m:oMath>
        <m:r>
          <w:rPr>
            <w:rFonts w:ascii="Cambria Math" w:hAnsi="Cambria Math" w:cs="Calibri"/>
            <w:sz w:val="22"/>
          </w:rPr>
          <m:t>(V</m:t>
        </m:r>
        <m:sSub>
          <m:sSubPr>
            <m:ctrlPr>
              <w:rPr>
                <w:rFonts w:ascii="Cambria Math" w:hAnsi="Cambria Math" w:cs="Calibri"/>
                <w:i/>
                <w:sz w:val="22"/>
              </w:rPr>
            </m:ctrlPr>
          </m:sSubPr>
          <m:e>
            <m:r>
              <w:rPr>
                <w:rFonts w:ascii="Cambria Math" w:hAnsi="Cambria Math" w:cs="Calibri"/>
                <w:sz w:val="22"/>
              </w:rPr>
              <m:t>E</m:t>
            </m:r>
          </m:e>
          <m:sub>
            <m:r>
              <w:rPr>
                <w:rFonts w:ascii="Cambria Math" w:hAnsi="Cambria Math" w:cs="Calibri"/>
                <w:sz w:val="22"/>
              </w:rPr>
              <m:t>block</m:t>
            </m:r>
          </m:sub>
        </m:sSub>
        <m:r>
          <w:rPr>
            <w:rFonts w:ascii="Cambria Math" w:hAnsi="Cambria Math" w:cs="Calibri"/>
            <w:sz w:val="22"/>
          </w:rPr>
          <m:t>)</m:t>
        </m:r>
      </m:oMath>
      <w:r w:rsidRPr="00DD3C67">
        <w:rPr>
          <w:rFonts w:ascii="Calibri" w:hAnsi="Calibri" w:cs="Calibri"/>
          <w:sz w:val="22"/>
        </w:rPr>
        <w:t xml:space="preserve"> and vaccine coverage. Under disease and infection blocking efficacy assumption, successfully vaccinated individuals acquire immunity after certain days post-vaccination (14-days) and removed from susceptible compartment, thus changing the force of infection. Therefore, there were both direct impacts (on vaccinated) and indirect impacts (non-vaccinated) of vaccination. We assumed all-or-nothing vaccine, so successfully vaccinated individuals in the V compartment will remain in the V compartment, without moving into the I compartment again. We assumed that transmission rate (</w:t>
      </w:r>
      <m:oMath>
        <m:sSub>
          <m:sSubPr>
            <m:ctrlPr>
              <w:rPr>
                <w:rFonts w:ascii="Cambria Math" w:hAnsi="Cambria Math" w:cs="Calibri"/>
                <w:i/>
                <w:sz w:val="22"/>
              </w:rPr>
            </m:ctrlPr>
          </m:sSubPr>
          <m:e>
            <m:r>
              <w:rPr>
                <w:rFonts w:ascii="Cambria Math" w:hAnsi="Cambria Math" w:cs="Calibri"/>
                <w:sz w:val="22"/>
              </w:rPr>
              <m:t>β</m:t>
            </m:r>
          </m:e>
          <m:sub>
            <m:r>
              <w:rPr>
                <w:rFonts w:ascii="Cambria Math" w:hAnsi="Cambria Math" w:cs="Calibri"/>
                <w:sz w:val="22"/>
              </w:rPr>
              <m:t>t</m:t>
            </m:r>
          </m:sub>
        </m:sSub>
      </m:oMath>
      <w:r w:rsidRPr="00DD3C67">
        <w:rPr>
          <w:rFonts w:ascii="Calibri" w:hAnsi="Calibri" w:cs="Calibri"/>
          <w:sz w:val="22"/>
        </w:rPr>
        <w:t xml:space="preserve">) is time-varying each week from week 1 to 52. We used literature-based information for the recovery </w:t>
      </w:r>
      <w:commentRangeStart w:id="69"/>
      <w:r w:rsidRPr="00DD3C67">
        <w:rPr>
          <w:rFonts w:ascii="Calibri" w:hAnsi="Calibri" w:cs="Calibri"/>
          <w:sz w:val="22"/>
        </w:rPr>
        <w:t>rate (γ).</w:t>
      </w:r>
      <w:r>
        <w:rPr>
          <w:rFonts w:ascii="Calibri" w:hAnsi="Calibri" w:cs="Calibri" w:hint="eastAsia"/>
          <w:sz w:val="22"/>
        </w:rPr>
        <w:t xml:space="preserve"> </w:t>
      </w:r>
      <w:commentRangeEnd w:id="69"/>
      <w:r>
        <w:rPr>
          <w:rStyle w:val="af1"/>
          <w:rFonts w:ascii="Calibri" w:hAnsi="Calibri" w:cs="Calibri"/>
          <w:sz w:val="22"/>
          <w:szCs w:val="22"/>
        </w:rPr>
        <w:commentReference w:id="69"/>
      </w:r>
    </w:p>
    <w:p w14:paraId="169543CA" w14:textId="77777777" w:rsidR="0085090C" w:rsidRPr="00B31E5F" w:rsidRDefault="0085090C" w:rsidP="0085090C">
      <w:pPr>
        <w:spacing w:line="276" w:lineRule="auto"/>
        <w:rPr>
          <w:rFonts w:ascii="Calibri" w:hAnsi="Calibri" w:cs="Calibri"/>
          <w:sz w:val="22"/>
        </w:rPr>
      </w:pPr>
    </w:p>
    <w:p w14:paraId="77566237" w14:textId="77777777" w:rsidR="0085090C" w:rsidRDefault="0085090C" w:rsidP="0085090C">
      <w:pPr>
        <w:pStyle w:val="figure"/>
        <w:spacing w:line="276" w:lineRule="auto"/>
        <w:rPr>
          <w:rFonts w:eastAsiaTheme="minorEastAsia"/>
        </w:rPr>
      </w:pPr>
      <w:bookmarkStart w:id="70" w:name="_Ref227597397"/>
      <w:bookmarkStart w:id="71" w:name="_Toc227578198"/>
      <w:bookmarkStart w:id="72" w:name="_Toc227593929"/>
      <w:r>
        <w:t xml:space="preserve">Figure S </w:t>
      </w:r>
      <w:r>
        <w:fldChar w:fldCharType="begin"/>
      </w:r>
      <w:r>
        <w:instrText xml:space="preserve"> SEQ Figure_S \* ARABIC </w:instrText>
      </w:r>
      <w:r>
        <w:fldChar w:fldCharType="separate"/>
      </w:r>
      <w:r>
        <w:rPr>
          <w:noProof/>
        </w:rPr>
        <w:t>1</w:t>
      </w:r>
      <w:r>
        <w:fldChar w:fldCharType="end"/>
      </w:r>
      <w:bookmarkEnd w:id="70"/>
      <w:r>
        <w:rPr>
          <w:rFonts w:eastAsiaTheme="minorEastAsia" w:hint="eastAsia"/>
        </w:rPr>
        <w:t xml:space="preserve"> Transmission dynamic model</w:t>
      </w:r>
      <w:bookmarkEnd w:id="71"/>
      <w:bookmarkEnd w:id="72"/>
    </w:p>
    <w:p w14:paraId="4802BCE9" w14:textId="77777777" w:rsidR="0085090C" w:rsidRDefault="0085090C" w:rsidP="0085090C">
      <w:pPr>
        <w:pStyle w:val="ae"/>
        <w:spacing w:line="276" w:lineRule="auto"/>
        <w:rPr>
          <w:rFonts w:eastAsia="Malgun Gothic"/>
        </w:rPr>
      </w:pPr>
      <w:r w:rsidRPr="009166F4">
        <w:rPr>
          <w:rFonts w:eastAsiaTheme="minorEastAsia"/>
          <w:noProof/>
        </w:rPr>
        <w:drawing>
          <wp:inline distT="0" distB="0" distL="0" distR="0" wp14:anchorId="2B5AB68A" wp14:editId="2F150695">
            <wp:extent cx="6363418" cy="3033657"/>
            <wp:effectExtent l="0" t="0" r="0" b="0"/>
            <wp:docPr id="74817922" name="그림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7922" name="그림 1" descr="A diagram of a vaccine&#10;&#10;AI-generated content may be incorrect."/>
                    <pic:cNvPicPr/>
                  </pic:nvPicPr>
                  <pic:blipFill>
                    <a:blip r:embed="rId53"/>
                    <a:stretch>
                      <a:fillRect/>
                    </a:stretch>
                  </pic:blipFill>
                  <pic:spPr>
                    <a:xfrm>
                      <a:off x="0" y="0"/>
                      <a:ext cx="6373110" cy="3038277"/>
                    </a:xfrm>
                    <a:prstGeom prst="rect">
                      <a:avLst/>
                    </a:prstGeom>
                  </pic:spPr>
                </pic:pic>
              </a:graphicData>
            </a:graphic>
          </wp:inline>
        </w:drawing>
      </w:r>
      <w:r w:rsidRPr="00101DC4">
        <w:rPr>
          <w:rFonts w:eastAsiaTheme="minorEastAsia"/>
        </w:rPr>
        <w:t xml:space="preserve"> </w:t>
      </w:r>
    </w:p>
    <w:p w14:paraId="7F20F00E" w14:textId="77777777" w:rsidR="0062112D" w:rsidRDefault="0062112D" w:rsidP="0062112D">
      <w:pPr>
        <w:rPr>
          <w:rFonts w:eastAsia="Malgun Gothic"/>
          <w:lang w:eastAsia="ko-KR"/>
        </w:rPr>
      </w:pPr>
    </w:p>
    <w:p w14:paraId="2E7B67AB" w14:textId="77777777" w:rsidR="0062112D" w:rsidRDefault="0062112D" w:rsidP="0062112D">
      <w:pPr>
        <w:rPr>
          <w:rFonts w:eastAsia="Malgun Gothic"/>
          <w:lang w:eastAsia="ko-KR"/>
        </w:rPr>
      </w:pPr>
    </w:p>
    <w:p w14:paraId="430428F0" w14:textId="52BCAD18" w:rsidR="0062112D" w:rsidRPr="0062112D" w:rsidRDefault="0062112D" w:rsidP="0062112D">
      <w:pPr>
        <w:rPr>
          <w:rFonts w:eastAsia="Malgun Gothic"/>
          <w:lang w:eastAsia="ko-KR"/>
        </w:rPr>
      </w:pPr>
      <w:r w:rsidRPr="008D1DE3">
        <w:rPr>
          <w:rFonts w:ascii="Calibri" w:hAnsi="Calibri" w:cs="Calibri"/>
          <w:noProof/>
        </w:rPr>
        <mc:AlternateContent>
          <mc:Choice Requires="wps">
            <w:drawing>
              <wp:anchor distT="0" distB="0" distL="114300" distR="114300" simplePos="0" relativeHeight="251665408" behindDoc="0" locked="0" layoutInCell="1" allowOverlap="1" wp14:anchorId="0A8E24C4" wp14:editId="1E5ADB8B">
                <wp:simplePos x="0" y="0"/>
                <wp:positionH relativeFrom="page">
                  <wp:posOffset>4506595</wp:posOffset>
                </wp:positionH>
                <wp:positionV relativeFrom="paragraph">
                  <wp:posOffset>179070</wp:posOffset>
                </wp:positionV>
                <wp:extent cx="2820035" cy="1790065"/>
                <wp:effectExtent l="0" t="0" r="0" b="0"/>
                <wp:wrapNone/>
                <wp:docPr id="50" name="Text Box 14">
                  <a:extLst xmlns:a="http://schemas.openxmlformats.org/drawingml/2006/main">
                    <a:ext uri="{FF2B5EF4-FFF2-40B4-BE49-F238E27FC236}">
                      <a16:creationId xmlns:a16="http://schemas.microsoft.com/office/drawing/2014/main" id="{AD0806F7-7AE5-036C-DEAA-0034ECDDE50A}"/>
                    </a:ext>
                  </a:extLst>
                </wp:docPr>
                <wp:cNvGraphicFramePr/>
                <a:graphic xmlns:a="http://schemas.openxmlformats.org/drawingml/2006/main">
                  <a:graphicData uri="http://schemas.microsoft.com/office/word/2010/wordprocessingShape">
                    <wps:wsp>
                      <wps:cNvSpPr txBox="1"/>
                      <wps:spPr>
                        <a:xfrm>
                          <a:off x="0" y="0"/>
                          <a:ext cx="2820035" cy="1790065"/>
                        </a:xfrm>
                        <a:prstGeom prst="rect">
                          <a:avLst/>
                        </a:prstGeom>
                        <a:noFill/>
                      </wps:spPr>
                      <wps:txbx>
                        <w:txbxContent>
                          <w:p w14:paraId="5F7B849A" w14:textId="77777777" w:rsidR="0085090C" w:rsidRPr="00836B4D" w:rsidRDefault="0085090C" w:rsidP="0085090C">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γ</m:t>
                              </m:r>
                            </m:oMath>
                            <w:r w:rsidRPr="00836B4D">
                              <w:rPr>
                                <w:rFonts w:ascii="Calibri" w:eastAsia="Malgun Gothic" w:hAnsi="Calibri" w:cs="Calibri"/>
                                <w:color w:val="000000"/>
                                <w:kern w:val="24"/>
                                <w:sz w:val="22"/>
                              </w:rPr>
                              <w:t>: recovery rate</w:t>
                            </w:r>
                          </w:p>
                          <w:p w14:paraId="209AF80A" w14:textId="77777777" w:rsidR="0085090C" w:rsidRPr="00836B4D" w:rsidRDefault="0085090C" w:rsidP="0085090C">
                            <w:pPr>
                              <w:spacing w:line="276" w:lineRule="auto"/>
                              <w:rPr>
                                <w:rFonts w:ascii="Calibri" w:eastAsia="Cambria Math" w:hAnsi="Calibri" w:cs="Calibri"/>
                                <w:i/>
                                <w:iCs/>
                                <w:color w:val="000000"/>
                                <w:kern w:val="24"/>
                                <w:sz w:val="22"/>
                              </w:rPr>
                            </w:pPr>
                            <m:oMath>
                              <m:r>
                                <w:rPr>
                                  <w:rFonts w:ascii="Cambria Math" w:eastAsia="Cambria Math" w:hAnsi="Cambria Math" w:cs="Calibri"/>
                                  <w:color w:val="000000"/>
                                  <w:kern w:val="24"/>
                                  <w:sz w:val="22"/>
                                </w:rPr>
                                <m:t>λ</m:t>
                              </m:r>
                            </m:oMath>
                            <w:r w:rsidRPr="00836B4D">
                              <w:rPr>
                                <w:rFonts w:ascii="Calibri" w:eastAsia="Malgun Gothic" w:hAnsi="Calibri" w:cs="Calibri"/>
                                <w:i/>
                                <w:iCs/>
                                <w:color w:val="000000"/>
                                <w:kern w:val="24"/>
                                <w:sz w:val="22"/>
                              </w:rPr>
                              <w:t xml:space="preserve">: </w:t>
                            </w:r>
                            <w:r w:rsidRPr="00836B4D">
                              <w:rPr>
                                <w:rFonts w:ascii="Calibri" w:eastAsia="Malgun Gothic" w:hAnsi="Calibri" w:cs="Calibri"/>
                                <w:color w:val="000000"/>
                                <w:kern w:val="24"/>
                                <w:sz w:val="22"/>
                              </w:rPr>
                              <w:t>force of infection</w:t>
                            </w:r>
                            <w:r w:rsidRPr="00836B4D">
                              <w:rPr>
                                <w:rFonts w:ascii="Calibri" w:eastAsia="Malgun Gothic" w:hAnsi="Calibri" w:cs="Calibri"/>
                                <w:i/>
                                <w:iCs/>
                                <w:color w:val="000000"/>
                                <w:kern w:val="24"/>
                                <w:sz w:val="22"/>
                              </w:rPr>
                              <w:t xml:space="preserve"> (</w:t>
                            </w:r>
                            <m:oMath>
                              <m: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w:rPr>
                                      <w:rFonts w:ascii="Cambria Math" w:eastAsia="Cambria Math" w:hAnsi="Cambria Math" w:cs="Calibri"/>
                                      <w:color w:val="000000"/>
                                      <w:kern w:val="24"/>
                                      <w:sz w:val="22"/>
                                      <w:lang w:val="en-US"/>
                                    </w:rPr>
                                    <m:t>t</m:t>
                                  </m:r>
                                </m:e>
                              </m:d>
                              <m:r>
                                <m:rPr>
                                  <m:sty m:val="p"/>
                                </m:rPr>
                                <w:rPr>
                                  <w:rFonts w:ascii="Cambria Math" w:eastAsia="Cambria Math" w:hAnsi="Cambria Math" w:cs="Calibri"/>
                                  <w:color w:val="000000"/>
                                  <w:kern w:val="24"/>
                                  <w:sz w:val="22"/>
                                  <w:lang w:val="en-US"/>
                                </w:rPr>
                                <m:t> *</m:t>
                              </m:r>
                              <m:f>
                                <m:fPr>
                                  <m:ctrlPr>
                                    <w:rPr>
                                      <w:rFonts w:ascii="Cambria Math" w:eastAsia="Cambria Math" w:hAnsi="Cambria Math" w:cs="Calibri"/>
                                      <w:i/>
                                      <w:iCs/>
                                      <w:color w:val="000000"/>
                                      <w:kern w:val="24"/>
                                      <w:sz w:val="22"/>
                                      <w:lang w:val="en-US"/>
                                    </w:rPr>
                                  </m:ctrlPr>
                                </m:fPr>
                                <m:num>
                                  <m:r>
                                    <m:rPr>
                                      <m:sty m:val="p"/>
                                    </m:rPr>
                                    <w:rPr>
                                      <w:rFonts w:ascii="Cambria Math" w:eastAsia="Cambria Math" w:hAnsi="Cambria Math" w:cs="Calibri"/>
                                      <w:color w:val="000000"/>
                                      <w:kern w:val="24"/>
                                      <w:sz w:val="22"/>
                                      <w:lang w:val="en-US"/>
                                    </w:rPr>
                                    <m:t>I</m:t>
                                  </m:r>
                                </m:num>
                                <m:den>
                                  <m:r>
                                    <w:rPr>
                                      <w:rFonts w:ascii="Cambria Math" w:eastAsia="Cambria Math" w:hAnsi="Cambria Math" w:cs="Calibri"/>
                                      <w:color w:val="000000"/>
                                      <w:kern w:val="24"/>
                                      <w:sz w:val="22"/>
                                      <w:lang w:val="en-US"/>
                                    </w:rPr>
                                    <m:t>N</m:t>
                                  </m:r>
                                </m:den>
                              </m:f>
                              <m:r>
                                <m:rPr>
                                  <m:sty m:val="p"/>
                                </m:rPr>
                                <w:rPr>
                                  <w:rFonts w:ascii="Cambria Math" w:eastAsia="Cambria Math" w:hAnsi="Cambria Math" w:cs="Calibri"/>
                                  <w:color w:val="000000"/>
                                  <w:kern w:val="24"/>
                                  <w:sz w:val="22"/>
                                  <w:lang w:val="en-US"/>
                                </w:rPr>
                                <m:t> )</m:t>
                              </m:r>
                            </m:oMath>
                          </w:p>
                          <w:p w14:paraId="742A6747" w14:textId="77777777" w:rsidR="0085090C" w:rsidRPr="00836B4D" w:rsidRDefault="0085090C" w:rsidP="0085090C">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rPr>
                              <w:t>latent to infectious rate</w:t>
                            </w:r>
                          </w:p>
                          <w:p w14:paraId="19C91238" w14:textId="77777777" w:rsidR="0085090C" w:rsidRPr="00836B4D" w:rsidRDefault="0085090C" w:rsidP="0085090C">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m:rPr>
                                      <m:sty m:val="p"/>
                                    </m:rPr>
                                    <w:rPr>
                                      <w:rFonts w:ascii="Cambria Math" w:eastAsia="Cambria Math" w:hAnsi="Cambria Math" w:cs="Calibri"/>
                                      <w:color w:val="000000"/>
                                      <w:kern w:val="24"/>
                                      <w:sz w:val="22"/>
                                      <w:lang w:val="en-US"/>
                                    </w:rPr>
                                    <m:t>t</m:t>
                                  </m:r>
                                </m:e>
                              </m:d>
                            </m:oMath>
                            <w:r w:rsidRPr="00836B4D">
                              <w:rPr>
                                <w:rFonts w:ascii="Calibri" w:eastAsia="Malgun Gothic" w:hAnsi="Calibri" w:cs="Calibri"/>
                                <w:color w:val="000000"/>
                                <w:kern w:val="24"/>
                                <w:sz w:val="22"/>
                              </w:rPr>
                              <w:t>: transmission rate</w:t>
                            </w:r>
                          </w:p>
                          <w:p w14:paraId="51CCB8BF" w14:textId="77777777" w:rsidR="0085090C" w:rsidRPr="00EE6640" w:rsidRDefault="0085090C" w:rsidP="0085090C">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Cambria Math" w:hAnsi="Cambria Math" w:cs="Calibri"/>
                                  <w:color w:val="000000"/>
                                  <w:kern w:val="24"/>
                                  <w:sz w:val="22"/>
                                  <w:lang w:val="en-US"/>
                                </w:rPr>
                                <m:t>v</m:t>
                              </m:r>
                              <m:d>
                                <m:dPr>
                                  <m:ctrlPr>
                                    <w:rPr>
                                      <w:rFonts w:ascii="Cambria Math" w:eastAsia="Cambria Math" w:hAnsi="Cambria Math" w:cs="Calibri"/>
                                      <w:i/>
                                      <w:iCs/>
                                      <w:color w:val="000000"/>
                                      <w:kern w:val="24"/>
                                      <w:sz w:val="22"/>
                                      <w:lang w:val="en-US"/>
                                    </w:rPr>
                                  </m:ctrlPr>
                                </m:dPr>
                                <m:e>
                                  <m:r>
                                    <w:rPr>
                                      <w:rFonts w:ascii="Cambria Math" w:eastAsia="Cambria Math" w:hAnsi="Cambria Math" w:cs="Calibri"/>
                                      <w:color w:val="000000"/>
                                      <w:kern w:val="24"/>
                                      <w:sz w:val="22"/>
                                      <w:lang w:val="en-US"/>
                                    </w:rPr>
                                    <m:t>t</m:t>
                                  </m:r>
                                </m:e>
                              </m:d>
                              <m:r>
                                <w:rPr>
                                  <w:rFonts w:ascii="Cambria Math" w:eastAsia="Cambria Math" w:hAnsi="Cambria Math" w:cs="Calibri"/>
                                  <w:color w:val="000000"/>
                                  <w:kern w:val="24"/>
                                  <w:sz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r>
                                <w:rPr>
                                  <w:rFonts w:ascii="Cambria Math" w:eastAsia="Malgun Gothic" w:hAnsi="Cambria Math" w:cs="Calibri"/>
                                  <w:color w:val="000000"/>
                                  <w:kern w:val="24"/>
                                  <w:sz w:val="22"/>
                                </w:rPr>
                                <m:t xml:space="preserve">  ∙</m:t>
                              </m:r>
                              <m:f>
                                <m:fPr>
                                  <m:ctrlPr>
                                    <w:rPr>
                                      <w:rFonts w:ascii="Cambria Math" w:eastAsia="Malgun Gothic" w:hAnsi="Cambria Math" w:cs="Calibri"/>
                                      <w:i/>
                                      <w:color w:val="000000"/>
                                      <w:kern w:val="24"/>
                                      <w:sz w:val="22"/>
                                    </w:rPr>
                                  </m:ctrlPr>
                                </m:fPr>
                                <m:num>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num>
                                <m:den>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den>
                              </m:f>
                              <m:r>
                                <w:rPr>
                                  <w:rFonts w:ascii="Cambria Math" w:eastAsia="Malgun Gothic" w:hAnsi="Cambria Math" w:cs="Calibri"/>
                                  <w:color w:val="000000"/>
                                  <w:kern w:val="24"/>
                                  <w:sz w:val="22"/>
                                </w:rPr>
                                <m:t xml:space="preserve"> </m:t>
                              </m:r>
                            </m:oMath>
                          </w:p>
                          <w:p w14:paraId="35D85F63" w14:textId="77777777" w:rsidR="0085090C"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oMath>
                            <w:r w:rsidR="0085090C">
                              <w:rPr>
                                <w:rFonts w:ascii="Calibri" w:eastAsia="Malgun Gothic" w:hAnsi="Calibri" w:cs="Calibri" w:hint="eastAsia"/>
                                <w:color w:val="000000"/>
                                <w:kern w:val="24"/>
                                <w:sz w:val="22"/>
                              </w:rPr>
                              <w:t xml:space="preserve">: target population size </w:t>
                            </w:r>
                          </w:p>
                          <w:p w14:paraId="48D0374D" w14:textId="77777777" w:rsidR="0085090C" w:rsidRPr="00EE6640"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oMath>
                            <w:r w:rsidR="0085090C">
                              <w:rPr>
                                <w:rFonts w:ascii="Calibri" w:eastAsia="Malgun Gothic" w:hAnsi="Calibri" w:cs="Calibri" w:hint="eastAsia"/>
                                <w:color w:val="000000"/>
                                <w:kern w:val="24"/>
                                <w:sz w:val="22"/>
                              </w:rPr>
                              <w:t xml:space="preserve">: weekly total doses (= </w:t>
                            </w: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 xml:space="preserve">target </m:t>
                                  </m:r>
                                </m:sub>
                              </m:sSub>
                              <m:r>
                                <w:rPr>
                                  <w:rFonts w:ascii="Cambria Math" w:eastAsia="Malgun Gothic" w:hAnsi="Cambria Math" w:cs="Calibri"/>
                                  <w:color w:val="000000"/>
                                  <w:kern w:val="24"/>
                                  <w:sz w:val="22"/>
                                </w:rPr>
                                <m:t>∙</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m:t>
                              </m:r>
                            </m:oMath>
                          </w:p>
                          <w:p w14:paraId="76E652BF" w14:textId="77777777" w:rsidR="0085090C"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oMath>
                            <w:r w:rsidR="0085090C">
                              <w:rPr>
                                <w:rFonts w:ascii="Calibri" w:eastAsia="Malgun Gothic" w:hAnsi="Calibri" w:cs="Calibri" w:hint="eastAsia"/>
                                <w:color w:val="000000"/>
                                <w:kern w:val="24"/>
                                <w:sz w:val="22"/>
                              </w:rPr>
                              <w:t>total vaccination coverage (proportion of target population)</w:t>
                            </w:r>
                          </w:p>
                          <w:p w14:paraId="7D01580D" w14:textId="77777777" w:rsidR="0085090C" w:rsidRPr="00836B4D"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oMath>
                            <w:r w:rsidR="0085090C">
                              <w:rPr>
                                <w:rFonts w:ascii="Calibri" w:eastAsia="Malgun Gothic" w:hAnsi="Calibri" w:cs="Calibri" w:hint="eastAsia"/>
                                <w:color w:val="000000"/>
                                <w:kern w:val="24"/>
                                <w:sz w:val="22"/>
                              </w:rPr>
                              <w:t>: weekly delivery speed (proportion of total supply delivered per week)</w:t>
                            </w:r>
                          </w:p>
                          <w:p w14:paraId="379BF5DE" w14:textId="77777777" w:rsidR="0085090C" w:rsidRPr="00836B4D" w:rsidRDefault="0085090C" w:rsidP="0085090C">
                            <w:pPr>
                              <w:spacing w:line="276" w:lineRule="auto"/>
                              <w:rPr>
                                <w:rFonts w:ascii="Calibri" w:eastAsia="Malgun Gothic" w:hAnsi="Calibri" w:cs="Calibri"/>
                                <w:color w:val="000000"/>
                                <w:kern w:val="24"/>
                                <w:sz w:val="22"/>
                              </w:rPr>
                            </w:pP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oMath>
                            <w:r w:rsidRPr="00836B4D">
                              <w:rPr>
                                <w:rFonts w:ascii="Calibri" w:eastAsia="Malgun Gothic" w:hAnsi="Calibri" w:cs="Calibri"/>
                                <w:color w:val="000000"/>
                                <w:kern w:val="24"/>
                                <w:sz w:val="22"/>
                              </w:rPr>
                              <w:t>: vaccine efficacy (disease and infection blocking)</w:t>
                            </w:r>
                          </w:p>
                          <w:p w14:paraId="753404F6" w14:textId="77777777" w:rsidR="0085090C" w:rsidRPr="00836B4D" w:rsidRDefault="0085090C" w:rsidP="0085090C">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block</m:t>
                                  </m:r>
                                </m:sub>
                              </m:sSub>
                            </m:oMath>
                            <w:r w:rsidRPr="00836B4D">
                              <w:rPr>
                                <w:rFonts w:ascii="Calibri" w:eastAsia="Malgun Gothic" w:hAnsi="Calibri" w:cs="Calibri"/>
                                <w:color w:val="000000"/>
                                <w:kern w:val="24"/>
                                <w:sz w:val="22"/>
                              </w:rPr>
                              <w:t>: vaccine efficacy (disease blocking)</w:t>
                            </w:r>
                          </w:p>
                        </w:txbxContent>
                      </wps:txbx>
                      <wps:bodyPr wrap="square" lIns="0" tIns="0" rIns="0" bIns="0" rtlCol="0">
                        <a:spAutoFit/>
                      </wps:bodyPr>
                    </wps:wsp>
                  </a:graphicData>
                </a:graphic>
              </wp:anchor>
            </w:drawing>
          </mc:Choice>
          <mc:Fallback>
            <w:pict>
              <v:shapetype w14:anchorId="0A8E24C4" id="_x0000_t202" coordsize="21600,21600" o:spt="202" path="m,l,21600r21600,l21600,xe">
                <v:stroke joinstyle="miter"/>
                <v:path gradientshapeok="t" o:connecttype="rect"/>
              </v:shapetype>
              <v:shape id="Text Box 14" o:spid="_x0000_s1026" type="#_x0000_t202" style="position:absolute;left:0;text-align:left;margin-left:354.85pt;margin-top:14.1pt;width:222.05pt;height:140.95pt;z-index:25166540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" filled="f" stroked="f">
                <v:textbox style="mso-fit-shape-to-text:t" inset="0,0,0,0">
                  <w:txbxContent>
                    <w:p w14:paraId="5F7B849A" w14:textId="77777777" w:rsidR="0085090C" w:rsidRPr="00836B4D" w:rsidRDefault="0085090C" w:rsidP="0085090C">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γ</m:t>
                        </m:r>
                      </m:oMath>
                      <w:r w:rsidRPr="00836B4D">
                        <w:rPr>
                          <w:rFonts w:ascii="Calibri" w:eastAsia="Malgun Gothic" w:hAnsi="Calibri" w:cs="Calibri"/>
                          <w:color w:val="000000"/>
                          <w:kern w:val="24"/>
                          <w:sz w:val="22"/>
                        </w:rPr>
                        <w:t>: recovery rate</w:t>
                      </w:r>
                    </w:p>
                    <w:p w14:paraId="209AF80A" w14:textId="77777777" w:rsidR="0085090C" w:rsidRPr="00836B4D" w:rsidRDefault="0085090C" w:rsidP="0085090C">
                      <w:pPr>
                        <w:spacing w:line="276" w:lineRule="auto"/>
                        <w:rPr>
                          <w:rFonts w:ascii="Calibri" w:eastAsia="Cambria Math" w:hAnsi="Calibri" w:cs="Calibri"/>
                          <w:i/>
                          <w:iCs/>
                          <w:color w:val="000000"/>
                          <w:kern w:val="24"/>
                          <w:sz w:val="22"/>
                        </w:rPr>
                      </w:pPr>
                      <m:oMath>
                        <m:r>
                          <w:rPr>
                            <w:rFonts w:ascii="Cambria Math" w:eastAsia="Cambria Math" w:hAnsi="Cambria Math" w:cs="Calibri"/>
                            <w:color w:val="000000"/>
                            <w:kern w:val="24"/>
                            <w:sz w:val="22"/>
                          </w:rPr>
                          <m:t>λ</m:t>
                        </m:r>
                      </m:oMath>
                      <w:r w:rsidRPr="00836B4D">
                        <w:rPr>
                          <w:rFonts w:ascii="Calibri" w:eastAsia="Malgun Gothic" w:hAnsi="Calibri" w:cs="Calibri"/>
                          <w:i/>
                          <w:iCs/>
                          <w:color w:val="000000"/>
                          <w:kern w:val="24"/>
                          <w:sz w:val="22"/>
                        </w:rPr>
                        <w:t xml:space="preserve">: </w:t>
                      </w:r>
                      <w:r w:rsidRPr="00836B4D">
                        <w:rPr>
                          <w:rFonts w:ascii="Calibri" w:eastAsia="Malgun Gothic" w:hAnsi="Calibri" w:cs="Calibri"/>
                          <w:color w:val="000000"/>
                          <w:kern w:val="24"/>
                          <w:sz w:val="22"/>
                        </w:rPr>
                        <w:t>force of infection</w:t>
                      </w:r>
                      <w:r w:rsidRPr="00836B4D">
                        <w:rPr>
                          <w:rFonts w:ascii="Calibri" w:eastAsia="Malgun Gothic" w:hAnsi="Calibri" w:cs="Calibri"/>
                          <w:i/>
                          <w:iCs/>
                          <w:color w:val="000000"/>
                          <w:kern w:val="24"/>
                          <w:sz w:val="22"/>
                        </w:rPr>
                        <w:t xml:space="preserve"> (</w:t>
                      </w:r>
                      <m:oMath>
                        <m: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w:rPr>
                                <w:rFonts w:ascii="Cambria Math" w:eastAsia="Cambria Math" w:hAnsi="Cambria Math" w:cs="Calibri"/>
                                <w:color w:val="000000"/>
                                <w:kern w:val="24"/>
                                <w:sz w:val="22"/>
                                <w:lang w:val="en-US"/>
                              </w:rPr>
                              <m:t>t</m:t>
                            </m:r>
                          </m:e>
                        </m:d>
                        <m:r>
                          <m:rPr>
                            <m:sty m:val="p"/>
                          </m:rPr>
                          <w:rPr>
                            <w:rFonts w:ascii="Cambria Math" w:eastAsia="Cambria Math" w:hAnsi="Cambria Math" w:cs="Calibri"/>
                            <w:color w:val="000000"/>
                            <w:kern w:val="24"/>
                            <w:sz w:val="22"/>
                            <w:lang w:val="en-US"/>
                          </w:rPr>
                          <m:t> *</m:t>
                        </m:r>
                        <m:f>
                          <m:fPr>
                            <m:ctrlPr>
                              <w:rPr>
                                <w:rFonts w:ascii="Cambria Math" w:eastAsia="Cambria Math" w:hAnsi="Cambria Math" w:cs="Calibri"/>
                                <w:i/>
                                <w:iCs/>
                                <w:color w:val="000000"/>
                                <w:kern w:val="24"/>
                                <w:sz w:val="22"/>
                                <w:lang w:val="en-US"/>
                              </w:rPr>
                            </m:ctrlPr>
                          </m:fPr>
                          <m:num>
                            <m:r>
                              <m:rPr>
                                <m:sty m:val="p"/>
                              </m:rPr>
                              <w:rPr>
                                <w:rFonts w:ascii="Cambria Math" w:eastAsia="Cambria Math" w:hAnsi="Cambria Math" w:cs="Calibri"/>
                                <w:color w:val="000000"/>
                                <w:kern w:val="24"/>
                                <w:sz w:val="22"/>
                                <w:lang w:val="en-US"/>
                              </w:rPr>
                              <m:t>I</m:t>
                            </m:r>
                          </m:num>
                          <m:den>
                            <m:r>
                              <w:rPr>
                                <w:rFonts w:ascii="Cambria Math" w:eastAsia="Cambria Math" w:hAnsi="Cambria Math" w:cs="Calibri"/>
                                <w:color w:val="000000"/>
                                <w:kern w:val="24"/>
                                <w:sz w:val="22"/>
                                <w:lang w:val="en-US"/>
                              </w:rPr>
                              <m:t>N</m:t>
                            </m:r>
                          </m:den>
                        </m:f>
                        <m:r>
                          <m:rPr>
                            <m:sty m:val="p"/>
                          </m:rPr>
                          <w:rPr>
                            <w:rFonts w:ascii="Cambria Math" w:eastAsia="Cambria Math" w:hAnsi="Cambria Math" w:cs="Calibri"/>
                            <w:color w:val="000000"/>
                            <w:kern w:val="24"/>
                            <w:sz w:val="22"/>
                            <w:lang w:val="en-US"/>
                          </w:rPr>
                          <m:t> )</m:t>
                        </m:r>
                      </m:oMath>
                    </w:p>
                    <w:p w14:paraId="742A6747" w14:textId="77777777" w:rsidR="0085090C" w:rsidRPr="00836B4D" w:rsidRDefault="0085090C" w:rsidP="0085090C">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rPr>
                        <w:t>latent to infectious rate</w:t>
                      </w:r>
                    </w:p>
                    <w:p w14:paraId="19C91238" w14:textId="77777777" w:rsidR="0085090C" w:rsidRPr="00836B4D" w:rsidRDefault="0085090C" w:rsidP="0085090C">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m:rPr>
                                <m:sty m:val="p"/>
                              </m:rPr>
                              <w:rPr>
                                <w:rFonts w:ascii="Cambria Math" w:eastAsia="Cambria Math" w:hAnsi="Cambria Math" w:cs="Calibri"/>
                                <w:color w:val="000000"/>
                                <w:kern w:val="24"/>
                                <w:sz w:val="22"/>
                                <w:lang w:val="en-US"/>
                              </w:rPr>
                              <m:t>t</m:t>
                            </m:r>
                          </m:e>
                        </m:d>
                      </m:oMath>
                      <w:r w:rsidRPr="00836B4D">
                        <w:rPr>
                          <w:rFonts w:ascii="Calibri" w:eastAsia="Malgun Gothic" w:hAnsi="Calibri" w:cs="Calibri"/>
                          <w:color w:val="000000"/>
                          <w:kern w:val="24"/>
                          <w:sz w:val="22"/>
                        </w:rPr>
                        <w:t>: transmission rate</w:t>
                      </w:r>
                    </w:p>
                    <w:p w14:paraId="51CCB8BF" w14:textId="77777777" w:rsidR="0085090C" w:rsidRPr="00EE6640" w:rsidRDefault="0085090C" w:rsidP="0085090C">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Cambria Math" w:hAnsi="Cambria Math" w:cs="Calibri"/>
                            <w:color w:val="000000"/>
                            <w:kern w:val="24"/>
                            <w:sz w:val="22"/>
                            <w:lang w:val="en-US"/>
                          </w:rPr>
                          <m:t>v</m:t>
                        </m:r>
                        <m:d>
                          <m:dPr>
                            <m:ctrlPr>
                              <w:rPr>
                                <w:rFonts w:ascii="Cambria Math" w:eastAsia="Cambria Math" w:hAnsi="Cambria Math" w:cs="Calibri"/>
                                <w:i/>
                                <w:iCs/>
                                <w:color w:val="000000"/>
                                <w:kern w:val="24"/>
                                <w:sz w:val="22"/>
                                <w:lang w:val="en-US"/>
                              </w:rPr>
                            </m:ctrlPr>
                          </m:dPr>
                          <m:e>
                            <m:r>
                              <w:rPr>
                                <w:rFonts w:ascii="Cambria Math" w:eastAsia="Cambria Math" w:hAnsi="Cambria Math" w:cs="Calibri"/>
                                <w:color w:val="000000"/>
                                <w:kern w:val="24"/>
                                <w:sz w:val="22"/>
                                <w:lang w:val="en-US"/>
                              </w:rPr>
                              <m:t>t</m:t>
                            </m:r>
                          </m:e>
                        </m:d>
                        <m:r>
                          <w:rPr>
                            <w:rFonts w:ascii="Cambria Math" w:eastAsia="Cambria Math" w:hAnsi="Cambria Math" w:cs="Calibri"/>
                            <w:color w:val="000000"/>
                            <w:kern w:val="24"/>
                            <w:sz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r>
                          <w:rPr>
                            <w:rFonts w:ascii="Cambria Math" w:eastAsia="Malgun Gothic" w:hAnsi="Cambria Math" w:cs="Calibri"/>
                            <w:color w:val="000000"/>
                            <w:kern w:val="24"/>
                            <w:sz w:val="22"/>
                          </w:rPr>
                          <m:t xml:space="preserve">  ∙</m:t>
                        </m:r>
                        <m:f>
                          <m:fPr>
                            <m:ctrlPr>
                              <w:rPr>
                                <w:rFonts w:ascii="Cambria Math" w:eastAsia="Malgun Gothic" w:hAnsi="Cambria Math" w:cs="Calibri"/>
                                <w:i/>
                                <w:color w:val="000000"/>
                                <w:kern w:val="24"/>
                                <w:sz w:val="22"/>
                              </w:rPr>
                            </m:ctrlPr>
                          </m:fPr>
                          <m:num>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num>
                          <m:den>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den>
                        </m:f>
                        <m:r>
                          <w:rPr>
                            <w:rFonts w:ascii="Cambria Math" w:eastAsia="Malgun Gothic" w:hAnsi="Cambria Math" w:cs="Calibri"/>
                            <w:color w:val="000000"/>
                            <w:kern w:val="24"/>
                            <w:sz w:val="22"/>
                          </w:rPr>
                          <m:t xml:space="preserve"> </m:t>
                        </m:r>
                      </m:oMath>
                    </w:p>
                    <w:p w14:paraId="35D85F63" w14:textId="77777777" w:rsidR="0085090C"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oMath>
                      <w:r w:rsidR="0085090C">
                        <w:rPr>
                          <w:rFonts w:ascii="Calibri" w:eastAsia="Malgun Gothic" w:hAnsi="Calibri" w:cs="Calibri" w:hint="eastAsia"/>
                          <w:color w:val="000000"/>
                          <w:kern w:val="24"/>
                          <w:sz w:val="22"/>
                        </w:rPr>
                        <w:t xml:space="preserve">: target population size </w:t>
                      </w:r>
                    </w:p>
                    <w:p w14:paraId="48D0374D" w14:textId="77777777" w:rsidR="0085090C" w:rsidRPr="00EE6640"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oMath>
                      <w:r w:rsidR="0085090C">
                        <w:rPr>
                          <w:rFonts w:ascii="Calibri" w:eastAsia="Malgun Gothic" w:hAnsi="Calibri" w:cs="Calibri" w:hint="eastAsia"/>
                          <w:color w:val="000000"/>
                          <w:kern w:val="24"/>
                          <w:sz w:val="22"/>
                        </w:rPr>
                        <w:t xml:space="preserve">: weekly total doses (= </w:t>
                      </w: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 xml:space="preserve">target </m:t>
                            </m:r>
                          </m:sub>
                        </m:sSub>
                        <m:r>
                          <w:rPr>
                            <w:rFonts w:ascii="Cambria Math" w:eastAsia="Malgun Gothic" w:hAnsi="Cambria Math" w:cs="Calibri"/>
                            <w:color w:val="000000"/>
                            <w:kern w:val="24"/>
                            <w:sz w:val="22"/>
                          </w:rPr>
                          <m:t>∙</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m:t>
                        </m:r>
                      </m:oMath>
                    </w:p>
                    <w:p w14:paraId="76E652BF" w14:textId="77777777" w:rsidR="0085090C"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oMath>
                      <w:r w:rsidR="0085090C">
                        <w:rPr>
                          <w:rFonts w:ascii="Calibri" w:eastAsia="Malgun Gothic" w:hAnsi="Calibri" w:cs="Calibri" w:hint="eastAsia"/>
                          <w:color w:val="000000"/>
                          <w:kern w:val="24"/>
                          <w:sz w:val="22"/>
                        </w:rPr>
                        <w:t>total vaccination coverage (proportion of target population)</w:t>
                      </w:r>
                    </w:p>
                    <w:p w14:paraId="7D01580D" w14:textId="77777777" w:rsidR="0085090C" w:rsidRPr="00836B4D" w:rsidRDefault="000C1D3B" w:rsidP="0085090C">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oMath>
                      <w:r w:rsidR="0085090C">
                        <w:rPr>
                          <w:rFonts w:ascii="Calibri" w:eastAsia="Malgun Gothic" w:hAnsi="Calibri" w:cs="Calibri" w:hint="eastAsia"/>
                          <w:color w:val="000000"/>
                          <w:kern w:val="24"/>
                          <w:sz w:val="22"/>
                        </w:rPr>
                        <w:t>: weekly delivery speed (proportion of total supply delivered per week)</w:t>
                      </w:r>
                    </w:p>
                    <w:p w14:paraId="379BF5DE" w14:textId="77777777" w:rsidR="0085090C" w:rsidRPr="00836B4D" w:rsidRDefault="0085090C" w:rsidP="0085090C">
                      <w:pPr>
                        <w:spacing w:line="276" w:lineRule="auto"/>
                        <w:rPr>
                          <w:rFonts w:ascii="Calibri" w:eastAsia="Malgun Gothic" w:hAnsi="Calibri" w:cs="Calibri"/>
                          <w:color w:val="000000"/>
                          <w:kern w:val="24"/>
                          <w:sz w:val="22"/>
                        </w:rPr>
                      </w:pP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oMath>
                      <w:r w:rsidRPr="00836B4D">
                        <w:rPr>
                          <w:rFonts w:ascii="Calibri" w:eastAsia="Malgun Gothic" w:hAnsi="Calibri" w:cs="Calibri"/>
                          <w:color w:val="000000"/>
                          <w:kern w:val="24"/>
                          <w:sz w:val="22"/>
                        </w:rPr>
                        <w:t>: vaccine efficacy (disease and infection blocking)</w:t>
                      </w:r>
                    </w:p>
                    <w:p w14:paraId="753404F6" w14:textId="77777777" w:rsidR="0085090C" w:rsidRPr="00836B4D" w:rsidRDefault="0085090C" w:rsidP="0085090C">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block</m:t>
                            </m:r>
                          </m:sub>
                        </m:sSub>
                      </m:oMath>
                      <w:r w:rsidRPr="00836B4D">
                        <w:rPr>
                          <w:rFonts w:ascii="Calibri" w:eastAsia="Malgun Gothic" w:hAnsi="Calibri" w:cs="Calibri"/>
                          <w:color w:val="000000"/>
                          <w:kern w:val="24"/>
                          <w:sz w:val="22"/>
                        </w:rPr>
                        <w:t>: vaccine efficacy (disease blocking)</w:t>
                      </w:r>
                    </w:p>
                  </w:txbxContent>
                </v:textbox>
                <w10:wrap anchorx="page"/>
              </v:shape>
            </w:pict>
          </mc:Fallback>
        </mc:AlternateContent>
      </w:r>
    </w:p>
    <w:p w14:paraId="2C1603E6" w14:textId="1E594AF0" w:rsidR="0085090C" w:rsidRPr="005A0D2F" w:rsidRDefault="0085090C"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59264" behindDoc="0" locked="0" layoutInCell="1" allowOverlap="1" wp14:anchorId="3A74907D" wp14:editId="24D7CD33">
                <wp:simplePos x="0" y="0"/>
                <wp:positionH relativeFrom="column">
                  <wp:posOffset>287655</wp:posOffset>
                </wp:positionH>
                <wp:positionV relativeFrom="paragraph">
                  <wp:posOffset>158865</wp:posOffset>
                </wp:positionV>
                <wp:extent cx="2419765" cy="624466"/>
                <wp:effectExtent l="0" t="0" r="0" b="0"/>
                <wp:wrapNone/>
                <wp:docPr id="1708383032"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004A3B00"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rPr>
                                  <m:t>v(t) ∙</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w:pict>
              <v:shape w14:anchorId="3A74907D" id="Text Box 11" o:spid="_x0000_s1027" type="#_x0000_t202" style="position:absolute;left:0;text-align:left;margin-left:22.65pt;margin-top:12.5pt;width:190.55pt;height:49.15pt;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" filled="f" stroked="f">
                <v:textbox style="mso-fit-shape-to-text:t" inset="0,0,0,0">
                  <w:txbxContent>
                    <w:p w14:paraId="004A3B00"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rPr>
                            <m:t>v(t) ∙</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v:textbox>
              </v:shape>
            </w:pict>
          </mc:Fallback>
        </mc:AlternateContent>
      </w:r>
    </w:p>
    <w:p w14:paraId="63A04C72" w14:textId="50F7EFF0" w:rsidR="0085090C" w:rsidRPr="005A0D2F" w:rsidRDefault="0062112D"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2336" behindDoc="0" locked="0" layoutInCell="1" allowOverlap="1" wp14:anchorId="05E7E370" wp14:editId="5FC7CEDE">
                <wp:simplePos x="0" y="0"/>
                <wp:positionH relativeFrom="margin">
                  <wp:align>left</wp:align>
                </wp:positionH>
                <wp:positionV relativeFrom="paragraph">
                  <wp:posOffset>13334</wp:posOffset>
                </wp:positionV>
                <wp:extent cx="238125" cy="3324225"/>
                <wp:effectExtent l="0" t="0" r="28575" b="28575"/>
                <wp:wrapNone/>
                <wp:docPr id="1678199696" name="Left Brace 15"/>
                <wp:cNvGraphicFramePr/>
                <a:graphic xmlns:a="http://schemas.openxmlformats.org/drawingml/2006/main">
                  <a:graphicData uri="http://schemas.microsoft.com/office/word/2010/wordprocessingShape">
                    <wps:wsp>
                      <wps:cNvSpPr/>
                      <wps:spPr>
                        <a:xfrm>
                          <a:off x="0" y="0"/>
                          <a:ext cx="238125" cy="3324225"/>
                        </a:xfrm>
                        <a:prstGeom prst="leftBrace">
                          <a:avLst>
                            <a:gd name="adj1" fmla="val 0"/>
                            <a:gd name="adj2" fmla="val 50000"/>
                          </a:avLst>
                        </a:prstGeom>
                      </wps:spPr>
                      <wps:style>
                        <a:lnRef idx="2">
                          <a:schemeClr val="dk1"/>
                        </a:lnRef>
                        <a:fillRef idx="0">
                          <a:schemeClr val="dk1"/>
                        </a:fillRef>
                        <a:effectRef idx="1">
                          <a:schemeClr val="dk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type w14:anchorId="0DDF320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5" o:spid="_x0000_s1026" type="#_x0000_t87" style="position:absolute;margin-left:0;margin-top:1.05pt;width:18.75pt;height:261.75pt;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" adj="0" strokecolor="black [3200]" strokeweight="1pt">
                <v:stroke joinstyle="miter"/>
                <w10:wrap anchorx="margin"/>
              </v:shape>
            </w:pict>
          </mc:Fallback>
        </mc:AlternateContent>
      </w:r>
    </w:p>
    <w:p w14:paraId="17A18C9B" w14:textId="77777777" w:rsidR="0085090C" w:rsidRPr="005A0D2F" w:rsidRDefault="0085090C" w:rsidP="0085090C">
      <w:pPr>
        <w:spacing w:line="276" w:lineRule="auto"/>
        <w:rPr>
          <w:rFonts w:ascii="Calibri" w:hAnsi="Calibri" w:cs="Calibri"/>
        </w:rPr>
      </w:pPr>
    </w:p>
    <w:p w14:paraId="2B9BCBF5" w14:textId="77777777" w:rsidR="0085090C" w:rsidRPr="005A0D2F" w:rsidRDefault="0085090C" w:rsidP="0085090C">
      <w:pPr>
        <w:spacing w:line="276" w:lineRule="auto"/>
        <w:rPr>
          <w:rFonts w:ascii="Calibri" w:hAnsi="Calibri" w:cs="Calibri"/>
        </w:rPr>
      </w:pPr>
    </w:p>
    <w:p w14:paraId="12EC51F2" w14:textId="77777777" w:rsidR="0085090C" w:rsidRPr="005A0D2F" w:rsidRDefault="0085090C"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4384" behindDoc="0" locked="0" layoutInCell="1" allowOverlap="1" wp14:anchorId="4EDC4C49" wp14:editId="746779E9">
                <wp:simplePos x="0" y="0"/>
                <wp:positionH relativeFrom="column">
                  <wp:posOffset>292809</wp:posOffset>
                </wp:positionH>
                <wp:positionV relativeFrom="paragraph">
                  <wp:posOffset>31414</wp:posOffset>
                </wp:positionV>
                <wp:extent cx="2419765" cy="624466"/>
                <wp:effectExtent l="0" t="0" r="0" b="0"/>
                <wp:wrapNone/>
                <wp:docPr id="533043953"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48E521B9" w14:textId="77777777" w:rsidR="0085090C" w:rsidRPr="000444C8"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4EDC4C49" id="_x0000_s1028" type="#_x0000_t202" style="position:absolute;left:0;text-align:left;margin-left:23.05pt;margin-top:2.45pt;width:190.55pt;height:49.15pt;z-index:25166438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" filled="f" stroked="f">
                <v:textbox style="mso-fit-shape-to-text:t" inset="0,0,0,0">
                  <w:txbxContent>
                    <w:p w14:paraId="48E521B9" w14:textId="77777777" w:rsidR="0085090C" w:rsidRPr="000444C8"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0F105F86" w14:textId="77777777" w:rsidR="0085090C" w:rsidRPr="005A0D2F" w:rsidRDefault="0085090C" w:rsidP="0085090C">
      <w:pPr>
        <w:spacing w:line="276" w:lineRule="auto"/>
        <w:rPr>
          <w:rFonts w:ascii="Calibri" w:hAnsi="Calibri" w:cs="Calibri"/>
        </w:rPr>
      </w:pPr>
    </w:p>
    <w:p w14:paraId="022D4A69" w14:textId="77777777" w:rsidR="0085090C" w:rsidRPr="005A0D2F" w:rsidRDefault="0085090C" w:rsidP="0085090C">
      <w:pPr>
        <w:spacing w:line="276" w:lineRule="auto"/>
        <w:rPr>
          <w:rFonts w:ascii="Calibri" w:hAnsi="Calibri" w:cs="Calibri"/>
        </w:rPr>
      </w:pPr>
    </w:p>
    <w:p w14:paraId="1E8C5080" w14:textId="77777777" w:rsidR="0085090C" w:rsidRPr="005A0D2F" w:rsidRDefault="0085090C" w:rsidP="0085090C">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0288" behindDoc="0" locked="0" layoutInCell="1" allowOverlap="1" wp14:anchorId="40BCE757" wp14:editId="2A03CCA6">
                <wp:simplePos x="0" y="0"/>
                <wp:positionH relativeFrom="column">
                  <wp:posOffset>328632</wp:posOffset>
                </wp:positionH>
                <wp:positionV relativeFrom="paragraph">
                  <wp:posOffset>98127</wp:posOffset>
                </wp:positionV>
                <wp:extent cx="2174057" cy="624466"/>
                <wp:effectExtent l="0" t="0" r="0" b="0"/>
                <wp:wrapNone/>
                <wp:docPr id="1777649796" name="Text Box 12"/>
                <wp:cNvGraphicFramePr/>
                <a:graphic xmlns:a="http://schemas.openxmlformats.org/drawingml/2006/main">
                  <a:graphicData uri="http://schemas.microsoft.com/office/word/2010/wordprocessingShape">
                    <wps:wsp>
                      <wps:cNvSpPr txBox="1"/>
                      <wps:spPr>
                        <a:xfrm>
                          <a:off x="0" y="0"/>
                          <a:ext cx="2174057" cy="624466"/>
                        </a:xfrm>
                        <a:prstGeom prst="rect">
                          <a:avLst/>
                        </a:prstGeom>
                        <a:noFill/>
                      </wps:spPr>
                      <wps:txbx>
                        <w:txbxContent>
                          <w:p w14:paraId="04437E21"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40BCE757" id="Text Box 12" o:spid="_x0000_s1029" type="#_x0000_t202" style="position:absolute;left:0;text-align:left;margin-left:25.9pt;margin-top:7.75pt;width:171.2pt;height:49.15pt;z-index:25166028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" filled="f" stroked="f">
                <v:textbox style="mso-fit-shape-to-text:t" inset="0,0,0,0">
                  <w:txbxContent>
                    <w:p w14:paraId="04437E21"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07F8F461" w14:textId="77777777" w:rsidR="0085090C" w:rsidRPr="005A0D2F" w:rsidRDefault="0085090C" w:rsidP="0085090C">
      <w:pPr>
        <w:spacing w:line="276" w:lineRule="auto"/>
        <w:rPr>
          <w:rFonts w:ascii="Calibri" w:hAnsi="Calibri" w:cs="Calibri"/>
        </w:rPr>
      </w:pPr>
    </w:p>
    <w:p w14:paraId="74C3E85B" w14:textId="77777777" w:rsidR="0085090C" w:rsidRDefault="0085090C" w:rsidP="0085090C">
      <w:pPr>
        <w:spacing w:line="276" w:lineRule="auto"/>
        <w:rPr>
          <w:rFonts w:ascii="Calibri" w:hAnsi="Calibri" w:cs="Calibri"/>
          <w:sz w:val="22"/>
        </w:rPr>
      </w:pPr>
    </w:p>
    <w:p w14:paraId="1AB5D0F7" w14:textId="77777777" w:rsidR="0085090C" w:rsidRDefault="0085090C" w:rsidP="0085090C">
      <w:pPr>
        <w:spacing w:line="276" w:lineRule="auto"/>
        <w:rPr>
          <w:rFonts w:ascii="Calibri" w:hAnsi="Calibri" w:cs="Calibri"/>
          <w:sz w:val="22"/>
        </w:rPr>
      </w:pPr>
      <w:r w:rsidRPr="005A0D2F">
        <w:rPr>
          <w:rFonts w:ascii="Calibri" w:hAnsi="Calibri" w:cs="Calibri"/>
          <w:noProof/>
        </w:rPr>
        <mc:AlternateContent>
          <mc:Choice Requires="wps">
            <w:drawing>
              <wp:anchor distT="0" distB="0" distL="114300" distR="114300" simplePos="0" relativeHeight="251661312" behindDoc="0" locked="0" layoutInCell="1" allowOverlap="1" wp14:anchorId="6ECEC030" wp14:editId="0CAFE102">
                <wp:simplePos x="0" y="0"/>
                <wp:positionH relativeFrom="column">
                  <wp:posOffset>313354</wp:posOffset>
                </wp:positionH>
                <wp:positionV relativeFrom="paragraph">
                  <wp:posOffset>3175</wp:posOffset>
                </wp:positionV>
                <wp:extent cx="1103122" cy="624466"/>
                <wp:effectExtent l="0" t="0" r="0" b="0"/>
                <wp:wrapNone/>
                <wp:docPr id="2034346590" name="Text Box 13"/>
                <wp:cNvGraphicFramePr/>
                <a:graphic xmlns:a="http://schemas.openxmlformats.org/drawingml/2006/main">
                  <a:graphicData uri="http://schemas.microsoft.com/office/word/2010/wordprocessingShape">
                    <wps:wsp>
                      <wps:cNvSpPr txBox="1"/>
                      <wps:spPr>
                        <a:xfrm>
                          <a:off x="0" y="0"/>
                          <a:ext cx="1103122" cy="624466"/>
                        </a:xfrm>
                        <a:prstGeom prst="rect">
                          <a:avLst/>
                        </a:prstGeom>
                        <a:noFill/>
                      </wps:spPr>
                      <wps:txbx>
                        <w:txbxContent>
                          <w:p w14:paraId="3CBEF4C6"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6ECEC030" id="Text Box 13" o:spid="_x0000_s1030" type="#_x0000_t202" style="position:absolute;left:0;text-align:left;margin-left:24.65pt;margin-top:.25pt;width:86.85pt;height:49.1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" filled="f" stroked="f">
                <v:textbox style="mso-fit-shape-to-text:t" inset="0,0,0,0">
                  <w:txbxContent>
                    <w:p w14:paraId="3CBEF4C6"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4C1E4868" w14:textId="77777777" w:rsidR="0085090C" w:rsidRDefault="0085090C" w:rsidP="0085090C">
      <w:pPr>
        <w:spacing w:line="276" w:lineRule="auto"/>
        <w:rPr>
          <w:rFonts w:ascii="Calibri" w:hAnsi="Calibri" w:cs="Calibri"/>
          <w:sz w:val="22"/>
        </w:rPr>
      </w:pPr>
    </w:p>
    <w:p w14:paraId="40CC8BDB" w14:textId="77777777" w:rsidR="0085090C" w:rsidRDefault="0085090C" w:rsidP="0085090C">
      <w:pPr>
        <w:spacing w:line="276" w:lineRule="auto"/>
        <w:rPr>
          <w:rFonts w:ascii="Calibri" w:hAnsi="Calibri" w:cs="Calibri"/>
          <w:sz w:val="22"/>
        </w:rPr>
      </w:pPr>
      <w:r w:rsidRPr="005A0D2F">
        <w:rPr>
          <w:rFonts w:ascii="Calibri" w:hAnsi="Calibri" w:cs="Calibri"/>
          <w:noProof/>
        </w:rPr>
        <mc:AlternateContent>
          <mc:Choice Requires="wps">
            <w:drawing>
              <wp:anchor distT="0" distB="0" distL="114300" distR="114300" simplePos="0" relativeHeight="251663360" behindDoc="0" locked="0" layoutInCell="1" allowOverlap="1" wp14:anchorId="5257CF09" wp14:editId="0DAE66C9">
                <wp:simplePos x="0" y="0"/>
                <wp:positionH relativeFrom="column">
                  <wp:posOffset>337297</wp:posOffset>
                </wp:positionH>
                <wp:positionV relativeFrom="paragraph">
                  <wp:posOffset>39033</wp:posOffset>
                </wp:positionV>
                <wp:extent cx="1185389" cy="624466"/>
                <wp:effectExtent l="0" t="0" r="0" b="0"/>
                <wp:wrapNone/>
                <wp:docPr id="1623242877" name="Text Box 16"/>
                <wp:cNvGraphicFramePr/>
                <a:graphic xmlns:a="http://schemas.openxmlformats.org/drawingml/2006/main">
                  <a:graphicData uri="http://schemas.microsoft.com/office/word/2010/wordprocessingShape">
                    <wps:wsp>
                      <wps:cNvSpPr txBox="1"/>
                      <wps:spPr>
                        <a:xfrm>
                          <a:off x="0" y="0"/>
                          <a:ext cx="1185389" cy="624466"/>
                        </a:xfrm>
                        <a:prstGeom prst="rect">
                          <a:avLst/>
                        </a:prstGeom>
                        <a:noFill/>
                      </wps:spPr>
                      <wps:txbx>
                        <w:txbxContent>
                          <w:p w14:paraId="0363459C"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rPr>
                                  <m:t>v(t)∙</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w:pict>
              <v:shape w14:anchorId="5257CF09" id="Text Box 16" o:spid="_x0000_s1031" type="#_x0000_t202" style="position:absolute;left:0;text-align:left;margin-left:26.55pt;margin-top:3.05pt;width:93.35pt;height:49.15pt;z-index:2516633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" filled="f" stroked="f">
                <v:textbox style="mso-fit-shape-to-text:t" inset="0,0,0,0">
                  <w:txbxContent>
                    <w:p w14:paraId="0363459C" w14:textId="77777777" w:rsidR="0085090C" w:rsidRDefault="000C1D3B" w:rsidP="0085090C">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rPr>
                            <m:t>v(t)∙</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v:textbox>
              </v:shape>
            </w:pict>
          </mc:Fallback>
        </mc:AlternateContent>
      </w:r>
    </w:p>
    <w:p w14:paraId="021E34BE" w14:textId="77777777" w:rsidR="0085090C" w:rsidRDefault="0085090C" w:rsidP="0085090C">
      <w:pPr>
        <w:spacing w:line="276" w:lineRule="auto"/>
        <w:rPr>
          <w:rFonts w:ascii="Calibri" w:hAnsi="Calibri" w:cs="Calibri"/>
          <w:sz w:val="22"/>
        </w:rPr>
      </w:pPr>
    </w:p>
    <w:p w14:paraId="5BDA0AE1" w14:textId="77777777" w:rsidR="0085090C" w:rsidRDefault="0085090C" w:rsidP="0085090C">
      <w:pPr>
        <w:spacing w:line="276" w:lineRule="auto"/>
        <w:rPr>
          <w:rFonts w:ascii="Calibri" w:eastAsia="Malgun Gothic" w:hAnsi="Calibri" w:cs="Calibri"/>
          <w:sz w:val="22"/>
          <w:lang w:eastAsia="ko-KR"/>
        </w:rPr>
      </w:pPr>
    </w:p>
    <w:p w14:paraId="059EED59" w14:textId="77777777" w:rsidR="0062112D" w:rsidRDefault="0062112D" w:rsidP="0085090C">
      <w:pPr>
        <w:spacing w:line="276" w:lineRule="auto"/>
        <w:rPr>
          <w:rFonts w:ascii="Calibri" w:eastAsia="Malgun Gothic" w:hAnsi="Calibri" w:cs="Calibri"/>
          <w:sz w:val="22"/>
          <w:lang w:eastAsia="ko-KR"/>
        </w:rPr>
      </w:pPr>
    </w:p>
    <w:p w14:paraId="6728EBE8" w14:textId="77777777" w:rsidR="0062112D" w:rsidRDefault="0062112D" w:rsidP="0085090C">
      <w:pPr>
        <w:spacing w:line="276" w:lineRule="auto"/>
        <w:rPr>
          <w:rFonts w:ascii="Calibri" w:eastAsia="Malgun Gothic" w:hAnsi="Calibri" w:cs="Calibri"/>
          <w:sz w:val="22"/>
          <w:lang w:eastAsia="ko-KR"/>
        </w:rPr>
      </w:pPr>
    </w:p>
    <w:p w14:paraId="66D70892" w14:textId="77777777" w:rsidR="0062112D" w:rsidRPr="0062112D" w:rsidRDefault="0062112D" w:rsidP="0085090C">
      <w:pPr>
        <w:spacing w:line="276" w:lineRule="auto"/>
        <w:rPr>
          <w:rFonts w:ascii="Calibri" w:eastAsia="Malgun Gothic" w:hAnsi="Calibri" w:cs="Calibri"/>
          <w:sz w:val="22"/>
          <w:lang w:eastAsia="ko-KR"/>
        </w:rPr>
      </w:pPr>
    </w:p>
    <w:p w14:paraId="56E039DF" w14:textId="77777777" w:rsidR="0085090C" w:rsidRDefault="0085090C" w:rsidP="0085090C">
      <w:pPr>
        <w:pStyle w:val="a3"/>
        <w:widowControl/>
        <w:numPr>
          <w:ilvl w:val="0"/>
          <w:numId w:val="7"/>
        </w:numPr>
        <w:spacing w:after="160" w:line="276" w:lineRule="auto"/>
        <w:jc w:val="left"/>
        <w:rPr>
          <w:rFonts w:ascii="Calibri" w:hAnsi="Calibri" w:cs="Calibri"/>
          <w:sz w:val="22"/>
        </w:rPr>
      </w:pPr>
      <w:r>
        <w:rPr>
          <w:rFonts w:ascii="Calibri" w:hAnsi="Calibri" w:cs="Calibri" w:hint="eastAsia"/>
          <w:sz w:val="22"/>
        </w:rPr>
        <w:t xml:space="preserve">Force of infection (FOI) and transmission dynamics </w:t>
      </w:r>
    </w:p>
    <w:p w14:paraId="73191293" w14:textId="77777777" w:rsidR="0085090C" w:rsidRDefault="0085090C" w:rsidP="0085090C">
      <w:pPr>
        <w:spacing w:line="276" w:lineRule="auto"/>
        <w:rPr>
          <w:rFonts w:ascii="Calibri" w:hAnsi="Calibri" w:cs="Calibri"/>
          <w:sz w:val="22"/>
        </w:rPr>
      </w:pPr>
      <w:r>
        <w:rPr>
          <w:rFonts w:ascii="Calibri" w:hAnsi="Calibri" w:cs="Calibri" w:hint="eastAsia"/>
          <w:sz w:val="22"/>
        </w:rPr>
        <w:t xml:space="preserve">At each time step, the FOI on </w:t>
      </w:r>
      <w:r>
        <w:rPr>
          <w:rFonts w:ascii="Calibri" w:hAnsi="Calibri" w:cs="Calibri"/>
          <w:sz w:val="22"/>
        </w:rPr>
        <w:t>susceptible</w:t>
      </w:r>
      <w:r>
        <w:rPr>
          <w:rFonts w:ascii="Calibri" w:hAnsi="Calibri" w:cs="Calibri" w:hint="eastAsia"/>
          <w:sz w:val="22"/>
        </w:rPr>
        <w:t xml:space="preserve"> is defined as:</w:t>
      </w:r>
    </w:p>
    <w:p w14:paraId="23EA8731" w14:textId="77777777" w:rsidR="0085090C" w:rsidRPr="00D42048" w:rsidRDefault="000C1D3B" w:rsidP="0085090C">
      <w:pPr>
        <w:spacing w:line="276" w:lineRule="auto"/>
        <w:rPr>
          <w:rFonts w:ascii="Calibri" w:hAnsi="Calibri" w:cs="Calibri"/>
          <w:i/>
          <w:sz w:val="22"/>
        </w:rPr>
      </w:pPr>
      <m:oMathPara>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den>
          </m:f>
        </m:oMath>
      </m:oMathPara>
    </w:p>
    <w:p w14:paraId="77512AF4" w14:textId="77777777" w:rsidR="0085090C" w:rsidRDefault="0085090C" w:rsidP="0085090C">
      <w:pPr>
        <w:spacing w:line="276" w:lineRule="auto"/>
        <w:rPr>
          <w:rFonts w:ascii="Calibri" w:hAnsi="Calibri" w:cs="Calibri"/>
          <w:sz w:val="22"/>
        </w:rPr>
      </w:pPr>
      <w:r>
        <w:rPr>
          <w:rFonts w:ascii="Calibri" w:hAnsi="Calibri" w:cs="Calibri"/>
          <w:sz w:val="22"/>
        </w:rPr>
        <w:t>W</w:t>
      </w:r>
      <w:r>
        <w:rPr>
          <w:rFonts w:ascii="Calibri" w:hAnsi="Calibri" w:cs="Calibri" w:hint="eastAsia"/>
          <w:sz w:val="22"/>
        </w:rPr>
        <w:t xml:space="preserve">here </w:t>
      </w:r>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oMath>
      <w:r>
        <w:rPr>
          <w:rFonts w:ascii="Calibri" w:hAnsi="Calibri" w:cs="Calibri" w:hint="eastAsia"/>
          <w:iCs/>
          <w:color w:val="000000" w:themeColor="text1"/>
          <w:kern w:val="24"/>
          <w:sz w:val="28"/>
          <w:szCs w:val="28"/>
          <w:lang w:val="en-US"/>
        </w:rPr>
        <w:t xml:space="preserve"> </w:t>
      </w:r>
      <w:r>
        <w:rPr>
          <w:rFonts w:ascii="Calibri" w:hAnsi="Calibri" w:cs="Calibri" w:hint="eastAsia"/>
          <w:sz w:val="22"/>
        </w:rPr>
        <w:t>is the weekly transmission rate for state</w:t>
      </w:r>
      <w:r w:rsidRPr="00D42048">
        <w:rPr>
          <w:rFonts w:ascii="Calibri" w:hAnsi="Calibri" w:cs="Calibri"/>
          <w:sz w:val="22"/>
        </w:rPr>
        <w:t xml:space="preserve"> </w:t>
      </w:r>
      <w:r>
        <w:rPr>
          <w:rFonts w:ascii="Calibri" w:hAnsi="Calibri" w:cs="Calibri" w:hint="eastAsia"/>
          <w:sz w:val="22"/>
        </w:rPr>
        <w:t xml:space="preserve"> </w:t>
      </w:r>
      <m:oMath>
        <m:r>
          <w:rPr>
            <w:rFonts w:ascii="Cambria Math" w:hAnsi="Cambria Math" w:cs="Calibri"/>
            <w:sz w:val="22"/>
          </w:rPr>
          <m:t>r</m:t>
        </m:r>
      </m:oMath>
      <w:r>
        <w:rPr>
          <w:rFonts w:ascii="Calibri" w:hAnsi="Calibri" w:cs="Calibri" w:hint="eastAsia"/>
          <w:sz w:val="22"/>
        </w:rPr>
        <w:t xml:space="preserve"> at week </w:t>
      </w:r>
      <m:oMath>
        <m:r>
          <w:rPr>
            <w:rFonts w:ascii="Cambria Math" w:hAnsi="Cambria Math" w:cs="Calibri"/>
            <w:sz w:val="22"/>
          </w:rPr>
          <m:t>t</m:t>
        </m:r>
      </m:oMath>
      <w:r>
        <w:rPr>
          <w:rFonts w:ascii="Calibri" w:hAnsi="Calibri" w:cs="Calibri" w:hint="eastAsia"/>
          <w:sz w:val="22"/>
        </w:rPr>
        <w:t xml:space="preserve">. </w:t>
      </w:r>
      <m:oMath>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r>
          <w:rPr>
            <w:rFonts w:ascii="Cambria Math" w:hAnsi="Cambria Math" w:cs="Calibri"/>
            <w:color w:val="000000" w:themeColor="text1"/>
            <w:kern w:val="24"/>
            <w:sz w:val="28"/>
            <w:szCs w:val="28"/>
            <w:lang w:val="en-US"/>
          </w:rPr>
          <m:t xml:space="preserve">= </m:t>
        </m:r>
        <m:nary>
          <m:naryPr>
            <m:chr m:val="∑"/>
            <m:limLoc m:val="undOvr"/>
            <m:supHide m:val="1"/>
            <m:ctrlPr>
              <w:rPr>
                <w:rFonts w:ascii="Cambria Math" w:hAnsi="Cambria Math" w:cs="Calibri"/>
                <w:i/>
                <w:color w:val="000000" w:themeColor="text1"/>
                <w:kern w:val="24"/>
                <w:sz w:val="28"/>
                <w:szCs w:val="28"/>
                <w:lang w:val="en-US"/>
              </w:rPr>
            </m:ctrlPr>
          </m:naryPr>
          <m:sub>
            <m:r>
              <w:rPr>
                <w:rFonts w:ascii="Cambria Math" w:hAnsi="Cambria Math" w:cs="Calibri"/>
                <w:color w:val="000000" w:themeColor="text1"/>
                <w:kern w:val="24"/>
                <w:sz w:val="28"/>
                <w:szCs w:val="28"/>
                <w:lang w:val="en-US"/>
              </w:rPr>
              <m:t>a</m:t>
            </m:r>
          </m:sub>
          <m:sup/>
          <m:e>
            <m:sSub>
              <m:sSubPr>
                <m:ctrlPr>
                  <w:rPr>
                    <w:rFonts w:ascii="Cambria Math" w:hAnsi="Cambria Math" w:cs="Calibri"/>
                    <w:i/>
                    <w:color w:val="000000" w:themeColor="text1"/>
                    <w:kern w:val="24"/>
                    <w:sz w:val="28"/>
                    <w:szCs w:val="28"/>
                    <w:lang w:val="en-US"/>
                  </w:rPr>
                </m:ctrlPr>
              </m:sSubPr>
              <m:e>
                <m:r>
                  <w:rPr>
                    <w:rFonts w:ascii="Cambria Math" w:hAnsi="Cambria Math" w:cs="Calibri"/>
                    <w:color w:val="000000" w:themeColor="text1"/>
                    <w:kern w:val="24"/>
                    <w:sz w:val="28"/>
                    <w:szCs w:val="28"/>
                    <w:lang w:val="en-US"/>
                  </w:rPr>
                  <m:t>N</m:t>
                </m:r>
              </m:e>
              <m:sub>
                <m:r>
                  <w:rPr>
                    <w:rFonts w:ascii="Cambria Math" w:hAnsi="Cambria Math" w:cs="Calibri"/>
                    <w:color w:val="000000" w:themeColor="text1"/>
                    <w:kern w:val="24"/>
                    <w:sz w:val="28"/>
                    <w:szCs w:val="28"/>
                    <w:lang w:val="en-US"/>
                  </w:rPr>
                  <m:t>a,r</m:t>
                </m:r>
              </m:sub>
            </m:sSub>
          </m:e>
        </m:nary>
      </m:oMath>
      <w:r>
        <w:rPr>
          <w:rFonts w:ascii="Calibri" w:hAnsi="Calibri" w:cs="Calibri" w:hint="eastAsia"/>
          <w:color w:val="000000" w:themeColor="text1"/>
          <w:kern w:val="24"/>
          <w:sz w:val="28"/>
          <w:szCs w:val="28"/>
          <w:lang w:val="en-US"/>
        </w:rPr>
        <w:t xml:space="preserve">  </w:t>
      </w:r>
      <w:r>
        <w:rPr>
          <w:rFonts w:ascii="Calibri" w:hAnsi="Calibri" w:cs="Calibri" w:hint="eastAsia"/>
          <w:sz w:val="22"/>
        </w:rPr>
        <w:t xml:space="preserve">is the total state </w:t>
      </w:r>
      <w:r>
        <w:rPr>
          <w:rFonts w:ascii="Calibri" w:hAnsi="Calibri" w:cs="Calibri"/>
          <w:sz w:val="22"/>
        </w:rPr>
        <w:t>population</w:t>
      </w:r>
      <w:r>
        <w:rPr>
          <w:rFonts w:ascii="Calibri" w:hAnsi="Calibri" w:cs="Calibri" w:hint="eastAsia"/>
          <w:sz w:val="22"/>
        </w:rPr>
        <w:t xml:space="preserve">. </w:t>
      </w:r>
    </w:p>
    <w:p w14:paraId="7FE9CFC4" w14:textId="77777777" w:rsidR="0085090C" w:rsidRDefault="0085090C" w:rsidP="0085090C">
      <w:pPr>
        <w:spacing w:line="276" w:lineRule="auto"/>
        <w:rPr>
          <w:rFonts w:ascii="Calibri" w:hAnsi="Calibri" w:cs="Calibri"/>
          <w:sz w:val="22"/>
        </w:rPr>
      </w:pPr>
    </w:p>
    <w:p w14:paraId="47D49F71" w14:textId="77777777" w:rsidR="0085090C" w:rsidRPr="000C1ECC" w:rsidRDefault="0085090C" w:rsidP="0085090C">
      <w:pPr>
        <w:pStyle w:val="a3"/>
        <w:widowControl/>
        <w:numPr>
          <w:ilvl w:val="0"/>
          <w:numId w:val="7"/>
        </w:numPr>
        <w:spacing w:after="160" w:line="276" w:lineRule="auto"/>
        <w:jc w:val="left"/>
        <w:rPr>
          <w:rFonts w:ascii="Calibri" w:hAnsi="Calibri" w:cs="Calibri"/>
          <w:iCs/>
          <w:sz w:val="22"/>
        </w:rPr>
      </w:pPr>
      <w:r w:rsidRPr="000C1ECC">
        <w:rPr>
          <w:rFonts w:ascii="Calibri" w:hAnsi="Calibri" w:cs="Calibri" w:hint="eastAsia"/>
          <w:iCs/>
          <w:sz w:val="22"/>
        </w:rPr>
        <w:t>Time-varying transmission rate and model fitting</w:t>
      </w:r>
    </w:p>
    <w:p w14:paraId="42F59B07"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t>The transmission rat</w:t>
      </w:r>
      <w:commentRangeStart w:id="73"/>
      <w:r>
        <w:rPr>
          <w:rFonts w:ascii="Calibri" w:hAnsi="Calibri" w:cs="Calibri" w:hint="eastAsia"/>
          <w:iCs/>
          <w:sz w:val="22"/>
          <w:lang w:val="en-US"/>
        </w:rPr>
        <w:t xml:space="preserve">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w:t>
      </w:r>
      <w:commentRangeEnd w:id="73"/>
      <w:r>
        <w:rPr>
          <w:rStyle w:val="af1"/>
          <w:rFonts w:ascii="Calibri" w:hAnsi="Calibri" w:cs="Calibri" w:hint="eastAsia"/>
          <w:iCs/>
          <w:sz w:val="22"/>
          <w:szCs w:val="22"/>
          <w:lang w:val="en-US"/>
        </w:rPr>
        <w:commentReference w:id="73"/>
      </w:r>
      <w:r>
        <w:rPr>
          <w:rFonts w:ascii="Calibri" w:hAnsi="Calibri" w:cs="Calibri" w:hint="eastAsia"/>
          <w:iCs/>
          <w:sz w:val="22"/>
          <w:lang w:val="en-US"/>
        </w:rPr>
        <w:t xml:space="preserve">s allowed to vary over time to capture seasonally and </w:t>
      </w:r>
      <w:r>
        <w:rPr>
          <w:rFonts w:ascii="Calibri" w:hAnsi="Calibri" w:cs="Calibri"/>
          <w:iCs/>
          <w:sz w:val="22"/>
          <w:lang w:val="en-US"/>
        </w:rPr>
        <w:t>epidemiologically</w:t>
      </w:r>
      <w:r>
        <w:rPr>
          <w:rFonts w:ascii="Calibri" w:hAnsi="Calibri" w:cs="Calibri" w:hint="eastAsia"/>
          <w:iCs/>
          <w:sz w:val="22"/>
          <w:lang w:val="en-US"/>
        </w:rPr>
        <w:t xml:space="preserve"> driven changes in transmission intensity. For each state </w:t>
      </w:r>
      <m:oMath>
        <m:r>
          <w:rPr>
            <w:rFonts w:ascii="Cambria Math" w:hAnsi="Cambria Math" w:cs="Calibri"/>
            <w:sz w:val="22"/>
            <w:lang w:val="en-US"/>
          </w:rPr>
          <m:t>r</m:t>
        </m:r>
      </m:oMath>
      <w:r>
        <w:rPr>
          <w:rFonts w:ascii="Calibri" w:hAnsi="Calibri" w:cs="Calibri" w:hint="eastAsia"/>
          <w:iCs/>
          <w:sz w:val="22"/>
          <w:lang w:val="en-US"/>
        </w:rPr>
        <w:t xml:space="preserv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was estimated by fitting the model to the weekly reported symptomatic case time-series data from Brazil</w:t>
      </w:r>
      <w:r>
        <w:rPr>
          <w:rFonts w:ascii="Calibri" w:hAnsi="Calibri" w:cs="Calibri"/>
          <w:iCs/>
          <w:sz w:val="22"/>
          <w:lang w:val="en-US"/>
        </w:rPr>
        <w:t>’</w:t>
      </w:r>
      <w:r>
        <w:rPr>
          <w:rFonts w:ascii="Calibri" w:hAnsi="Calibri" w:cs="Calibri" w:hint="eastAsia"/>
          <w:iCs/>
          <w:sz w:val="22"/>
          <w:lang w:val="en-US"/>
        </w:rPr>
        <w:t xml:space="preserve">s SINAN surveillance in 2022, using a reported symptomatic fraction </w:t>
      </w:r>
      <m:oMath>
        <m:r>
          <w:rPr>
            <w:rFonts w:ascii="Cambria Math" w:hAnsi="Cambria Math" w:cs="Calibri"/>
            <w:sz w:val="22"/>
            <w:lang w:val="en-US"/>
          </w:rPr>
          <m:t>ρ</m:t>
        </m:r>
      </m:oMath>
      <w:r>
        <w:rPr>
          <w:rFonts w:ascii="Calibri" w:hAnsi="Calibri" w:cs="Calibri" w:hint="eastAsia"/>
          <w:iCs/>
          <w:sz w:val="22"/>
          <w:lang w:val="en-US"/>
        </w:rPr>
        <w:t xml:space="preserve"> (=reporting rate) to link model predicted symptomatic cases to observed symptomatic case counts.</w:t>
      </w:r>
    </w:p>
    <w:p w14:paraId="63492160" w14:textId="77777777" w:rsidR="0085090C" w:rsidRDefault="0085090C" w:rsidP="0085090C">
      <w:pPr>
        <w:spacing w:line="276" w:lineRule="auto"/>
        <w:rPr>
          <w:rFonts w:ascii="Calibri" w:hAnsi="Calibri" w:cs="Calibri"/>
          <w:iCs/>
          <w:sz w:val="22"/>
          <w:lang w:val="en-US"/>
        </w:rPr>
      </w:pPr>
    </w:p>
    <w:p w14:paraId="079244CF"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t xml:space="preserve">Reported cases were modelled with a negative binomial likelihood to account for overdispersion in surveillance data: </w:t>
      </w:r>
    </w:p>
    <w:p w14:paraId="11666004" w14:textId="77777777" w:rsidR="0085090C" w:rsidRPr="00B028C8" w:rsidRDefault="000C1D3B" w:rsidP="0085090C">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Y</m:t>
              </m:r>
            </m:e>
            <m:sub>
              <m:r>
                <w:rPr>
                  <w:rFonts w:ascii="Cambria Math" w:hAnsi="Cambria Math" w:cs="Calibri"/>
                </w:rPr>
                <m:t>a,t</m:t>
              </m:r>
            </m:sub>
            <m:sup>
              <m:r>
                <w:rPr>
                  <w:rFonts w:ascii="Cambria Math" w:hAnsi="Cambria Math" w:cs="Calibri"/>
                </w:rPr>
                <m:t>obs</m:t>
              </m:r>
            </m:sup>
          </m:sSubSup>
          <m:r>
            <w:rPr>
              <w:rFonts w:ascii="Cambria Math" w:hAnsi="Cambria Math" w:cs="Calibri"/>
            </w:rPr>
            <m:t xml:space="preserve"> ~ NegBin </m:t>
          </m:r>
          <m:d>
            <m:dPr>
              <m:ctrlPr>
                <w:rPr>
                  <w:rFonts w:ascii="Cambria Math" w:hAnsi="Cambria Math" w:cs="Calibri"/>
                  <w:i/>
                </w:rPr>
              </m:ctrlPr>
            </m:dPr>
            <m:e>
              <m:r>
                <w:rPr>
                  <w:rFonts w:ascii="Cambria Math" w:hAnsi="Cambria Math" w:cs="Calibri"/>
                </w:rPr>
                <m:t>ρ ∙</m:t>
              </m:r>
              <m:sSub>
                <m:sSubPr>
                  <m:ctrlPr>
                    <w:rPr>
                      <w:rFonts w:ascii="Cambria Math" w:hAnsi="Cambria Math" w:cs="Calibri"/>
                      <w:i/>
                    </w:rPr>
                  </m:ctrlPr>
                </m:sSubPr>
                <m:e>
                  <m:r>
                    <w:rPr>
                      <w:rFonts w:ascii="Cambria Math" w:hAnsi="Cambria Math" w:cs="Calibri"/>
                    </w:rPr>
                    <m:t>I</m:t>
                  </m:r>
                </m:e>
                <m:sub>
                  <m:r>
                    <w:rPr>
                      <w:rFonts w:ascii="Cambria Math" w:hAnsi="Cambria Math" w:cs="Calibri"/>
                    </w:rPr>
                    <m:t>t</m:t>
                  </m:r>
                </m:sub>
              </m:sSub>
              <m:r>
                <w:rPr>
                  <w:rFonts w:ascii="Cambria Math" w:hAnsi="Cambria Math" w:cs="Calibri"/>
                </w:rPr>
                <m:t xml:space="preserve"> , φ</m:t>
              </m:r>
            </m:e>
          </m:d>
        </m:oMath>
      </m:oMathPara>
    </w:p>
    <w:p w14:paraId="1F7E3061" w14:textId="77777777" w:rsidR="0085090C" w:rsidRDefault="0085090C" w:rsidP="0085090C">
      <w:pPr>
        <w:spacing w:line="276" w:lineRule="auto"/>
        <w:rPr>
          <w:rFonts w:ascii="Calibri" w:hAnsi="Calibri" w:cs="Calibri"/>
        </w:rPr>
      </w:pPr>
    </w:p>
    <w:p w14:paraId="4712B22F" w14:textId="77777777" w:rsidR="0085090C" w:rsidRPr="00FA6B0A" w:rsidRDefault="0085090C" w:rsidP="0085090C">
      <w:pPr>
        <w:spacing w:line="276" w:lineRule="auto"/>
        <w:rPr>
          <w:rFonts w:ascii="Calibri" w:hAnsi="Calibri" w:cs="Calibri"/>
          <w:sz w:val="22"/>
        </w:rPr>
      </w:pPr>
      <w:r>
        <w:rPr>
          <w:rFonts w:ascii="Calibri" w:hAnsi="Calibri" w:cs="Calibri"/>
          <w:iCs/>
          <w:sz w:val="22"/>
          <w:lang w:val="en-US"/>
        </w:rPr>
        <w:t>W</w:t>
      </w:r>
      <w:r>
        <w:rPr>
          <w:rFonts w:ascii="Calibri" w:hAnsi="Calibri" w:cs="Calibri" w:hint="eastAsia"/>
          <w:iCs/>
          <w:sz w:val="22"/>
          <w:lang w:val="en-US"/>
        </w:rPr>
        <w:t xml:space="preserve">here </w:t>
      </w:r>
      <m:oMath>
        <m:r>
          <w:rPr>
            <w:rFonts w:ascii="Cambria Math" w:hAnsi="Cambria Math" w:cs="Calibri"/>
          </w:rPr>
          <m:t>ρ</m:t>
        </m:r>
      </m:oMath>
      <w:r>
        <w:rPr>
          <w:rFonts w:ascii="Calibri" w:hAnsi="Calibri" w:cs="Calibri" w:hint="eastAsia"/>
        </w:rPr>
        <w:t xml:space="preserve"> </w:t>
      </w:r>
      <w:r>
        <w:rPr>
          <w:rFonts w:ascii="Calibri" w:hAnsi="Calibri" w:cs="Calibri" w:hint="eastAsia"/>
          <w:sz w:val="22"/>
        </w:rPr>
        <w:t xml:space="preserve">is reporting rate and </w:t>
      </w:r>
      <m:oMath>
        <m:r>
          <w:rPr>
            <w:rFonts w:ascii="Cambria Math" w:hAnsi="Cambria Math" w:cs="Calibri"/>
          </w:rPr>
          <m:t>φ</m:t>
        </m:r>
      </m:oMath>
      <w:r>
        <w:rPr>
          <w:rFonts w:ascii="Calibri" w:hAnsi="Calibri" w:cs="Calibri" w:hint="eastAsia"/>
        </w:rPr>
        <w:t xml:space="preserve"> </w:t>
      </w:r>
      <w:r>
        <w:rPr>
          <w:rFonts w:ascii="Calibri" w:hAnsi="Calibri" w:cs="Calibri" w:hint="eastAsia"/>
          <w:sz w:val="22"/>
        </w:rPr>
        <w:t xml:space="preserve">is overdispersion parameter. </w:t>
      </w:r>
    </w:p>
    <w:p w14:paraId="334A90B6"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t>W</w:t>
      </w:r>
      <w:r w:rsidRPr="00FE0942">
        <w:rPr>
          <w:rFonts w:ascii="Calibri" w:hAnsi="Calibri" w:cs="Calibri"/>
          <w:iCs/>
          <w:sz w:val="22"/>
          <w:lang w:val="en-US"/>
        </w:rPr>
        <w:t>eekly transmission rates were treated as</w:t>
      </w:r>
      <w:r>
        <w:rPr>
          <w:rFonts w:ascii="Calibri" w:hAnsi="Calibri" w:cs="Calibri" w:hint="eastAsia"/>
          <w:iCs/>
          <w:sz w:val="22"/>
          <w:lang w:val="en-US"/>
        </w:rPr>
        <w:t xml:space="preserve"> independent free parameters while</w:t>
      </w:r>
      <w:r w:rsidRPr="00FE0942">
        <w:rPr>
          <w:rFonts w:ascii="Calibri" w:hAnsi="Calibri" w:cs="Calibri"/>
          <w:iCs/>
          <w:sz w:val="22"/>
          <w:lang w:val="en-US"/>
        </w:rPr>
        <w:t xml:space="preserve"> allowing dispersion</w:t>
      </w:r>
      <w:r>
        <w:rPr>
          <w:rFonts w:ascii="Calibri" w:hAnsi="Calibri" w:cs="Calibri" w:hint="eastAsia"/>
          <w:iCs/>
          <w:sz w:val="22"/>
          <w:lang w:val="en-US"/>
        </w:rPr>
        <w:t xml:space="preserve"> with following distributions assuming weakly informative </w:t>
      </w:r>
      <w:r>
        <w:rPr>
          <w:rFonts w:ascii="Calibri" w:hAnsi="Calibri" w:cs="Calibri"/>
          <w:iCs/>
          <w:sz w:val="22"/>
          <w:lang w:val="en-US"/>
        </w:rPr>
        <w:t>and</w:t>
      </w:r>
      <w:r>
        <w:rPr>
          <w:rFonts w:ascii="Calibri" w:hAnsi="Calibri" w:cs="Calibri" w:hint="eastAsia"/>
          <w:iCs/>
          <w:sz w:val="22"/>
          <w:lang w:val="en-US"/>
        </w:rPr>
        <w:t xml:space="preserve"> positive constrained rates:</w:t>
      </w:r>
    </w:p>
    <w:p w14:paraId="4E9E7593" w14:textId="77777777" w:rsidR="0085090C" w:rsidRDefault="0085090C" w:rsidP="0085090C">
      <w:pPr>
        <w:spacing w:line="276" w:lineRule="auto"/>
        <w:rPr>
          <w:rFonts w:ascii="Calibri" w:hAnsi="Calibri" w:cs="Calibri"/>
          <w:iCs/>
          <w:sz w:val="22"/>
          <w:lang w:val="en-US"/>
        </w:rPr>
      </w:pPr>
    </w:p>
    <w:p w14:paraId="301171FA" w14:textId="77777777" w:rsidR="0085090C" w:rsidRDefault="000C1D3B" w:rsidP="0085090C">
      <w:pPr>
        <w:spacing w:line="276" w:lineRule="auto"/>
        <w:rPr>
          <w:rFonts w:ascii="Calibri" w:hAnsi="Calibri" w:cs="Calibri"/>
          <w:iCs/>
          <w:sz w:val="22"/>
          <w:lang w:val="en-US"/>
        </w:rPr>
      </w:pPr>
      <m:oMathPara>
        <m:oMath>
          <m:sSub>
            <m:sSubPr>
              <m:ctrlPr>
                <w:rPr>
                  <w:rFonts w:ascii="Cambria Math" w:hAnsi="Cambria Math" w:cs="Calibri"/>
                  <w:i/>
                </w:rPr>
              </m:ctrlPr>
            </m:sSubPr>
            <m:e>
              <m:r>
                <w:rPr>
                  <w:rFonts w:ascii="Cambria Math" w:hAnsi="Cambria Math" w:cs="Calibri"/>
                </w:rPr>
                <m:t>β</m:t>
              </m:r>
            </m:e>
            <m:sub>
              <m:r>
                <w:rPr>
                  <w:rFonts w:ascii="Cambria Math" w:hAnsi="Cambria Math" w:cs="Calibri"/>
                </w:rPr>
                <m:t>t</m:t>
              </m:r>
            </m:sub>
          </m:sSub>
          <m:r>
            <w:rPr>
              <w:rFonts w:ascii="Cambria Math" w:hAnsi="Cambria Math" w:cs="Calibri"/>
            </w:rPr>
            <m:t xml:space="preserve"> ~ Lognormal </m:t>
          </m:r>
          <m:d>
            <m:dPr>
              <m:ctrlPr>
                <w:rPr>
                  <w:rFonts w:ascii="Cambria Math" w:hAnsi="Cambria Math" w:cs="Calibri"/>
                  <w:i/>
                </w:rPr>
              </m:ctrlPr>
            </m:dPr>
            <m:e>
              <m:r>
                <w:rPr>
                  <w:rFonts w:ascii="Cambria Math" w:hAnsi="Cambria Math" w:cs="Calibri"/>
                </w:rPr>
                <m:t>-1, 0.5</m:t>
              </m:r>
            </m:e>
          </m:d>
        </m:oMath>
      </m:oMathPara>
    </w:p>
    <w:p w14:paraId="284E5B0A" w14:textId="77777777" w:rsidR="0085090C" w:rsidRDefault="0085090C" w:rsidP="0085090C">
      <w:pPr>
        <w:spacing w:line="276" w:lineRule="auto"/>
        <w:rPr>
          <w:rFonts w:ascii="Calibri" w:hAnsi="Calibri" w:cs="Calibri"/>
          <w:iCs/>
          <w:sz w:val="22"/>
          <w:lang w:val="en-US"/>
        </w:rPr>
      </w:pPr>
    </w:p>
    <w:p w14:paraId="61075297" w14:textId="77777777" w:rsidR="0085090C" w:rsidRDefault="0085090C" w:rsidP="0085090C">
      <w:pPr>
        <w:spacing w:line="276" w:lineRule="auto"/>
        <w:rPr>
          <w:rFonts w:ascii="Calibri" w:hAnsi="Calibri" w:cs="Calibri"/>
          <w:iCs/>
          <w:sz w:val="22"/>
          <w:lang w:val="en-US"/>
        </w:rPr>
      </w:pPr>
      <w:r w:rsidRPr="00FE0942">
        <w:rPr>
          <w:rFonts w:ascii="Calibri" w:hAnsi="Calibri" w:cs="Calibri"/>
          <w:iCs/>
          <w:sz w:val="22"/>
          <w:lang w:val="en-US"/>
        </w:rPr>
        <w:t>To validate the choice of prior distributions of transmission rates, we conducted prior-predictive simulation. We conducted 1,000 times of prior predictive simulations from the 1,000 random draws, the infection curve exhibited realistic outbreak dynamics (timing, peak size, and duration), covering ranges of plausible infection peaks (max 10,000 cases as close to the maximum cases from the reported data).</w:t>
      </w:r>
      <w:r>
        <w:rPr>
          <w:rFonts w:ascii="Calibri" w:hAnsi="Calibri" w:cs="Calibri" w:hint="eastAsia"/>
          <w:iCs/>
          <w:sz w:val="22"/>
          <w:lang w:val="en-US"/>
        </w:rPr>
        <w:t xml:space="preserve"> Posterior estimates from the fitted model were used in the vaccination scenarios. The fitted transmission rates follow full temporal shape of the 2022 outbreak in each state, serving as the baseline daily FOI. </w:t>
      </w:r>
    </w:p>
    <w:p w14:paraId="70F86164" w14:textId="77777777" w:rsidR="0085090C" w:rsidRPr="00FE0942" w:rsidRDefault="0085090C" w:rsidP="0085090C">
      <w:pPr>
        <w:spacing w:line="276" w:lineRule="auto"/>
        <w:rPr>
          <w:rFonts w:ascii="Calibri" w:hAnsi="Calibri" w:cs="Calibri"/>
          <w:iCs/>
          <w:sz w:val="22"/>
          <w:lang w:val="en-US"/>
        </w:rPr>
      </w:pPr>
    </w:p>
    <w:p w14:paraId="03BD20CF" w14:textId="77777777" w:rsidR="0085090C" w:rsidRDefault="0085090C" w:rsidP="0085090C">
      <w:pPr>
        <w:pStyle w:val="a3"/>
        <w:widowControl/>
        <w:numPr>
          <w:ilvl w:val="0"/>
          <w:numId w:val="7"/>
        </w:numPr>
        <w:spacing w:after="160" w:line="276" w:lineRule="auto"/>
        <w:jc w:val="left"/>
        <w:rPr>
          <w:rFonts w:ascii="Calibri" w:hAnsi="Calibri" w:cs="Calibri"/>
          <w:iCs/>
          <w:sz w:val="22"/>
          <w:lang w:val="en-US"/>
        </w:rPr>
      </w:pPr>
      <w:r>
        <w:rPr>
          <w:rFonts w:ascii="Calibri" w:hAnsi="Calibri" w:cs="Calibri" w:hint="eastAsia"/>
          <w:iCs/>
          <w:sz w:val="22"/>
          <w:lang w:val="en-US"/>
        </w:rPr>
        <w:t>Reporting rates calibration</w:t>
      </w:r>
    </w:p>
    <w:p w14:paraId="09A052D6" w14:textId="77777777" w:rsidR="0085090C" w:rsidRPr="001A0139" w:rsidRDefault="0085090C" w:rsidP="6819A95C">
      <w:pPr>
        <w:spacing w:line="276" w:lineRule="auto"/>
        <w:rPr>
          <w:rFonts w:ascii="Calibri" w:hAnsi="Calibri" w:cs="Calibri"/>
          <w:sz w:val="22"/>
        </w:rPr>
      </w:pPr>
      <w:r w:rsidRPr="6819A95C">
        <w:rPr>
          <w:rFonts w:ascii="Calibri" w:hAnsi="Calibri" w:cs="Calibri"/>
          <w:sz w:val="22"/>
        </w:rPr>
        <w:t>The reporting rate was calibrated by the difference between the long-term average annual total cumulative symptomatic cases (2015 – 2024) predicted from the chikungunya FOI map and the total symptomatic cases in 2022 from the counterfactual (without vaccination) scenario. Across all age groups, total aggregated symptomatic cases are predicted as 883,544 (95%UI: 684,889-1,079,146) . Over 10 years, the average reported symptomatic cases are 222,468. Therefore, the mean reporting rate at the national level is 25% (95%UI: 21 – 32) and we used this as prior information using Beta distribution.</w:t>
      </w:r>
    </w:p>
    <w:p w14:paraId="6696809B" w14:textId="77777777" w:rsidR="0085090C" w:rsidRPr="005A0D2F" w:rsidRDefault="000C1D3B" w:rsidP="0085090C">
      <w:pPr>
        <w:spacing w:line="276" w:lineRule="auto"/>
        <w:rPr>
          <w:rFonts w:ascii="Calibri" w:hAnsi="Calibri" w:cs="Calibri"/>
          <w:i/>
        </w:rPr>
      </w:pPr>
      <m:oMathPara>
        <m:oMath>
          <m:sSub>
            <m:sSubPr>
              <m:ctrlPr>
                <w:rPr>
                  <w:rFonts w:ascii="Cambria Math" w:hAnsi="Cambria Math" w:cs="Calibri"/>
                  <w:i/>
                </w:rPr>
              </m:ctrlPr>
            </m:sSubPr>
            <m:e>
              <m:r>
                <w:rPr>
                  <w:rFonts w:ascii="Cambria Math" w:hAnsi="Cambria Math" w:cs="Calibri"/>
                </w:rPr>
                <m:t>ρ</m:t>
              </m:r>
            </m:e>
            <m:sub>
              <m:r>
                <w:rPr>
                  <w:rFonts w:ascii="Cambria Math" w:hAnsi="Cambria Math" w:cs="Calibri"/>
                </w:rPr>
                <m:t>s</m:t>
              </m:r>
            </m:sub>
          </m:sSub>
          <m:r>
            <w:rPr>
              <w:rFonts w:ascii="Cambria Math" w:hAnsi="Cambria Math" w:cs="Calibri"/>
            </w:rPr>
            <m:t xml:space="preserve"> ~ Beta (20, 60)</m:t>
          </m:r>
        </m:oMath>
      </m:oMathPara>
    </w:p>
    <w:p w14:paraId="36D0A23C" w14:textId="77777777" w:rsidR="0085090C" w:rsidRDefault="0085090C" w:rsidP="0085090C">
      <w:pPr>
        <w:spacing w:line="276" w:lineRule="auto"/>
        <w:rPr>
          <w:rFonts w:ascii="Calibri" w:hAnsi="Calibri" w:cs="Calibri"/>
          <w:iCs/>
          <w:sz w:val="22"/>
          <w:lang w:val="en-US"/>
        </w:rPr>
      </w:pPr>
    </w:p>
    <w:p w14:paraId="7CECAF29" w14:textId="77777777" w:rsidR="0085090C" w:rsidRDefault="0085090C" w:rsidP="0085090C">
      <w:pPr>
        <w:spacing w:line="276" w:lineRule="auto"/>
        <w:rPr>
          <w:rFonts w:ascii="Calibri" w:hAnsi="Calibri" w:cs="Calibri"/>
          <w:iCs/>
          <w:sz w:val="22"/>
          <w:lang w:val="en-US"/>
        </w:rPr>
      </w:pPr>
      <w:r>
        <w:rPr>
          <w:rFonts w:ascii="Calibri" w:hAnsi="Calibri" w:cs="Calibri" w:hint="eastAsia"/>
          <w:iCs/>
          <w:sz w:val="22"/>
          <w:lang w:val="en-US"/>
        </w:rPr>
        <w:t xml:space="preserve">Based on the calculated long-term average reporting rates, we assumed that reporting rates (specific to each state) </w:t>
      </w:r>
      <w:r>
        <w:rPr>
          <w:rFonts w:ascii="Calibri" w:hAnsi="Calibri" w:cs="Calibri"/>
          <w:iCs/>
          <w:sz w:val="22"/>
          <w:lang w:val="en-US"/>
        </w:rPr>
        <w:t>follow</w:t>
      </w:r>
      <w:r>
        <w:rPr>
          <w:rFonts w:ascii="Calibri" w:hAnsi="Calibri" w:cs="Calibri" w:hint="eastAsia"/>
          <w:iCs/>
          <w:sz w:val="22"/>
          <w:lang w:val="en-US"/>
        </w:rPr>
        <w:t xml:space="preserve"> the prior </w:t>
      </w:r>
      <w:r>
        <w:rPr>
          <w:rFonts w:ascii="Calibri" w:hAnsi="Calibri" w:cs="Calibri"/>
          <w:iCs/>
          <w:sz w:val="22"/>
          <w:lang w:val="en-US"/>
        </w:rPr>
        <w:t>distribution.</w:t>
      </w:r>
    </w:p>
    <w:p w14:paraId="623B5328" w14:textId="70E56533" w:rsidR="0007361D" w:rsidRDefault="0007361D" w:rsidP="001E4CB3">
      <w:pPr>
        <w:rPr>
          <w:rFonts w:ascii="Calibri" w:eastAsia="Malgun Gothic" w:hAnsi="Calibri" w:cs="Calibri"/>
          <w:color w:val="0070C0"/>
          <w:sz w:val="22"/>
          <w:szCs w:val="24"/>
          <w:lang w:eastAsia="ko-KR"/>
        </w:rPr>
      </w:pPr>
      <w:r w:rsidRPr="0029405B">
        <w:rPr>
          <w:rFonts w:ascii="Calibri" w:hAnsi="Calibri" w:cs="Calibri"/>
          <w:color w:val="0070C0"/>
          <w:sz w:val="22"/>
          <w:szCs w:val="24"/>
        </w:rPr>
        <w:br/>
      </w:r>
    </w:p>
    <w:p w14:paraId="0E3136A1" w14:textId="77777777" w:rsidR="0062112D" w:rsidRPr="00946E6C" w:rsidRDefault="0062112D" w:rsidP="001E4CB3">
      <w:pPr>
        <w:rPr>
          <w:rFonts w:ascii="Calibri" w:eastAsia="Malgun Gothic" w:hAnsi="Calibri" w:cs="Calibri"/>
          <w:color w:val="0070C0"/>
          <w:sz w:val="22"/>
          <w:szCs w:val="24"/>
          <w:lang w:eastAsia="ko-KR"/>
        </w:rPr>
      </w:pPr>
    </w:p>
    <w:p w14:paraId="18F20EA9"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12</w:t>
      </w:r>
      <w:r w:rsidRPr="007C1A8C">
        <w:rPr>
          <w:rFonts w:ascii="Calibri" w:hAnsi="Calibri" w:cs="Calibri"/>
          <w:sz w:val="22"/>
          <w:szCs w:val="24"/>
        </w:rPr>
        <w:br/>
        <w:t>For DALY calculations, it is not clear how the numbers of deaths, chronic disease, etc., are calculated. For consistency, it should also include equations for calculating DALYs due to vaccination.</w:t>
      </w:r>
      <w:r w:rsidRPr="007C1A8C">
        <w:rPr>
          <w:rFonts w:ascii="Calibri" w:hAnsi="Calibri" w:cs="Calibri"/>
          <w:sz w:val="22"/>
          <w:szCs w:val="24"/>
        </w:rPr>
        <w:br/>
      </w:r>
    </w:p>
    <w:p w14:paraId="192916CE"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585C9328" w14:textId="77777777" w:rsidR="0007361D" w:rsidRPr="00774C11" w:rsidRDefault="0007361D" w:rsidP="00061DCA">
      <w:pPr>
        <w:numPr>
          <w:ilvl w:val="0"/>
          <w:numId w:val="3"/>
        </w:numPr>
        <w:rPr>
          <w:rFonts w:ascii="Calibri" w:eastAsia="Malgun Gothic" w:hAnsi="Calibri" w:cs="Calibri"/>
          <w:color w:val="0070C0"/>
          <w:sz w:val="22"/>
          <w:szCs w:val="24"/>
          <w:lang w:eastAsia="ko-KR"/>
        </w:rPr>
      </w:pPr>
      <w:r w:rsidRPr="00731571">
        <w:rPr>
          <w:rFonts w:ascii="Calibri" w:eastAsia="Malgun Gothic" w:hAnsi="Calibri" w:cs="Calibri"/>
          <w:color w:val="0070C0"/>
          <w:sz w:val="22"/>
          <w:szCs w:val="24"/>
          <w:lang w:eastAsia="ko-KR"/>
        </w:rPr>
        <w:t>We have now expanded the Supplementary Material to provide the full set of equations used for DALY calculations, including the components derived from deaths, chronic disease, and vaccination-attributable outcomes. The added section is provided below.</w:t>
      </w:r>
    </w:p>
    <w:p w14:paraId="728659D1" w14:textId="77777777" w:rsidR="0007361D" w:rsidRDefault="0007361D" w:rsidP="00E820E3">
      <w:pPr>
        <w:rPr>
          <w:rFonts w:ascii="Calibri" w:eastAsia="Malgun Gothic" w:hAnsi="Calibri" w:cs="Calibri"/>
          <w:sz w:val="22"/>
          <w:szCs w:val="24"/>
          <w:lang w:eastAsia="ko-KR"/>
        </w:rPr>
      </w:pPr>
    </w:p>
    <w:p w14:paraId="71544F3F" w14:textId="77777777" w:rsidR="004F1F98" w:rsidRDefault="004F1F98" w:rsidP="004F1F98">
      <w:pPr>
        <w:pStyle w:val="figure"/>
        <w:spacing w:line="276" w:lineRule="auto"/>
        <w:rPr>
          <w:rFonts w:eastAsiaTheme="minorEastAsia"/>
        </w:rPr>
      </w:pPr>
      <w:bookmarkStart w:id="74" w:name="_Toc227589812"/>
      <w:r>
        <w:t xml:space="preserve">Section S </w:t>
      </w:r>
      <w:r>
        <w:fldChar w:fldCharType="begin"/>
      </w:r>
      <w:r>
        <w:instrText xml:space="preserve"> SEQ Section_S \* ARABIC </w:instrText>
      </w:r>
      <w:r>
        <w:fldChar w:fldCharType="separate"/>
      </w:r>
      <w:r>
        <w:rPr>
          <w:noProof/>
        </w:rPr>
        <w:t>6</w:t>
      </w:r>
      <w:r>
        <w:fldChar w:fldCharType="end"/>
      </w:r>
      <w:r>
        <w:rPr>
          <w:rFonts w:eastAsiaTheme="minorEastAsia" w:hint="eastAsia"/>
        </w:rPr>
        <w:t>: Benefit risk assessment equations for outbreak response immunisation</w:t>
      </w:r>
      <w:bookmarkEnd w:id="74"/>
    </w:p>
    <w:p w14:paraId="4A710A3D" w14:textId="77777777" w:rsidR="004F1F98" w:rsidRPr="004F1F98" w:rsidRDefault="004F1F98" w:rsidP="004F1F98">
      <w:pPr>
        <w:pStyle w:val="6"/>
        <w:spacing w:line="276" w:lineRule="auto"/>
        <w:rPr>
          <w:rFonts w:ascii="Calibri" w:hAnsi="Calibri" w:cs="Calibri"/>
        </w:rPr>
      </w:pPr>
      <w:r w:rsidRPr="004F1F98">
        <w:rPr>
          <w:rFonts w:ascii="Calibri" w:hAnsi="Calibri" w:cs="Calibri"/>
        </w:rPr>
        <w:t xml:space="preserve">Benefit: outcomes averted per 10,000 vaccinated individuals </w:t>
      </w:r>
    </w:p>
    <w:p w14:paraId="6DA2A4A4" w14:textId="77777777" w:rsidR="004F1F98" w:rsidRDefault="004F1F98" w:rsidP="004F1F98">
      <w:pPr>
        <w:spacing w:line="276" w:lineRule="auto"/>
      </w:pPr>
    </w:p>
    <w:p w14:paraId="139329A8" w14:textId="77777777" w:rsidR="004F1F98" w:rsidRPr="000B14D2" w:rsidRDefault="004F1F98" w:rsidP="004F1F98">
      <w:pPr>
        <w:spacing w:line="276" w:lineRule="auto"/>
        <w:rPr>
          <w:rFonts w:ascii="Calibri" w:hAnsi="Calibri" w:cs="Calibri"/>
          <w:sz w:val="22"/>
        </w:rPr>
      </w:pPr>
      <w:r w:rsidRPr="000B14D2">
        <w:rPr>
          <w:rFonts w:ascii="Calibri" w:hAnsi="Calibri" w:cs="Calibri"/>
          <w:sz w:val="22"/>
        </w:rPr>
        <w:t>In outbreak setting, burden is obtained from</w:t>
      </w:r>
      <w:r>
        <w:rPr>
          <w:rFonts w:ascii="Calibri" w:hAnsi="Calibri" w:cs="Calibri" w:hint="eastAsia"/>
          <w:sz w:val="22"/>
        </w:rPr>
        <w:t xml:space="preserve"> age-structured</w:t>
      </w:r>
      <w:r w:rsidRPr="000B14D2">
        <w:rPr>
          <w:rFonts w:ascii="Calibri" w:hAnsi="Calibri" w:cs="Calibri"/>
          <w:sz w:val="22"/>
        </w:rPr>
        <w:t xml:space="preserve"> SEIRV </w:t>
      </w:r>
      <w:r>
        <w:rPr>
          <w:rFonts w:ascii="Calibri" w:hAnsi="Calibri" w:cs="Calibri" w:hint="eastAsia"/>
          <w:sz w:val="22"/>
        </w:rPr>
        <w:t xml:space="preserve">model </w:t>
      </w:r>
      <w:r w:rsidRPr="000B14D2">
        <w:rPr>
          <w:rFonts w:ascii="Calibri" w:hAnsi="Calibri" w:cs="Calibri"/>
          <w:sz w:val="22"/>
        </w:rPr>
        <w:t xml:space="preserve">simulations under counterfactual (no vaccination) and vaccination scenarios with </w:t>
      </w:r>
      <w:r>
        <w:rPr>
          <w:rFonts w:ascii="Calibri" w:hAnsi="Calibri" w:cs="Calibri" w:hint="eastAsia"/>
          <w:sz w:val="22"/>
        </w:rPr>
        <w:t xml:space="preserve">vaccine coverage. </w:t>
      </w:r>
    </w:p>
    <w:p w14:paraId="0FB1D219" w14:textId="77777777" w:rsidR="004F1F98" w:rsidRPr="007C0EB5" w:rsidRDefault="004F1F98" w:rsidP="004F1F98">
      <w:pPr>
        <w:spacing w:line="276" w:lineRule="auto"/>
      </w:pPr>
    </w:p>
    <w:p w14:paraId="33D5C82C" w14:textId="77777777" w:rsidR="004F1F98" w:rsidRDefault="004F1F98" w:rsidP="6819A95C">
      <w:pPr>
        <w:pStyle w:val="figure"/>
        <w:spacing w:line="276" w:lineRule="auto"/>
        <w:rPr>
          <w:rFonts w:eastAsiaTheme="minorEastAsia"/>
          <w:i w:val="0"/>
          <w:iCs w:val="0"/>
          <w:color w:val="auto"/>
        </w:rPr>
      </w:pPr>
      <w:r w:rsidRPr="6819A95C">
        <w:rPr>
          <w:rFonts w:eastAsiaTheme="minorEastAsia"/>
          <w:i w:val="0"/>
          <w:iCs w:val="0"/>
          <w:color w:val="auto"/>
        </w:rPr>
        <w:t>For each probabilistic draw</w:t>
      </w:r>
      <w:commentRangeStart w:id="75"/>
      <w:r w:rsidRPr="6819A95C">
        <w:rPr>
          <w:rFonts w:eastAsiaTheme="minorEastAsia"/>
          <w:i w:val="0"/>
          <w:iCs w:val="0"/>
          <w:color w:val="auto"/>
        </w:rPr>
        <w:t xml:space="preserve"> </w:t>
      </w:r>
      <m:oMath>
        <m:r>
          <w:rPr>
            <w:rFonts w:ascii="Cambria Math" w:eastAsiaTheme="minorEastAsia" w:hAnsi="Cambria Math"/>
            <w:color w:val="auto"/>
          </w:rPr>
          <m:t>k</m:t>
        </m:r>
      </m:oMath>
      <w:r w:rsidRPr="6819A95C">
        <w:rPr>
          <w:rFonts w:eastAsiaTheme="minorEastAsia"/>
          <w:i w:val="0"/>
          <w:iCs w:val="0"/>
          <w:color w:val="auto"/>
        </w:rPr>
        <w:t xml:space="preserve">,state </w:t>
      </w:r>
      <m:oMath>
        <m:r>
          <w:rPr>
            <w:rFonts w:ascii="Cambria Math" w:eastAsiaTheme="minorEastAsia" w:hAnsi="Cambria Math"/>
            <w:color w:val="auto"/>
          </w:rPr>
          <m:t>s</m:t>
        </m:r>
      </m:oMath>
      <w:r w:rsidRPr="6819A95C">
        <w:rPr>
          <w:rFonts w:eastAsiaTheme="minorEastAsia"/>
          <w:i w:val="0"/>
          <w:iCs w:val="0"/>
          <w:color w:val="auto"/>
        </w:rPr>
        <w:t xml:space="preserve">, age group </w:t>
      </w:r>
      <m:oMath>
        <m:r>
          <w:rPr>
            <w:rFonts w:ascii="Cambria Math" w:eastAsiaTheme="minorEastAsia" w:hAnsi="Cambria Math"/>
            <w:color w:val="auto"/>
          </w:rPr>
          <m:t>a</m:t>
        </m:r>
      </m:oMath>
      <w:r w:rsidRPr="6819A95C">
        <w:rPr>
          <w:rFonts w:eastAsiaTheme="minorEastAsia"/>
          <w:i w:val="0"/>
          <w:iCs w:val="0"/>
          <w:color w:val="auto"/>
        </w:rPr>
        <w:t xml:space="preserve">, Vaccine protection mechanism </w:t>
      </w:r>
      <m:oMath>
        <m:r>
          <w:rPr>
            <w:rFonts w:ascii="Cambria Math" w:eastAsiaTheme="minorEastAsia" w:hAnsi="Cambria Math"/>
            <w:color w:val="auto"/>
          </w:rPr>
          <m:t>v,</m:t>
        </m:r>
      </m:oMath>
      <w:r w:rsidRPr="6819A95C">
        <w:rPr>
          <w:rFonts w:eastAsiaTheme="minorEastAsia"/>
          <w:i w:val="0"/>
          <w:iCs w:val="0"/>
          <w:color w:val="auto"/>
        </w:rPr>
        <w:t xml:space="preserve"> the estimated benefit is the difference in true disease burden between pre- and post- vaccination states, expressed per 10,000 vaccinated individuals. </w:t>
      </w:r>
    </w:p>
    <w:p w14:paraId="2B6D1794" w14:textId="77777777" w:rsidR="004F1F98" w:rsidRDefault="004F1F98" w:rsidP="6819A95C">
      <w:pPr>
        <w:pStyle w:val="figure"/>
        <w:spacing w:line="276" w:lineRule="auto"/>
        <w:rPr>
          <w:rFonts w:eastAsiaTheme="minorEastAsia"/>
          <w:i w:val="0"/>
          <w:iCs w:val="0"/>
          <w:color w:val="auto"/>
        </w:rPr>
      </w:pPr>
      <w:r w:rsidRPr="6819A95C">
        <w:rPr>
          <w:rFonts w:eastAsiaTheme="minorEastAsia"/>
          <w:i w:val="0"/>
          <w:iCs w:val="0"/>
          <w:color w:val="auto"/>
        </w:rPr>
        <w:t xml:space="preserve">True symptomatic burden </w:t>
      </w:r>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oMath>
      <w:r w:rsidRPr="6819A95C">
        <w:rPr>
          <w:rFonts w:eastAsiaTheme="minorEastAsia"/>
          <w:i w:val="0"/>
          <w:iCs w:val="0"/>
          <w:color w:val="auto"/>
        </w:rPr>
        <w:t xml:space="preserve"> was estim</w:t>
      </w:r>
      <w:commentRangeEnd w:id="75"/>
      <w:r w:rsidRPr="6819A95C">
        <w:rPr>
          <w:rStyle w:val="af1"/>
          <w:rFonts w:eastAsiaTheme="minorEastAsia"/>
          <w:i w:val="0"/>
          <w:iCs w:val="0"/>
          <w:color w:val="auto"/>
          <w:sz w:val="22"/>
          <w:szCs w:val="24"/>
        </w:rPr>
        <w:commentReference w:id="75"/>
      </w:r>
      <w:r w:rsidRPr="6819A95C">
        <w:rPr>
          <w:rFonts w:eastAsiaTheme="minorEastAsia"/>
          <w:i w:val="0"/>
          <w:iCs w:val="0"/>
          <w:color w:val="auto"/>
        </w:rPr>
        <w:t xml:space="preserve">ated by applying model-predicted state-specific reporting rates </w:t>
      </w:r>
      <m:oMath>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oMath>
      <w:r w:rsidRPr="6819A95C">
        <w:rPr>
          <w:rFonts w:eastAsiaTheme="minorEastAsia"/>
          <w:i w:val="0"/>
          <w:iCs w:val="0"/>
          <w:color w:val="auto"/>
        </w:rPr>
        <w:t xml:space="preserve"> estimated during model fitting. </w:t>
      </w:r>
    </w:p>
    <w:p w14:paraId="132E4935" w14:textId="77777777" w:rsidR="004F1F98" w:rsidRPr="003839B0" w:rsidRDefault="000C1D3B" w:rsidP="004F1F98">
      <w:pPr>
        <w:pStyle w:val="figure"/>
        <w:spacing w:line="276" w:lineRule="auto"/>
        <w:rPr>
          <w:rFonts w:eastAsiaTheme="minorEastAsia"/>
          <w:i w:val="0"/>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a,t,s,l</m:t>
              </m:r>
            </m:sub>
            <m:sup>
              <m:r>
                <w:rPr>
                  <w:rFonts w:ascii="Cambria Math" w:eastAsiaTheme="minorEastAsia" w:hAnsi="Cambria Math"/>
                  <w:color w:val="auto"/>
                </w:rPr>
                <m:t xml:space="preserve">true_symp </m:t>
              </m:r>
            </m:sup>
          </m:sSubSup>
          <m:r>
            <w:rPr>
              <w:rFonts w:ascii="Cambria Math" w:eastAsiaTheme="minorEastAsia" w:hAnsi="Cambria Math"/>
              <w:color w:val="auto"/>
            </w:rPr>
            <m:t>=</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a,t,s,k</m:t>
                  </m:r>
                </m:sub>
                <m:sup>
                  <m:r>
                    <w:rPr>
                      <w:rFonts w:ascii="Cambria Math" w:eastAsiaTheme="minorEastAsia" w:hAnsi="Cambria Math"/>
                      <w:color w:val="auto"/>
                    </w:rPr>
                    <m:t>symp</m:t>
                  </m:r>
                </m:sup>
              </m:sSubSup>
            </m:num>
            <m:den>
              <m:sSub>
                <m:sSubPr>
                  <m:ctrlPr>
                    <w:rPr>
                      <w:rFonts w:ascii="Cambria Math" w:eastAsiaTheme="minorEastAsia" w:hAnsi="Cambria Math"/>
                      <w:color w:val="auto"/>
                    </w:rPr>
                  </m:ctrlPr>
                </m:sSubPr>
                <m:e>
                  <m:r>
                    <w:rPr>
                      <w:rFonts w:ascii="Cambria Math" w:eastAsiaTheme="minorEastAsia" w:hAnsi="Cambria Math"/>
                      <w:color w:val="auto"/>
                    </w:rPr>
                    <m:t>ρ</m:t>
                  </m:r>
                </m:e>
                <m:sub>
                  <m:r>
                    <w:rPr>
                      <w:rFonts w:ascii="Cambria Math" w:eastAsiaTheme="minorEastAsia" w:hAnsi="Cambria Math"/>
                      <w:color w:val="auto"/>
                    </w:rPr>
                    <m:t>s,k</m:t>
                  </m:r>
                </m:sub>
              </m:sSub>
            </m:den>
          </m:f>
        </m:oMath>
      </m:oMathPara>
    </w:p>
    <w:p w14:paraId="71BB31D2" w14:textId="77777777" w:rsidR="004F1F98" w:rsidRDefault="004F1F98" w:rsidP="004F1F98">
      <w:pPr>
        <w:pStyle w:val="figure"/>
        <w:spacing w:line="276" w:lineRule="auto"/>
        <w:rPr>
          <w:rFonts w:eastAsiaTheme="minorEastAsia"/>
          <w:i w:val="0"/>
          <w:color w:val="auto"/>
        </w:rPr>
      </w:pPr>
      <w:r>
        <w:rPr>
          <w:rFonts w:eastAsiaTheme="minorEastAsia" w:hint="eastAsia"/>
          <w:i w:val="0"/>
          <w:color w:val="auto"/>
        </w:rPr>
        <w:t>For age group a, hospitalisations and deaths from chikungunya infections are estimated as:</w:t>
      </w:r>
    </w:p>
    <w:p w14:paraId="35732EA4" w14:textId="77777777" w:rsidR="004F1F98" w:rsidRDefault="000C1D3B" w:rsidP="004F1F98">
      <w:pPr>
        <w:pStyle w:val="figure"/>
        <w:spacing w:line="276"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m:oMathPara>
    </w:p>
    <w:p w14:paraId="1ED10BE4" w14:textId="77777777" w:rsidR="004F1F98" w:rsidRPr="00C15F71" w:rsidRDefault="004F1F98" w:rsidP="004F1F98">
      <w:pPr>
        <w:pStyle w:val="figure"/>
        <w:spacing w:line="276" w:lineRule="auto"/>
        <w:rPr>
          <w:rFonts w:eastAsiaTheme="minorEastAsia"/>
          <w:i w:val="0"/>
          <w:color w:val="auto"/>
        </w:rPr>
      </w:pPr>
      <m:oMathPara>
        <m:oMath>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a,k</m:t>
              </m:r>
            </m:sub>
            <m:sup>
              <m:r>
                <w:rPr>
                  <w:rFonts w:ascii="Cambria Math" w:eastAsiaTheme="minorEastAsia" w:hAnsi="Cambria Math"/>
                  <w:color w:val="auto"/>
                </w:rPr>
                <m:t>symp</m:t>
              </m:r>
            </m:sup>
          </m:sSubSup>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(1-</m:t>
              </m:r>
              <m:r>
                <w:rPr>
                  <w:rFonts w:ascii="Cambria Math" w:eastAsiaTheme="minorEastAsia" w:hAnsi="Cambria Math"/>
                  <w:color w:val="auto"/>
                </w:rPr>
                <m:t>h</m:t>
              </m:r>
            </m:e>
            <m:sub>
              <m:r>
                <w:rPr>
                  <w:rFonts w:ascii="Cambria Math" w:eastAsiaTheme="minorEastAsia" w:hAnsi="Cambria Math"/>
                  <w:color w:val="auto"/>
                </w:rPr>
                <m:t>a</m:t>
              </m:r>
            </m:sub>
          </m:sSub>
          <m:r>
            <w:rPr>
              <w:rFonts w:ascii="Cambria Math" w:eastAsiaTheme="minorEastAsia" w:hAnsi="Cambria Math"/>
              <w:color w:val="auto"/>
            </w:rPr>
            <m:t xml:space="preserve">)   </m:t>
          </m:r>
        </m:oMath>
      </m:oMathPara>
    </w:p>
    <w:p w14:paraId="54C1FA26" w14:textId="77777777" w:rsidR="004F1F98" w:rsidRPr="008A3F4D" w:rsidRDefault="000C1D3B" w:rsidP="004F1F98">
      <w:pPr>
        <w:pStyle w:val="figure"/>
        <w:spacing w:line="276" w:lineRule="auto"/>
        <w:rPr>
          <w:rFonts w:eastAsiaTheme="minorEastAsia"/>
          <w:i w:val="0"/>
          <w:color w:val="auto"/>
        </w:rPr>
      </w:pPr>
      <m:oMathPara>
        <m:oMath>
          <m:sSub>
            <m:sSubPr>
              <m:ctrlPr>
                <w:rPr>
                  <w:rFonts w:ascii="Cambria Math" w:eastAsiaTheme="minorEastAsia" w:hAnsi="Cambria Math"/>
                  <w:color w:val="auto"/>
                </w:rPr>
              </m:ctrlPr>
            </m:sSubPr>
            <m:e>
              <m:r>
                <w:rPr>
                  <w:rFonts w:ascii="Cambria Math" w:eastAsiaTheme="minorEastAsia" w:hAnsi="Cambria Math"/>
                  <w:color w:val="auto"/>
                </w:rPr>
                <m:t>D</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+N</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m:oMathPara>
    </w:p>
    <w:p w14:paraId="30A67938" w14:textId="77777777" w:rsidR="004F1F98" w:rsidRDefault="004F1F98" w:rsidP="004F1F98">
      <w:pPr>
        <w:pStyle w:val="figure"/>
        <w:spacing w:line="276"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m:t>
            </m:r>
          </m:sub>
        </m:sSub>
      </m:oMath>
      <w:r>
        <w:rPr>
          <w:rFonts w:eastAsiaTheme="minorEastAsia" w:hint="eastAsia"/>
          <w:i w:val="0"/>
          <w:color w:val="auto"/>
        </w:rPr>
        <w:t xml:space="preserve"> is the age-specific hospitalisation rate given symptomatic infection, and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H</m:t>
            </m:r>
          </m:sup>
        </m:sSubSup>
        <m:r>
          <w:rPr>
            <w:rFonts w:ascii="Cambria Math" w:eastAsiaTheme="minorEastAsia" w:hAnsi="Cambria Math"/>
            <w:color w:val="auto"/>
          </w:rPr>
          <m:t>,</m:t>
        </m:r>
      </m:oMath>
      <w:r>
        <w:rPr>
          <w:rFonts w:eastAsiaTheme="minorEastAsia" w:hint="eastAsia"/>
          <w:i w:val="0"/>
          <w:color w:val="auto"/>
        </w:rPr>
        <w:t xml:space="preserve"> </w:t>
      </w:r>
      <m:oMath>
        <m:sSubSup>
          <m:sSubSupPr>
            <m:ctrlPr>
              <w:rPr>
                <w:rFonts w:ascii="Cambria Math" w:eastAsiaTheme="minorEastAsia" w:hAnsi="Cambria Math"/>
                <w:color w:val="auto"/>
              </w:rPr>
            </m:ctrlPr>
          </m:sSubSupPr>
          <m:e>
            <m:r>
              <w:rPr>
                <w:rFonts w:ascii="Cambria Math" w:eastAsiaTheme="minorEastAsia" w:hAnsi="Cambria Math"/>
                <w:color w:val="auto"/>
              </w:rPr>
              <m:t>f</m:t>
            </m:r>
          </m:e>
          <m:sub>
            <m:r>
              <w:rPr>
                <w:rFonts w:ascii="Cambria Math" w:eastAsiaTheme="minorEastAsia" w:hAnsi="Cambria Math"/>
                <w:color w:val="auto"/>
              </w:rPr>
              <m:t>a</m:t>
            </m:r>
          </m:sub>
          <m:sup>
            <m:r>
              <w:rPr>
                <w:rFonts w:ascii="Cambria Math" w:eastAsiaTheme="minorEastAsia" w:hAnsi="Cambria Math"/>
                <w:color w:val="auto"/>
              </w:rPr>
              <m:t>NH</m:t>
            </m:r>
          </m:sup>
        </m:sSubSup>
      </m:oMath>
      <w:r>
        <w:rPr>
          <w:rFonts w:eastAsiaTheme="minorEastAsia" w:hint="eastAsia"/>
          <w:i w:val="0"/>
          <w:color w:val="auto"/>
        </w:rPr>
        <w:t xml:space="preserve"> are the age-specific case fatality rates among hospitalised and non-hospitalised individuals, respectively. </w:t>
      </w:r>
    </w:p>
    <w:p w14:paraId="7D852505" w14:textId="77777777" w:rsidR="004F1F98" w:rsidRDefault="004F1F98" w:rsidP="004F1F98">
      <w:pPr>
        <w:pStyle w:val="figure"/>
        <w:spacing w:line="276" w:lineRule="auto"/>
        <w:rPr>
          <w:rFonts w:eastAsiaTheme="minorEastAsia"/>
          <w:i w:val="0"/>
          <w:color w:val="auto"/>
        </w:rPr>
      </w:pPr>
      <w:r>
        <w:rPr>
          <w:rFonts w:eastAsiaTheme="minorEastAsia" w:hint="eastAsia"/>
          <w:i w:val="0"/>
          <w:color w:val="auto"/>
        </w:rPr>
        <w:t>Serious adverse events (SAEs) from chikungunya are defined as the sum of hospitalisations and deaths:</w:t>
      </w:r>
    </w:p>
    <w:p w14:paraId="77EA1C30" w14:textId="77777777" w:rsidR="004F1F98" w:rsidRDefault="004F1F98" w:rsidP="004F1F98">
      <w:pPr>
        <w:pStyle w:val="figure"/>
        <w:spacing w:line="276" w:lineRule="auto"/>
        <w:rPr>
          <w:rFonts w:eastAsiaTheme="minorEastAsia"/>
          <w:i w:val="0"/>
          <w:color w:val="auto"/>
        </w:rPr>
      </w:pPr>
      <m:oMathPara>
        <m:oMath>
          <m:r>
            <w:rPr>
              <w:rFonts w:ascii="Cambria Math" w:eastAsiaTheme="minorEastAsia" w:hAnsi="Cambria Math"/>
              <w:color w:val="auto"/>
            </w:rPr>
            <m:t>SA</m:t>
          </m:r>
          <m:sSub>
            <m:sSubPr>
              <m:ctrlPr>
                <w:rPr>
                  <w:rFonts w:ascii="Cambria Math" w:eastAsiaTheme="minorEastAsia" w:hAnsi="Cambria Math"/>
                  <w:color w:val="auto"/>
                </w:rPr>
              </m:ctrlPr>
            </m:sSubPr>
            <m:e>
              <m:r>
                <w:rPr>
                  <w:rFonts w:ascii="Cambria Math" w:eastAsiaTheme="minorEastAsia" w:hAnsi="Cambria Math"/>
                  <w:color w:val="auto"/>
                </w:rPr>
                <m:t>E</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H</m:t>
              </m:r>
            </m:e>
            <m:sub>
              <m:r>
                <w:rPr>
                  <w:rFonts w:ascii="Cambria Math" w:eastAsiaTheme="minorEastAsia" w:hAnsi="Cambria Math"/>
                  <w:color w:val="auto"/>
                </w:rPr>
                <m:t>a,k</m:t>
              </m:r>
            </m:sub>
          </m:sSub>
          <m:r>
            <w:rPr>
              <w:rFonts w:ascii="Cambria Math" w:eastAsiaTheme="minorEastAsia" w:hAnsi="Cambria Math"/>
              <w:color w:val="auto"/>
            </w:rPr>
            <m:t>+</m:t>
          </m:r>
          <m:sSub>
            <m:sSubPr>
              <m:ctrlPr>
                <w:rPr>
                  <w:rFonts w:ascii="Cambria Math" w:eastAsiaTheme="minorEastAsia" w:hAnsi="Cambria Math"/>
                  <w:color w:val="auto"/>
                </w:rPr>
              </m:ctrlPr>
            </m:sSubPr>
            <m:e>
              <m:r>
                <w:rPr>
                  <w:rFonts w:ascii="Cambria Math" w:eastAsiaTheme="minorEastAsia" w:hAnsi="Cambria Math"/>
                  <w:color w:val="auto"/>
                </w:rPr>
                <m:t>D</m:t>
              </m:r>
            </m:e>
            <m:sub>
              <m:r>
                <w:rPr>
                  <w:rFonts w:ascii="Cambria Math" w:eastAsiaTheme="minorEastAsia" w:hAnsi="Cambria Math"/>
                  <w:color w:val="auto"/>
                </w:rPr>
                <m:t>a,k</m:t>
              </m:r>
            </m:sub>
          </m:sSub>
          <m:r>
            <w:rPr>
              <w:rFonts w:ascii="Cambria Math" w:eastAsiaTheme="minorEastAsia" w:hAnsi="Cambria Math"/>
              <w:color w:val="auto"/>
            </w:rPr>
            <m:t xml:space="preserve"> </m:t>
          </m:r>
        </m:oMath>
      </m:oMathPara>
    </w:p>
    <w:p w14:paraId="6B484283" w14:textId="77777777" w:rsidR="004F1F98" w:rsidRPr="0008622A" w:rsidRDefault="004F1F98" w:rsidP="004F1F98">
      <w:pPr>
        <w:spacing w:line="276" w:lineRule="auto"/>
        <w:rPr>
          <w:rFonts w:ascii="Calibri" w:hAnsi="Calibri" w:cs="Calibri"/>
          <w:color w:val="000000" w:themeColor="text1"/>
          <w:sz w:val="22"/>
        </w:rPr>
      </w:pPr>
      <w:r w:rsidRPr="00E1131D">
        <w:rPr>
          <w:rFonts w:ascii="Calibri" w:eastAsia="Calibri" w:hAnsi="Calibri" w:cs="Calibri"/>
          <w:color w:val="000000" w:themeColor="text1"/>
          <w:sz w:val="22"/>
        </w:rPr>
        <w:t>Chikungunya infection-related DALYs</w:t>
      </w:r>
      <w:r>
        <w:rPr>
          <w:rFonts w:ascii="Calibri" w:hAnsi="Calibri" w:cs="Calibri" w:hint="eastAsia"/>
          <w:color w:val="000000" w:themeColor="text1"/>
          <w:sz w:val="22"/>
        </w:rPr>
        <w:t xml:space="preserve"> </w:t>
      </w:r>
      <w:r w:rsidRPr="000C1A4B">
        <w:rPr>
          <w:rFonts w:ascii="Calibri" w:eastAsia="Calibri" w:hAnsi="Calibri" w:cs="Calibri"/>
          <w:color w:val="000000" w:themeColor="text1"/>
          <w:sz w:val="22"/>
        </w:rPr>
        <w:t>were calculated as the sum of years of life lost (YLL) and years lived with disability (YLD)</w:t>
      </w:r>
      <w:r>
        <w:rPr>
          <w:rFonts w:ascii="Calibri" w:hAnsi="Calibri" w:cs="Calibri" w:hint="eastAsia"/>
          <w:color w:val="000000" w:themeColor="text1"/>
          <w:sz w:val="22"/>
        </w:rPr>
        <w:t xml:space="preserve"> where YLD captures acute, subacute, and chronic disease phases. Chronic disease phases are divided into three phases based on duration of </w:t>
      </w:r>
      <w:r>
        <w:rPr>
          <w:rFonts w:ascii="Calibri" w:hAnsi="Calibri" w:cs="Calibri"/>
          <w:color w:val="000000" w:themeColor="text1"/>
          <w:sz w:val="22"/>
        </w:rPr>
        <w:t>illness</w:t>
      </w:r>
      <w:r>
        <w:rPr>
          <w:rFonts w:ascii="Calibri" w:hAnsi="Calibri" w:cs="Calibri" w:hint="eastAsia"/>
          <w:color w:val="000000" w:themeColor="text1"/>
          <w:sz w:val="22"/>
        </w:rPr>
        <w:t xml:space="preserve"> (3-6 months, 6-12 months, 12-30 months). </w:t>
      </w:r>
    </w:p>
    <w:p w14:paraId="4E2C9D24" w14:textId="77777777" w:rsidR="004F1F98" w:rsidRPr="004D1706" w:rsidRDefault="004F1F98" w:rsidP="004F1F98">
      <w:pPr>
        <w:spacing w:line="276" w:lineRule="auto"/>
        <w:rPr>
          <w:rFonts w:ascii="Calibri" w:hAnsi="Calibri" w:cs="Calibri"/>
          <w:color w:val="000000" w:themeColor="text1"/>
          <w:sz w:val="22"/>
        </w:rPr>
      </w:pPr>
    </w:p>
    <w:p w14:paraId="20954A2B" w14:textId="77777777" w:rsidR="004F1F98" w:rsidRPr="00F13D07" w:rsidRDefault="004F1F98" w:rsidP="004F1F98">
      <w:pPr>
        <w:spacing w:line="276" w:lineRule="auto"/>
        <w:rPr>
          <w:rFonts w:ascii="Calibri" w:hAnsi="Calibri" w:cs="Calibri"/>
          <w:sz w:val="22"/>
        </w:rPr>
      </w:pPr>
      <m:oMathPara>
        <m:oMath>
          <m:r>
            <w:rPr>
              <w:rFonts w:ascii="Cambria Math" w:hAnsi="Cambria Math" w:cs="Calibri"/>
              <w:sz w:val="22"/>
            </w:rPr>
            <m:t>DAL</m:t>
          </m:r>
          <m:sSub>
            <m:sSubPr>
              <m:ctrlPr>
                <w:rPr>
                  <w:rFonts w:ascii="Cambria Math" w:hAnsi="Cambria Math" w:cs="Calibri"/>
                  <w:i/>
                  <w:sz w:val="22"/>
                </w:rPr>
              </m:ctrlPr>
            </m:sSubPr>
            <m:e>
              <m:r>
                <w:rPr>
                  <w:rFonts w:ascii="Cambria Math" w:hAnsi="Cambria Math" w:cs="Calibri"/>
                  <w:sz w:val="22"/>
                </w:rPr>
                <m:t>Y</m:t>
              </m:r>
            </m:e>
            <m:sub>
              <m:r>
                <w:rPr>
                  <w:rFonts w:ascii="Cambria Math" w:hAnsi="Cambria Math" w:cs="Calibri"/>
                  <w:sz w:val="22"/>
                </w:rPr>
                <m:t>a,k</m:t>
              </m:r>
            </m:sub>
          </m:sSub>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D</m:t>
              </m:r>
            </m:e>
            <m:sub>
              <m:r>
                <w:rPr>
                  <w:rFonts w:ascii="Cambria Math" w:hAnsi="Cambria Math" w:cs="Calibri"/>
                  <w:sz w:val="22"/>
                </w:rPr>
                <m:t>a,k</m:t>
              </m:r>
            </m:sub>
          </m:sSub>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L</m:t>
              </m:r>
            </m:e>
            <m:sub>
              <m:r>
                <w:rPr>
                  <w:rFonts w:ascii="Cambria Math" w:hAnsi="Cambria Math" w:cs="Calibri"/>
                  <w:sz w:val="22"/>
                </w:rPr>
                <m:t>a,k</m:t>
              </m:r>
            </m:sub>
          </m:sSub>
          <m:r>
            <w:rPr>
              <w:rFonts w:ascii="Cambria Math" w:hAnsi="Cambria Math" w:cs="Calibri"/>
              <w:sz w:val="22"/>
            </w:rPr>
            <m:t xml:space="preserve"> </m:t>
          </m:r>
        </m:oMath>
      </m:oMathPara>
    </w:p>
    <w:p w14:paraId="1A4B102A" w14:textId="77777777" w:rsidR="004F1F98" w:rsidRPr="004D1706" w:rsidRDefault="004F1F98" w:rsidP="004F1F98">
      <w:pPr>
        <w:spacing w:line="276" w:lineRule="auto"/>
        <w:rPr>
          <w:rFonts w:ascii="Calibri" w:hAnsi="Calibri" w:cs="Calibri"/>
          <w:sz w:val="22"/>
        </w:rPr>
      </w:pPr>
    </w:p>
    <w:p w14:paraId="4CB7EC1B" w14:textId="77777777" w:rsidR="004F1F98" w:rsidRPr="00F13D07" w:rsidRDefault="004F1F98" w:rsidP="004F1F98">
      <w:pPr>
        <w:spacing w:line="276" w:lineRule="auto"/>
        <w:rPr>
          <w:rFonts w:ascii="Calibri" w:hAnsi="Calibri" w:cs="Calibri"/>
        </w:rPr>
      </w:pPr>
      <m:oMathPara>
        <m:oMath>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L</m:t>
              </m:r>
            </m:e>
            <m:sub>
              <m:r>
                <w:rPr>
                  <w:rFonts w:ascii="Cambria Math" w:hAnsi="Cambria Math" w:cs="Calibri"/>
                  <w:sz w:val="22"/>
                </w:rPr>
                <m:t>a,k</m:t>
              </m:r>
            </m:sub>
          </m:sSub>
          <m:r>
            <w:rPr>
              <w:rFonts w:ascii="Cambria Math" w:hAnsi="Cambria Math" w:cs="Calibri"/>
              <w:sz w:val="22"/>
            </w:rPr>
            <m:t>=</m:t>
          </m:r>
          <m:sSub>
            <m:sSubPr>
              <m:ctrlPr>
                <w:rPr>
                  <w:rFonts w:ascii="Cambria Math" w:hAnsi="Cambria Math" w:cs="Calibri"/>
                  <w:i/>
                  <w:sz w:val="22"/>
                </w:rPr>
              </m:ctrlPr>
            </m:sSubPr>
            <m:e>
              <m:r>
                <w:rPr>
                  <w:rFonts w:ascii="Cambria Math" w:hAnsi="Cambria Math" w:cs="Calibri"/>
                  <w:sz w:val="22"/>
                </w:rPr>
                <m:t>D</m:t>
              </m:r>
            </m:e>
            <m:sub>
              <m:r>
                <w:rPr>
                  <w:rFonts w:ascii="Cambria Math" w:hAnsi="Cambria Math" w:cs="Calibri"/>
                  <w:sz w:val="22"/>
                </w:rPr>
                <m:t xml:space="preserve">a,k </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oMath>
      </m:oMathPara>
    </w:p>
    <w:p w14:paraId="46E9A146" w14:textId="77777777" w:rsidR="004F1F98" w:rsidRPr="00EA579B" w:rsidRDefault="004F1F98" w:rsidP="004F1F98">
      <w:pPr>
        <w:spacing w:line="276" w:lineRule="auto"/>
        <w:rPr>
          <w:rFonts w:ascii="Calibri" w:hAnsi="Calibri" w:cs="Calibri"/>
        </w:rPr>
      </w:pPr>
    </w:p>
    <w:p w14:paraId="0BDCCFA0" w14:textId="77777777" w:rsidR="004F1F98" w:rsidRPr="00F12B91" w:rsidRDefault="004F1F98" w:rsidP="004F1F98">
      <w:pPr>
        <w:spacing w:line="276" w:lineRule="auto"/>
        <w:rPr>
          <w:rFonts w:ascii="Calibri" w:hAnsi="Calibri" w:cs="Calibri"/>
          <w:sz w:val="22"/>
        </w:rPr>
      </w:pPr>
      <m:oMathPara>
        <m:oMath>
          <m:r>
            <w:rPr>
              <w:rFonts w:ascii="Cambria Math" w:hAnsi="Cambria Math" w:cs="Calibri"/>
              <w:sz w:val="22"/>
            </w:rPr>
            <m:t>YL</m:t>
          </m:r>
          <m:sSub>
            <m:sSubPr>
              <m:ctrlPr>
                <w:rPr>
                  <w:rFonts w:ascii="Cambria Math" w:hAnsi="Cambria Math" w:cs="Calibri"/>
                  <w:i/>
                  <w:sz w:val="22"/>
                </w:rPr>
              </m:ctrlPr>
            </m:sSubPr>
            <m:e>
              <m:r>
                <w:rPr>
                  <w:rFonts w:ascii="Cambria Math" w:hAnsi="Cambria Math" w:cs="Calibri"/>
                  <w:sz w:val="22"/>
                </w:rPr>
                <m:t>D</m:t>
              </m:r>
            </m:e>
            <m:sub>
              <m:r>
                <w:rPr>
                  <w:rFonts w:ascii="Cambria Math" w:hAnsi="Cambria Math" w:cs="Calibri"/>
                  <w:sz w:val="22"/>
                </w:rPr>
                <m:t>a,k</m:t>
              </m:r>
            </m:sub>
          </m:sSub>
          <m:r>
            <w:rPr>
              <w:rFonts w:ascii="Cambria Math" w:hAnsi="Cambria Math" w:cs="Calibri"/>
              <w:sz w:val="22"/>
            </w:rPr>
            <m:t>=</m:t>
          </m:r>
          <m:d>
            <m:dPr>
              <m:ctrlPr>
                <w:rPr>
                  <w:rFonts w:ascii="Cambria Math" w:hAnsi="Cambria Math" w:cs="Calibri"/>
                  <w:i/>
                  <w:sz w:val="22"/>
                </w:rPr>
              </m:ctrlPr>
            </m:dPr>
            <m:e>
              <m:sSub>
                <m:sSubPr>
                  <m:ctrlPr>
                    <w:rPr>
                      <w:rFonts w:ascii="Cambria Math" w:hAnsi="Cambria Math" w:cs="Calibri"/>
                      <w:i/>
                      <w:sz w:val="22"/>
                    </w:rPr>
                  </m:ctrlPr>
                </m:sSubPr>
                <m:e>
                  <m:r>
                    <w:rPr>
                      <w:rFonts w:ascii="Cambria Math" w:hAnsi="Cambria Math" w:cs="Calibri"/>
                      <w:sz w:val="22"/>
                    </w:rPr>
                    <m:t>H</m:t>
                  </m:r>
                </m:e>
                <m:sub>
                  <m:r>
                    <w:rPr>
                      <w:rFonts w:ascii="Cambria Math" w:hAnsi="Cambria Math" w:cs="Calibri"/>
                      <w:sz w:val="22"/>
                    </w:rPr>
                    <m:t xml:space="preserve">a,k </m:t>
                  </m:r>
                </m:sub>
              </m:sSub>
              <m:r>
                <m:rPr>
                  <m:sty m:val="p"/>
                </m:rPr>
                <w:rPr>
                  <w:rFonts w:ascii="Cambria Math" w:hAnsi="Cambria Math"/>
                </w:rPr>
                <m:t>∙</m:t>
              </m:r>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H </m:t>
                  </m:r>
                </m:sub>
              </m:sSub>
              <m:r>
                <w:rPr>
                  <w:rFonts w:ascii="Cambria Math" w:hAnsi="Cambria Math"/>
                </w:rPr>
                <m:t>+N</m:t>
              </m:r>
              <m:sSub>
                <m:sSubPr>
                  <m:ctrlPr>
                    <w:rPr>
                      <w:rFonts w:ascii="Cambria Math" w:hAnsi="Cambria Math"/>
                      <w:i/>
                    </w:rPr>
                  </m:ctrlPr>
                </m:sSubPr>
                <m:e>
                  <m:r>
                    <w:rPr>
                      <w:rFonts w:ascii="Cambria Math" w:hAnsi="Cambria Math"/>
                    </w:rPr>
                    <m:t>H</m:t>
                  </m:r>
                </m:e>
                <m:sub>
                  <m:r>
                    <w:rPr>
                      <w:rFonts w:ascii="Cambria Math" w:hAnsi="Cambria Math"/>
                    </w:rPr>
                    <m:t>a.k</m:t>
                  </m:r>
                </m:sub>
              </m:sSub>
              <m:r>
                <w:rPr>
                  <w:rFonts w:ascii="Cambria Math" w:hAnsi="Cambria Math"/>
                </w:rPr>
                <m:t xml:space="preserve"> </m:t>
              </m:r>
              <m:r>
                <m:rPr>
                  <m:sty m:val="p"/>
                </m:rPr>
                <w:rPr>
                  <w:rFonts w:ascii="Cambria Math" w:hAnsi="Cambria Math"/>
                </w:rPr>
                <m:t>∙</m:t>
              </m:r>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NH </m:t>
                  </m:r>
                </m:sub>
              </m:sSub>
              <m:ctrlPr>
                <w:rPr>
                  <w:rFonts w:ascii="Cambria Math" w:hAnsi="Cambria Math"/>
                  <w:i/>
                </w:rPr>
              </m:ctrlPr>
            </m:e>
          </m:d>
          <m:r>
            <w:rPr>
              <w:rFonts w:ascii="Cambria Math" w:hAnsi="Cambria Math"/>
            </w:rPr>
            <m:t xml:space="preserve">+ </m:t>
          </m:r>
          <m:sSubSup>
            <m:sSubSupPr>
              <m:ctrlPr>
                <w:rPr>
                  <w:rFonts w:ascii="Cambria Math" w:hAnsi="Cambria Math" w:cs="Calibri"/>
                  <w:i/>
                  <w:iCs/>
                  <w:sz w:val="22"/>
                </w:rPr>
              </m:ctrlPr>
            </m:sSubSup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k</m:t>
              </m:r>
            </m:sub>
            <m:sup>
              <m:r>
                <w:rPr>
                  <w:rFonts w:ascii="Cambria Math" w:hAnsi="Cambria Math"/>
                </w:rPr>
                <m:t>symp</m:t>
              </m:r>
            </m:sup>
          </m:sSub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sub</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sub</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sub</m:t>
              </m:r>
            </m:sub>
          </m:sSub>
          <m:r>
            <w:rPr>
              <w:rFonts w:ascii="Cambria Math" w:hAnsi="Cambria Math"/>
            </w:rPr>
            <m:t>​+</m:t>
          </m:r>
          <m:sSubSup>
            <m:sSubSupPr>
              <m:ctrlPr>
                <w:rPr>
                  <w:rFonts w:ascii="Cambria Math" w:hAnsi="Cambria Math" w:cs="Calibri"/>
                  <w:i/>
                  <w:iCs/>
                  <w:sz w:val="22"/>
                </w:rPr>
              </m:ctrlPr>
            </m:sSubSupPr>
            <m:e>
              <m:r>
                <w:rPr>
                  <w:rFonts w:ascii="Cambria Math" w:hAnsi="Cambria Math"/>
                </w:rPr>
                <m:t>Y</m:t>
              </m:r>
            </m:e>
            <m:sub>
              <m:r>
                <w:rPr>
                  <w:rFonts w:ascii="Cambria Math" w:hAnsi="Cambria Math"/>
                </w:rPr>
                <m:t>a</m:t>
              </m:r>
              <m:r>
                <m:rPr>
                  <m:sty m:val="p"/>
                </m:rPr>
                <w:rPr>
                  <w:rFonts w:ascii="Cambria Math" w:hAnsi="Cambria Math"/>
                </w:rPr>
                <m:t>,</m:t>
              </m:r>
              <m:r>
                <w:rPr>
                  <w:rFonts w:ascii="Cambria Math" w:hAnsi="Cambria Math"/>
                </w:rPr>
                <m:t>k</m:t>
              </m:r>
            </m:sub>
            <m:sup>
              <m:r>
                <w:rPr>
                  <w:rFonts w:ascii="Cambria Math" w:hAnsi="Cambria Math"/>
                </w:rPr>
                <m:t>symp</m:t>
              </m:r>
            </m:sup>
          </m:sSubSup>
          <m:r>
            <w:rPr>
              <w:rFonts w:ascii="Cambria Math" w:hAnsi="Cambria Math"/>
            </w:rPr>
            <m:t>⋅</m:t>
          </m:r>
          <m:sSub>
            <m:sSubPr>
              <m:ctrlPr>
                <w:rPr>
                  <w:rFonts w:ascii="Cambria Math" w:hAnsi="Cambria Math"/>
                  <w:i/>
                </w:rPr>
              </m:ctrlPr>
            </m:sSubPr>
            <m:e>
              <m:r>
                <w:rPr>
                  <w:rFonts w:ascii="Cambria Math" w:hAnsi="Cambria Math"/>
                </w:rPr>
                <m:t>π</m:t>
              </m:r>
            </m:e>
            <m:sub>
              <m:r>
                <w:rPr>
                  <w:rFonts w:ascii="Cambria Math" w:hAnsi="Cambria Math"/>
                </w:rPr>
                <m:t>chr</m:t>
              </m:r>
            </m:sub>
          </m:sSub>
          <m:r>
            <w:rPr>
              <w:rFonts w:ascii="Cambria Math" w:hAnsi="Cambria Math"/>
            </w:rPr>
            <m:t>​⋅d</m:t>
          </m:r>
          <m:sSub>
            <m:sSubPr>
              <m:ctrlPr>
                <w:rPr>
                  <w:rFonts w:ascii="Cambria Math" w:hAnsi="Cambria Math"/>
                  <w:i/>
                </w:rPr>
              </m:ctrlPr>
            </m:sSubPr>
            <m:e>
              <m:r>
                <w:rPr>
                  <w:rFonts w:ascii="Cambria Math" w:hAnsi="Cambria Math"/>
                </w:rPr>
                <m:t>w</m:t>
              </m:r>
            </m:e>
            <m:sub>
              <m:r>
                <w:rPr>
                  <w:rFonts w:ascii="Cambria Math" w:hAnsi="Cambria Math"/>
                </w:rPr>
                <m:t>chr</m:t>
              </m:r>
            </m:sub>
          </m:sSub>
          <m: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i/>
                  <w:iCs/>
                </w:rPr>
              </m:ctrlPr>
            </m:e>
            <m:sub>
              <m:r>
                <w:rPr>
                  <w:rFonts w:ascii="Cambria Math" w:hAnsi="Cambria Math"/>
                </w:rPr>
                <m:t>chr,6m</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chr,12,</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chr,30m</m:t>
              </m:r>
            </m:sub>
          </m:sSub>
          <m:r>
            <w:rPr>
              <w:rFonts w:ascii="Cambria Math" w:hAnsi="Cambria Math"/>
            </w:rPr>
            <m:t xml:space="preserve">​)  </m:t>
          </m:r>
        </m:oMath>
      </m:oMathPara>
    </w:p>
    <w:p w14:paraId="3115F4C2" w14:textId="77777777" w:rsidR="004F1F98" w:rsidRPr="00F12B91" w:rsidRDefault="004F1F98" w:rsidP="004F1F98">
      <w:pPr>
        <w:spacing w:line="276" w:lineRule="auto"/>
        <w:rPr>
          <w:rFonts w:ascii="Calibri" w:hAnsi="Calibri" w:cs="Calibri"/>
          <w:sz w:val="22"/>
        </w:rPr>
      </w:pPr>
    </w:p>
    <w:p w14:paraId="325B82D4" w14:textId="77777777" w:rsidR="004F1F98" w:rsidRDefault="004F1F98" w:rsidP="004F1F98">
      <w:pPr>
        <w:spacing w:line="276" w:lineRule="auto"/>
        <w:rPr>
          <w:rFonts w:ascii="Calibri" w:hAnsi="Calibri" w:cs="Calibri"/>
          <w:sz w:val="22"/>
        </w:rPr>
      </w:pPr>
      <w:r>
        <w:rPr>
          <w:rFonts w:ascii="Calibri" w:hAnsi="Calibri" w:cs="Calibri"/>
          <w:sz w:val="22"/>
        </w:rPr>
        <w:t>W</w:t>
      </w:r>
      <w:r>
        <w:rPr>
          <w:rFonts w:ascii="Calibri" w:hAnsi="Calibri" w:cs="Calibri" w:hint="eastAsia"/>
          <w:sz w:val="22"/>
        </w:rPr>
        <w:t xml:space="preserve">here </w:t>
      </w:r>
      <m:oMath>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oMath>
      <w:r>
        <w:rPr>
          <w:rFonts w:ascii="Calibri" w:hAnsi="Calibri" w:cs="Calibri" w:hint="eastAsia"/>
        </w:rPr>
        <w:t xml:space="preserve"> </w:t>
      </w:r>
      <w:r>
        <w:rPr>
          <w:rFonts w:ascii="Calibri" w:hAnsi="Calibri" w:cs="Calibri" w:hint="eastAsia"/>
          <w:color w:val="000000" w:themeColor="text1"/>
          <w:sz w:val="22"/>
        </w:rPr>
        <w:t xml:space="preserve">is the </w:t>
      </w:r>
      <w:r>
        <w:rPr>
          <w:rFonts w:ascii="Calibri" w:hAnsi="Calibri" w:cs="Calibri"/>
          <w:color w:val="000000" w:themeColor="text1"/>
          <w:sz w:val="22"/>
        </w:rPr>
        <w:t>remaining</w:t>
      </w:r>
      <w:r>
        <w:rPr>
          <w:rFonts w:ascii="Calibri" w:hAnsi="Calibri" w:cs="Calibri" w:hint="eastAsia"/>
          <w:color w:val="000000" w:themeColor="text1"/>
          <w:sz w:val="22"/>
        </w:rPr>
        <w:t xml:space="preserve"> life expectancy at death for each age group a; </w:t>
      </w:r>
      <m:oMath>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H </m:t>
            </m:r>
          </m:sub>
        </m:sSub>
      </m:oMath>
      <w:r>
        <w:rPr>
          <w:rFonts w:ascii="Calibri" w:hAnsi="Calibri" w:cs="Calibri" w:hint="eastAsia"/>
          <w:sz w:val="22"/>
        </w:rPr>
        <w:t xml:space="preserve">, </w:t>
      </w:r>
      <m:oMath>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NH </m:t>
            </m:r>
          </m:sub>
        </m:sSub>
      </m:oMath>
      <w:r>
        <w:rPr>
          <w:rFonts w:ascii="Calibri" w:hAnsi="Calibri" w:cs="Calibri" w:hint="eastAsia"/>
          <w:sz w:val="22"/>
        </w:rPr>
        <w:t xml:space="preserve">, </w:t>
      </w:r>
      <m:oMath>
        <m:sSub>
          <m:sSubPr>
            <m:ctrlPr>
              <w:rPr>
                <w:rFonts w:ascii="Cambria Math" w:hAnsi="Cambria Math" w:cs="Calibri"/>
                <w:i/>
                <w:sz w:val="22"/>
              </w:rPr>
            </m:ctrlPr>
          </m:sSubPr>
          <m:e>
            <m:r>
              <w:rPr>
                <w:rFonts w:ascii="Cambria Math" w:hAnsi="Cambria Math" w:cs="Calibri"/>
                <w:sz w:val="22"/>
              </w:rPr>
              <m:t>dw</m:t>
            </m:r>
          </m:e>
          <m:sub>
            <m:r>
              <w:rPr>
                <w:rFonts w:ascii="Cambria Math" w:hAnsi="Cambria Math" w:cs="Calibri"/>
                <w:sz w:val="22"/>
              </w:rPr>
              <m:t xml:space="preserve">chr </m:t>
            </m:r>
          </m:sub>
        </m:sSub>
      </m:oMath>
      <w:r>
        <w:rPr>
          <w:rFonts w:ascii="Calibri" w:hAnsi="Calibri" w:cs="Calibri"/>
          <w:sz w:val="22"/>
        </w:rPr>
        <w:t>are</w:t>
      </w:r>
      <w:r>
        <w:rPr>
          <w:rFonts w:ascii="Calibri" w:hAnsi="Calibri" w:cs="Calibri" w:hint="eastAsia"/>
          <w:sz w:val="22"/>
        </w:rPr>
        <w:t xml:space="preserve"> disability weights for hospitalised, non-hospitalised, sub-acute, and chronic phases; </w:t>
      </w:r>
      <m:oMath>
        <m:r>
          <w:rPr>
            <w:rFonts w:ascii="Cambria Math" w:hAnsi="Cambria Math"/>
          </w:rPr>
          <m:t>d</m:t>
        </m:r>
      </m:oMath>
      <w:r>
        <w:rPr>
          <w:rFonts w:ascii="Calibri" w:hAnsi="Calibri" w:cs="Calibri" w:hint="eastAsia"/>
        </w:rPr>
        <w:t xml:space="preserve"> </w:t>
      </w:r>
      <w:r>
        <w:rPr>
          <w:rFonts w:ascii="Calibri" w:hAnsi="Calibri" w:cs="Calibri" w:hint="eastAsia"/>
          <w:sz w:val="22"/>
        </w:rPr>
        <w:t xml:space="preserve">denotes the corresponding durations of illness; and </w:t>
      </w:r>
      <m:oMath>
        <m:sSub>
          <m:sSubPr>
            <m:ctrlPr>
              <w:rPr>
                <w:rFonts w:ascii="Cambria Math" w:hAnsi="Cambria Math"/>
                <w:i/>
              </w:rPr>
            </m:ctrlPr>
          </m:sSubPr>
          <m:e>
            <m:r>
              <w:rPr>
                <w:rFonts w:ascii="Cambria Math" w:hAnsi="Cambria Math"/>
              </w:rPr>
              <m:t>π</m:t>
            </m:r>
          </m:e>
          <m:sub>
            <m:r>
              <w:rPr>
                <w:rFonts w:ascii="Cambria Math" w:hAnsi="Cambria Math"/>
              </w:rPr>
              <m:t>sub</m:t>
            </m:r>
          </m:sub>
        </m:sSub>
      </m:oMath>
      <w:r>
        <w:rPr>
          <w:rFonts w:ascii="Calibri" w:hAnsi="Calibri" w:cs="Calibri" w:hint="eastAsia"/>
        </w:rPr>
        <w:t xml:space="preserve">, </w:t>
      </w:r>
      <m:oMath>
        <m:sSub>
          <m:sSubPr>
            <m:ctrlPr>
              <w:rPr>
                <w:rFonts w:ascii="Cambria Math" w:hAnsi="Cambria Math"/>
                <w:i/>
              </w:rPr>
            </m:ctrlPr>
          </m:sSubPr>
          <m:e>
            <m:r>
              <w:rPr>
                <w:rFonts w:ascii="Cambria Math" w:hAnsi="Cambria Math"/>
              </w:rPr>
              <m:t>π</m:t>
            </m:r>
          </m:e>
          <m:sub>
            <m:r>
              <w:rPr>
                <w:rFonts w:ascii="Cambria Math" w:hAnsi="Cambria Math"/>
              </w:rPr>
              <m:t>chr</m:t>
            </m:r>
          </m:sub>
        </m:sSub>
      </m:oMath>
      <w:r>
        <w:rPr>
          <w:rFonts w:ascii="Calibri" w:hAnsi="Calibri" w:cs="Calibri" w:hint="eastAsia"/>
        </w:rPr>
        <w:t xml:space="preserve"> </w:t>
      </w:r>
      <w:r>
        <w:rPr>
          <w:rFonts w:ascii="Calibri" w:hAnsi="Calibri" w:cs="Calibri" w:hint="eastAsia"/>
          <w:sz w:val="22"/>
        </w:rPr>
        <w:t xml:space="preserve">are proportions progressing to sub-acute and chronic phases. </w:t>
      </w:r>
    </w:p>
    <w:p w14:paraId="7BB6DC5F" w14:textId="77777777" w:rsidR="004F1F98" w:rsidRPr="00F12B91" w:rsidRDefault="004F1F98" w:rsidP="004F1F98">
      <w:pPr>
        <w:spacing w:line="276" w:lineRule="auto"/>
        <w:rPr>
          <w:rFonts w:ascii="Calibri" w:hAnsi="Calibri" w:cs="Calibri"/>
          <w:sz w:val="22"/>
        </w:rPr>
      </w:pPr>
    </w:p>
    <w:p w14:paraId="31313527" w14:textId="77777777" w:rsidR="004F1F98" w:rsidRPr="00C15F71" w:rsidRDefault="004F1F98" w:rsidP="004F1F98">
      <w:pPr>
        <w:pStyle w:val="figure"/>
        <w:spacing w:line="276" w:lineRule="auto"/>
        <w:rPr>
          <w:rFonts w:eastAsiaTheme="minorEastAsia"/>
          <w:i w:val="0"/>
          <w:color w:val="auto"/>
        </w:rPr>
      </w:pPr>
      <w:r w:rsidRPr="00401CFA">
        <w:rPr>
          <w:rFonts w:eastAsiaTheme="minorEastAsia"/>
          <w:i w:val="0"/>
          <w:color w:val="auto"/>
        </w:rPr>
        <w:t>The benefit per 10,000 vaccinated individuals is:</w:t>
      </w:r>
    </w:p>
    <w:p w14:paraId="47D0F0C2" w14:textId="77777777" w:rsidR="004F1F98" w:rsidRDefault="000C1D3B" w:rsidP="004F1F98">
      <w:pPr>
        <w:pStyle w:val="figure"/>
        <w:spacing w:line="276" w:lineRule="auto"/>
        <w:rPr>
          <w:rFonts w:eastAsiaTheme="minorEastAsia"/>
          <w:color w:val="auto"/>
        </w:rPr>
      </w:pPr>
      <m:oMathPara>
        <m:oMath>
          <m:sSubSup>
            <m:sSubSupPr>
              <m:ctrlPr>
                <w:rPr>
                  <w:rFonts w:ascii="Cambria Math" w:eastAsiaTheme="minorEastAsia" w:hAnsi="Cambria Math"/>
                  <w:color w:val="auto"/>
                </w:rPr>
              </m:ctrlPr>
            </m:sSubSupPr>
            <m:e>
              <m:r>
                <w:rPr>
                  <w:rFonts w:ascii="Cambria Math" w:eastAsiaTheme="minorEastAsia" w:hAnsi="Cambria Math"/>
                  <w:color w:val="auto"/>
                </w:rPr>
                <m:t>B</m:t>
              </m:r>
            </m:e>
            <m:sub>
              <m:r>
                <w:rPr>
                  <w:rFonts w:ascii="Cambria Math" w:eastAsiaTheme="minorEastAsia" w:hAnsi="Cambria Math"/>
                  <w:color w:val="auto"/>
                </w:rPr>
                <m:t>10k</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=10,000 ∙  </m:t>
          </m:r>
          <m:f>
            <m:fPr>
              <m:ctrlPr>
                <w:rPr>
                  <w:rFonts w:ascii="Cambria Math" w:eastAsiaTheme="minorEastAsia" w:hAnsi="Cambria Math"/>
                  <w:color w:val="auto"/>
                </w:rPr>
              </m:ctrlPr>
            </m:fPr>
            <m:num>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pre</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r>
                <w:rPr>
                  <w:rFonts w:ascii="Cambria Math" w:eastAsiaTheme="minorEastAsia" w:hAnsi="Cambria Math"/>
                  <w:color w:val="auto"/>
                </w:rPr>
                <m:t xml:space="preserve">- </m:t>
              </m:r>
              <m:sSubSup>
                <m:sSubSupPr>
                  <m:ctrlPr>
                    <w:rPr>
                      <w:rFonts w:ascii="Cambria Math" w:eastAsiaTheme="minorEastAsia" w:hAnsi="Cambria Math"/>
                      <w:color w:val="auto"/>
                    </w:rPr>
                  </m:ctrlPr>
                </m:sSubSupPr>
                <m:e>
                  <m:r>
                    <w:rPr>
                      <w:rFonts w:ascii="Cambria Math" w:eastAsiaTheme="minorEastAsia" w:hAnsi="Cambria Math"/>
                      <w:color w:val="auto"/>
                    </w:rPr>
                    <m:t>Y</m:t>
                  </m:r>
                </m:e>
                <m:sub>
                  <m:r>
                    <w:rPr>
                      <w:rFonts w:ascii="Cambria Math" w:eastAsiaTheme="minorEastAsia" w:hAnsi="Cambria Math"/>
                      <w:color w:val="auto"/>
                    </w:rPr>
                    <m:t>post</m:t>
                  </m:r>
                </m:sub>
                <m:sup>
                  <m:d>
                    <m:dPr>
                      <m:ctrlPr>
                        <w:rPr>
                          <w:rFonts w:ascii="Cambria Math" w:eastAsiaTheme="minorEastAsia" w:hAnsi="Cambria Math"/>
                          <w:color w:val="auto"/>
                        </w:rPr>
                      </m:ctrlPr>
                    </m:dPr>
                    <m:e>
                      <m:r>
                        <w:rPr>
                          <w:rFonts w:ascii="Cambria Math" w:eastAsiaTheme="minorEastAsia" w:hAnsi="Cambria Math"/>
                          <w:color w:val="auto"/>
                        </w:rPr>
                        <m:t>v</m:t>
                      </m:r>
                    </m:e>
                  </m:d>
                </m:sup>
              </m:sSubSup>
              <m:d>
                <m:dPr>
                  <m:ctrlPr>
                    <w:rPr>
                      <w:rFonts w:ascii="Cambria Math" w:eastAsiaTheme="minorEastAsia" w:hAnsi="Cambria Math"/>
                      <w:color w:val="auto"/>
                    </w:rPr>
                  </m:ctrlPr>
                </m:dPr>
                <m:e>
                  <m:r>
                    <w:rPr>
                      <w:rFonts w:ascii="Cambria Math" w:eastAsiaTheme="minorEastAsia" w:hAnsi="Cambria Math"/>
                      <w:color w:val="auto"/>
                    </w:rPr>
                    <m:t>s,a,v,k</m:t>
                  </m:r>
                </m:e>
              </m:d>
            </m:num>
            <m:den>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den>
          </m:f>
        </m:oMath>
      </m:oMathPara>
    </w:p>
    <w:p w14:paraId="35B12947" w14:textId="77777777" w:rsidR="004F1F98" w:rsidRDefault="004F1F98" w:rsidP="004F1F98">
      <w:pPr>
        <w:pStyle w:val="figure"/>
        <w:spacing w:line="276" w:lineRule="auto"/>
        <w:rPr>
          <w:rFonts w:eastAsiaTheme="minorEastAsia"/>
          <w:i w:val="0"/>
          <w:color w:val="auto"/>
        </w:rPr>
      </w:pPr>
    </w:p>
    <w:p w14:paraId="68896AB9" w14:textId="77777777" w:rsidR="004F1F98" w:rsidRDefault="004F1F98" w:rsidP="004F1F98">
      <w:pPr>
        <w:pStyle w:val="figure"/>
        <w:spacing w:line="276" w:lineRule="auto"/>
        <w:rPr>
          <w:rFonts w:eastAsiaTheme="minorEastAsia"/>
          <w:i w:val="0"/>
          <w:color w:val="auto"/>
        </w:rPr>
      </w:pPr>
      <w:r>
        <w:rPr>
          <w:rFonts w:eastAsiaTheme="minorEastAsia"/>
          <w:i w:val="0"/>
          <w:color w:val="auto"/>
        </w:rPr>
        <w:t>W</w:t>
      </w:r>
      <w:r>
        <w:rPr>
          <w:rFonts w:eastAsiaTheme="minorEastAsia" w:hint="eastAsia"/>
          <w:i w:val="0"/>
          <w:color w:val="auto"/>
        </w:rPr>
        <w:t xml:space="preserve">here, </w:t>
      </w:r>
      <m:oMath>
        <m:r>
          <w:rPr>
            <w:rFonts w:ascii="Cambria Math" w:eastAsiaTheme="minorEastAsia" w:hAnsi="Cambria Math"/>
            <w:color w:val="auto"/>
          </w:rPr>
          <m:t>Y</m:t>
        </m:r>
      </m:oMath>
      <w:r>
        <w:rPr>
          <w:rFonts w:eastAsiaTheme="minorEastAsia" w:hint="eastAsia"/>
          <w:i w:val="0"/>
          <w:color w:val="auto"/>
        </w:rPr>
        <w:t xml:space="preserve"> </w:t>
      </w:r>
      <m:oMath>
        <m:r>
          <w:rPr>
            <w:rFonts w:ascii="Cambria Math" w:eastAsiaTheme="minorEastAsia" w:hAnsi="Cambria Math"/>
            <w:color w:val="auto"/>
          </w:rPr>
          <m:t>∈{SAE, Death, DALY}</m:t>
        </m:r>
      </m:oMath>
      <w:r>
        <w:rPr>
          <w:rFonts w:eastAsiaTheme="minorEastAsia" w:hint="eastAsia"/>
          <w:i w:val="0"/>
          <w:color w:val="auto"/>
        </w:rPr>
        <w:t xml:space="preserve">, and </w:t>
      </w:r>
      <m:oMath>
        <m:sSub>
          <m:sSubPr>
            <m:ctrlPr>
              <w:rPr>
                <w:rFonts w:ascii="Cambria Math" w:eastAsiaTheme="minorEastAsia" w:hAnsi="Cambria Math"/>
                <w:color w:val="auto"/>
              </w:rPr>
            </m:ctrlPr>
          </m:sSubPr>
          <m:e>
            <m:r>
              <w:rPr>
                <w:rFonts w:ascii="Cambria Math" w:eastAsiaTheme="minorEastAsia" w:hAnsi="Cambria Math"/>
                <w:color w:val="auto"/>
              </w:rPr>
              <m:t>N</m:t>
            </m:r>
          </m:e>
          <m:sub>
            <m:r>
              <w:rPr>
                <w:rFonts w:ascii="Cambria Math" w:eastAsiaTheme="minorEastAsia" w:hAnsi="Cambria Math"/>
                <w:color w:val="auto"/>
              </w:rPr>
              <m:t>vacc</m:t>
            </m:r>
          </m:sub>
        </m:sSub>
        <m:r>
          <w:rPr>
            <w:rFonts w:ascii="Cambria Math" w:eastAsiaTheme="minorEastAsia" w:hAnsi="Cambria Math"/>
            <w:color w:val="auto"/>
          </w:rPr>
          <m:t>(s,a,v)</m:t>
        </m:r>
      </m:oMath>
      <w:r>
        <w:rPr>
          <w:rFonts w:eastAsiaTheme="minorEastAsia" w:hint="eastAsia"/>
          <w:i w:val="0"/>
          <w:color w:val="auto"/>
        </w:rPr>
        <w:t xml:space="preserve"> is the </w:t>
      </w:r>
      <w:r w:rsidRPr="00582585">
        <w:rPr>
          <w:rFonts w:eastAsiaTheme="minorEastAsia" w:hint="eastAsia"/>
          <w:i w:val="0"/>
          <w:color w:val="auto"/>
        </w:rPr>
        <w:t>total number o</w:t>
      </w:r>
      <w:r w:rsidRPr="00F12B91">
        <w:rPr>
          <w:rFonts w:eastAsiaTheme="minorEastAsia" w:hint="eastAsia"/>
          <w:i w:val="0"/>
          <w:color w:val="auto"/>
        </w:rPr>
        <w:t xml:space="preserve">f </w:t>
      </w:r>
      <w:r>
        <w:rPr>
          <w:rFonts w:eastAsiaTheme="minorEastAsia"/>
          <w:i w:val="0"/>
          <w:color w:val="auto"/>
        </w:rPr>
        <w:t>vaccinated</w:t>
      </w:r>
      <w:r>
        <w:rPr>
          <w:rFonts w:eastAsiaTheme="minorEastAsia" w:hint="eastAsia"/>
          <w:i w:val="0"/>
          <w:color w:val="auto"/>
        </w:rPr>
        <w:t xml:space="preserve"> individuals in age group </w:t>
      </w:r>
      <m:oMath>
        <m:r>
          <w:rPr>
            <w:rFonts w:ascii="Cambria Math" w:eastAsiaTheme="minorEastAsia" w:hAnsi="Cambria Math"/>
            <w:color w:val="auto"/>
          </w:rPr>
          <m:t>a</m:t>
        </m:r>
      </m:oMath>
      <w:r>
        <w:rPr>
          <w:rFonts w:eastAsiaTheme="minorEastAsia" w:hint="eastAsia"/>
          <w:i w:val="0"/>
          <w:color w:val="auto"/>
        </w:rPr>
        <w:t xml:space="preserve"> under strategy</w:t>
      </w:r>
      <w:r w:rsidRPr="00582585">
        <w:rPr>
          <w:rFonts w:ascii="Cambria Math" w:eastAsiaTheme="minorEastAsia" w:hAnsi="Cambria Math"/>
          <w:color w:val="auto"/>
        </w:rPr>
        <w:t xml:space="preserve"> </w:t>
      </w:r>
      <m:oMath>
        <m:r>
          <w:rPr>
            <w:rFonts w:ascii="Cambria Math" w:eastAsiaTheme="minorEastAsia" w:hAnsi="Cambria Math"/>
            <w:color w:val="auto"/>
          </w:rPr>
          <m:t>v</m:t>
        </m:r>
      </m:oMath>
      <w:r>
        <w:rPr>
          <w:rFonts w:ascii="Cambria Math" w:eastAsiaTheme="minorEastAsia" w:hAnsi="Cambria Math" w:hint="eastAsia"/>
          <w:color w:val="auto"/>
        </w:rPr>
        <w:t xml:space="preserve">. </w:t>
      </w:r>
    </w:p>
    <w:p w14:paraId="7AD0248E" w14:textId="77777777" w:rsidR="004F1F98" w:rsidRDefault="004F1F98" w:rsidP="004F1F98">
      <w:pPr>
        <w:pStyle w:val="figure"/>
        <w:spacing w:line="276" w:lineRule="auto"/>
        <w:rPr>
          <w:rFonts w:eastAsiaTheme="minorEastAsia"/>
          <w:i w:val="0"/>
          <w:iCs w:val="0"/>
          <w:color w:val="auto"/>
        </w:rPr>
      </w:pPr>
      <w:r>
        <w:rPr>
          <w:rFonts w:eastAsiaTheme="minorEastAsia" w:hint="eastAsia"/>
          <w:i w:val="0"/>
          <w:iCs w:val="0"/>
          <w:color w:val="auto"/>
        </w:rPr>
        <w:t xml:space="preserve">Vaccine protection mechanisms are: (i) protection against disease only, and (ii) protection against both disease and infection. Vaccination strategy: (i) vaccinating individuals aged 18-64 years only, and (ii) vaccinating older adults aged </w:t>
      </w:r>
      <w:r>
        <w:rPr>
          <w:rFonts w:eastAsiaTheme="minorEastAsia"/>
          <w:i w:val="0"/>
          <w:iCs w:val="0"/>
          <w:color w:val="auto"/>
        </w:rPr>
        <w:t>≥</w:t>
      </w:r>
      <w:r>
        <w:rPr>
          <w:rFonts w:eastAsiaTheme="minorEastAsia" w:hint="eastAsia"/>
          <w:i w:val="0"/>
          <w:iCs w:val="0"/>
          <w:color w:val="auto"/>
        </w:rPr>
        <w:t xml:space="preserve"> 65 years only. </w:t>
      </w:r>
    </w:p>
    <w:p w14:paraId="1E174443" w14:textId="77777777" w:rsidR="004F1F98" w:rsidRDefault="004F1F98" w:rsidP="004F1F98">
      <w:pPr>
        <w:spacing w:line="276" w:lineRule="auto"/>
        <w:rPr>
          <w:rFonts w:ascii="Calibri" w:eastAsiaTheme="majorEastAsia" w:hAnsi="Calibri" w:cs="Calibri"/>
          <w:sz w:val="22"/>
        </w:rPr>
      </w:pPr>
    </w:p>
    <w:p w14:paraId="7DA28EBC" w14:textId="77777777" w:rsidR="004F1F98" w:rsidRPr="004F1F98" w:rsidRDefault="004F1F98" w:rsidP="004F1F98">
      <w:pPr>
        <w:pStyle w:val="6"/>
        <w:spacing w:line="276" w:lineRule="auto"/>
        <w:rPr>
          <w:rFonts w:ascii="Calibri" w:hAnsi="Calibri" w:cs="Calibri"/>
        </w:rPr>
      </w:pPr>
      <w:r w:rsidRPr="004F1F98">
        <w:rPr>
          <w:rFonts w:ascii="Calibri" w:hAnsi="Calibri" w:cs="Calibri"/>
        </w:rPr>
        <w:t>Risk scenarios</w:t>
      </w:r>
    </w:p>
    <w:p w14:paraId="604ABEAD" w14:textId="77777777" w:rsidR="004F1F98" w:rsidRPr="00F12B91" w:rsidRDefault="004F1F98" w:rsidP="004F1F98">
      <w:pPr>
        <w:spacing w:line="276" w:lineRule="auto"/>
      </w:pPr>
    </w:p>
    <w:p w14:paraId="2E81E0C5" w14:textId="77777777" w:rsidR="004F1F98" w:rsidRPr="00F12B91" w:rsidRDefault="004F1F98" w:rsidP="004F1F98">
      <w:pPr>
        <w:pStyle w:val="a3"/>
        <w:widowControl/>
        <w:numPr>
          <w:ilvl w:val="0"/>
          <w:numId w:val="9"/>
        </w:numPr>
        <w:spacing w:after="160" w:line="276" w:lineRule="auto"/>
        <w:jc w:val="left"/>
        <w:rPr>
          <w:rFonts w:ascii="Calibri" w:eastAsiaTheme="majorEastAsia" w:hAnsi="Calibri" w:cs="Calibri"/>
          <w:sz w:val="22"/>
        </w:rPr>
      </w:pPr>
      <w:r>
        <w:rPr>
          <w:rFonts w:ascii="Calibri" w:hAnsi="Calibri" w:cs="Calibri" w:hint="eastAsia"/>
          <w:sz w:val="22"/>
        </w:rPr>
        <w:t xml:space="preserve">Baseline unadjusted risk </w:t>
      </w:r>
    </w:p>
    <w:p w14:paraId="4798AAF3" w14:textId="77777777" w:rsidR="004F1F98" w:rsidRDefault="004F1F98" w:rsidP="004F1F98">
      <w:pPr>
        <w:spacing w:line="276" w:lineRule="auto"/>
        <w:rPr>
          <w:rFonts w:ascii="Calibri" w:hAnsi="Calibri" w:cs="Calibri"/>
          <w:sz w:val="22"/>
        </w:rPr>
      </w:pPr>
      <w:r>
        <w:rPr>
          <w:rFonts w:ascii="Calibri" w:hAnsi="Calibri" w:cs="Calibri" w:hint="eastAsia"/>
          <w:sz w:val="22"/>
        </w:rPr>
        <w:t xml:space="preserve">In the baseline unadjusted risk scenario, </w:t>
      </w:r>
      <w:r w:rsidRPr="00456E8F">
        <w:rPr>
          <w:rFonts w:ascii="Calibri" w:hAnsi="Calibri" w:cs="Calibri"/>
          <w:sz w:val="22"/>
        </w:rPr>
        <w:t xml:space="preserve">all vaccinated individuals regardless of serostatus at vaccination are assumed to face equal vaccine-attributable risk. </w:t>
      </w:r>
      <w:r>
        <w:rPr>
          <w:rFonts w:ascii="Calibri" w:hAnsi="Calibri" w:cs="Calibri" w:hint="eastAsia"/>
          <w:sz w:val="22"/>
        </w:rPr>
        <w:t xml:space="preserve"> </w:t>
      </w:r>
    </w:p>
    <w:p w14:paraId="46E30DC2" w14:textId="77777777" w:rsidR="004F1F98" w:rsidRPr="008A3F4D" w:rsidRDefault="004F1F98" w:rsidP="004F1F98">
      <w:pPr>
        <w:spacing w:line="276" w:lineRule="auto"/>
        <w:rPr>
          <w:rFonts w:ascii="Calibri" w:eastAsiaTheme="majorEastAsia" w:hAnsi="Calibri" w:cs="Calibri"/>
          <w:sz w:val="22"/>
        </w:rPr>
      </w:pPr>
    </w:p>
    <w:p w14:paraId="0F93B162"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 xml:space="preserve">Vaccine attributable non-fatal SAE and death probabilities, </w:t>
      </w:r>
      <m:oMath>
        <m:sSub>
          <m:sSubPr>
            <m:ctrlPr>
              <w:rPr>
                <w:rFonts w:ascii="Cambria Math" w:eastAsiaTheme="majorEastAsia" w:hAnsi="Cambria Math" w:cs="Calibri"/>
                <w:i/>
                <w:sz w:val="22"/>
              </w:rPr>
            </m:ctrlPr>
          </m:sSubPr>
          <m:e>
            <m:r>
              <w:rPr>
                <w:rFonts w:ascii="Cambria Math" w:eastAsiaTheme="majorEastAsia" w:hAnsi="Cambria Math" w:cs="Calibri"/>
                <w:sz w:val="22"/>
              </w:rPr>
              <m:t>p</m:t>
            </m:r>
          </m:e>
          <m:sub>
            <m:r>
              <w:rPr>
                <w:rFonts w:ascii="Cambria Math" w:eastAsiaTheme="majorEastAsia" w:hAnsi="Cambria Math" w:cs="Calibri"/>
                <w:sz w:val="22"/>
              </w:rPr>
              <m:t>nonfatal_sae|vacc,a,k</m:t>
            </m:r>
          </m:sub>
        </m:sSub>
      </m:oMath>
      <w:r>
        <w:rPr>
          <w:rFonts w:ascii="Calibri" w:eastAsiaTheme="majorEastAsia" w:hAnsi="Calibri" w:cs="Calibri" w:hint="eastAsia"/>
          <w:sz w:val="22"/>
        </w:rPr>
        <w:t xml:space="preserve"> and </w:t>
      </w:r>
      <m:oMath>
        <m:sSub>
          <m:sSubPr>
            <m:ctrlPr>
              <w:rPr>
                <w:rFonts w:ascii="Cambria Math" w:eastAsiaTheme="majorEastAsia" w:hAnsi="Cambria Math" w:cs="Calibri"/>
                <w:i/>
                <w:sz w:val="22"/>
              </w:rPr>
            </m:ctrlPr>
          </m:sSubPr>
          <m:e>
            <m:r>
              <w:rPr>
                <w:rFonts w:ascii="Cambria Math" w:eastAsiaTheme="majorEastAsia" w:hAnsi="Cambria Math" w:cs="Calibri"/>
                <w:sz w:val="22"/>
              </w:rPr>
              <m:t>p</m:t>
            </m:r>
          </m:e>
          <m:sub>
            <m:r>
              <w:rPr>
                <w:rFonts w:ascii="Cambria Math" w:eastAsiaTheme="majorEastAsia" w:hAnsi="Cambria Math" w:cs="Calibri"/>
                <w:sz w:val="22"/>
              </w:rPr>
              <m:t>death|vacc,a,k</m:t>
            </m:r>
          </m:sub>
        </m:sSub>
      </m:oMath>
      <w:r>
        <w:rPr>
          <w:rFonts w:ascii="Calibri" w:eastAsiaTheme="majorEastAsia" w:hAnsi="Calibri" w:cs="Calibri" w:hint="eastAsia"/>
          <w:sz w:val="22"/>
        </w:rPr>
        <w:t>, were sampled from uncertainty distributions (</w:t>
      </w:r>
      <w:r w:rsidRPr="001E08FC">
        <w:rPr>
          <w:rFonts w:ascii="Calibri" w:eastAsiaTheme="majorEastAsia" w:hAnsi="Calibri" w:cs="Calibri"/>
          <w:i/>
          <w:iCs/>
          <w:color w:val="4472C4" w:themeColor="accent1"/>
          <w:szCs w:val="21"/>
          <w:highlight w:val="yellow"/>
        </w:rPr>
        <w:fldChar w:fldCharType="begin"/>
      </w:r>
      <w:r w:rsidRPr="001E08FC">
        <w:rPr>
          <w:rFonts w:ascii="Calibri" w:eastAsiaTheme="majorEastAsia" w:hAnsi="Calibri" w:cs="Calibri"/>
          <w:i/>
          <w:iCs/>
          <w:color w:val="4472C4" w:themeColor="accent1"/>
          <w:szCs w:val="21"/>
        </w:rPr>
        <w:instrText xml:space="preserve"> REF _Ref227597445 \h </w:instrText>
      </w:r>
      <w:r w:rsidRPr="001E08FC">
        <w:rPr>
          <w:rFonts w:ascii="Calibri" w:eastAsiaTheme="majorEastAsia" w:hAnsi="Calibri" w:cs="Calibri"/>
          <w:i/>
          <w:iCs/>
          <w:color w:val="4472C4" w:themeColor="accent1"/>
          <w:szCs w:val="21"/>
          <w:highlight w:val="yellow"/>
        </w:rPr>
        <w:instrText xml:space="preserve"> \* MERGEFORMAT </w:instrText>
      </w:r>
      <w:r w:rsidRPr="001E08FC">
        <w:rPr>
          <w:rFonts w:ascii="Calibri" w:eastAsiaTheme="majorEastAsia" w:hAnsi="Calibri" w:cs="Calibri"/>
          <w:i/>
          <w:iCs/>
          <w:color w:val="4472C4" w:themeColor="accent1"/>
          <w:szCs w:val="21"/>
          <w:highlight w:val="yellow"/>
        </w:rPr>
      </w:r>
      <w:r w:rsidRPr="001E08FC">
        <w:rPr>
          <w:rFonts w:ascii="Calibri" w:eastAsiaTheme="majorEastAsia" w:hAnsi="Calibri" w:cs="Calibri"/>
          <w:i/>
          <w:iCs/>
          <w:color w:val="4472C4" w:themeColor="accent1"/>
          <w:szCs w:val="21"/>
          <w:highlight w:val="yellow"/>
        </w:rPr>
        <w:fldChar w:fldCharType="separate"/>
      </w:r>
      <w:r w:rsidRPr="001E08FC">
        <w:rPr>
          <w:rFonts w:ascii="Calibri" w:hAnsi="Calibri" w:cs="Calibri"/>
          <w:i/>
          <w:iCs/>
          <w:color w:val="4472C4" w:themeColor="accent1"/>
          <w:sz w:val="22"/>
        </w:rPr>
        <w:t xml:space="preserve">Table S </w:t>
      </w:r>
      <w:r w:rsidRPr="001E08FC">
        <w:rPr>
          <w:rFonts w:ascii="Calibri" w:hAnsi="Calibri" w:cs="Calibri"/>
          <w:i/>
          <w:iCs/>
          <w:noProof/>
          <w:color w:val="4472C4" w:themeColor="accent1"/>
          <w:sz w:val="22"/>
        </w:rPr>
        <w:t>1</w:t>
      </w:r>
      <w:r w:rsidRPr="001E08FC">
        <w:rPr>
          <w:rFonts w:ascii="Calibri" w:eastAsiaTheme="majorEastAsia" w:hAnsi="Calibri" w:cs="Calibri"/>
          <w:i/>
          <w:iCs/>
          <w:color w:val="4472C4" w:themeColor="accent1"/>
          <w:szCs w:val="21"/>
          <w:highlight w:val="yellow"/>
        </w:rPr>
        <w:fldChar w:fldCharType="end"/>
      </w:r>
      <w:r w:rsidRPr="001E08FC">
        <w:rPr>
          <w:rFonts w:ascii="Calibri" w:eastAsiaTheme="majorEastAsia" w:hAnsi="Calibri" w:cs="Calibri"/>
          <w:i/>
          <w:iCs/>
          <w:color w:val="4472C4" w:themeColor="accent1"/>
          <w:szCs w:val="21"/>
        </w:rPr>
        <w:t>)</w:t>
      </w:r>
      <w:r>
        <w:rPr>
          <w:rFonts w:ascii="Calibri" w:eastAsiaTheme="majorEastAsia" w:hAnsi="Calibri" w:cs="Calibri" w:hint="eastAsia"/>
          <w:sz w:val="22"/>
        </w:rPr>
        <w:t>. The number of non-fatal SAEs and deaths were derived from US FDA suspension memo. Vaccine attributable SAEs and deaths per 10,000 vaccinated individuals are:</w:t>
      </w:r>
    </w:p>
    <w:p w14:paraId="3008B147" w14:textId="77777777" w:rsidR="004F1F98" w:rsidRDefault="004F1F98" w:rsidP="004F1F98">
      <w:pPr>
        <w:spacing w:line="276" w:lineRule="auto"/>
        <w:rPr>
          <w:rFonts w:ascii="Calibri" w:eastAsiaTheme="majorEastAsia" w:hAnsi="Calibri" w:cs="Calibri"/>
          <w:sz w:val="22"/>
        </w:rPr>
      </w:pPr>
    </w:p>
    <w:p w14:paraId="5885BEDE" w14:textId="77777777" w:rsidR="004F1F98" w:rsidRDefault="004F1F98" w:rsidP="004F1F98">
      <w:pPr>
        <w:pStyle w:val="a3"/>
        <w:widowControl/>
        <w:numPr>
          <w:ilvl w:val="0"/>
          <w:numId w:val="9"/>
        </w:numPr>
        <w:spacing w:after="160" w:line="276" w:lineRule="auto"/>
        <w:jc w:val="left"/>
        <w:rPr>
          <w:rFonts w:ascii="Calibri" w:eastAsiaTheme="majorEastAsia" w:hAnsi="Calibri" w:cs="Calibri"/>
          <w:sz w:val="22"/>
        </w:rPr>
      </w:pPr>
      <w:r>
        <w:rPr>
          <w:rFonts w:ascii="Calibri" w:hAnsi="Calibri" w:cs="Calibri" w:hint="eastAsia"/>
          <w:sz w:val="22"/>
        </w:rPr>
        <w:t>Seroprevalence adjusted</w:t>
      </w:r>
      <w:r>
        <w:rPr>
          <w:rFonts w:ascii="Calibri" w:eastAsiaTheme="majorEastAsia" w:hAnsi="Calibri" w:cs="Calibri" w:hint="eastAsia"/>
          <w:sz w:val="22"/>
        </w:rPr>
        <w:t xml:space="preserve"> risk</w:t>
      </w:r>
    </w:p>
    <w:p w14:paraId="1DF82ED4" w14:textId="77777777" w:rsidR="004F1F98" w:rsidRDefault="004F1F98" w:rsidP="004F1F98">
      <w:pPr>
        <w:spacing w:line="276" w:lineRule="auto"/>
        <w:rPr>
          <w:rFonts w:ascii="Calibri" w:eastAsiaTheme="majorEastAsia" w:hAnsi="Calibri" w:cs="Calibri"/>
          <w:sz w:val="22"/>
        </w:rPr>
      </w:pPr>
      <w:r w:rsidRPr="000839B0">
        <w:rPr>
          <w:rFonts w:ascii="Calibri" w:eastAsiaTheme="majorEastAsia" w:hAnsi="Calibri" w:cs="Calibri"/>
          <w:sz w:val="22"/>
        </w:rPr>
        <w:t>In the adjusted scenario, seropositive individuals at the time of vaccination are assumed to have pre-existing immunity that reduces vaccine-attributable risk by a factor</w:t>
      </w:r>
      <w:r>
        <w:rPr>
          <w:rFonts w:ascii="Calibri" w:eastAsiaTheme="majorEastAsia" w:hAnsi="Calibri" w:cs="Calibri" w:hint="eastAsia"/>
          <w:sz w:val="22"/>
        </w:rPr>
        <w:t xml:space="preserve"> </w:t>
      </w:r>
      <m:oMath>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r>
          <w:rPr>
            <w:rFonts w:ascii="Cambria Math" w:eastAsiaTheme="majorEastAsia" w:hAnsi="Cambria Math" w:cs="Calibri"/>
            <w:sz w:val="22"/>
          </w:rPr>
          <m:t>=0</m:t>
        </m:r>
      </m:oMath>
      <w:r>
        <w:rPr>
          <w:rFonts w:ascii="Calibri" w:eastAsiaTheme="majorEastAsia" w:hAnsi="Calibri" w:cs="Calibri" w:hint="eastAsia"/>
          <w:sz w:val="22"/>
        </w:rPr>
        <w:t xml:space="preserve"> which implies no-risk in </w:t>
      </w:r>
      <w:r>
        <w:rPr>
          <w:rFonts w:ascii="Calibri" w:eastAsiaTheme="majorEastAsia" w:hAnsi="Calibri" w:cs="Calibri"/>
          <w:sz w:val="22"/>
        </w:rPr>
        <w:t>seropositive</w:t>
      </w:r>
      <w:r>
        <w:rPr>
          <w:rFonts w:ascii="Calibri" w:eastAsiaTheme="majorEastAsia" w:hAnsi="Calibri" w:cs="Calibri" w:hint="eastAsia"/>
          <w:sz w:val="22"/>
        </w:rPr>
        <w:t xml:space="preserve">. </w:t>
      </w:r>
      <w:r w:rsidRPr="00524B91">
        <w:rPr>
          <w:rFonts w:ascii="Calibri" w:eastAsiaTheme="majorEastAsia" w:hAnsi="Calibri" w:cs="Calibri"/>
          <w:sz w:val="22"/>
        </w:rPr>
        <w:t>We do not model partial protection against severe outcomes given infection among those with waning immunity, as empirical data on severity given re-infection are lacking.</w:t>
      </w:r>
    </w:p>
    <w:p w14:paraId="55294F3C" w14:textId="77777777" w:rsidR="004F1F98" w:rsidRDefault="004F1F98" w:rsidP="004F1F98">
      <w:pPr>
        <w:spacing w:line="276" w:lineRule="auto"/>
        <w:rPr>
          <w:rFonts w:ascii="Calibri" w:eastAsiaTheme="majorEastAsia" w:hAnsi="Calibri" w:cs="Calibri"/>
          <w:sz w:val="22"/>
        </w:rPr>
      </w:pPr>
    </w:p>
    <w:p w14:paraId="2CD190EE" w14:textId="77777777" w:rsidR="004F1F98" w:rsidRPr="008A3F4D" w:rsidRDefault="000C1D3B"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sae|vacc</m:t>
              </m:r>
            </m:sub>
            <m:sup>
              <m:r>
                <w:rPr>
                  <w:rFonts w:ascii="Cambria Math" w:eastAsiaTheme="majorEastAsia" w:hAnsi="Cambria Math" w:cs="Calibri"/>
                  <w:sz w:val="22"/>
                </w:rPr>
                <m:t>adj</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seroneg</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nonfatal_sae|vacc</m:t>
              </m:r>
            </m:sub>
            <m:sup>
              <m:r>
                <w:rPr>
                  <w:rFonts w:ascii="Cambria Math" w:eastAsiaTheme="majorEastAsia" w:hAnsi="Cambria Math" w:cs="Calibri"/>
                  <w:sz w:val="22"/>
                </w:rPr>
                <m:t>base</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seropos</m:t>
              </m:r>
            </m:sub>
          </m:sSub>
          <m:r>
            <w:rPr>
              <w:rFonts w:ascii="Cambria Math" w:eastAsiaTheme="majorEastAsia" w:hAnsi="Cambria Math" w:cs="Calibri"/>
              <w:sz w:val="22"/>
            </w:rPr>
            <m:t xml:space="preserve"> </m:t>
          </m:r>
          <m:d>
            <m:dPr>
              <m:ctrlPr>
                <w:rPr>
                  <w:rFonts w:ascii="Cambria Math" w:eastAsiaTheme="majorEastAsia" w:hAnsi="Cambria Math" w:cs="Calibri"/>
                  <w:i/>
                  <w:sz w:val="22"/>
                </w:rPr>
              </m:ctrlPr>
            </m:dPr>
            <m:e>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nonfatal_sae|vacc</m:t>
                  </m:r>
                </m:sub>
                <m:sup>
                  <m:r>
                    <w:rPr>
                      <w:rFonts w:ascii="Cambria Math" w:eastAsiaTheme="majorEastAsia" w:hAnsi="Cambria Math" w:cs="Calibri"/>
                      <w:sz w:val="22"/>
                    </w:rPr>
                    <m:t>base</m:t>
                  </m:r>
                </m:sup>
              </m:sSubSup>
            </m:e>
          </m:d>
        </m:oMath>
      </m:oMathPara>
    </w:p>
    <w:p w14:paraId="7EB1D605" w14:textId="77777777" w:rsidR="004F1F98" w:rsidRPr="008A3F4D" w:rsidRDefault="004F1F98" w:rsidP="004F1F98">
      <w:pPr>
        <w:spacing w:line="276" w:lineRule="auto"/>
        <w:rPr>
          <w:rFonts w:ascii="Calibri" w:eastAsiaTheme="majorEastAsia" w:hAnsi="Calibri" w:cs="Calibri"/>
          <w:sz w:val="22"/>
        </w:rPr>
      </w:pPr>
    </w:p>
    <w:p w14:paraId="076C7CAC" w14:textId="77777777" w:rsidR="004F1F98" w:rsidRPr="00DD36E1" w:rsidRDefault="000C1D3B"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adj</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seroneg</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r>
            <w:rPr>
              <w:rFonts w:ascii="Cambria Math" w:eastAsiaTheme="majorEastAsia" w:hAnsi="Cambria Math" w:cs="Calibri"/>
              <w:sz w:val="22"/>
            </w:rPr>
            <m:t>+</m:t>
          </m:r>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seropos</m:t>
              </m:r>
            </m:sub>
          </m:sSub>
          <m:r>
            <w:rPr>
              <w:rFonts w:ascii="Cambria Math" w:eastAsiaTheme="majorEastAsia" w:hAnsi="Cambria Math" w:cs="Calibri"/>
              <w:sz w:val="22"/>
            </w:rPr>
            <m:t xml:space="preserve"> </m:t>
          </m:r>
          <m:d>
            <m:dPr>
              <m:ctrlPr>
                <w:rPr>
                  <w:rFonts w:ascii="Cambria Math" w:eastAsiaTheme="majorEastAsia" w:hAnsi="Cambria Math" w:cs="Calibri"/>
                  <w:i/>
                  <w:sz w:val="22"/>
                </w:rPr>
              </m:ctrlPr>
            </m:dPr>
            <m:e>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r>
                <w:rPr>
                  <w:rFonts w:ascii="Cambria Math" w:eastAsiaTheme="majorEastAsia" w:hAnsi="Cambria Math" w:cs="Calibri"/>
                  <w:sz w:val="22"/>
                </w:rPr>
                <m:t xml:space="preserve">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e>
          </m:d>
        </m:oMath>
      </m:oMathPara>
    </w:p>
    <w:p w14:paraId="67F799E4"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 xml:space="preserve"> </w:t>
      </w:r>
    </w:p>
    <w:p w14:paraId="20D79DA4"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 xml:space="preserve">Here, the </w:t>
      </w:r>
      <m:oMath>
        <m:r>
          <w:rPr>
            <w:rFonts w:ascii="Cambria Math" w:eastAsiaTheme="majorEastAsia" w:hAnsi="Cambria Math" w:cs="Calibri"/>
            <w:sz w:val="22"/>
          </w:rPr>
          <m:t>R</m:t>
        </m:r>
        <m:sSub>
          <m:sSubPr>
            <m:ctrlPr>
              <w:rPr>
                <w:rFonts w:ascii="Cambria Math" w:eastAsiaTheme="majorEastAsia" w:hAnsi="Cambria Math" w:cs="Calibri"/>
                <w:i/>
                <w:sz w:val="22"/>
              </w:rPr>
            </m:ctrlPr>
          </m:sSubPr>
          <m:e>
            <m:r>
              <w:rPr>
                <w:rFonts w:ascii="Cambria Math" w:eastAsiaTheme="majorEastAsia" w:hAnsi="Cambria Math" w:cs="Calibri"/>
                <w:sz w:val="22"/>
              </w:rPr>
              <m:t>R</m:t>
            </m:r>
          </m:e>
          <m:sub>
            <m:r>
              <w:rPr>
                <w:rFonts w:ascii="Cambria Math" w:eastAsiaTheme="majorEastAsia" w:hAnsi="Cambria Math" w:cs="Calibri"/>
                <w:sz w:val="22"/>
              </w:rPr>
              <m:t>seropos</m:t>
            </m:r>
          </m:sub>
        </m:sSub>
      </m:oMath>
      <w:r>
        <w:rPr>
          <w:rFonts w:ascii="Calibri" w:eastAsiaTheme="majorEastAsia" w:hAnsi="Calibri" w:cs="Calibri" w:hint="eastAsia"/>
          <w:sz w:val="22"/>
        </w:rPr>
        <w:t xml:space="preserve"> = 0 for seropositive individuals, and </w:t>
      </w:r>
      <m:oMath>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seropos</m:t>
            </m:r>
          </m:sub>
        </m:sSub>
      </m:oMath>
      <w:r>
        <w:rPr>
          <w:rFonts w:ascii="Calibri" w:eastAsiaTheme="majorEastAsia" w:hAnsi="Calibri" w:cs="Calibri" w:hint="eastAsia"/>
          <w:sz w:val="22"/>
        </w:rPr>
        <w:t xml:space="preserve"> is the proportion of seropositive, and </w:t>
      </w:r>
      <m:oMath>
        <m:sSub>
          <m:sSubPr>
            <m:ctrlPr>
              <w:rPr>
                <w:rFonts w:ascii="Cambria Math" w:eastAsiaTheme="majorEastAsia" w:hAnsi="Cambria Math" w:cs="Calibri"/>
                <w:i/>
                <w:sz w:val="22"/>
              </w:rPr>
            </m:ctrlPr>
          </m:sSubPr>
          <m:e>
            <m:r>
              <w:rPr>
                <w:rFonts w:ascii="Cambria Math" w:eastAsiaTheme="majorEastAsia" w:hAnsi="Cambria Math" w:cs="Calibri"/>
                <w:sz w:val="22"/>
              </w:rPr>
              <m:t>q</m:t>
            </m:r>
          </m:e>
          <m:sub>
            <m:r>
              <w:rPr>
                <w:rFonts w:ascii="Cambria Math" w:eastAsiaTheme="majorEastAsia" w:hAnsi="Cambria Math" w:cs="Calibri"/>
                <w:sz w:val="22"/>
              </w:rPr>
              <m:t>seroneg</m:t>
            </m:r>
          </m:sub>
        </m:sSub>
      </m:oMath>
      <w:r>
        <w:rPr>
          <w:rFonts w:ascii="Calibri" w:eastAsiaTheme="majorEastAsia" w:hAnsi="Calibri" w:cs="Calibri" w:hint="eastAsia"/>
          <w:sz w:val="22"/>
        </w:rPr>
        <w:t xml:space="preserve"> is the proportion of seronegative individuals. </w:t>
      </w:r>
    </w:p>
    <w:p w14:paraId="0AC75FF1" w14:textId="77777777" w:rsidR="004F1F98" w:rsidRPr="001D27A4" w:rsidRDefault="004F1F98" w:rsidP="004F1F98">
      <w:pPr>
        <w:spacing w:line="276" w:lineRule="auto"/>
        <w:rPr>
          <w:rFonts w:ascii="Calibri" w:eastAsiaTheme="majorEastAsia" w:hAnsi="Calibri" w:cs="Calibri"/>
          <w:sz w:val="22"/>
        </w:rPr>
      </w:pPr>
    </w:p>
    <w:p w14:paraId="1DB85F58" w14:textId="77777777" w:rsidR="004F1F98" w:rsidRPr="004F1F98" w:rsidRDefault="004F1F98" w:rsidP="004F1F98">
      <w:pPr>
        <w:pStyle w:val="6"/>
        <w:spacing w:line="276" w:lineRule="auto"/>
        <w:rPr>
          <w:rFonts w:ascii="Calibri" w:hAnsi="Calibri" w:cs="Calibri"/>
        </w:rPr>
      </w:pPr>
      <w:r w:rsidRPr="004F1F98">
        <w:rPr>
          <w:rFonts w:ascii="Calibri" w:hAnsi="Calibri" w:cs="Calibri"/>
        </w:rPr>
        <w:t xml:space="preserve">Vaccination attributable outcomes per 10,000 vaccinated individuals </w:t>
      </w:r>
    </w:p>
    <w:p w14:paraId="452E6EB0" w14:textId="77777777" w:rsidR="004F1F98" w:rsidRDefault="004F1F98" w:rsidP="004F1F98">
      <w:pPr>
        <w:spacing w:line="276" w:lineRule="auto"/>
      </w:pPr>
    </w:p>
    <w:p w14:paraId="215926DD" w14:textId="77777777" w:rsidR="004F1F98" w:rsidRPr="008A3F4D" w:rsidRDefault="004F1F98" w:rsidP="004F1F98">
      <w:pPr>
        <w:spacing w:line="276" w:lineRule="auto"/>
        <w:rPr>
          <w:rFonts w:ascii="Calibri" w:hAnsi="Calibri" w:cs="Calibri"/>
          <w:sz w:val="22"/>
        </w:rPr>
      </w:pPr>
      <w:r w:rsidRPr="008A3F4D">
        <w:rPr>
          <w:rFonts w:ascii="Calibri" w:hAnsi="Calibri" w:cs="Calibri"/>
          <w:sz w:val="22"/>
        </w:rPr>
        <w:t xml:space="preserve">Based on the probabilities of non-fatal SAE and death, the number of SAEs and deaths </w:t>
      </w:r>
      <w:r w:rsidRPr="00E36E51">
        <w:rPr>
          <w:rFonts w:ascii="Calibri" w:hAnsi="Calibri" w:cs="Calibri"/>
          <w:sz w:val="22"/>
        </w:rPr>
        <w:t>in Baseline</w:t>
      </w:r>
      <w:r w:rsidRPr="008A3F4D">
        <w:rPr>
          <w:rFonts w:ascii="Calibri" w:hAnsi="Calibri" w:cs="Calibri"/>
          <w:sz w:val="22"/>
        </w:rPr>
        <w:t xml:space="preserve"> unadjusted ris</w:t>
      </w:r>
      <w:r>
        <w:rPr>
          <w:rFonts w:ascii="Calibri" w:hAnsi="Calibri" w:cs="Calibri" w:hint="eastAsia"/>
          <w:sz w:val="22"/>
        </w:rPr>
        <w:t xml:space="preserve">k scenarios are represented as below: </w:t>
      </w:r>
    </w:p>
    <w:p w14:paraId="7434A65A" w14:textId="77777777" w:rsidR="004F1F98" w:rsidRDefault="004F1F98" w:rsidP="004F1F98">
      <w:pPr>
        <w:spacing w:line="276" w:lineRule="auto"/>
      </w:pPr>
    </w:p>
    <w:p w14:paraId="22DEC222" w14:textId="77777777" w:rsidR="004F1F98" w:rsidRPr="008A3F4D" w:rsidRDefault="004F1F98" w:rsidP="004F1F98">
      <w:pPr>
        <w:pStyle w:val="a3"/>
        <w:widowControl/>
        <w:numPr>
          <w:ilvl w:val="0"/>
          <w:numId w:val="10"/>
        </w:numPr>
        <w:spacing w:after="160" w:line="276" w:lineRule="auto"/>
        <w:jc w:val="left"/>
        <w:rPr>
          <w:rFonts w:ascii="Calibri" w:hAnsi="Calibri" w:cs="Calibri"/>
          <w:sz w:val="22"/>
        </w:rPr>
      </w:pPr>
      <w:r w:rsidRPr="008A3F4D">
        <w:rPr>
          <w:rFonts w:ascii="Calibri" w:hAnsi="Calibri" w:cs="Calibri"/>
          <w:sz w:val="22"/>
        </w:rPr>
        <w:t xml:space="preserve">SAEs and deaths under baseline unadjusted risk scenario </w:t>
      </w:r>
    </w:p>
    <w:p w14:paraId="56CA5A5B" w14:textId="77777777" w:rsidR="004F1F98" w:rsidRPr="00B42034" w:rsidRDefault="000C1D3B"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SAE</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=10,000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nonfatal_sae|vacc</m:t>
              </m:r>
            </m:sub>
            <m:sup>
              <m:r>
                <w:rPr>
                  <w:rFonts w:ascii="Cambria Math" w:eastAsiaTheme="majorEastAsia" w:hAnsi="Cambria Math" w:cs="Calibri"/>
                  <w:sz w:val="22"/>
                </w:rPr>
                <m:t>base</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m:t>
          </m:r>
        </m:oMath>
      </m:oMathPara>
    </w:p>
    <w:p w14:paraId="2BF94441" w14:textId="77777777" w:rsidR="004F1F98" w:rsidRDefault="000C1D3B"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Death</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=10,000 ∙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base</m:t>
              </m:r>
            </m:sup>
          </m:sSubSup>
          <m:r>
            <w:rPr>
              <w:rFonts w:ascii="Cambria Math" w:eastAsiaTheme="majorEastAsia" w:hAnsi="Cambria Math" w:cs="Calibri"/>
              <w:sz w:val="22"/>
            </w:rPr>
            <m:t>(a,k)</m:t>
          </m:r>
        </m:oMath>
      </m:oMathPara>
    </w:p>
    <w:p w14:paraId="14BC3A5F" w14:textId="77777777" w:rsidR="004F1F98" w:rsidRDefault="004F1F98" w:rsidP="004F1F98">
      <w:pPr>
        <w:spacing w:line="276" w:lineRule="auto"/>
        <w:rPr>
          <w:rFonts w:ascii="Calibri" w:eastAsiaTheme="majorEastAsia" w:hAnsi="Calibri" w:cs="Calibri"/>
          <w:sz w:val="22"/>
        </w:rPr>
      </w:pPr>
    </w:p>
    <w:p w14:paraId="1418104D" w14:textId="77777777" w:rsidR="004F1F98" w:rsidRPr="00A21DE0" w:rsidRDefault="004F1F98" w:rsidP="004F1F98">
      <w:pPr>
        <w:pStyle w:val="a3"/>
        <w:widowControl/>
        <w:numPr>
          <w:ilvl w:val="0"/>
          <w:numId w:val="10"/>
        </w:numPr>
        <w:spacing w:after="160" w:line="276" w:lineRule="auto"/>
        <w:jc w:val="left"/>
        <w:rPr>
          <w:rFonts w:cs="Calibri"/>
        </w:rPr>
      </w:pPr>
      <w:r w:rsidRPr="008A3F4D">
        <w:rPr>
          <w:rFonts w:ascii="Calibri" w:hAnsi="Calibri" w:cs="Calibri"/>
          <w:sz w:val="22"/>
        </w:rPr>
        <w:t xml:space="preserve">SAEs and deaths under </w:t>
      </w:r>
      <w:r>
        <w:rPr>
          <w:rFonts w:ascii="Calibri" w:hAnsi="Calibri" w:cs="Calibri" w:hint="eastAsia"/>
          <w:sz w:val="22"/>
        </w:rPr>
        <w:t>seroprevalence adjusted</w:t>
      </w:r>
      <w:r w:rsidRPr="008A3F4D">
        <w:rPr>
          <w:rFonts w:ascii="Calibri" w:hAnsi="Calibri" w:cs="Calibri"/>
          <w:sz w:val="22"/>
        </w:rPr>
        <w:t xml:space="preserve"> risk scenario </w:t>
      </w:r>
    </w:p>
    <w:p w14:paraId="7A361FE1" w14:textId="77777777" w:rsidR="004F1F98" w:rsidRPr="00DD472C" w:rsidRDefault="000C1D3B"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SAE</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=10,000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sae|vacc</m:t>
              </m:r>
            </m:sub>
            <m:sup>
              <m:r>
                <w:rPr>
                  <w:rFonts w:ascii="Cambria Math" w:eastAsiaTheme="majorEastAsia" w:hAnsi="Cambria Math" w:cs="Calibri"/>
                  <w:sz w:val="22"/>
                </w:rPr>
                <m:t>adj</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m:t>
          </m:r>
          <m:sSubSup>
            <m:sSubSupPr>
              <m:ctrlPr>
                <w:rPr>
                  <w:rFonts w:ascii="Cambria Math" w:eastAsiaTheme="majorEastAsia" w:hAnsi="Cambria Math" w:cs="Calibri"/>
                  <w:i/>
                  <w:sz w:val="22"/>
                </w:rPr>
              </m:ctrlPr>
            </m:sSubSupPr>
            <m:e>
              <m:r>
                <w:rPr>
                  <w:rFonts w:ascii="Cambria Math" w:eastAsiaTheme="majorEastAsia" w:hAnsi="Cambria Math" w:cs="Calibri"/>
                  <w:sz w:val="22"/>
                </w:rPr>
                <m:t>P</m:t>
              </m:r>
            </m:e>
            <m:sub>
              <m:r>
                <w:rPr>
                  <w:rFonts w:ascii="Cambria Math" w:eastAsiaTheme="majorEastAsia" w:hAnsi="Cambria Math" w:cs="Calibri"/>
                  <w:sz w:val="22"/>
                </w:rPr>
                <m:t>death|vacc</m:t>
              </m:r>
            </m:sub>
            <m:sup>
              <m:r>
                <w:rPr>
                  <w:rFonts w:ascii="Cambria Math" w:eastAsiaTheme="majorEastAsia" w:hAnsi="Cambria Math" w:cs="Calibri"/>
                  <w:sz w:val="22"/>
                </w:rPr>
                <m:t>adj</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m:t>
          </m:r>
        </m:oMath>
      </m:oMathPara>
    </w:p>
    <w:p w14:paraId="0971E6A4" w14:textId="77777777" w:rsidR="004F1F98" w:rsidRDefault="004F1F98" w:rsidP="004F1F98">
      <w:pPr>
        <w:spacing w:line="276" w:lineRule="auto"/>
        <w:rPr>
          <w:rFonts w:ascii="Calibri" w:eastAsiaTheme="majorEastAsia" w:hAnsi="Calibri" w:cs="Calibri"/>
          <w:sz w:val="22"/>
        </w:rPr>
      </w:pPr>
    </w:p>
    <w:p w14:paraId="71A9C444" w14:textId="77777777" w:rsidR="004F1F98" w:rsidRDefault="004F1F98" w:rsidP="004F1F98">
      <w:pPr>
        <w:spacing w:line="276" w:lineRule="auto"/>
        <w:rPr>
          <w:rFonts w:ascii="Calibri" w:eastAsiaTheme="majorEastAsia" w:hAnsi="Calibri" w:cs="Calibri"/>
          <w:sz w:val="22"/>
        </w:rPr>
      </w:pPr>
      <w:r>
        <w:rPr>
          <w:rFonts w:ascii="Calibri" w:eastAsiaTheme="majorEastAsia" w:hAnsi="Calibri" w:cs="Calibri" w:hint="eastAsia"/>
          <w:sz w:val="22"/>
        </w:rPr>
        <w:t>Vaccine attributable DALYs are computed from vaccine-attributable SAEs and deaths. We assumed that the SAE cases from vaccines also progress into chronic phases as those who were naturally infected from chikungunya. As SAEs are defined as s</w:t>
      </w:r>
      <w:r w:rsidRPr="00707B19">
        <w:rPr>
          <w:rFonts w:ascii="Calibri" w:eastAsiaTheme="majorEastAsia" w:hAnsi="Calibri" w:cs="Calibri"/>
          <w:sz w:val="22"/>
        </w:rPr>
        <w:t>evere chikungunya-like illness reactions those that prevented daily activity and/or required medical intervention</w:t>
      </w:r>
      <w:r>
        <w:rPr>
          <w:rFonts w:ascii="Calibri" w:eastAsiaTheme="majorEastAsia" w:hAnsi="Calibri" w:cs="Calibri" w:hint="eastAsia"/>
          <w:sz w:val="22"/>
        </w:rPr>
        <w:t xml:space="preserve">, we used hospitalisation as a proxy for non-fatal SAE. </w:t>
      </w:r>
    </w:p>
    <w:p w14:paraId="18DB68BB" w14:textId="77777777" w:rsidR="004F1F98" w:rsidRDefault="004F1F98" w:rsidP="004F1F98">
      <w:pPr>
        <w:spacing w:line="276" w:lineRule="auto"/>
        <w:rPr>
          <w:rFonts w:ascii="Calibri" w:eastAsiaTheme="majorEastAsia" w:hAnsi="Calibri" w:cs="Calibri"/>
          <w:sz w:val="22"/>
        </w:rPr>
      </w:pPr>
    </w:p>
    <w:p w14:paraId="344D835C" w14:textId="77777777" w:rsidR="004F1F98" w:rsidRPr="00607943" w:rsidRDefault="000C1D3B" w:rsidP="004F1F98">
      <w:pPr>
        <w:spacing w:line="276" w:lineRule="auto"/>
        <w:rPr>
          <w:rFonts w:ascii="Calibri" w:eastAsiaTheme="majorEastAsia" w:hAnsi="Calibri" w:cs="Calibri"/>
          <w:sz w:val="22"/>
        </w:rPr>
      </w:pPr>
      <m:oMathPara>
        <m:oMath>
          <m:sSubSup>
            <m:sSubSupPr>
              <m:ctrlPr>
                <w:rPr>
                  <w:rFonts w:ascii="Cambria Math" w:eastAsiaTheme="majorEastAsia" w:hAnsi="Cambria Math" w:cs="Calibri"/>
                  <w:i/>
                  <w:sz w:val="22"/>
                </w:rPr>
              </m:ctrlPr>
            </m:sSubSupPr>
            <m:e>
              <m:r>
                <w:rPr>
                  <w:rFonts w:ascii="Cambria Math" w:eastAsiaTheme="majorEastAsia" w:hAnsi="Cambria Math" w:cs="Calibri"/>
                  <w:sz w:val="22"/>
                </w:rPr>
                <m:t>DALY</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m:t>
          </m:r>
          <m:sSubSup>
            <m:sSubSupPr>
              <m:ctrlPr>
                <w:rPr>
                  <w:rFonts w:ascii="Cambria Math" w:eastAsiaTheme="majorEastAsia" w:hAnsi="Cambria Math" w:cs="Calibri"/>
                  <w:i/>
                  <w:sz w:val="22"/>
                </w:rPr>
              </m:ctrlPr>
            </m:sSubSupPr>
            <m:e>
              <m:r>
                <w:rPr>
                  <w:rFonts w:ascii="Cambria Math" w:eastAsiaTheme="majorEastAsia" w:hAnsi="Cambria Math" w:cs="Calibri"/>
                  <w:sz w:val="22"/>
                </w:rPr>
                <m:t>SAE</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∙d</m:t>
          </m:r>
          <m:sSub>
            <m:sSubPr>
              <m:ctrlPr>
                <w:rPr>
                  <w:rFonts w:ascii="Cambria Math" w:eastAsiaTheme="majorEastAsia" w:hAnsi="Cambria Math" w:cs="Calibri"/>
                  <w:i/>
                  <w:sz w:val="22"/>
                </w:rPr>
              </m:ctrlPr>
            </m:sSubPr>
            <m:e>
              <m:r>
                <w:rPr>
                  <w:rFonts w:ascii="Cambria Math" w:eastAsiaTheme="majorEastAsia" w:hAnsi="Cambria Math" w:cs="Calibri"/>
                  <w:sz w:val="22"/>
                </w:rPr>
                <m:t>w</m:t>
              </m:r>
            </m:e>
            <m:sub>
              <m:r>
                <w:rPr>
                  <w:rFonts w:ascii="Cambria Math" w:eastAsiaTheme="majorEastAsia" w:hAnsi="Cambria Math" w:cs="Calibri"/>
                  <w:sz w:val="22"/>
                </w:rPr>
                <m:t>H</m:t>
              </m:r>
            </m:sub>
          </m:sSub>
          <m:r>
            <w:rPr>
              <w:rFonts w:ascii="Cambria Math" w:eastAsiaTheme="majorEastAsia" w:hAnsi="Cambria Math" w:cs="Calibri"/>
              <w:sz w:val="22"/>
            </w:rPr>
            <m:t xml:space="preserve"> ∙</m:t>
          </m:r>
          <m:sSub>
            <m:sSubPr>
              <m:ctrlPr>
                <w:rPr>
                  <w:rFonts w:ascii="Cambria Math" w:eastAsiaTheme="majorEastAsia" w:hAnsi="Cambria Math" w:cs="Calibri"/>
                  <w:i/>
                  <w:sz w:val="22"/>
                </w:rPr>
              </m:ctrlPr>
            </m:sSubPr>
            <m:e>
              <m:r>
                <w:rPr>
                  <w:rFonts w:ascii="Cambria Math" w:eastAsiaTheme="majorEastAsia" w:hAnsi="Cambria Math" w:cs="Calibri"/>
                  <w:sz w:val="22"/>
                </w:rPr>
                <m:t>d</m:t>
              </m:r>
            </m:e>
            <m:sub>
              <m:r>
                <w:rPr>
                  <w:rFonts w:ascii="Cambria Math" w:eastAsiaTheme="majorEastAsia" w:hAnsi="Cambria Math" w:cs="Calibri"/>
                  <w:sz w:val="22"/>
                </w:rPr>
                <m:t>acute</m:t>
              </m:r>
            </m:sub>
          </m:sSub>
          <m:r>
            <w:rPr>
              <w:rFonts w:ascii="Cambria Math" w:eastAsiaTheme="majorEastAsia" w:hAnsi="Cambria Math" w:cs="Calibri"/>
              <w:sz w:val="22"/>
            </w:rPr>
            <m:t xml:space="preserve">+    </m:t>
          </m:r>
          <m:sSubSup>
            <m:sSubSupPr>
              <m:ctrlPr>
                <w:rPr>
                  <w:rFonts w:ascii="Cambria Math" w:eastAsiaTheme="majorEastAsia" w:hAnsi="Cambria Math" w:cs="Calibri"/>
                  <w:i/>
                  <w:sz w:val="22"/>
                </w:rPr>
              </m:ctrlPr>
            </m:sSubSupPr>
            <m:e>
              <m:r>
                <w:rPr>
                  <w:rFonts w:ascii="Cambria Math" w:eastAsiaTheme="majorEastAsia" w:hAnsi="Cambria Math" w:cs="Calibri"/>
                  <w:sz w:val="22"/>
                </w:rPr>
                <m:t>Death</m:t>
              </m:r>
            </m:e>
            <m:sub>
              <m:r>
                <w:rPr>
                  <w:rFonts w:ascii="Cambria Math" w:eastAsiaTheme="majorEastAsia" w:hAnsi="Cambria Math" w:cs="Calibri"/>
                  <w:sz w:val="22"/>
                </w:rPr>
                <m:t>10k</m:t>
              </m:r>
            </m:sub>
            <m:sup>
              <m:r>
                <w:rPr>
                  <w:rFonts w:ascii="Cambria Math" w:eastAsiaTheme="majorEastAsia" w:hAnsi="Cambria Math" w:cs="Calibri"/>
                  <w:sz w:val="22"/>
                </w:rPr>
                <m:t>vacc</m:t>
              </m:r>
            </m:sup>
          </m:sSubSup>
          <m:d>
            <m:dPr>
              <m:ctrlPr>
                <w:rPr>
                  <w:rFonts w:ascii="Cambria Math" w:eastAsiaTheme="majorEastAsia" w:hAnsi="Cambria Math" w:cs="Calibri"/>
                  <w:i/>
                  <w:sz w:val="22"/>
                </w:rPr>
              </m:ctrlPr>
            </m:dPr>
            <m:e>
              <m:r>
                <w:rPr>
                  <w:rFonts w:ascii="Cambria Math" w:eastAsiaTheme="majorEastAsia" w:hAnsi="Cambria Math" w:cs="Calibri"/>
                  <w:sz w:val="22"/>
                </w:rPr>
                <m:t>a,k</m:t>
              </m:r>
            </m:e>
          </m:d>
          <m:r>
            <w:rPr>
              <w:rFonts w:ascii="Cambria Math" w:eastAsiaTheme="majorEastAsia" w:hAnsi="Cambria Math" w:cs="Calibri"/>
              <w:sz w:val="22"/>
            </w:rPr>
            <m:t xml:space="preserve"> </m:t>
          </m:r>
          <m:r>
            <m:rPr>
              <m:sty m:val="p"/>
            </m:rPr>
            <w:rPr>
              <w:rFonts w:ascii="Cambria Math" w:hAnsi="Cambria Math"/>
            </w:rPr>
            <m:t>∙</m:t>
          </m:r>
          <m:sSub>
            <m:sSubPr>
              <m:ctrlPr>
                <w:rPr>
                  <w:rFonts w:ascii="Cambria Math" w:hAnsi="Cambria Math"/>
                </w:rPr>
              </m:ctrlPr>
            </m:sSubPr>
            <m:e>
              <m:r>
                <m:rPr>
                  <m:sty m:val="p"/>
                </m:rPr>
                <w:rPr>
                  <w:rFonts w:ascii="Cambria Math" w:hAnsi="Cambria Math"/>
                </w:rPr>
                <m:t>e</m:t>
              </m:r>
            </m:e>
            <m:sub>
              <m:r>
                <m:rPr>
                  <m:sty m:val="p"/>
                </m:rPr>
                <w:rPr>
                  <w:rFonts w:ascii="Cambria Math" w:hAnsi="Cambria Math"/>
                </w:rPr>
                <m:t>a</m:t>
              </m:r>
            </m:sub>
          </m:sSub>
          <m:r>
            <w:rPr>
              <w:rFonts w:ascii="Cambria Math" w:eastAsiaTheme="majorEastAsia" w:hAnsi="Cambria Math" w:cs="Calibri"/>
              <w:sz w:val="22"/>
            </w:rPr>
            <m:t xml:space="preserve"> </m:t>
          </m:r>
        </m:oMath>
      </m:oMathPara>
    </w:p>
    <w:p w14:paraId="1CB52775" w14:textId="77777777" w:rsidR="004F1F98" w:rsidRPr="008A3F4D" w:rsidRDefault="004F1F98" w:rsidP="004F1F98">
      <w:pPr>
        <w:spacing w:line="276" w:lineRule="auto"/>
        <w:rPr>
          <w:rFonts w:ascii="Calibri" w:hAnsi="Calibri" w:cs="Calibri"/>
          <w:sz w:val="22"/>
        </w:rPr>
      </w:pPr>
    </w:p>
    <w:p w14:paraId="6CB76E78" w14:textId="77777777" w:rsidR="004F1F98" w:rsidRPr="004F1F98" w:rsidRDefault="004F1F98" w:rsidP="004F1F98">
      <w:pPr>
        <w:pStyle w:val="6"/>
        <w:spacing w:line="276" w:lineRule="auto"/>
        <w:rPr>
          <w:rFonts w:ascii="Calibri" w:hAnsi="Calibri" w:cs="Calibri"/>
        </w:rPr>
      </w:pPr>
      <w:bookmarkStart w:id="76" w:name="_Toc1718451087"/>
      <w:bookmarkStart w:id="77" w:name="_Toc226981805"/>
      <w:r w:rsidRPr="004F1F98">
        <w:rPr>
          <w:rFonts w:ascii="Calibri" w:hAnsi="Calibri" w:cs="Calibri"/>
        </w:rPr>
        <w:t>Benefit risk ratio</w:t>
      </w:r>
    </w:p>
    <w:p w14:paraId="5415EFEC" w14:textId="77777777" w:rsidR="004F1F98" w:rsidRDefault="004F1F98" w:rsidP="004F1F98">
      <w:pPr>
        <w:spacing w:line="276" w:lineRule="auto"/>
        <w:rPr>
          <w:rFonts w:eastAsiaTheme="majorEastAsia"/>
        </w:rPr>
      </w:pPr>
    </w:p>
    <w:p w14:paraId="68A21403" w14:textId="77777777" w:rsidR="004F1F98" w:rsidRDefault="004F1F98" w:rsidP="004F1F98">
      <w:pPr>
        <w:spacing w:line="276" w:lineRule="auto"/>
        <w:rPr>
          <w:rFonts w:ascii="Calibri" w:eastAsiaTheme="majorEastAsia" w:hAnsi="Calibri" w:cs="Calibri"/>
          <w:sz w:val="22"/>
        </w:rPr>
      </w:pPr>
      <w:r w:rsidRPr="008A3F4D">
        <w:rPr>
          <w:rFonts w:ascii="Calibri" w:eastAsiaTheme="majorEastAsia" w:hAnsi="Calibri" w:cs="Calibri"/>
          <w:sz w:val="22"/>
        </w:rPr>
        <w:t>T</w:t>
      </w:r>
      <w:r>
        <w:rPr>
          <w:rFonts w:ascii="Calibri" w:eastAsiaTheme="majorEastAsia" w:hAnsi="Calibri" w:cs="Calibri" w:hint="eastAsia"/>
          <w:sz w:val="22"/>
        </w:rPr>
        <w:t xml:space="preserve">he draw level BRR is computed as </w:t>
      </w:r>
    </w:p>
    <w:p w14:paraId="2CE6AAC8" w14:textId="77777777" w:rsidR="004F1F98" w:rsidRDefault="004F1F98" w:rsidP="004F1F98">
      <w:pPr>
        <w:spacing w:line="276" w:lineRule="auto"/>
        <w:rPr>
          <w:rFonts w:ascii="Calibri" w:eastAsiaTheme="majorEastAsia" w:hAnsi="Calibri" w:cs="Calibri"/>
          <w:sz w:val="22"/>
        </w:rPr>
      </w:pPr>
    </w:p>
    <w:p w14:paraId="28327F84" w14:textId="77777777" w:rsidR="004F1F98" w:rsidRPr="008A3F4D" w:rsidRDefault="000C1D3B" w:rsidP="004F1F98">
      <w:pPr>
        <w:spacing w:line="276" w:lineRule="auto"/>
        <w:jc w:val="center"/>
        <w:rPr>
          <w:rFonts w:ascii="Calibri" w:hAnsi="Calibri" w:cs="Calibri"/>
          <w:lang w:val="pt-BR"/>
        </w:rPr>
      </w:pPr>
      <m:oMathPara>
        <m:oMath>
          <m:sSubSup>
            <m:sSubSupPr>
              <m:ctrlPr>
                <w:rPr>
                  <w:rFonts w:ascii="Cambria Math" w:hAnsi="Cambria Math" w:cs="Calibri"/>
                </w:rPr>
              </m:ctrlPr>
            </m:sSubSupPr>
            <m:e>
              <m:r>
                <w:rPr>
                  <w:rFonts w:ascii="Cambria Math" w:hAnsi="Cambria Math" w:cs="Calibri"/>
                </w:rPr>
                <m:t>BRR</m:t>
              </m:r>
            </m:e>
            <m:sub>
              <m:r>
                <w:rPr>
                  <w:rFonts w:ascii="Cambria Math" w:hAnsi="Cambria Math" w:cs="Calibri"/>
                </w:rPr>
                <m:t>SAE</m:t>
              </m:r>
            </m:sub>
            <m:sup>
              <m:r>
                <w:rPr>
                  <w:rFonts w:ascii="Cambria Math" w:hAnsi="Cambria Math" w:cs="Calibri"/>
                </w:rPr>
                <m:t>10k</m:t>
              </m:r>
            </m:sup>
          </m:sSubSup>
          <m:d>
            <m:dPr>
              <m:ctrlPr>
                <w:rPr>
                  <w:rFonts w:ascii="Cambria Math" w:hAnsi="Cambria Math" w:cs="Calibri"/>
                </w:rPr>
              </m:ctrlPr>
            </m:dPr>
            <m:e>
              <m:r>
                <w:rPr>
                  <w:rFonts w:ascii="Cambria Math" w:hAnsi="Cambria Math" w:cs="Calibri"/>
                </w:rPr>
                <m:t>s</m:t>
              </m:r>
              <m:r>
                <w:rPr>
                  <w:rFonts w:ascii="Cambria Math" w:hAnsi="Cambria Math" w:cs="Calibri"/>
                  <w:color w:val="2F5496" w:themeColor="accent1" w:themeShade="BF"/>
                  <w:lang w:val="pt-BR"/>
                  <w14:ligatures w14:val="standardContextual"/>
                </w:rPr>
                <m:t>,</m:t>
              </m:r>
              <m:r>
                <w:rPr>
                  <w:rFonts w:ascii="Cambria Math" w:hAnsi="Cambria Math" w:cs="Calibri"/>
                </w:rPr>
                <m:t>a</m:t>
              </m:r>
              <m:r>
                <w:rPr>
                  <w:rFonts w:ascii="Cambria Math" w:hAnsi="Cambria Math" w:cs="Calibri"/>
                  <w:color w:val="2F5496" w:themeColor="accent1" w:themeShade="BF"/>
                  <w:lang w:val="pt-BR"/>
                  <w14:ligatures w14:val="standardContextual"/>
                </w:rPr>
                <m:t>,</m:t>
              </m:r>
              <m:r>
                <w:rPr>
                  <w:rFonts w:ascii="Cambria Math" w:hAnsi="Cambria Math" w:cs="Calibri"/>
                </w:rPr>
                <m:t>k</m:t>
              </m:r>
            </m:e>
          </m:d>
          <m:r>
            <w:rPr>
              <w:rFonts w:ascii="Cambria Math" w:hAnsi="Cambria Math" w:cs="Calibri"/>
              <w:color w:val="2F5496" w:themeColor="accent1" w:themeShade="BF"/>
              <w:lang w:val="pt-BR"/>
              <w14:ligatures w14:val="standardContextual"/>
            </w:rPr>
            <m:t>=</m:t>
          </m:r>
          <m:f>
            <m:fPr>
              <m:ctrlPr>
                <w:rPr>
                  <w:rFonts w:ascii="Cambria Math" w:hAnsi="Cambria Math" w:cs="Calibri"/>
                </w:rPr>
              </m:ctrlPr>
            </m:fPr>
            <m:num>
              <m:sSubSup>
                <m:sSubSupPr>
                  <m:ctrlPr>
                    <w:rPr>
                      <w:rFonts w:ascii="Cambria Math" w:hAnsi="Cambria Math"/>
                    </w:rPr>
                  </m:ctrlPr>
                </m:sSubSupPr>
                <m:e>
                  <m:r>
                    <w:rPr>
                      <w:rFonts w:ascii="Cambria Math" w:hAnsi="Cambria Math"/>
                    </w:rPr>
                    <m:t>B</m:t>
                  </m:r>
                </m:e>
                <m:sub>
                  <m:r>
                    <w:rPr>
                      <w:rFonts w:ascii="Cambria Math" w:hAnsi="Cambria Math" w:cstheme="majorBidi"/>
                      <w:color w:val="2F5496" w:themeColor="accent1" w:themeShade="BF"/>
                      <w:lang w:val="pt-BR"/>
                      <w14:ligatures w14:val="standardContextual"/>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cstheme="majorBidi"/>
                      <w:color w:val="2F5496" w:themeColor="accent1" w:themeShade="BF"/>
                      <w:lang w:val="pt-BR"/>
                      <w14:ligatures w14:val="standardContextual"/>
                    </w:rPr>
                    <m:t>,</m:t>
                  </m:r>
                  <m:r>
                    <w:rPr>
                      <w:rFonts w:ascii="Cambria Math" w:hAnsi="Cambria Math"/>
                    </w:rPr>
                    <m:t>a</m:t>
                  </m:r>
                  <m:r>
                    <w:rPr>
                      <w:rFonts w:ascii="Cambria Math" w:hAnsi="Cambria Math" w:cstheme="majorBidi"/>
                      <w:color w:val="2F5496" w:themeColor="accent1" w:themeShade="BF"/>
                      <w:lang w:val="pt-BR"/>
                      <w14:ligatures w14:val="standardContextual"/>
                    </w:rPr>
                    <m:t>,</m:t>
                  </m:r>
                  <m:r>
                    <w:rPr>
                      <w:rFonts w:ascii="Cambria Math" w:hAnsi="Cambria Math"/>
                    </w:rPr>
                    <m:t>v</m:t>
                  </m:r>
                  <m:r>
                    <w:rPr>
                      <w:rFonts w:ascii="Cambria Math" w:hAnsi="Cambria Math" w:cstheme="majorBidi"/>
                      <w:color w:val="2F5496" w:themeColor="accent1" w:themeShade="BF"/>
                      <w:lang w:val="pt-BR"/>
                      <w14:ligatures w14:val="standardContextual"/>
                    </w:rPr>
                    <m:t>,</m:t>
                  </m:r>
                  <m:r>
                    <w:rPr>
                      <w:rFonts w:ascii="Cambria Math" w:hAnsi="Cambria Math"/>
                    </w:rPr>
                    <m:t>k</m:t>
                  </m:r>
                </m:e>
              </m:d>
            </m:num>
            <m:den>
              <m:sSubSup>
                <m:sSubSupPr>
                  <m:ctrlPr>
                    <w:rPr>
                      <w:rFonts w:ascii="Cambria Math" w:hAnsi="Cambria Math"/>
                    </w:rPr>
                  </m:ctrlPr>
                </m:sSubSupPr>
                <m:e>
                  <m:r>
                    <w:rPr>
                      <w:rFonts w:ascii="Cambria Math" w:hAnsi="Cambria Math"/>
                    </w:rPr>
                    <m:t>SAE</m:t>
                  </m:r>
                </m:e>
                <m:sub>
                  <m:r>
                    <w:rPr>
                      <w:rFonts w:ascii="Cambria Math" w:hAnsi="Cambria Math" w:cstheme="majorBidi"/>
                      <w:color w:val="2F5496" w:themeColor="accent1" w:themeShade="BF"/>
                      <w:lang w:val="pt-BR"/>
                      <w14:ligatures w14:val="standardContextual"/>
                    </w:rPr>
                    <m:t>10</m:t>
                  </m:r>
                  <m:r>
                    <w:rPr>
                      <w:rFonts w:ascii="Cambria Math" w:hAnsi="Cambria Math"/>
                    </w:rPr>
                    <m:t>k</m:t>
                  </m:r>
                </m:sub>
                <m:sup>
                  <m: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cstheme="majorBidi"/>
                      <w:color w:val="2F5496" w:themeColor="accent1" w:themeShade="BF"/>
                      <w:lang w:val="pt-BR"/>
                      <w14:ligatures w14:val="standardContextual"/>
                    </w:rPr>
                    <m:t>,</m:t>
                  </m:r>
                  <m:r>
                    <w:rPr>
                      <w:rFonts w:ascii="Cambria Math" w:hAnsi="Cambria Math"/>
                    </w:rPr>
                    <m:t>k</m:t>
                  </m:r>
                </m:e>
              </m:d>
            </m:den>
          </m:f>
          <m:r>
            <w:rPr>
              <w:rFonts w:ascii="Cambria Math" w:hAnsi="Cambria Math" w:cs="Calibri"/>
              <w:color w:val="2F5496" w:themeColor="accent1" w:themeShade="BF"/>
              <w:lang w:val="pt-BR"/>
              <w14:ligatures w14:val="standardContextual"/>
            </w:rPr>
            <m:t xml:space="preserve"> </m:t>
          </m:r>
        </m:oMath>
      </m:oMathPara>
      <w:bookmarkEnd w:id="76"/>
      <w:bookmarkEnd w:id="77"/>
    </w:p>
    <w:p w14:paraId="3452C205" w14:textId="77777777" w:rsidR="004F1F98" w:rsidRDefault="004F1F98" w:rsidP="004F1F98">
      <w:pPr>
        <w:spacing w:line="276" w:lineRule="auto"/>
        <w:rPr>
          <w:rFonts w:ascii="Calibri" w:hAnsi="Calibri" w:cs="Calibri"/>
        </w:rPr>
      </w:pPr>
    </w:p>
    <w:p w14:paraId="65EA1633" w14:textId="77777777" w:rsidR="004F1F98" w:rsidRDefault="000C1D3B" w:rsidP="004F1F98">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death</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sSubSup>
                <m:sSubSupPr>
                  <m:ctrlPr>
                    <w:rPr>
                      <w:rFonts w:ascii="Cambria Math" w:hAnsi="Cambria Math"/>
                    </w:rPr>
                  </m:ctrlPr>
                </m:sSubSupPr>
                <m:e>
                  <m:r>
                    <w:rPr>
                      <w:rFonts w:ascii="Cambria Math" w:hAnsi="Cambria Math"/>
                    </w:rPr>
                    <m:t>B</m:t>
                  </m:r>
                </m:e>
                <m:sub>
                  <m:r>
                    <w:rPr>
                      <w:rFonts w:ascii="Cambria Math" w:hAnsi="Cambria Math"/>
                      <w:lang w:val="pt-BR"/>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v</m:t>
                  </m:r>
                  <m:r>
                    <w:rPr>
                      <w:rFonts w:ascii="Cambria Math" w:hAnsi="Cambria Math"/>
                      <w:lang w:val="pt-BR"/>
                    </w:rPr>
                    <m:t>,</m:t>
                  </m:r>
                  <m:r>
                    <w:rPr>
                      <w:rFonts w:ascii="Cambria Math" w:hAnsi="Cambria Math"/>
                    </w:rPr>
                    <m:t>k</m:t>
                  </m:r>
                </m:e>
              </m:d>
            </m:num>
            <m:den>
              <m:sSubSup>
                <m:sSubSupPr>
                  <m:ctrlPr>
                    <w:rPr>
                      <w:rFonts w:ascii="Cambria Math" w:hAnsi="Cambria Math"/>
                    </w:rPr>
                  </m:ctrlPr>
                </m:sSubSupPr>
                <m:e>
                  <m:r>
                    <w:rPr>
                      <w:rFonts w:ascii="Cambria Math" w:hAnsi="Cambria Math"/>
                    </w:rPr>
                    <m:t>Death</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m:t>
                  </m:r>
                  <m:r>
                    <w:rPr>
                      <w:rFonts w:ascii="Cambria Math" w:hAnsi="Cambria Math"/>
                      <w:lang w:val="pt-BR"/>
                    </w:rPr>
                    <m:t>,</m:t>
                  </m:r>
                  <m:r>
                    <w:rPr>
                      <w:rFonts w:ascii="Cambria Math" w:hAnsi="Cambria Math"/>
                    </w:rPr>
                    <m:t>k</m:t>
                  </m:r>
                </m:e>
              </m:d>
            </m:den>
          </m:f>
        </m:oMath>
      </m:oMathPara>
    </w:p>
    <w:p w14:paraId="6062A14E" w14:textId="77777777" w:rsidR="004F1F98" w:rsidRDefault="004F1F98" w:rsidP="004F1F98">
      <w:pPr>
        <w:spacing w:line="276" w:lineRule="auto"/>
        <w:rPr>
          <w:rFonts w:ascii="Calibri" w:hAnsi="Calibri" w:cs="Calibri"/>
        </w:rPr>
      </w:pPr>
    </w:p>
    <w:p w14:paraId="65DAC54E" w14:textId="1A20E091" w:rsidR="004F1F98" w:rsidRPr="004F1F98" w:rsidRDefault="000C1D3B" w:rsidP="004F1F98">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BRR</m:t>
              </m:r>
            </m:e>
            <m:sub>
              <m:r>
                <w:rPr>
                  <w:rFonts w:ascii="Cambria Math" w:hAnsi="Cambria Math" w:cs="Calibri"/>
                </w:rPr>
                <m:t>DALY</m:t>
              </m:r>
            </m:sub>
            <m:sup>
              <m:r>
                <w:rPr>
                  <w:rFonts w:ascii="Cambria Math" w:hAnsi="Cambria Math" w:cs="Calibri"/>
                </w:rPr>
                <m:t>10k</m:t>
              </m:r>
            </m:sup>
          </m:sSubSup>
          <m:d>
            <m:dPr>
              <m:ctrlPr>
                <w:rPr>
                  <w:rFonts w:ascii="Cambria Math" w:hAnsi="Cambria Math" w:cs="Calibri"/>
                  <w:i/>
                </w:rPr>
              </m:ctrlPr>
            </m:dPr>
            <m:e>
              <m:r>
                <w:rPr>
                  <w:rFonts w:ascii="Cambria Math" w:hAnsi="Cambria Math" w:cs="Calibri"/>
                </w:rPr>
                <m:t>s</m:t>
              </m:r>
              <m:r>
                <w:rPr>
                  <w:rFonts w:ascii="Cambria Math" w:hAnsi="Cambria Math" w:cs="Calibri"/>
                  <w:lang w:val="pt-BR"/>
                </w:rPr>
                <m:t>,</m:t>
              </m:r>
              <m:r>
                <w:rPr>
                  <w:rFonts w:ascii="Cambria Math" w:hAnsi="Cambria Math" w:cs="Calibri"/>
                </w:rPr>
                <m:t>a</m:t>
              </m:r>
              <m:r>
                <w:rPr>
                  <w:rFonts w:ascii="Cambria Math" w:hAnsi="Cambria Math" w:cs="Calibri"/>
                  <w:lang w:val="pt-BR"/>
                </w:rPr>
                <m:t>,</m:t>
              </m:r>
              <m:r>
                <w:rPr>
                  <w:rFonts w:ascii="Cambria Math" w:hAnsi="Cambria Math" w:cs="Calibri"/>
                </w:rPr>
                <m:t>k</m:t>
              </m:r>
            </m:e>
          </m:d>
          <m:r>
            <w:rPr>
              <w:rFonts w:ascii="Cambria Math" w:hAnsi="Cambria Math" w:cs="Calibri"/>
              <w:lang w:val="pt-BR"/>
            </w:rPr>
            <m:t>=</m:t>
          </m:r>
          <m:f>
            <m:fPr>
              <m:ctrlPr>
                <w:rPr>
                  <w:rFonts w:ascii="Cambria Math" w:hAnsi="Cambria Math" w:cs="Calibri"/>
                  <w:i/>
                </w:rPr>
              </m:ctrlPr>
            </m:fPr>
            <m:num>
              <m:sSubSup>
                <m:sSubSupPr>
                  <m:ctrlPr>
                    <w:rPr>
                      <w:rFonts w:ascii="Cambria Math" w:hAnsi="Cambria Math"/>
                    </w:rPr>
                  </m:ctrlPr>
                </m:sSubSupPr>
                <m:e>
                  <m:r>
                    <w:rPr>
                      <w:rFonts w:ascii="Cambria Math" w:hAnsi="Cambria Math"/>
                    </w:rPr>
                    <m:t>B</m:t>
                  </m:r>
                </m:e>
                <m:sub>
                  <m:r>
                    <w:rPr>
                      <w:rFonts w:ascii="Cambria Math" w:hAnsi="Cambria Math"/>
                      <w:lang w:val="pt-BR"/>
                    </w:rPr>
                    <m:t>10</m:t>
                  </m:r>
                  <m:r>
                    <w:rPr>
                      <w:rFonts w:ascii="Cambria Math" w:hAnsi="Cambria Math"/>
                    </w:rPr>
                    <m:t>k</m:t>
                  </m:r>
                </m:sub>
                <m:sup>
                  <m:d>
                    <m:dPr>
                      <m:ctrlPr>
                        <w:rPr>
                          <w:rFonts w:ascii="Cambria Math" w:hAnsi="Cambria Math"/>
                        </w:rPr>
                      </m:ctrlPr>
                    </m:dPr>
                    <m:e>
                      <m:r>
                        <w:rPr>
                          <w:rFonts w:ascii="Cambria Math" w:hAnsi="Cambria Math"/>
                        </w:rPr>
                        <m:t>v</m:t>
                      </m:r>
                    </m:e>
                  </m:d>
                </m:sup>
              </m:sSubSup>
              <m:d>
                <m:dPr>
                  <m:ctrlPr>
                    <w:rPr>
                      <w:rFonts w:ascii="Cambria Math" w:hAnsi="Cambria Math"/>
                    </w:rPr>
                  </m:ctrlPr>
                </m:dPr>
                <m:e>
                  <m:r>
                    <w:rPr>
                      <w:rFonts w:ascii="Cambria Math" w:hAnsi="Cambria Math"/>
                    </w:rPr>
                    <m:t>s</m:t>
                  </m:r>
                  <m:r>
                    <w:rPr>
                      <w:rFonts w:ascii="Cambria Math" w:hAnsi="Cambria Math"/>
                      <w:lang w:val="pt-BR"/>
                    </w:rPr>
                    <m:t>,</m:t>
                  </m:r>
                  <m:r>
                    <w:rPr>
                      <w:rFonts w:ascii="Cambria Math" w:hAnsi="Cambria Math"/>
                    </w:rPr>
                    <m:t>a</m:t>
                  </m:r>
                  <m:r>
                    <w:rPr>
                      <w:rFonts w:ascii="Cambria Math" w:hAnsi="Cambria Math"/>
                      <w:lang w:val="pt-BR"/>
                    </w:rPr>
                    <m:t>,</m:t>
                  </m:r>
                  <m:r>
                    <w:rPr>
                      <w:rFonts w:ascii="Cambria Math" w:hAnsi="Cambria Math"/>
                    </w:rPr>
                    <m:t>v</m:t>
                  </m:r>
                  <m:r>
                    <w:rPr>
                      <w:rFonts w:ascii="Cambria Math" w:hAnsi="Cambria Math"/>
                      <w:lang w:val="pt-BR"/>
                    </w:rPr>
                    <m:t>,</m:t>
                  </m:r>
                  <m:r>
                    <w:rPr>
                      <w:rFonts w:ascii="Cambria Math" w:hAnsi="Cambria Math"/>
                    </w:rPr>
                    <m:t>k</m:t>
                  </m:r>
                </m:e>
              </m:d>
            </m:num>
            <m:den>
              <m:sSubSup>
                <m:sSubSupPr>
                  <m:ctrlPr>
                    <w:rPr>
                      <w:rFonts w:ascii="Cambria Math" w:hAnsi="Cambria Math"/>
                    </w:rPr>
                  </m:ctrlPr>
                </m:sSubSupPr>
                <m:e>
                  <m:r>
                    <w:rPr>
                      <w:rFonts w:ascii="Cambria Math" w:hAnsi="Cambria Math"/>
                    </w:rPr>
                    <m:t>DALY</m:t>
                  </m:r>
                </m:e>
                <m:sub>
                  <m:r>
                    <w:rPr>
                      <w:rFonts w:ascii="Cambria Math" w:hAnsi="Cambria Math"/>
                      <w:lang w:val="pt-BR"/>
                    </w:rPr>
                    <m:t>10</m:t>
                  </m:r>
                  <m:r>
                    <w:rPr>
                      <w:rFonts w:ascii="Cambria Math" w:hAnsi="Cambria Math"/>
                    </w:rPr>
                    <m:t>k</m:t>
                  </m:r>
                </m:sub>
                <m:sup>
                  <m:r>
                    <m:rPr>
                      <m:sty m:val="p"/>
                    </m:rPr>
                    <w:rPr>
                      <w:rFonts w:ascii="Cambria Math" w:hAnsi="Cambria Math"/>
                    </w:rPr>
                    <m:t>vacc</m:t>
                  </m:r>
                </m:sup>
              </m:sSubSup>
              <m:d>
                <m:dPr>
                  <m:ctrlPr>
                    <w:rPr>
                      <w:rFonts w:ascii="Cambria Math" w:hAnsi="Cambria Math"/>
                    </w:rPr>
                  </m:ctrlPr>
                </m:dPr>
                <m:e>
                  <m:r>
                    <w:rPr>
                      <w:rFonts w:ascii="Cambria Math" w:hAnsi="Cambria Math"/>
                    </w:rPr>
                    <m:t>a,k</m:t>
                  </m:r>
                </m:e>
              </m:d>
            </m:den>
          </m:f>
        </m:oMath>
      </m:oMathPara>
    </w:p>
    <w:p w14:paraId="3F82AE9E" w14:textId="77777777" w:rsidR="004F1F98" w:rsidRPr="007C1A8C" w:rsidRDefault="004F1F98" w:rsidP="00E820E3">
      <w:pPr>
        <w:rPr>
          <w:rFonts w:ascii="Calibri" w:eastAsia="Malgun Gothic" w:hAnsi="Calibri" w:cs="Calibri"/>
          <w:sz w:val="22"/>
          <w:szCs w:val="24"/>
          <w:lang w:eastAsia="ko-KR"/>
        </w:rPr>
      </w:pPr>
    </w:p>
    <w:p w14:paraId="2730A389"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13</w:t>
      </w:r>
      <w:r w:rsidRPr="007C1A8C">
        <w:rPr>
          <w:rFonts w:ascii="Calibri" w:hAnsi="Calibri" w:cs="Calibri"/>
          <w:sz w:val="22"/>
          <w:szCs w:val="24"/>
        </w:rPr>
        <w:br/>
        <w:t>The authors refer to hospitalization due to chikungunya infection as an SAE. This is confusing use of language as SAE is generally terminology linked to medical interventions. The authors should consider using SAE only for vaccines and specify the infection outcome as hospitalization. This also helps the reader understand the comparisons being made between the benefits and risks of the vaccine.</w:t>
      </w:r>
      <w:r w:rsidRPr="007C1A8C">
        <w:rPr>
          <w:rFonts w:ascii="Calibri" w:hAnsi="Calibri" w:cs="Calibri"/>
          <w:sz w:val="22"/>
          <w:szCs w:val="24"/>
        </w:rPr>
        <w:br/>
      </w:r>
    </w:p>
    <w:p w14:paraId="0FFE74F2"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55C5243A" w14:textId="0B1A7101" w:rsidR="006D08C7" w:rsidRDefault="006D08C7" w:rsidP="006D08C7">
      <w:pPr>
        <w:pStyle w:val="a3"/>
        <w:numPr>
          <w:ilvl w:val="0"/>
          <w:numId w:val="3"/>
        </w:numPr>
        <w:rPr>
          <w:rFonts w:ascii="Calibri" w:eastAsia="Malgun Gothic" w:hAnsi="Calibri" w:cs="Calibri"/>
          <w:color w:val="0070C0"/>
          <w:sz w:val="22"/>
          <w:szCs w:val="24"/>
          <w:lang w:eastAsia="ko-KR"/>
        </w:rPr>
      </w:pPr>
      <w:r w:rsidRPr="006D08C7">
        <w:rPr>
          <w:rFonts w:ascii="Calibri" w:eastAsia="Malgun Gothic" w:hAnsi="Calibri" w:cs="Calibri"/>
          <w:color w:val="0070C0"/>
          <w:sz w:val="22"/>
          <w:szCs w:val="24"/>
          <w:lang w:eastAsia="ko-KR"/>
        </w:rPr>
        <w:t xml:space="preserve">We thank the reviewer for this clarification. In our framework, SAE is used consistently on both sides of the benefit-risk comparison: on the benefit side, </w:t>
      </w:r>
      <w:r>
        <w:rPr>
          <w:rFonts w:ascii="Calibri" w:eastAsia="Malgun Gothic" w:hAnsi="Calibri" w:cs="Calibri"/>
          <w:color w:val="0070C0"/>
          <w:sz w:val="22"/>
          <w:szCs w:val="24"/>
          <w:lang w:val="en-US" w:eastAsia="ko-KR"/>
        </w:rPr>
        <w:t xml:space="preserve">chikungunya </w:t>
      </w:r>
      <w:r w:rsidRPr="006D08C7">
        <w:rPr>
          <w:rFonts w:ascii="Calibri" w:eastAsia="Malgun Gothic" w:hAnsi="Calibri" w:cs="Calibri"/>
          <w:color w:val="0070C0"/>
          <w:sz w:val="22"/>
          <w:szCs w:val="24"/>
          <w:lang w:eastAsia="ko-KR"/>
        </w:rPr>
        <w:t>infection-attributable SAEs are defined as hospitalisations (as a proxy for severe non-fatal outcomes) plus deaths, and on the risk side, vaccine-attributable SAEs include non-fatal SAEs plus deaths. We have clarified this in the Methods section to make the symmetry of the comparison explicit.</w:t>
      </w:r>
    </w:p>
    <w:p w14:paraId="7B24F4EA" w14:textId="06571C11" w:rsidR="000528E7" w:rsidRDefault="000528E7" w:rsidP="000528E7">
      <w:pPr>
        <w:rPr>
          <w:rFonts w:ascii="Calibri" w:eastAsia="Malgun Gothic" w:hAnsi="Calibri" w:cs="Calibri"/>
          <w:color w:val="0070C0"/>
          <w:sz w:val="22"/>
          <w:szCs w:val="24"/>
          <w:lang w:val="en-US" w:eastAsia="ko-KR"/>
        </w:rPr>
      </w:pPr>
    </w:p>
    <w:p w14:paraId="2F34F40D" w14:textId="0C15EE21" w:rsidR="000528E7" w:rsidRPr="000528E7" w:rsidRDefault="000528E7" w:rsidP="000528E7">
      <w:pPr>
        <w:rPr>
          <w:rFonts w:ascii="Calibri" w:eastAsia="Malgun Gothic" w:hAnsi="Calibri" w:cs="Calibri"/>
          <w:color w:val="000000" w:themeColor="text1"/>
          <w:sz w:val="22"/>
          <w:szCs w:val="24"/>
          <w:lang w:val="en-US" w:eastAsia="ko-KR"/>
        </w:rPr>
      </w:pPr>
      <w:r w:rsidRPr="000528E7">
        <w:rPr>
          <w:rFonts w:ascii="Calibri" w:eastAsia="Malgun Gothic" w:hAnsi="Calibri" w:cs="Calibri"/>
          <w:color w:val="000000" w:themeColor="text1"/>
          <w:sz w:val="22"/>
          <w:szCs w:val="24"/>
          <w:lang w:val="en-US" w:eastAsia="ko-KR"/>
        </w:rPr>
        <w:t xml:space="preserve">Line number </w:t>
      </w:r>
      <w:r w:rsidR="007E4D93">
        <w:rPr>
          <w:rFonts w:ascii="Calibri" w:eastAsia="Malgun Gothic" w:hAnsi="Calibri" w:cs="Calibri" w:hint="eastAsia"/>
          <w:color w:val="000000" w:themeColor="text1"/>
          <w:sz w:val="22"/>
          <w:szCs w:val="24"/>
          <w:lang w:val="en-US" w:eastAsia="ko-KR"/>
        </w:rPr>
        <w:t>172-173</w:t>
      </w:r>
    </w:p>
    <w:p w14:paraId="38DCA767" w14:textId="26D10831" w:rsidR="0007361D" w:rsidRDefault="00CF585B" w:rsidP="00CF585B">
      <w:pPr>
        <w:rPr>
          <w:rFonts w:ascii="Calibri" w:eastAsia="Malgun Gothic" w:hAnsi="Calibri" w:cs="Calibri"/>
          <w:sz w:val="22"/>
        </w:rPr>
      </w:pPr>
      <w:r w:rsidRPr="00581DA5">
        <w:rPr>
          <w:rFonts w:ascii="Calibri" w:eastAsia="Malgun Gothic" w:hAnsi="Calibri" w:cs="Calibri"/>
          <w:sz w:val="22"/>
          <w:highlight w:val="yellow"/>
        </w:rPr>
        <w:t>Chikungunya infection-attributable SAEs were defined as hospitalisations and deaths, and vaccine-attributable SAEs</w:t>
      </w:r>
      <w:r w:rsidRPr="00581DA5">
        <w:rPr>
          <w:rFonts w:ascii="Calibri" w:eastAsia="Malgun Gothic" w:hAnsi="Calibri" w:cs="Calibri" w:hint="eastAsia"/>
          <w:sz w:val="22"/>
          <w:highlight w:val="yellow"/>
        </w:rPr>
        <w:t xml:space="preserve"> </w:t>
      </w:r>
      <w:r w:rsidRPr="009C22B1">
        <w:rPr>
          <w:rFonts w:ascii="Calibri" w:eastAsia="Malgun Gothic" w:hAnsi="Calibri" w:cs="Calibri"/>
          <w:sz w:val="22"/>
          <w:highlight w:val="yellow"/>
        </w:rPr>
        <w:t>were defined</w:t>
      </w:r>
      <w:r w:rsidRPr="00581DA5">
        <w:rPr>
          <w:rFonts w:ascii="Calibri" w:eastAsia="Malgun Gothic" w:hAnsi="Calibri" w:cs="Calibri"/>
          <w:sz w:val="22"/>
          <w:highlight w:val="yellow"/>
        </w:rPr>
        <w:t xml:space="preserve"> as non-fatal SAEs and deaths.</w:t>
      </w:r>
    </w:p>
    <w:p w14:paraId="33B8E258" w14:textId="77777777" w:rsidR="00CF585B" w:rsidRPr="001B7596" w:rsidRDefault="00CF585B" w:rsidP="00CF585B">
      <w:pPr>
        <w:rPr>
          <w:rFonts w:ascii="Calibri" w:eastAsia="Malgun Gothic" w:hAnsi="Calibri" w:cs="Calibri"/>
          <w:sz w:val="22"/>
          <w:szCs w:val="24"/>
          <w:lang w:eastAsia="ko-KR"/>
        </w:rPr>
      </w:pPr>
    </w:p>
    <w:p w14:paraId="040EF622"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14</w:t>
      </w:r>
      <w:r w:rsidRPr="007C1A8C">
        <w:rPr>
          <w:rFonts w:ascii="Calibri" w:hAnsi="Calibri" w:cs="Calibri"/>
          <w:sz w:val="22"/>
          <w:szCs w:val="24"/>
        </w:rPr>
        <w:br/>
        <w:t>In the main tables and figures, it should be made clear that SAE and death are overlapping outcomes (i.e., the SAE vaccine outcome includes fatal SAE, and the SAE/hospitalized infection outcome includes fatal infections). Alternatively, consider presenting fatal and non-fatal events separately.</w:t>
      </w:r>
    </w:p>
    <w:p w14:paraId="4D05366A" w14:textId="77777777" w:rsidR="0007361D" w:rsidRDefault="0007361D" w:rsidP="00E820E3">
      <w:pPr>
        <w:rPr>
          <w:rFonts w:ascii="Calibri" w:eastAsia="Malgun Gothic" w:hAnsi="Calibri" w:cs="Calibri"/>
          <w:sz w:val="22"/>
          <w:szCs w:val="24"/>
          <w:lang w:eastAsia="ko-KR"/>
        </w:rPr>
      </w:pPr>
    </w:p>
    <w:p w14:paraId="5C0565F6"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475CC3D" w14:textId="77777777" w:rsidR="00D63100" w:rsidRPr="00D63100" w:rsidRDefault="0007361D" w:rsidP="00E820E3">
      <w:pPr>
        <w:numPr>
          <w:ilvl w:val="0"/>
          <w:numId w:val="3"/>
        </w:numPr>
        <w:rPr>
          <w:rFonts w:ascii="Calibri" w:eastAsia="Malgun Gothic" w:hAnsi="Calibri" w:cs="Calibri"/>
          <w:sz w:val="22"/>
          <w:szCs w:val="24"/>
          <w:lang w:eastAsia="ko-KR"/>
        </w:rPr>
      </w:pPr>
      <w:r w:rsidRPr="001938E3">
        <w:rPr>
          <w:rFonts w:ascii="Calibri" w:eastAsia="Malgun Gothic" w:hAnsi="Calibri" w:cs="Calibri"/>
          <w:color w:val="0070C0"/>
          <w:sz w:val="22"/>
          <w:szCs w:val="24"/>
          <w:lang w:eastAsia="ko-KR"/>
        </w:rPr>
        <w:t>We agree that the overlap between fatal and non-fatal outcomes should be made clearer. We have therefore revised the main tables, figures, and text to state explicitly that vaccine-attributable SAE includes both fatal and non-fatal SAE</w:t>
      </w:r>
      <w:r>
        <w:rPr>
          <w:rFonts w:ascii="Calibri" w:eastAsia="Malgun Gothic" w:hAnsi="Calibri" w:cs="Calibri" w:hint="eastAsia"/>
          <w:color w:val="0070C0"/>
          <w:sz w:val="22"/>
          <w:szCs w:val="24"/>
          <w:lang w:eastAsia="ko-KR"/>
        </w:rPr>
        <w:t xml:space="preserve">. </w:t>
      </w:r>
    </w:p>
    <w:p w14:paraId="48932CE5" w14:textId="77777777" w:rsidR="00433F6C" w:rsidRDefault="00433F6C" w:rsidP="00D63100">
      <w:pPr>
        <w:rPr>
          <w:rFonts w:ascii="Calibri" w:eastAsia="Malgun Gothic" w:hAnsi="Calibri" w:cs="Calibri"/>
          <w:color w:val="0070C0"/>
          <w:sz w:val="22"/>
          <w:szCs w:val="24"/>
          <w:lang w:eastAsia="ko-KR"/>
        </w:rPr>
      </w:pPr>
    </w:p>
    <w:p w14:paraId="6BD1F448" w14:textId="77777777" w:rsidR="00433F6C" w:rsidRPr="003C6AEB" w:rsidRDefault="00433F6C" w:rsidP="00433F6C">
      <w:pPr>
        <w:spacing w:line="276" w:lineRule="auto"/>
        <w:rPr>
          <w:rFonts w:ascii="Calibri" w:hAnsi="Calibri" w:cs="Calibri"/>
          <w:b/>
          <w:bCs/>
          <w:sz w:val="18"/>
          <w:szCs w:val="18"/>
        </w:rPr>
      </w:pPr>
      <w:r w:rsidRPr="003C6AEB">
        <w:rPr>
          <w:rStyle w:val="a4"/>
          <w:rFonts w:ascii="Calibri" w:eastAsia="Malgun Gothic" w:hAnsi="Calibri" w:cs="Calibri"/>
          <w:color w:val="000000" w:themeColor="text1"/>
          <w:sz w:val="18"/>
          <w:szCs w:val="18"/>
          <w:highlight w:val="yellow"/>
        </w:rPr>
        <w:t>Table 1.</w:t>
      </w:r>
      <w:r w:rsidRPr="003C6AEB">
        <w:rPr>
          <w:rStyle w:val="a4"/>
          <w:rFonts w:ascii="Calibri" w:hAnsi="Calibri" w:cs="Calibri"/>
          <w:color w:val="000000" w:themeColor="text1"/>
          <w:sz w:val="18"/>
          <w:szCs w:val="18"/>
          <w:highlight w:val="yellow"/>
        </w:rPr>
        <w:t xml:space="preserve"> Benefit-risk assessment of travel vaccination. Benefit risk ratios for travel vaccination scenarios by transmission setting, age group, and duration of travel. Benefit-risk ratio compares the benefits of DALYs/deaths/SAEs averted by vaccination to the risk of DALYs/deaths/SAEs attributable to vaccination.</w:t>
      </w:r>
      <w:r w:rsidRPr="003C6AEB">
        <w:rPr>
          <w:rStyle w:val="a4"/>
          <w:rFonts w:ascii="Calibri" w:hAnsi="Calibri" w:cs="Calibri" w:hint="eastAsia"/>
          <w:i w:val="0"/>
          <w:iCs w:val="0"/>
          <w:color w:val="000000" w:themeColor="text1"/>
          <w:sz w:val="18"/>
          <w:szCs w:val="18"/>
          <w:highlight w:val="yellow"/>
          <w:lang w:eastAsia="ko-KR"/>
        </w:rPr>
        <w:t xml:space="preserve"> </w:t>
      </w:r>
      <w:r w:rsidRPr="003C6AEB">
        <w:rPr>
          <w:rStyle w:val="a4"/>
          <w:rFonts w:ascii="Calibri" w:hAnsi="Calibri" w:cs="Calibri"/>
          <w:b/>
          <w:bCs/>
          <w:i w:val="0"/>
          <w:iCs w:val="0"/>
          <w:color w:val="auto"/>
          <w:sz w:val="18"/>
          <w:szCs w:val="18"/>
          <w:highlight w:val="yellow"/>
        </w:rPr>
        <w:t>SAEs include both non-fatal and fatal serious adverse events</w:t>
      </w:r>
      <w:r w:rsidRPr="003C6AEB">
        <w:rPr>
          <w:rStyle w:val="a4"/>
          <w:rFonts w:ascii="Calibri" w:hAnsi="Calibri" w:cs="Calibri" w:hint="eastAsia"/>
          <w:b/>
          <w:bCs/>
          <w:i w:val="0"/>
          <w:iCs w:val="0"/>
          <w:sz w:val="18"/>
          <w:szCs w:val="18"/>
          <w:highlight w:val="yellow"/>
        </w:rPr>
        <w:t>.</w:t>
      </w:r>
    </w:p>
    <w:p w14:paraId="00FA7153" w14:textId="77777777" w:rsidR="00133F34" w:rsidRPr="00133F34" w:rsidRDefault="00133F34" w:rsidP="00133F34">
      <w:pPr>
        <w:spacing w:line="276" w:lineRule="auto"/>
        <w:jc w:val="left"/>
        <w:rPr>
          <w:rFonts w:ascii="Calibri" w:hAnsi="Calibri" w:cs="Calibri"/>
          <w:b/>
          <w:bCs/>
          <w:color w:val="000000" w:themeColor="text1"/>
          <w:sz w:val="18"/>
          <w:szCs w:val="18"/>
        </w:rPr>
      </w:pPr>
      <w:r w:rsidRPr="00133F34">
        <w:rPr>
          <w:rStyle w:val="a4"/>
          <w:rFonts w:ascii="Calibri" w:hAnsi="Calibri" w:cs="Calibri"/>
          <w:color w:val="000000" w:themeColor="text1"/>
          <w:sz w:val="18"/>
          <w:szCs w:val="18"/>
          <w:highlight w:val="yellow"/>
        </w:rPr>
        <w:t>Table 2. Benefit-risk assessment of outbreak response immunisation. 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133F34">
        <w:rPr>
          <w:rStyle w:val="a4"/>
          <w:rFonts w:ascii="Calibri" w:hAnsi="Calibri" w:cs="Calibri" w:hint="eastAsia"/>
          <w:i w:val="0"/>
          <w:iCs w:val="0"/>
          <w:color w:val="000000" w:themeColor="text1"/>
          <w:sz w:val="18"/>
          <w:szCs w:val="18"/>
          <w:highlight w:val="yellow"/>
          <w:lang w:eastAsia="ko-KR"/>
        </w:rPr>
        <w:t xml:space="preserve"> </w:t>
      </w:r>
      <w:r w:rsidRPr="00133F34">
        <w:rPr>
          <w:rStyle w:val="a4"/>
          <w:rFonts w:ascii="Calibri" w:hAnsi="Calibri" w:cs="Calibri"/>
          <w:b/>
          <w:bCs/>
          <w:i w:val="0"/>
          <w:iCs w:val="0"/>
          <w:color w:val="000000" w:themeColor="text1"/>
          <w:sz w:val="18"/>
          <w:szCs w:val="18"/>
          <w:highlight w:val="yellow"/>
        </w:rPr>
        <w:t>SAEs include both non-fatal and fatal serious adverse events</w:t>
      </w:r>
      <w:r w:rsidRPr="00133F34">
        <w:rPr>
          <w:rStyle w:val="a4"/>
          <w:rFonts w:ascii="Calibri" w:hAnsi="Calibri" w:cs="Calibri" w:hint="eastAsia"/>
          <w:b/>
          <w:bCs/>
          <w:i w:val="0"/>
          <w:iCs w:val="0"/>
          <w:color w:val="000000" w:themeColor="text1"/>
          <w:sz w:val="18"/>
          <w:szCs w:val="18"/>
          <w:highlight w:val="yellow"/>
        </w:rPr>
        <w:t>.</w:t>
      </w:r>
    </w:p>
    <w:p w14:paraId="48624F69" w14:textId="77777777" w:rsidR="00433F6C" w:rsidRPr="00133F34" w:rsidRDefault="00433F6C" w:rsidP="00133F34">
      <w:pPr>
        <w:spacing w:line="276" w:lineRule="auto"/>
        <w:rPr>
          <w:rFonts w:ascii="Calibri" w:eastAsia="Malgun Gothic" w:hAnsi="Calibri" w:cs="Calibri"/>
          <w:color w:val="000000" w:themeColor="text1"/>
          <w:sz w:val="22"/>
          <w:szCs w:val="24"/>
          <w:lang w:eastAsia="ko-KR"/>
        </w:rPr>
      </w:pPr>
    </w:p>
    <w:p w14:paraId="74DF124B" w14:textId="77777777" w:rsidR="00D63100" w:rsidRPr="003C6AEB" w:rsidRDefault="00D63100" w:rsidP="00D63100">
      <w:pPr>
        <w:spacing w:line="360" w:lineRule="auto"/>
        <w:rPr>
          <w:rStyle w:val="a4"/>
          <w:rFonts w:ascii="Calibri" w:hAnsi="Calibri" w:cs="Calibri"/>
          <w:b/>
          <w:bCs/>
          <w:i w:val="0"/>
          <w:iCs w:val="0"/>
          <w:color w:val="000000" w:themeColor="text1"/>
          <w:sz w:val="18"/>
          <w:szCs w:val="18"/>
        </w:rPr>
      </w:pPr>
      <w:r w:rsidRPr="003C6AEB">
        <w:rPr>
          <w:rStyle w:val="a4"/>
          <w:rFonts w:ascii="Calibri" w:hAnsi="Calibri" w:cs="Calibri"/>
          <w:color w:val="000000" w:themeColor="text1"/>
          <w:sz w:val="18"/>
          <w:szCs w:val="18"/>
          <w:highlight w:val="yellow"/>
        </w:rPr>
        <w:t xml:space="preserve">Figure </w:t>
      </w:r>
      <w:r w:rsidRPr="003C6AEB">
        <w:rPr>
          <w:rStyle w:val="a4"/>
          <w:rFonts w:ascii="Calibri" w:hAnsi="Calibri" w:cs="Calibri"/>
          <w:i w:val="0"/>
          <w:iCs w:val="0"/>
          <w:color w:val="000000" w:themeColor="text1"/>
          <w:sz w:val="18"/>
          <w:szCs w:val="18"/>
          <w:highlight w:val="yellow"/>
        </w:rPr>
        <w:t>1</w:t>
      </w:r>
      <w:r w:rsidRPr="003C6AEB">
        <w:rPr>
          <w:rStyle w:val="a4"/>
          <w:rFonts w:ascii="Calibri" w:hAnsi="Calibri" w:cs="Calibri"/>
          <w:i w:val="0"/>
          <w:iCs w:val="0"/>
          <w:color w:val="000000" w:themeColor="text1"/>
          <w:sz w:val="18"/>
          <w:szCs w:val="18"/>
          <w:highlight w:val="yellow"/>
          <w:lang w:val="en-US"/>
        </w:rPr>
        <w:t>d</w:t>
      </w:r>
      <w:r w:rsidRPr="003C6AEB">
        <w:rPr>
          <w:rStyle w:val="a4"/>
          <w:rFonts w:ascii="Calibri" w:hAnsi="Calibri" w:cs="Calibri"/>
          <w:color w:val="000000" w:themeColor="text1"/>
          <w:sz w:val="18"/>
          <w:szCs w:val="18"/>
          <w:highlight w:val="yellow"/>
        </w:rPr>
        <w:t xml:space="preserve">. </w:t>
      </w:r>
      <w:r w:rsidRPr="003C6AEB">
        <w:rPr>
          <w:rStyle w:val="a4"/>
          <w:rFonts w:ascii="Calibri" w:hAnsi="Calibri" w:cs="Calibri"/>
          <w:i w:val="0"/>
          <w:iCs w:val="0"/>
          <w:color w:val="000000" w:themeColor="text1"/>
          <w:sz w:val="18"/>
          <w:szCs w:val="18"/>
          <w:highlight w:val="yellow"/>
        </w:rPr>
        <w:t xml:space="preserve">Benefit-risk probabilistic clouds for SAEs under travel vaccination, by age group, travel duration, and transmission setting. The dashed line indicates BRR=1. </w:t>
      </w:r>
      <w:r w:rsidRPr="003C6AEB">
        <w:rPr>
          <w:rStyle w:val="a4"/>
          <w:rFonts w:ascii="Calibri" w:hAnsi="Calibri" w:cs="Calibri"/>
          <w:b/>
          <w:bCs/>
          <w:i w:val="0"/>
          <w:iCs w:val="0"/>
          <w:color w:val="000000" w:themeColor="text1"/>
          <w:sz w:val="18"/>
          <w:szCs w:val="18"/>
          <w:highlight w:val="yellow"/>
        </w:rPr>
        <w:t>SAEs include both non-fatal and fatal serious adverse events</w:t>
      </w:r>
      <w:r w:rsidRPr="003C6AEB">
        <w:rPr>
          <w:rStyle w:val="a4"/>
          <w:rFonts w:ascii="Calibri" w:hAnsi="Calibri" w:cs="Calibri" w:hint="eastAsia"/>
          <w:b/>
          <w:bCs/>
          <w:i w:val="0"/>
          <w:iCs w:val="0"/>
          <w:color w:val="000000" w:themeColor="text1"/>
          <w:sz w:val="18"/>
          <w:szCs w:val="18"/>
          <w:highlight w:val="yellow"/>
        </w:rPr>
        <w:t>.</w:t>
      </w:r>
    </w:p>
    <w:p w14:paraId="49AC6677" w14:textId="77777777" w:rsidR="00827E0D" w:rsidRPr="00827E0D" w:rsidRDefault="00827E0D" w:rsidP="00827E0D">
      <w:pPr>
        <w:spacing w:line="360" w:lineRule="auto"/>
        <w:rPr>
          <w:rStyle w:val="a4"/>
          <w:rFonts w:ascii="Calibri" w:hAnsi="Calibri" w:cs="Calibri"/>
          <w:b/>
          <w:bCs/>
          <w:i w:val="0"/>
          <w:iCs w:val="0"/>
          <w:color w:val="000000" w:themeColor="text1"/>
          <w:sz w:val="18"/>
          <w:szCs w:val="18"/>
        </w:rPr>
      </w:pPr>
      <w:r w:rsidRPr="00827E0D">
        <w:rPr>
          <w:rStyle w:val="a4"/>
          <w:rFonts w:ascii="Calibri" w:hAnsi="Calibri" w:cs="Calibri"/>
          <w:color w:val="000000" w:themeColor="text1"/>
          <w:sz w:val="18"/>
          <w:szCs w:val="18"/>
          <w:highlight w:val="yellow"/>
        </w:rPr>
        <w:t xml:space="preserve">Figure </w:t>
      </w:r>
      <w:r w:rsidRPr="00827E0D">
        <w:rPr>
          <w:rStyle w:val="a4"/>
          <w:rFonts w:ascii="Calibri" w:hAnsi="Calibri" w:cs="Calibri"/>
          <w:i w:val="0"/>
          <w:iCs w:val="0"/>
          <w:color w:val="000000" w:themeColor="text1"/>
          <w:sz w:val="18"/>
          <w:szCs w:val="18"/>
          <w:highlight w:val="yellow"/>
        </w:rPr>
        <w:t>2d</w:t>
      </w:r>
      <w:r w:rsidRPr="00827E0D">
        <w:rPr>
          <w:rStyle w:val="a4"/>
          <w:rFonts w:ascii="Calibri" w:hAnsi="Calibri" w:cs="Calibri"/>
          <w:color w:val="000000" w:themeColor="text1"/>
          <w:sz w:val="18"/>
          <w:szCs w:val="18"/>
          <w:highlight w:val="yellow"/>
        </w:rPr>
        <w:t xml:space="preserve">. </w:t>
      </w:r>
      <w:r w:rsidRPr="00827E0D">
        <w:rPr>
          <w:rStyle w:val="a4"/>
          <w:rFonts w:ascii="Calibri" w:eastAsia="Malgun Gothic" w:hAnsi="Calibri" w:cs="Calibri"/>
          <w:i w:val="0"/>
          <w:iCs w:val="0"/>
          <w:color w:val="000000" w:themeColor="text1"/>
          <w:sz w:val="18"/>
          <w:szCs w:val="18"/>
          <w:highlight w:val="yellow"/>
        </w:rPr>
        <w:t>Benefit-risk probabilistic clouds for SAEs under outbreak response immunisation by age group, vaccine protection mechanism, and transmission setting. The dashed line indicates BRR=1.</w:t>
      </w:r>
      <w:r w:rsidRPr="00827E0D">
        <w:rPr>
          <w:rStyle w:val="a4"/>
          <w:rFonts w:ascii="Calibri" w:hAnsi="Calibri" w:cs="Calibri"/>
          <w:i w:val="0"/>
          <w:iCs w:val="0"/>
          <w:color w:val="000000" w:themeColor="text1"/>
          <w:sz w:val="18"/>
          <w:szCs w:val="18"/>
          <w:highlight w:val="yellow"/>
        </w:rPr>
        <w:t xml:space="preserve"> </w:t>
      </w:r>
      <w:r w:rsidRPr="00827E0D">
        <w:rPr>
          <w:rStyle w:val="a4"/>
          <w:rFonts w:ascii="Calibri" w:hAnsi="Calibri" w:cs="Calibri"/>
          <w:b/>
          <w:bCs/>
          <w:i w:val="0"/>
          <w:iCs w:val="0"/>
          <w:color w:val="000000" w:themeColor="text1"/>
          <w:sz w:val="18"/>
          <w:szCs w:val="18"/>
          <w:highlight w:val="yellow"/>
        </w:rPr>
        <w:t>SAEs include both non-fatal and fatal serious adverse events</w:t>
      </w:r>
      <w:r w:rsidRPr="00827E0D">
        <w:rPr>
          <w:rStyle w:val="a4"/>
          <w:rFonts w:ascii="Calibri" w:hAnsi="Calibri" w:cs="Calibri" w:hint="eastAsia"/>
          <w:b/>
          <w:bCs/>
          <w:i w:val="0"/>
          <w:iCs w:val="0"/>
          <w:color w:val="000000" w:themeColor="text1"/>
          <w:sz w:val="18"/>
          <w:szCs w:val="18"/>
          <w:highlight w:val="yellow"/>
        </w:rPr>
        <w:t>.</w:t>
      </w:r>
    </w:p>
    <w:p w14:paraId="2CCDC8A6" w14:textId="3C50C781" w:rsidR="00D63100" w:rsidRPr="005722A5" w:rsidRDefault="00D63100" w:rsidP="00D63100">
      <w:pPr>
        <w:spacing w:line="360" w:lineRule="auto"/>
        <w:rPr>
          <w:rStyle w:val="a4"/>
          <w:rFonts w:ascii="Calibri" w:hAnsi="Calibri" w:cs="Calibri"/>
          <w:i w:val="0"/>
          <w:iCs w:val="0"/>
          <w:sz w:val="22"/>
        </w:rPr>
      </w:pPr>
    </w:p>
    <w:p w14:paraId="562565F5" w14:textId="6E937804" w:rsidR="0007361D" w:rsidRPr="001938E3" w:rsidRDefault="0007361D" w:rsidP="00D63100">
      <w:pPr>
        <w:rPr>
          <w:rFonts w:ascii="Calibri" w:eastAsia="Malgun Gothic" w:hAnsi="Calibri" w:cs="Calibri"/>
          <w:sz w:val="22"/>
          <w:szCs w:val="24"/>
          <w:lang w:eastAsia="ko-KR"/>
        </w:rPr>
        <w:sectPr w:rsidR="0007361D" w:rsidRPr="001938E3" w:rsidSect="00C54AD1">
          <w:pgSz w:w="11906" w:h="16838"/>
          <w:pgMar w:top="1440" w:right="1440" w:bottom="1440" w:left="1440" w:header="851" w:footer="992" w:gutter="0"/>
          <w:lnNumType w:countBy="5" w:restart="continuous"/>
          <w:cols w:space="425"/>
          <w:docGrid w:type="lines" w:linePitch="360"/>
        </w:sectPr>
      </w:pPr>
      <w:r w:rsidRPr="001938E3">
        <w:rPr>
          <w:rFonts w:ascii="Calibri" w:hAnsi="Calibri" w:cs="Calibri"/>
          <w:sz w:val="22"/>
          <w:szCs w:val="24"/>
        </w:rPr>
        <w:br/>
      </w:r>
    </w:p>
    <w:p w14:paraId="73C54ECD" w14:textId="77777777" w:rsidR="0007361D" w:rsidRPr="007C1A8C" w:rsidRDefault="0007361D" w:rsidP="00E820E3">
      <w:pPr>
        <w:rPr>
          <w:rFonts w:ascii="Calibri" w:eastAsia="Malgun Gothic" w:hAnsi="Calibri" w:cs="Calibri"/>
          <w:sz w:val="22"/>
          <w:szCs w:val="24"/>
          <w:lang w:eastAsia="ko-KR"/>
        </w:rPr>
        <w:sectPr w:rsidR="0007361D" w:rsidRPr="007C1A8C" w:rsidSect="0007361D">
          <w:pgSz w:w="11906" w:h="16838"/>
          <w:pgMar w:top="1985" w:right="1701" w:bottom="1701" w:left="1701" w:header="851" w:footer="992" w:gutter="0"/>
          <w:lnNumType w:countBy="5" w:restart="continuous"/>
          <w:cols w:space="425"/>
          <w:docGrid w:type="lines" w:linePitch="360"/>
        </w:sectPr>
      </w:pPr>
    </w:p>
    <w:p w14:paraId="736D16C4"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b/>
          <w:bCs/>
          <w:sz w:val="22"/>
          <w:szCs w:val="24"/>
        </w:rPr>
        <w:t>Reviewer #5</w:t>
      </w:r>
    </w:p>
    <w:p w14:paraId="3B0F46A1" w14:textId="77777777" w:rsidR="0007361D" w:rsidRDefault="0007361D" w:rsidP="008E7F00">
      <w:pPr>
        <w:rPr>
          <w:rFonts w:ascii="Calibri" w:eastAsia="Malgun Gothic" w:hAnsi="Calibri" w:cs="Calibri"/>
          <w:color w:val="0070C0"/>
          <w:sz w:val="22"/>
          <w:szCs w:val="24"/>
          <w:lang w:eastAsia="ko-KR"/>
        </w:rPr>
      </w:pPr>
      <w:r w:rsidRPr="007C1A8C">
        <w:rPr>
          <w:rFonts w:ascii="Calibri" w:hAnsi="Calibri" w:cs="Calibri"/>
          <w:sz w:val="22"/>
          <w:szCs w:val="24"/>
        </w:rPr>
        <w:t>This study presents a benefit-risk modelling analysis of the live-attenuated chikungunya vaccine Ixchiq, evaluating its potential use for travel vaccination and outbreak response across different age groups and transmission settings, using Brazilian surveillance data and post-licensure safety data. The topic is timely and relevant given emerging safety concerns and evolving policy recommendations. However, despite its relevance, the current analysis raises several major methodological and conceptual concerns that substantially limit the robustness and interpretability of the findings. In its current form, the manuscript does not provide sufficiently reliable or generalizable evidence to inform policy decisions.</w:t>
      </w:r>
      <w:r w:rsidRPr="007C1A8C">
        <w:rPr>
          <w:rFonts w:ascii="Calibri" w:hAnsi="Calibri" w:cs="Calibri"/>
          <w:sz w:val="22"/>
          <w:szCs w:val="24"/>
        </w:rPr>
        <w:br/>
      </w:r>
    </w:p>
    <w:p w14:paraId="541557D8" w14:textId="45C38276" w:rsidR="0007361D" w:rsidRDefault="0007361D" w:rsidP="19266209">
      <w:pPr>
        <w:rPr>
          <w:del w:id="78" w:author="Kaja Abbas" w:date="2026-05-25T10:35:00Z" w16du:dateUtc="2026-05-25T10:35:31Z"/>
          <w:rFonts w:ascii="Calibri" w:eastAsia="Malgun Gothic" w:hAnsi="Calibri" w:cs="Calibri"/>
          <w:color w:val="0070C0"/>
          <w:sz w:val="22"/>
          <w:lang w:eastAsia="ko-KR"/>
        </w:rPr>
      </w:pPr>
      <w:r w:rsidRPr="19266209">
        <w:rPr>
          <w:rFonts w:ascii="Calibri" w:hAnsi="Calibri" w:cs="Calibri"/>
          <w:color w:val="0070C0"/>
          <w:sz w:val="22"/>
        </w:rPr>
        <w:t xml:space="preserve">We appreciate </w:t>
      </w:r>
      <w:del w:id="79" w:author="Kaja Abbas" w:date="2026-05-25T10:35:00Z" w16du:dateUtc="2026-05-25T10:35:25Z">
        <w:r w:rsidRPr="19266209" w:rsidDel="0007361D">
          <w:rPr>
            <w:rFonts w:ascii="Calibri" w:hAnsi="Calibri" w:cs="Calibri"/>
            <w:color w:val="0070C0"/>
            <w:sz w:val="22"/>
          </w:rPr>
          <w:delText xml:space="preserve">all of Reviewer </w:delText>
        </w:r>
        <w:r w:rsidRPr="19266209" w:rsidDel="0007361D">
          <w:rPr>
            <w:rFonts w:ascii="Calibri" w:eastAsia="Malgun Gothic" w:hAnsi="Calibri" w:cs="Calibri"/>
            <w:color w:val="0070C0"/>
            <w:sz w:val="22"/>
            <w:lang w:eastAsia="ko-KR"/>
          </w:rPr>
          <w:delText>5</w:delText>
        </w:r>
        <w:r w:rsidRPr="19266209" w:rsidDel="0007361D">
          <w:rPr>
            <w:rFonts w:ascii="Calibri" w:hAnsi="Calibri" w:cs="Calibri"/>
            <w:color w:val="0070C0"/>
            <w:sz w:val="22"/>
          </w:rPr>
          <w:delText>’s</w:delText>
        </w:r>
      </w:del>
      <w:ins w:id="80" w:author="Kaja Abbas" w:date="2026-05-25T10:35:00Z" w16du:dateUtc="2026-05-25T10:35:26Z">
        <w:r w:rsidR="35A1DF0D" w:rsidRPr="19266209">
          <w:rPr>
            <w:rFonts w:ascii="Calibri" w:hAnsi="Calibri" w:cs="Calibri"/>
            <w:color w:val="0070C0"/>
            <w:sz w:val="22"/>
          </w:rPr>
          <w:t>your</w:t>
        </w:r>
      </w:ins>
      <w:r w:rsidRPr="19266209">
        <w:rPr>
          <w:rFonts w:ascii="Calibri" w:hAnsi="Calibri" w:cs="Calibri"/>
          <w:color w:val="0070C0"/>
          <w:sz w:val="22"/>
        </w:rPr>
        <w:t xml:space="preserve"> comments. We have addressed each comment individually and provide our responses below.</w:t>
      </w:r>
      <w:ins w:id="81" w:author="Sandra López" w:date="2026-05-24T01:22:00Z" w16du:dateUtc="2026-05-24T01:22:09Z">
        <w:r w:rsidR="3957EFC4" w:rsidRPr="19266209">
          <w:rPr>
            <w:rFonts w:ascii="Calibri" w:hAnsi="Calibri" w:cs="Calibri"/>
            <w:color w:val="0070C0"/>
            <w:sz w:val="22"/>
          </w:rPr>
          <w:t xml:space="preserve"> </w:t>
        </w:r>
        <w:del w:id="82" w:author="Kaja Abbas" w:date="2026-05-25T10:35:00Z" w16du:dateUtc="2026-05-25T10:35:31Z">
          <w:r w:rsidRPr="19266209" w:rsidDel="3957EFC4">
            <w:rPr>
              <w:rFonts w:ascii="Calibri" w:hAnsi="Calibri" w:cs="Calibri"/>
              <w:color w:val="0070C0"/>
              <w:sz w:val="22"/>
            </w:rPr>
            <w:delText>Your suggestions allowed us to improve our manuscript.</w:delText>
          </w:r>
        </w:del>
      </w:ins>
    </w:p>
    <w:p w14:paraId="51D7CCA3" w14:textId="77777777" w:rsidR="0007361D" w:rsidRPr="007C1A8C" w:rsidRDefault="0007361D" w:rsidP="00E820E3">
      <w:pPr>
        <w:rPr>
          <w:rFonts w:ascii="Calibri" w:eastAsia="Malgun Gothic" w:hAnsi="Calibri" w:cs="Calibri"/>
          <w:b/>
          <w:bCs/>
          <w:sz w:val="22"/>
          <w:szCs w:val="24"/>
          <w:lang w:eastAsia="ko-KR"/>
        </w:rPr>
      </w:pPr>
      <w:r w:rsidRPr="007C1A8C">
        <w:rPr>
          <w:rFonts w:ascii="Calibri" w:hAnsi="Calibri" w:cs="Calibri"/>
          <w:sz w:val="22"/>
          <w:szCs w:val="24"/>
        </w:rPr>
        <w:br/>
      </w:r>
      <w:r w:rsidRPr="007C1A8C">
        <w:rPr>
          <w:rFonts w:ascii="Calibri" w:hAnsi="Calibri" w:cs="Calibri"/>
          <w:b/>
          <w:bCs/>
          <w:sz w:val="22"/>
          <w:szCs w:val="24"/>
        </w:rPr>
        <w:t>Major comments</w:t>
      </w:r>
    </w:p>
    <w:p w14:paraId="5ED27AE1" w14:textId="77777777" w:rsidR="0007361D" w:rsidRPr="007C1A8C" w:rsidRDefault="0007361D" w:rsidP="00E820E3">
      <w:pPr>
        <w:rPr>
          <w:rFonts w:ascii="Calibri" w:eastAsia="Malgun Gothic" w:hAnsi="Calibri" w:cs="Calibri"/>
          <w:sz w:val="22"/>
          <w:szCs w:val="24"/>
          <w:lang w:eastAsia="ko-KR"/>
        </w:rPr>
      </w:pPr>
    </w:p>
    <w:p w14:paraId="4BC0F8A2"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w:t>
      </w:r>
      <w:r w:rsidRPr="007C1A8C">
        <w:rPr>
          <w:rFonts w:ascii="Calibri" w:hAnsi="Calibri" w:cs="Calibri"/>
          <w:sz w:val="22"/>
          <w:szCs w:val="24"/>
        </w:rPr>
        <w:br/>
        <w:t>- Fragility of safety estimates and uncertainty in risk quantification. A central limitation of the study is the extremely small number of observed serious adverse events (SAEs) used to parameterize vaccine risks (e.g., 20 in ≥65 years and 6 in 18-64 years), combined with reliance on passive surveillance systems such as VAERS, which are subject to under-reporting (as correctly mentioned in the limiations of the study). This introduces substantial uncertainty, particularly for severe outcomes such as deaths, yet this uncertainty is not adequately propagated or emphasized in the benefit-risk comparisons. As a result, estimates such as the benefit-risk ratio for deaths appear insufficiently robust to support the conclusions.</w:t>
      </w:r>
    </w:p>
    <w:p w14:paraId="450F3219" w14:textId="77777777" w:rsidR="0007361D" w:rsidRPr="007C1A8C" w:rsidRDefault="0007361D" w:rsidP="00E820E3">
      <w:pPr>
        <w:rPr>
          <w:rFonts w:ascii="Calibri" w:eastAsia="Malgun Gothic" w:hAnsi="Calibri" w:cs="Calibri"/>
          <w:sz w:val="22"/>
          <w:szCs w:val="24"/>
          <w:lang w:eastAsia="ko-KR"/>
        </w:rPr>
      </w:pPr>
    </w:p>
    <w:p w14:paraId="7301BB5A"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47D5678" w14:textId="77777777" w:rsidR="0007361D" w:rsidRPr="00B50D43" w:rsidRDefault="0007361D" w:rsidP="006B5F89">
      <w:pPr>
        <w:pStyle w:val="a3"/>
        <w:numPr>
          <w:ilvl w:val="0"/>
          <w:numId w:val="3"/>
        </w:numPr>
        <w:rPr>
          <w:rFonts w:ascii="Calibri" w:eastAsia="Malgun Gothic" w:hAnsi="Calibri" w:cs="Calibri"/>
          <w:color w:val="0070C0"/>
          <w:sz w:val="22"/>
          <w:szCs w:val="24"/>
          <w:lang w:eastAsia="ko-KR"/>
        </w:rPr>
      </w:pPr>
      <w:r>
        <w:rPr>
          <w:rFonts w:ascii="Calibri" w:eastAsia="Malgun Gothic" w:hAnsi="Calibri" w:cs="Calibri"/>
          <w:color w:val="0070C0"/>
          <w:sz w:val="22"/>
          <w:szCs w:val="24"/>
          <w:lang w:eastAsia="ko-KR"/>
        </w:rPr>
        <w:t>We</w:t>
      </w:r>
      <w:r>
        <w:rPr>
          <w:rFonts w:ascii="Calibri" w:eastAsia="Malgun Gothic" w:hAnsi="Calibri" w:cs="Calibri" w:hint="eastAsia"/>
          <w:color w:val="0070C0"/>
          <w:sz w:val="22"/>
          <w:szCs w:val="24"/>
          <w:lang w:eastAsia="ko-KR"/>
        </w:rPr>
        <w:t xml:space="preserve"> </w:t>
      </w:r>
      <w:r w:rsidRPr="00D338C1">
        <w:rPr>
          <w:rFonts w:ascii="Calibri" w:eastAsia="Malgun Gothic" w:hAnsi="Calibri" w:cs="Calibri"/>
          <w:color w:val="0070C0"/>
          <w:sz w:val="22"/>
          <w:szCs w:val="24"/>
          <w:lang w:eastAsia="ko-KR"/>
        </w:rPr>
        <w:t>acknowledge that post-licensure safety data are prone to underreporting of SAE cases and that the number of vaccinated individuals serving as denominators is limited. We used a statistically robust approach — Latin Hypercube Sampling (LHS) of 10,000 draws — to propagate the full uncertainty inherent in these parameters through all benefit-risk calculations. Vaccine-associated SAE and death rates were parameterised as Beta distributions using a Jeffreys prior, Beta (k + 0.5, n − k + 0.5), which is the standard non-informative prior for small-count binomial data and is particularly appropriate when event counts are sparse. The resulting posterior distributions for each parameter are shown below.</w:t>
      </w:r>
      <w:r>
        <w:rPr>
          <w:rFonts w:ascii="Calibri" w:eastAsia="Malgun Gothic" w:hAnsi="Calibri" w:cs="Calibri" w:hint="eastAsia"/>
          <w:color w:val="0070C0"/>
          <w:sz w:val="22"/>
          <w:szCs w:val="24"/>
          <w:lang w:eastAsia="ko-KR"/>
        </w:rPr>
        <w:t xml:space="preserve"> </w:t>
      </w:r>
      <w:r>
        <w:rPr>
          <w:rFonts w:ascii="Calibri" w:eastAsia="Malgun Gothic" w:hAnsi="Calibri" w:cs="Calibri"/>
          <w:color w:val="0070C0"/>
          <w:sz w:val="22"/>
          <w:szCs w:val="24"/>
          <w:lang w:val="en-US" w:eastAsia="ko-KR"/>
        </w:rPr>
        <w:t>For death in 18-64 years, we did not add any uncertainty to allow for positive values in deaths since the observed data shows zero death in order not to overstate vaccine-attributable mortality risk in this age group. Cases were restricted to those classified as chikungunya like illness in the VAERS line list, and the denominators not only include vaccinated individuals from the US, but from non-US countries</w:t>
      </w:r>
    </w:p>
    <w:p w14:paraId="776B0D49" w14:textId="77777777" w:rsidR="0007361D" w:rsidRDefault="0007361D" w:rsidP="006B5F89">
      <w:pPr>
        <w:rPr>
          <w:rFonts w:ascii="Calibri" w:eastAsia="Malgun Gothic" w:hAnsi="Calibri" w:cs="Calibri"/>
          <w:color w:val="0070C0"/>
          <w:sz w:val="22"/>
          <w:szCs w:val="24"/>
          <w:lang w:eastAsia="ko-KR"/>
        </w:rPr>
      </w:pPr>
      <w:r w:rsidRPr="001F08BB">
        <w:rPr>
          <w:noProof/>
        </w:rPr>
        <w:drawing>
          <wp:inline distT="0" distB="0" distL="0" distR="0" wp14:anchorId="51690926" wp14:editId="4590C900">
            <wp:extent cx="5402580" cy="2235868"/>
            <wp:effectExtent l="0" t="0" r="0" b="0"/>
            <wp:docPr id="2131955965" name="그림 1" descr="A diagram of a normal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55965" name="그림 1" descr="A diagram of a normal distribution&#10;&#10;AI-generated content may be incorrect."/>
                    <pic:cNvPicPr/>
                  </pic:nvPicPr>
                  <pic:blipFill>
                    <a:blip r:embed="rId12"/>
                    <a:stretch>
                      <a:fillRect/>
                    </a:stretch>
                  </pic:blipFill>
                  <pic:spPr>
                    <a:xfrm>
                      <a:off x="0" y="0"/>
                      <a:ext cx="5402580" cy="2235868"/>
                    </a:xfrm>
                    <a:prstGeom prst="rect">
                      <a:avLst/>
                    </a:prstGeom>
                  </pic:spPr>
                </pic:pic>
              </a:graphicData>
            </a:graphic>
          </wp:inline>
        </w:drawing>
      </w:r>
    </w:p>
    <w:tbl>
      <w:tblPr>
        <w:tblStyle w:val="a9"/>
        <w:tblW w:w="5000" w:type="pct"/>
        <w:tblLayout w:type="fixed"/>
        <w:tblLook w:val="04A0" w:firstRow="1" w:lastRow="0" w:firstColumn="1" w:lastColumn="0" w:noHBand="0" w:noVBand="1"/>
      </w:tblPr>
      <w:tblGrid>
        <w:gridCol w:w="2787"/>
        <w:gridCol w:w="1278"/>
        <w:gridCol w:w="1813"/>
        <w:gridCol w:w="1310"/>
        <w:gridCol w:w="1310"/>
      </w:tblGrid>
      <w:tr w:rsidR="0007361D" w:rsidRPr="006D08C7" w14:paraId="751A714A" w14:textId="77777777" w:rsidTr="00093F3E">
        <w:trPr>
          <w:trHeight w:val="300"/>
        </w:trPr>
        <w:tc>
          <w:tcPr>
            <w:tcW w:w="1639" w:type="pct"/>
            <w:noWrap/>
            <w:hideMark/>
          </w:tcPr>
          <w:p w14:paraId="60E9A599"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Parameter</w:t>
            </w:r>
          </w:p>
        </w:tc>
        <w:tc>
          <w:tcPr>
            <w:tcW w:w="752" w:type="pct"/>
            <w:noWrap/>
            <w:hideMark/>
          </w:tcPr>
          <w:p w14:paraId="7E82D6FD" w14:textId="77777777" w:rsidR="0007361D" w:rsidRPr="000C1A4B" w:rsidRDefault="0007361D">
            <w:pPr>
              <w:rPr>
                <w:rFonts w:ascii="Calibri" w:hAnsi="Calibri" w:cs="Calibri"/>
                <w:color w:val="000000"/>
                <w:sz w:val="20"/>
                <w:szCs w:val="20"/>
                <w:lang w:val="en-US"/>
              </w:rPr>
            </w:pPr>
            <w:r w:rsidRPr="000C1A4B">
              <w:rPr>
                <w:rFonts w:ascii="Calibri" w:hAnsi="Calibri" w:cs="Calibri"/>
                <w:color w:val="000000"/>
                <w:sz w:val="20"/>
                <w:szCs w:val="20"/>
                <w:lang w:val="en-US"/>
              </w:rPr>
              <w:t>Uncertainty distribution</w:t>
            </w:r>
          </w:p>
        </w:tc>
        <w:tc>
          <w:tcPr>
            <w:tcW w:w="1067" w:type="pct"/>
            <w:noWrap/>
            <w:hideMark/>
          </w:tcPr>
          <w:p w14:paraId="7C7EA423"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Distribution parameters</w:t>
            </w:r>
          </w:p>
        </w:tc>
        <w:tc>
          <w:tcPr>
            <w:tcW w:w="771" w:type="pct"/>
            <w:noWrap/>
            <w:hideMark/>
          </w:tcPr>
          <w:p w14:paraId="216BD910"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Median (95%UI)</w:t>
            </w:r>
          </w:p>
        </w:tc>
        <w:tc>
          <w:tcPr>
            <w:tcW w:w="771" w:type="pct"/>
          </w:tcPr>
          <w:p w14:paraId="41730883" w14:textId="77777777" w:rsidR="0007361D" w:rsidRPr="000C1A4B" w:rsidRDefault="0007361D">
            <w:pPr>
              <w:jc w:val="center"/>
              <w:rPr>
                <w:rFonts w:ascii="Calibri" w:hAnsi="Calibri" w:cs="Calibri"/>
                <w:color w:val="000000"/>
                <w:sz w:val="20"/>
                <w:szCs w:val="20"/>
              </w:rPr>
            </w:pPr>
            <w:r w:rsidRPr="000C1A4B">
              <w:rPr>
                <w:rFonts w:ascii="Calibri" w:hAnsi="Calibri" w:cs="Calibri"/>
                <w:color w:val="000000"/>
                <w:sz w:val="20"/>
                <w:szCs w:val="20"/>
              </w:rPr>
              <w:t>Reference</w:t>
            </w:r>
          </w:p>
        </w:tc>
      </w:tr>
      <w:tr w:rsidR="0007361D" w:rsidRPr="000C1A4B" w14:paraId="54F5D1EE" w14:textId="77777777" w:rsidTr="00093F3E">
        <w:trPr>
          <w:trHeight w:val="300"/>
        </w:trPr>
        <w:tc>
          <w:tcPr>
            <w:tcW w:w="1639" w:type="pct"/>
            <w:noWrap/>
            <w:hideMark/>
          </w:tcPr>
          <w:p w14:paraId="12790CB6"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Pr(SAE | vaccinated) for &lt;65 years</w:t>
            </w:r>
          </w:p>
        </w:tc>
        <w:tc>
          <w:tcPr>
            <w:tcW w:w="752" w:type="pct"/>
            <w:noWrap/>
            <w:hideMark/>
          </w:tcPr>
          <w:p w14:paraId="48E95A17"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3B31F222"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shape1=6.5, shape2=32943.5</w:t>
            </w:r>
          </w:p>
        </w:tc>
        <w:tc>
          <w:tcPr>
            <w:tcW w:w="771" w:type="pct"/>
            <w:noWrap/>
            <w:hideMark/>
          </w:tcPr>
          <w:p w14:paraId="0622CAA9"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0.0187% (95% UI: 0.0076% - 0.0376%)</w:t>
            </w:r>
          </w:p>
        </w:tc>
        <w:tc>
          <w:tcPr>
            <w:tcW w:w="771" w:type="pct"/>
          </w:tcPr>
          <w:p w14:paraId="7FC573BB" w14:textId="77777777" w:rsidR="0007361D" w:rsidRPr="000C1A4B" w:rsidRDefault="0007361D">
            <w:pPr>
              <w:jc w:val="center"/>
              <w:rPr>
                <w:rFonts w:ascii="Calibri" w:hAnsi="Calibri" w:cs="Calibri"/>
                <w:color w:val="000000"/>
                <w:sz w:val="20"/>
                <w:szCs w:val="20"/>
              </w:rPr>
            </w:pPr>
            <w:hyperlink r:id="rId54" w:history="1">
              <w:r>
                <w:rPr>
                  <w:rFonts w:ascii="Calibri" w:hAnsi="Calibri" w:cs="Calibri"/>
                  <w:sz w:val="20"/>
                </w:rPr>
                <w:t>[1]</w:t>
              </w:r>
            </w:hyperlink>
          </w:p>
        </w:tc>
      </w:tr>
      <w:tr w:rsidR="0007361D" w:rsidRPr="000C1A4B" w14:paraId="3345D8F5" w14:textId="77777777" w:rsidTr="00093F3E">
        <w:trPr>
          <w:trHeight w:val="300"/>
        </w:trPr>
        <w:tc>
          <w:tcPr>
            <w:tcW w:w="1639" w:type="pct"/>
            <w:noWrap/>
            <w:hideMark/>
          </w:tcPr>
          <w:p w14:paraId="7583812F"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Pr(SAE | vaccinated) for &gt;=65 years</w:t>
            </w:r>
          </w:p>
        </w:tc>
        <w:tc>
          <w:tcPr>
            <w:tcW w:w="752" w:type="pct"/>
            <w:noWrap/>
            <w:hideMark/>
          </w:tcPr>
          <w:p w14:paraId="50FFCD3A"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00710C28"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shape1=19.5, shape2=18426.5</w:t>
            </w:r>
          </w:p>
        </w:tc>
        <w:tc>
          <w:tcPr>
            <w:tcW w:w="771" w:type="pct"/>
            <w:noWrap/>
            <w:hideMark/>
          </w:tcPr>
          <w:p w14:paraId="0BEC0518"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0.1039% (95% UI: 0.0641% - 0.1577%)</w:t>
            </w:r>
          </w:p>
        </w:tc>
        <w:tc>
          <w:tcPr>
            <w:tcW w:w="771" w:type="pct"/>
          </w:tcPr>
          <w:p w14:paraId="788C23C9" w14:textId="77777777" w:rsidR="0007361D" w:rsidRPr="000C1A4B" w:rsidRDefault="0007361D">
            <w:pPr>
              <w:jc w:val="center"/>
              <w:rPr>
                <w:rFonts w:ascii="Calibri" w:hAnsi="Calibri" w:cs="Calibri"/>
                <w:color w:val="000000"/>
                <w:sz w:val="20"/>
                <w:szCs w:val="20"/>
              </w:rPr>
            </w:pPr>
            <w:hyperlink r:id="rId55" w:history="1">
              <w:r>
                <w:rPr>
                  <w:rFonts w:ascii="Calibri" w:hAnsi="Calibri" w:cs="Calibri"/>
                  <w:sz w:val="20"/>
                </w:rPr>
                <w:t>[1]</w:t>
              </w:r>
            </w:hyperlink>
          </w:p>
        </w:tc>
      </w:tr>
      <w:tr w:rsidR="0007361D" w:rsidRPr="00447ADC" w14:paraId="53F8CAE7" w14:textId="77777777" w:rsidTr="00093F3E">
        <w:trPr>
          <w:trHeight w:val="300"/>
        </w:trPr>
        <w:tc>
          <w:tcPr>
            <w:tcW w:w="1639" w:type="pct"/>
            <w:noWrap/>
            <w:hideMark/>
          </w:tcPr>
          <w:p w14:paraId="19A105B3" w14:textId="77777777" w:rsidR="0007361D" w:rsidRPr="000C1A4B" w:rsidRDefault="0007361D">
            <w:pPr>
              <w:jc w:val="left"/>
              <w:rPr>
                <w:rFonts w:ascii="Calibri" w:hAnsi="Calibri" w:cs="Calibri"/>
                <w:color w:val="000000"/>
                <w:sz w:val="20"/>
                <w:szCs w:val="20"/>
              </w:rPr>
            </w:pPr>
            <w:commentRangeStart w:id="83"/>
            <w:r w:rsidRPr="000C1A4B">
              <w:rPr>
                <w:rFonts w:ascii="Calibri" w:hAnsi="Calibri" w:cs="Calibri"/>
                <w:color w:val="000000"/>
                <w:sz w:val="20"/>
                <w:szCs w:val="20"/>
              </w:rPr>
              <w:t>Pr(Death | vaccinated) for &lt;65 years</w:t>
            </w:r>
          </w:p>
        </w:tc>
        <w:tc>
          <w:tcPr>
            <w:tcW w:w="752" w:type="pct"/>
            <w:noWrap/>
            <w:hideMark/>
          </w:tcPr>
          <w:p w14:paraId="51645D92"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tcPr>
          <w:p w14:paraId="12669710" w14:textId="77777777" w:rsidR="0007361D" w:rsidRPr="000C1A4B" w:rsidRDefault="0007361D">
            <w:pPr>
              <w:jc w:val="left"/>
              <w:rPr>
                <w:rFonts w:ascii="Calibri" w:hAnsi="Calibri" w:cs="Calibri"/>
                <w:color w:val="000000"/>
                <w:sz w:val="20"/>
                <w:szCs w:val="20"/>
              </w:rPr>
            </w:pPr>
            <w:r>
              <w:rPr>
                <w:rFonts w:ascii="Calibri" w:hAnsi="Calibri" w:cs="Calibri" w:hint="eastAsia"/>
                <w:color w:val="000000"/>
                <w:sz w:val="20"/>
                <w:szCs w:val="20"/>
              </w:rPr>
              <w:t>0</w:t>
            </w:r>
          </w:p>
        </w:tc>
        <w:commentRangeEnd w:id="83"/>
        <w:tc>
          <w:tcPr>
            <w:tcW w:w="771" w:type="pct"/>
            <w:noWrap/>
          </w:tcPr>
          <w:p w14:paraId="04BDFF4F" w14:textId="77777777" w:rsidR="0007361D" w:rsidRPr="000C1A4B" w:rsidRDefault="0007361D">
            <w:pPr>
              <w:jc w:val="left"/>
              <w:rPr>
                <w:rFonts w:ascii="Calibri" w:hAnsi="Calibri" w:cs="Calibri"/>
                <w:color w:val="000000"/>
                <w:sz w:val="20"/>
                <w:szCs w:val="20"/>
              </w:rPr>
            </w:pPr>
            <w:r>
              <w:rPr>
                <w:rStyle w:val="af1"/>
                <w:rFonts w:ascii="Calibri" w:hAnsi="Calibri" w:cs="Calibri" w:hint="eastAsia"/>
                <w:color w:val="000000"/>
                <w:sz w:val="20"/>
                <w:szCs w:val="20"/>
              </w:rPr>
              <w:commentReference w:id="83"/>
            </w:r>
            <w:r>
              <w:rPr>
                <w:rFonts w:ascii="Calibri" w:hAnsi="Calibri" w:cs="Calibri" w:hint="eastAsia"/>
                <w:color w:val="000000"/>
                <w:sz w:val="20"/>
                <w:szCs w:val="20"/>
              </w:rPr>
              <w:t>0</w:t>
            </w:r>
          </w:p>
        </w:tc>
        <w:tc>
          <w:tcPr>
            <w:tcW w:w="771" w:type="pct"/>
          </w:tcPr>
          <w:p w14:paraId="07F8198C" w14:textId="77777777" w:rsidR="0007361D" w:rsidRPr="00447ADC" w:rsidRDefault="0007361D">
            <w:pPr>
              <w:jc w:val="center"/>
              <w:rPr>
                <w:rFonts w:ascii="Calibri" w:hAnsi="Calibri" w:cs="Calibri"/>
                <w:color w:val="000000"/>
                <w:sz w:val="20"/>
                <w:szCs w:val="20"/>
                <w:lang w:val="en-US"/>
              </w:rPr>
            </w:pPr>
            <w:hyperlink r:id="rId56" w:history="1">
              <w:r>
                <w:rPr>
                  <w:rFonts w:ascii="Calibri" w:hAnsi="Calibri" w:cs="Calibri"/>
                  <w:sz w:val="20"/>
                </w:rPr>
                <w:t>[1]</w:t>
              </w:r>
            </w:hyperlink>
          </w:p>
        </w:tc>
      </w:tr>
      <w:tr w:rsidR="0007361D" w:rsidRPr="000C1A4B" w14:paraId="10B1CB3F" w14:textId="77777777" w:rsidTr="00093F3E">
        <w:trPr>
          <w:trHeight w:val="300"/>
        </w:trPr>
        <w:tc>
          <w:tcPr>
            <w:tcW w:w="1639" w:type="pct"/>
            <w:noWrap/>
            <w:hideMark/>
          </w:tcPr>
          <w:p w14:paraId="0A8CDEDB"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Pr(Death | vaccinated) for &gt;=65 years</w:t>
            </w:r>
          </w:p>
        </w:tc>
        <w:tc>
          <w:tcPr>
            <w:tcW w:w="752" w:type="pct"/>
            <w:noWrap/>
            <w:hideMark/>
          </w:tcPr>
          <w:p w14:paraId="594E305A"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Beta</w:t>
            </w:r>
          </w:p>
        </w:tc>
        <w:tc>
          <w:tcPr>
            <w:tcW w:w="1067" w:type="pct"/>
            <w:noWrap/>
            <w:hideMark/>
          </w:tcPr>
          <w:p w14:paraId="27A1E0C3"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shape1=1.5, shape2=18444.5</w:t>
            </w:r>
          </w:p>
        </w:tc>
        <w:tc>
          <w:tcPr>
            <w:tcW w:w="771" w:type="pct"/>
            <w:noWrap/>
            <w:hideMark/>
          </w:tcPr>
          <w:p w14:paraId="08385A2E" w14:textId="77777777" w:rsidR="0007361D" w:rsidRPr="000C1A4B" w:rsidRDefault="0007361D">
            <w:pPr>
              <w:jc w:val="left"/>
              <w:rPr>
                <w:rFonts w:ascii="Calibri" w:hAnsi="Calibri" w:cs="Calibri"/>
                <w:color w:val="000000"/>
                <w:sz w:val="20"/>
                <w:szCs w:val="20"/>
              </w:rPr>
            </w:pPr>
            <w:r w:rsidRPr="000C1A4B">
              <w:rPr>
                <w:rFonts w:ascii="Calibri" w:hAnsi="Calibri" w:cs="Calibri"/>
                <w:color w:val="000000"/>
                <w:sz w:val="20"/>
                <w:szCs w:val="20"/>
              </w:rPr>
              <w:t>0.0064% (95% UI: 0.0006% - 0.0254%)</w:t>
            </w:r>
          </w:p>
        </w:tc>
        <w:tc>
          <w:tcPr>
            <w:tcW w:w="771" w:type="pct"/>
          </w:tcPr>
          <w:p w14:paraId="74E8592B" w14:textId="77777777" w:rsidR="0007361D" w:rsidRPr="000C1A4B" w:rsidRDefault="0007361D">
            <w:pPr>
              <w:jc w:val="center"/>
              <w:rPr>
                <w:rFonts w:ascii="Calibri" w:hAnsi="Calibri" w:cs="Calibri"/>
                <w:color w:val="000000"/>
                <w:sz w:val="20"/>
                <w:szCs w:val="20"/>
              </w:rPr>
            </w:pPr>
            <w:hyperlink r:id="rId57" w:history="1">
              <w:r>
                <w:rPr>
                  <w:rFonts w:ascii="Calibri" w:hAnsi="Calibri" w:cs="Calibri"/>
                  <w:sz w:val="20"/>
                </w:rPr>
                <w:t>[1]</w:t>
              </w:r>
            </w:hyperlink>
          </w:p>
        </w:tc>
      </w:tr>
    </w:tbl>
    <w:p w14:paraId="0FCEF6B2" w14:textId="77777777" w:rsidR="0007361D" w:rsidRDefault="0007361D" w:rsidP="006B5F89">
      <w:pPr>
        <w:rPr>
          <w:rFonts w:ascii="Calibri" w:eastAsia="Malgun Gothic" w:hAnsi="Calibri" w:cs="Calibri"/>
          <w:color w:val="0070C0"/>
          <w:sz w:val="22"/>
          <w:szCs w:val="24"/>
          <w:lang w:eastAsia="ko-KR"/>
        </w:rPr>
      </w:pPr>
    </w:p>
    <w:p w14:paraId="11DAD718" w14:textId="77777777" w:rsidR="0007361D" w:rsidRDefault="0007361D" w:rsidP="006B5F89">
      <w:pPr>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Reference</w:t>
      </w:r>
    </w:p>
    <w:p w14:paraId="137A71B0" w14:textId="77777777" w:rsidR="0007361D" w:rsidRPr="008C217B" w:rsidRDefault="0007361D" w:rsidP="006B5F89">
      <w:pPr>
        <w:rPr>
          <w:rFonts w:ascii="Calibri" w:eastAsia="Malgun Gothic" w:hAnsi="Calibri" w:cs="Calibri"/>
          <w:color w:val="0070C0"/>
          <w:sz w:val="22"/>
          <w:szCs w:val="24"/>
          <w:lang w:eastAsia="ko-KR"/>
        </w:rPr>
      </w:pPr>
      <w:hyperlink r:id="rId58" w:history="1">
        <w:r>
          <w:rPr>
            <w:rFonts w:ascii="Calibri" w:hAnsi="Calibri" w:cs="Calibri"/>
            <w:sz w:val="20"/>
          </w:rPr>
          <w:t>[1]</w:t>
        </w:r>
      </w:hyperlink>
      <w:r w:rsidRPr="008C217B">
        <w:rPr>
          <w:rFonts w:ascii="Calibri" w:eastAsia="Malgun Gothic" w:hAnsi="Calibri" w:cs="Calibri"/>
          <w:lang w:eastAsia="ko-KR"/>
        </w:rPr>
        <w:t xml:space="preserve"> US Food and Drug Administration. Suspension Memo of Biologics License 1909 - IXCHIQ. 2025.</w:t>
      </w:r>
    </w:p>
    <w:p w14:paraId="5B6828BB" w14:textId="77777777" w:rsidR="0007361D" w:rsidRPr="00061DCA" w:rsidRDefault="0007361D" w:rsidP="006B5F89">
      <w:pPr>
        <w:ind w:left="720"/>
        <w:rPr>
          <w:rFonts w:ascii="Calibri" w:eastAsia="Malgun Gothic" w:hAnsi="Calibri" w:cs="Calibri"/>
          <w:sz w:val="22"/>
          <w:szCs w:val="24"/>
          <w:lang w:eastAsia="ko-KR"/>
        </w:rPr>
      </w:pPr>
    </w:p>
    <w:p w14:paraId="45EF65D3"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2</w:t>
      </w:r>
      <w:r w:rsidRPr="007C1A8C">
        <w:rPr>
          <w:rFonts w:ascii="Calibri" w:hAnsi="Calibri" w:cs="Calibri"/>
          <w:sz w:val="22"/>
          <w:szCs w:val="24"/>
        </w:rPr>
        <w:br/>
        <w:t>- Strong and insufficiently explored assumptions on vaccine efficacy. The analysis assumes a vaccine efficacy of 98.9%, which appears optimistic given the current evidence base. Critically, the manuscript lacks adequate sensitivity analyses around this parameter. Given that conclusions hinge strongly on the balance between benefits and risks, failing to explore plausible lower efficacy scenarios undermines the credibility of the results.</w:t>
      </w:r>
    </w:p>
    <w:p w14:paraId="0C222BF8" w14:textId="77777777" w:rsidR="0007361D" w:rsidRPr="007C1A8C" w:rsidRDefault="0007361D" w:rsidP="00E820E3">
      <w:pPr>
        <w:rPr>
          <w:rFonts w:ascii="Calibri" w:eastAsia="Malgun Gothic" w:hAnsi="Calibri" w:cs="Calibri"/>
          <w:sz w:val="22"/>
          <w:szCs w:val="24"/>
          <w:lang w:eastAsia="ko-KR"/>
        </w:rPr>
      </w:pPr>
    </w:p>
    <w:p w14:paraId="15FD742E"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375ECD32" w14:textId="77777777" w:rsidR="0007361D" w:rsidRPr="00354457" w:rsidRDefault="0007361D" w:rsidP="001F2F95">
      <w:pPr>
        <w:pStyle w:val="font-claude-response-body"/>
        <w:numPr>
          <w:ilvl w:val="0"/>
          <w:numId w:val="3"/>
        </w:numPr>
        <w:rPr>
          <w:rFonts w:ascii="Calibri" w:hAnsi="Calibri" w:cs="Calibri"/>
          <w:color w:val="0070C0"/>
          <w:sz w:val="22"/>
          <w:szCs w:val="22"/>
        </w:rPr>
      </w:pPr>
      <w:r w:rsidRPr="00354457">
        <w:rPr>
          <w:rFonts w:ascii="Calibri" w:hAnsi="Calibri" w:cs="Calibri"/>
          <w:color w:val="0070C0"/>
          <w:sz w:val="22"/>
          <w:szCs w:val="22"/>
        </w:rPr>
        <w:t>We acknowledge that vaccine efficacy for Ixchiq has not been directly demonstrated in a field efficacy trial, and that the estimate of 98.9% (95% UI: 96.7%–99.8%) is derived from immunological bridging based on neutralising antibody titres established as a surrogate marker of protection in animal challenge studies and sero-epidemiological cohort data. We maintain that this is the most evidence-based estimate currently available, and that applying arbitrary lower efficacy values without supporting immunological or epidemiological rationale would introduce assumptions less grounded in the available evidence.</w:t>
      </w:r>
    </w:p>
    <w:p w14:paraId="72618D9F" w14:textId="621DE543" w:rsidR="00007048" w:rsidRPr="00EB48F1" w:rsidRDefault="0007361D" w:rsidP="00EB48F1">
      <w:pPr>
        <w:pStyle w:val="font-claude-response-body"/>
        <w:ind w:left="720"/>
        <w:rPr>
          <w:rFonts w:ascii="Calibri" w:hAnsi="Calibri" w:cs="Calibri"/>
          <w:color w:val="0070C0"/>
          <w:sz w:val="22"/>
          <w:szCs w:val="22"/>
        </w:rPr>
      </w:pPr>
      <w:r w:rsidRPr="00354457">
        <w:rPr>
          <w:rFonts w:ascii="Calibri" w:hAnsi="Calibri" w:cs="Calibri"/>
          <w:color w:val="0070C0"/>
          <w:sz w:val="22"/>
          <w:szCs w:val="22"/>
        </w:rPr>
        <w:t xml:space="preserve">Nevertheless, we recognise the importance of exploring uncertainty around this parameter. We address this in two ways. First, our probabilistic sensitivity analysis propagates uncertainty in vaccine efficacy across 10,000 Latin Hypercube Sampling draws, with VE sampled from its empirical confidence interval (96.7%–99.8%). Second, rather than varying the magnitude of VE, we explored what we consider the more clinically and immunologically meaningful axis of uncertainty </w:t>
      </w:r>
      <w:r>
        <w:rPr>
          <w:rFonts w:ascii="Calibri" w:eastAsia="Malgun Gothic" w:hAnsi="Calibri" w:cs="Calibri" w:hint="eastAsia"/>
          <w:color w:val="0070C0"/>
          <w:sz w:val="22"/>
          <w:szCs w:val="22"/>
        </w:rPr>
        <w:t>(</w:t>
      </w:r>
      <w:r w:rsidRPr="00354457">
        <w:rPr>
          <w:rFonts w:ascii="Calibri" w:hAnsi="Calibri" w:cs="Calibri"/>
          <w:color w:val="0070C0"/>
          <w:sz w:val="22"/>
          <w:szCs w:val="22"/>
        </w:rPr>
        <w:t>the mechanism of protection</w:t>
      </w:r>
      <w:r>
        <w:rPr>
          <w:rFonts w:ascii="Calibri" w:eastAsia="Malgun Gothic" w:hAnsi="Calibri" w:cs="Calibri" w:hint="eastAsia"/>
          <w:color w:val="0070C0"/>
          <w:sz w:val="22"/>
          <w:szCs w:val="22"/>
        </w:rPr>
        <w:t>)</w:t>
      </w:r>
      <w:r w:rsidRPr="00354457">
        <w:rPr>
          <w:rFonts w:ascii="Calibri" w:hAnsi="Calibri" w:cs="Calibri"/>
          <w:color w:val="0070C0"/>
          <w:sz w:val="22"/>
          <w:szCs w:val="22"/>
        </w:rPr>
        <w:t xml:space="preserve"> by modelling both disease</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blocking only and disease</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and</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infection</w:t>
      </w:r>
      <w:r>
        <w:rPr>
          <w:rFonts w:ascii="Calibri" w:eastAsia="Malgun Gothic" w:hAnsi="Calibri" w:cs="Calibri" w:hint="eastAsia"/>
          <w:color w:val="0070C0"/>
          <w:sz w:val="22"/>
          <w:szCs w:val="22"/>
        </w:rPr>
        <w:t xml:space="preserve"> </w:t>
      </w:r>
      <w:r w:rsidRPr="00354457">
        <w:rPr>
          <w:rFonts w:ascii="Calibri" w:hAnsi="Calibri" w:cs="Calibri"/>
          <w:color w:val="0070C0"/>
          <w:sz w:val="22"/>
          <w:szCs w:val="22"/>
        </w:rPr>
        <w:t xml:space="preserve">blocking scenarios. </w:t>
      </w:r>
    </w:p>
    <w:p w14:paraId="23E85FDD" w14:textId="77777777" w:rsidR="00007048" w:rsidRPr="007C1A8C" w:rsidRDefault="00007048" w:rsidP="00E820E3">
      <w:pPr>
        <w:rPr>
          <w:rFonts w:ascii="Calibri" w:eastAsia="Malgun Gothic" w:hAnsi="Calibri" w:cs="Calibri"/>
          <w:sz w:val="22"/>
          <w:szCs w:val="24"/>
          <w:lang w:eastAsia="ko-KR"/>
        </w:rPr>
      </w:pPr>
    </w:p>
    <w:p w14:paraId="71023AA5"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3</w:t>
      </w:r>
      <w:r w:rsidRPr="007C1A8C">
        <w:rPr>
          <w:rFonts w:ascii="Calibri" w:hAnsi="Calibri" w:cs="Calibri"/>
          <w:sz w:val="22"/>
          <w:szCs w:val="24"/>
        </w:rPr>
        <w:br/>
        <w:t>- Inadequate treatment of population immunity and heterogeneity. The modelling framework does not convincingly incorporate pre-existing immunity, despite acknowledging its importance. This is particularly problematic in:</w:t>
      </w:r>
      <w:r w:rsidRPr="007C1A8C">
        <w:rPr>
          <w:rFonts w:ascii="Calibri" w:hAnsi="Calibri" w:cs="Calibri"/>
          <w:sz w:val="22"/>
          <w:szCs w:val="24"/>
        </w:rPr>
        <w:br/>
        <w:t>endemic settings, where prior exposure may substantially reduce the marginal benefit of vaccination traveller populations, where immunity profiles may differ markedly from residents. Applying the same severity and risk assumptions to both endemic populations and travellers is unlikely to be appropriate. Individuals living in endemic/high transmission areas are likely to have varying degrees of pre-existing immunity, which can substantially reduce the risk of severe disease, whereas travellers from non-endemic regions are more likely to be immunologically naïve and therefore at higher risk of severe outcomes. Although the manuscript mentions estimating age-specific seroprevalence, it is not clearly explained how this information is incorporated into the calculation of severe disease, hospitalisation, or death. In particular, it remains unclear whether prior immunity modifies only the risk of infection or also the probability of severe outcomes conditional on infection. This lack of clarity limits confidence in the validity of the age-specific and setting-specific benefit-risk estimates.</w:t>
      </w:r>
    </w:p>
    <w:p w14:paraId="7D90C133" w14:textId="77777777" w:rsidR="0007361D" w:rsidRPr="007C1A8C" w:rsidRDefault="0007361D" w:rsidP="00E820E3">
      <w:pPr>
        <w:rPr>
          <w:rFonts w:ascii="Calibri" w:eastAsia="Malgun Gothic" w:hAnsi="Calibri" w:cs="Calibri"/>
          <w:sz w:val="22"/>
          <w:szCs w:val="24"/>
          <w:lang w:eastAsia="ko-KR"/>
        </w:rPr>
      </w:pPr>
    </w:p>
    <w:p w14:paraId="3550CC12"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77B1A2D5" w14:textId="77777777" w:rsidR="0007361D" w:rsidRDefault="0007361D" w:rsidP="00E24686">
      <w:pPr>
        <w:pStyle w:val="a3"/>
        <w:numPr>
          <w:ilvl w:val="0"/>
          <w:numId w:val="3"/>
        </w:numPr>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 xml:space="preserve">We agree that vaccine-attributable </w:t>
      </w:r>
      <w:r>
        <w:rPr>
          <w:rFonts w:ascii="Calibri" w:eastAsia="Malgun Gothic" w:hAnsi="Calibri" w:cs="Calibri" w:hint="eastAsia"/>
          <w:color w:val="0070C0"/>
          <w:sz w:val="22"/>
          <w:szCs w:val="24"/>
          <w:lang w:eastAsia="ko-KR"/>
        </w:rPr>
        <w:t>SAE</w:t>
      </w:r>
      <w:r w:rsidRPr="00A925A5">
        <w:rPr>
          <w:rFonts w:ascii="Calibri" w:eastAsia="Malgun Gothic" w:hAnsi="Calibri" w:cs="Calibri"/>
          <w:color w:val="0070C0"/>
          <w:sz w:val="22"/>
          <w:szCs w:val="24"/>
          <w:lang w:eastAsia="ko-KR"/>
        </w:rPr>
        <w:t xml:space="preserve"> risk is unlikely to be the same in individuals who are seropositive at baseline and those who are seronaive. This is particularly relevant for a live-attenuated vaccine, for which pre-existing neutralising antibodies would be expected to limit vaccine-virus replication and thereby reduce the likelihood of chikungunya-like reactogenicity. </w:t>
      </w:r>
    </w:p>
    <w:p w14:paraId="74C0AC7A" w14:textId="77777777" w:rsidR="0007361D" w:rsidRDefault="0007361D" w:rsidP="00E24686">
      <w:pPr>
        <w:pStyle w:val="a3"/>
        <w:rPr>
          <w:rFonts w:ascii="Calibri" w:eastAsia="Malgun Gothic" w:hAnsi="Calibri" w:cs="Calibri"/>
          <w:color w:val="0070C0"/>
          <w:sz w:val="22"/>
          <w:szCs w:val="24"/>
          <w:lang w:eastAsia="ko-KR"/>
        </w:rPr>
      </w:pPr>
    </w:p>
    <w:p w14:paraId="1EA5C221" w14:textId="77777777" w:rsidR="0007361D" w:rsidRDefault="0007361D" w:rsidP="00E24686">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 xml:space="preserve">This interpretation is also consistent with available clinical data: in the phase 3 trial conducted in adolescents in endemic areas of Brazil, baseline-seropositive participants experienced fewer solicited systemic adverse events after VLA1553 vaccination than baseline-seronegative participants, including lower frequencies of headache, fatigue, fever, and arthralgia. At the same time, we acknowledge that direct safety data stratified by baseline serostatus remain limited. </w:t>
      </w:r>
    </w:p>
    <w:p w14:paraId="58151E90" w14:textId="77777777" w:rsidR="0007361D" w:rsidRPr="00A925A5" w:rsidRDefault="0007361D" w:rsidP="00E24686">
      <w:pPr>
        <w:pStyle w:val="a3"/>
        <w:rPr>
          <w:rFonts w:ascii="Calibri" w:eastAsia="Malgun Gothic" w:hAnsi="Calibri" w:cs="Calibri"/>
          <w:color w:val="0070C0"/>
          <w:sz w:val="22"/>
          <w:szCs w:val="24"/>
          <w:lang w:eastAsia="ko-KR"/>
        </w:rPr>
      </w:pPr>
    </w:p>
    <w:p w14:paraId="3D426B74" w14:textId="77777777" w:rsidR="0007361D" w:rsidRDefault="0007361D" w:rsidP="00E24686">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In response, we revised the model to allow differential vaccine-attributable risk by baseline seros</w:t>
      </w:r>
      <w:r>
        <w:rPr>
          <w:rFonts w:ascii="Calibri" w:eastAsia="Malgun Gothic" w:hAnsi="Calibri" w:cs="Calibri"/>
          <w:color w:val="0070C0"/>
          <w:sz w:val="22"/>
          <w:szCs w:val="24"/>
          <w:lang w:eastAsia="ko-KR"/>
        </w:rPr>
        <w:t>tatus</w:t>
      </w:r>
      <w:r w:rsidRPr="00A925A5">
        <w:rPr>
          <w:rFonts w:ascii="Calibri" w:eastAsia="Malgun Gothic" w:hAnsi="Calibri" w:cs="Calibri"/>
          <w:color w:val="0070C0"/>
          <w:sz w:val="22"/>
          <w:szCs w:val="24"/>
          <w:lang w:eastAsia="ko-KR"/>
        </w:rPr>
        <w:t xml:space="preserve">. Specifically, we assumed </w:t>
      </w:r>
      <w:r>
        <w:rPr>
          <w:rFonts w:ascii="Calibri" w:eastAsia="Malgun Gothic" w:hAnsi="Calibri" w:cs="Calibri"/>
          <w:color w:val="0070C0"/>
          <w:sz w:val="22"/>
          <w:szCs w:val="24"/>
          <w:lang w:eastAsia="ko-KR"/>
        </w:rPr>
        <w:t xml:space="preserve">(i) </w:t>
      </w:r>
      <w:r>
        <w:rPr>
          <w:rFonts w:ascii="Calibri" w:eastAsia="Malgun Gothic" w:hAnsi="Calibri" w:cs="Calibri" w:hint="eastAsia"/>
          <w:color w:val="0070C0"/>
          <w:sz w:val="22"/>
          <w:szCs w:val="24"/>
          <w:lang w:eastAsia="ko-KR"/>
        </w:rPr>
        <w:t xml:space="preserve">no </w:t>
      </w:r>
      <w:r w:rsidRPr="00A925A5">
        <w:rPr>
          <w:rFonts w:ascii="Calibri" w:eastAsia="Malgun Gothic" w:hAnsi="Calibri" w:cs="Calibri"/>
          <w:color w:val="0070C0"/>
          <w:sz w:val="22"/>
          <w:szCs w:val="24"/>
          <w:lang w:eastAsia="ko-KR"/>
        </w:rPr>
        <w:t>vaccine-attributable risk among individuals who were baseline seropositive</w:t>
      </w:r>
      <w:r>
        <w:rPr>
          <w:rFonts w:ascii="Calibri" w:eastAsia="Malgun Gothic" w:hAnsi="Calibri" w:cs="Calibri" w:hint="eastAsia"/>
          <w:color w:val="0070C0"/>
          <w:sz w:val="22"/>
          <w:szCs w:val="24"/>
          <w:lang w:eastAsia="ko-KR"/>
        </w:rPr>
        <w:t xml:space="preserve"> </w:t>
      </w:r>
      <w:r>
        <w:rPr>
          <w:rFonts w:ascii="Calibri" w:eastAsia="Malgun Gothic" w:hAnsi="Calibri" w:cs="Calibri"/>
          <w:color w:val="0070C0"/>
          <w:sz w:val="22"/>
          <w:szCs w:val="24"/>
          <w:lang w:val="en-US" w:eastAsia="ko-KR"/>
        </w:rPr>
        <w:t>and observed vaccine-attributable risk to those who were baseline seronegative</w:t>
      </w:r>
      <w:r>
        <w:rPr>
          <w:rFonts w:ascii="Calibri" w:eastAsia="Malgun Gothic" w:hAnsi="Calibri" w:cs="Calibri" w:hint="eastAsia"/>
          <w:color w:val="0070C0"/>
          <w:sz w:val="22"/>
          <w:szCs w:val="24"/>
          <w:lang w:eastAsia="ko-KR"/>
        </w:rPr>
        <w:t xml:space="preserve"> (standing for optimistic upper bound scenario</w:t>
      </w:r>
      <w:r>
        <w:rPr>
          <w:rFonts w:ascii="Calibri" w:eastAsia="Malgun Gothic" w:hAnsi="Calibri" w:cs="Calibri"/>
          <w:color w:val="0070C0"/>
          <w:sz w:val="22"/>
          <w:szCs w:val="24"/>
          <w:lang w:eastAsia="ko-KR"/>
        </w:rPr>
        <w:t>)</w:t>
      </w:r>
      <w:r w:rsidRPr="00A925A5">
        <w:rPr>
          <w:rFonts w:ascii="Calibri" w:eastAsia="Malgun Gothic" w:hAnsi="Calibri" w:cs="Calibri"/>
          <w:color w:val="0070C0"/>
          <w:sz w:val="22"/>
          <w:szCs w:val="24"/>
          <w:lang w:eastAsia="ko-KR"/>
        </w:rPr>
        <w:t xml:space="preserve"> and </w:t>
      </w:r>
      <w:r>
        <w:rPr>
          <w:rFonts w:ascii="Calibri" w:eastAsia="Malgun Gothic" w:hAnsi="Calibri" w:cs="Calibri"/>
          <w:color w:val="0070C0"/>
          <w:sz w:val="22"/>
          <w:szCs w:val="24"/>
          <w:lang w:eastAsia="ko-KR"/>
        </w:rPr>
        <w:t xml:space="preserve">(ii) </w:t>
      </w:r>
      <w:r w:rsidRPr="00A925A5">
        <w:rPr>
          <w:rFonts w:ascii="Calibri" w:eastAsia="Malgun Gothic" w:hAnsi="Calibri" w:cs="Calibri"/>
          <w:color w:val="0070C0"/>
          <w:sz w:val="22"/>
          <w:szCs w:val="24"/>
          <w:lang w:eastAsia="ko-KR"/>
        </w:rPr>
        <w:t xml:space="preserve">applied the observed vaccine-attributable risk to </w:t>
      </w:r>
      <w:r>
        <w:rPr>
          <w:rFonts w:ascii="Calibri" w:eastAsia="Malgun Gothic" w:hAnsi="Calibri" w:cs="Calibri"/>
          <w:color w:val="0070C0"/>
          <w:sz w:val="22"/>
          <w:szCs w:val="24"/>
          <w:lang w:eastAsia="ko-KR"/>
        </w:rPr>
        <w:t>all individuals</w:t>
      </w:r>
      <w:r>
        <w:rPr>
          <w:rFonts w:ascii="Calibri" w:eastAsia="Malgun Gothic" w:hAnsi="Calibri" w:cs="Calibri" w:hint="eastAsia"/>
          <w:color w:val="0070C0"/>
          <w:sz w:val="22"/>
          <w:szCs w:val="24"/>
          <w:lang w:eastAsia="ko-KR"/>
        </w:rPr>
        <w:t xml:space="preserve"> (standing for pessimistic lower bound scenario)</w:t>
      </w:r>
      <w:r w:rsidRPr="00A925A5">
        <w:rPr>
          <w:rFonts w:ascii="Calibri" w:eastAsia="Malgun Gothic" w:hAnsi="Calibri" w:cs="Calibri"/>
          <w:color w:val="0070C0"/>
          <w:sz w:val="22"/>
          <w:szCs w:val="24"/>
          <w:lang w:eastAsia="ko-KR"/>
        </w:rPr>
        <w:t xml:space="preserve">. </w:t>
      </w:r>
    </w:p>
    <w:p w14:paraId="3821259F" w14:textId="77777777" w:rsidR="0007361D" w:rsidRDefault="0007361D" w:rsidP="00E24686">
      <w:pPr>
        <w:pStyle w:val="a3"/>
        <w:rPr>
          <w:rFonts w:ascii="Calibri" w:eastAsia="Malgun Gothic" w:hAnsi="Calibri" w:cs="Calibri"/>
          <w:color w:val="0070C0"/>
          <w:sz w:val="22"/>
          <w:szCs w:val="24"/>
          <w:lang w:eastAsia="ko-KR"/>
        </w:rPr>
      </w:pPr>
    </w:p>
    <w:p w14:paraId="6AAD0E7D" w14:textId="77777777" w:rsidR="0007361D" w:rsidRDefault="0007361D" w:rsidP="00E24686">
      <w:pPr>
        <w:pStyle w:val="a3"/>
        <w:rPr>
          <w:rFonts w:ascii="Calibri" w:eastAsia="Malgun Gothic" w:hAnsi="Calibri" w:cs="Calibri"/>
          <w:color w:val="0070C0"/>
          <w:sz w:val="22"/>
          <w:szCs w:val="24"/>
          <w:lang w:eastAsia="ko-KR"/>
        </w:rPr>
      </w:pPr>
      <w:r w:rsidRPr="00A925A5">
        <w:rPr>
          <w:rFonts w:ascii="Calibri" w:eastAsia="Malgun Gothic" w:hAnsi="Calibri" w:cs="Calibri"/>
          <w:color w:val="0070C0"/>
          <w:sz w:val="22"/>
          <w:szCs w:val="24"/>
          <w:lang w:eastAsia="ko-KR"/>
        </w:rPr>
        <w:t>Under this revised assumption</w:t>
      </w:r>
      <w:r>
        <w:rPr>
          <w:rFonts w:ascii="Calibri" w:eastAsia="Malgun Gothic" w:hAnsi="Calibri" w:cs="Calibri" w:hint="eastAsia"/>
          <w:color w:val="0070C0"/>
          <w:sz w:val="22"/>
          <w:szCs w:val="24"/>
          <w:lang w:eastAsia="ko-KR"/>
        </w:rPr>
        <w:t xml:space="preserve"> (upper bound scenario)</w:t>
      </w:r>
      <w:r w:rsidRPr="00A925A5">
        <w:rPr>
          <w:rFonts w:ascii="Calibri" w:eastAsia="Malgun Gothic" w:hAnsi="Calibri" w:cs="Calibri"/>
          <w:color w:val="0070C0"/>
          <w:sz w:val="22"/>
          <w:szCs w:val="24"/>
          <w:lang w:eastAsia="ko-KR"/>
        </w:rPr>
        <w:t>, benefit-risk ratios became more favourable in many scenarios. We have also clarified in the Discussion that benefit-risk estimates are expected to vary by setting according to the underlying age-specific seroprevalence profile, because baseline serostatus influences both the remaining potential benefit of vaccination and the expected vaccine-attributable risk.</w:t>
      </w:r>
    </w:p>
    <w:p w14:paraId="0C11C76D" w14:textId="77777777" w:rsidR="0007361D" w:rsidRDefault="0007361D" w:rsidP="00E24686">
      <w:pPr>
        <w:pStyle w:val="a3"/>
        <w:rPr>
          <w:rFonts w:ascii="Calibri" w:eastAsia="Malgun Gothic" w:hAnsi="Calibri" w:cs="Calibri"/>
          <w:color w:val="0070C0"/>
          <w:sz w:val="22"/>
          <w:szCs w:val="24"/>
          <w:lang w:eastAsia="ko-KR"/>
        </w:rPr>
      </w:pPr>
    </w:p>
    <w:p w14:paraId="211C574C" w14:textId="77777777" w:rsidR="0007361D" w:rsidRPr="00A925A5" w:rsidRDefault="0007361D" w:rsidP="00E24686">
      <w:pPr>
        <w:pStyle w:val="a3"/>
        <w:rPr>
          <w:rFonts w:ascii="Calibri" w:eastAsia="Malgun Gothic" w:hAnsi="Calibri" w:cs="Calibri"/>
          <w:color w:val="0070C0"/>
          <w:sz w:val="22"/>
          <w:szCs w:val="24"/>
          <w:lang w:eastAsia="ko-KR"/>
        </w:rPr>
      </w:pPr>
      <w:r>
        <w:rPr>
          <w:rFonts w:ascii="Calibri" w:eastAsia="Malgun Gothic" w:hAnsi="Calibri" w:cs="Calibri" w:hint="eastAsia"/>
          <w:color w:val="0070C0"/>
          <w:sz w:val="22"/>
          <w:szCs w:val="24"/>
          <w:lang w:eastAsia="ko-KR"/>
        </w:rPr>
        <w:t>Regarding the points whether prior immunity modifies only the risk of infection or also the probability of severe outcomes conditional on infection, w</w:t>
      </w:r>
      <w:r w:rsidRPr="00655A14">
        <w:rPr>
          <w:rFonts w:ascii="Calibri" w:eastAsia="Malgun Gothic" w:hAnsi="Calibri" w:cs="Calibri"/>
          <w:color w:val="0070C0"/>
          <w:sz w:val="22"/>
          <w:szCs w:val="24"/>
          <w:lang w:eastAsia="ko-KR"/>
        </w:rPr>
        <w:t>e do not model partial protection against severe outcomes given infection among those with waning immunity, as empirical data on severity given re-infection are lacking</w:t>
      </w:r>
      <w:r>
        <w:rPr>
          <w:rFonts w:ascii="Calibri" w:eastAsia="Malgun Gothic" w:hAnsi="Calibri" w:cs="Calibri" w:hint="eastAsia"/>
          <w:color w:val="0070C0"/>
          <w:sz w:val="22"/>
          <w:szCs w:val="24"/>
          <w:lang w:eastAsia="ko-KR"/>
        </w:rPr>
        <w:t>.</w:t>
      </w:r>
    </w:p>
    <w:p w14:paraId="574DC903" w14:textId="77777777" w:rsidR="0007361D" w:rsidRPr="00061DCA" w:rsidRDefault="0007361D" w:rsidP="00E24686">
      <w:pPr>
        <w:ind w:left="720"/>
        <w:rPr>
          <w:rFonts w:ascii="Calibri" w:eastAsia="Malgun Gothic" w:hAnsi="Calibri" w:cs="Calibri"/>
          <w:sz w:val="22"/>
          <w:szCs w:val="24"/>
          <w:lang w:eastAsia="ko-KR"/>
        </w:rPr>
      </w:pPr>
    </w:p>
    <w:p w14:paraId="5E256017" w14:textId="77777777" w:rsidR="0007361D" w:rsidRPr="007C1A8C" w:rsidRDefault="0007361D" w:rsidP="00E820E3">
      <w:pPr>
        <w:rPr>
          <w:rFonts w:ascii="Calibri" w:eastAsia="Malgun Gothic" w:hAnsi="Calibri" w:cs="Calibri"/>
          <w:sz w:val="22"/>
          <w:szCs w:val="24"/>
          <w:lang w:eastAsia="ko-KR"/>
        </w:rPr>
      </w:pPr>
    </w:p>
    <w:p w14:paraId="5AE430B0"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4</w:t>
      </w:r>
      <w:r w:rsidRPr="007C1A8C">
        <w:rPr>
          <w:rFonts w:ascii="Calibri" w:hAnsi="Calibri" w:cs="Calibri"/>
          <w:sz w:val="22"/>
          <w:szCs w:val="24"/>
        </w:rPr>
        <w:br/>
        <w:t>- Limited time horizon for outbreak response analysis. The outbreak response scenarios are evaluated over a one-year horizon, which the authors acknowledge as a limitation. However, in settings with recurrent or sustained transmission, this represents a major gap. Ignoring longer-term dynamics likely underestimates potential benefits of vaccination and may bias conclusions regarding the overall benefit-risk balance.</w:t>
      </w:r>
    </w:p>
    <w:p w14:paraId="7F2CC413" w14:textId="77777777" w:rsidR="0007361D" w:rsidRPr="007C1A8C" w:rsidRDefault="0007361D" w:rsidP="00E820E3">
      <w:pPr>
        <w:rPr>
          <w:rFonts w:ascii="Calibri" w:eastAsia="Malgun Gothic" w:hAnsi="Calibri" w:cs="Calibri"/>
          <w:sz w:val="22"/>
          <w:szCs w:val="24"/>
          <w:lang w:eastAsia="ko-KR"/>
        </w:rPr>
      </w:pPr>
    </w:p>
    <w:p w14:paraId="736AFB92" w14:textId="77777777" w:rsidR="0007361D" w:rsidRPr="008A28C5" w:rsidRDefault="0007361D" w:rsidP="00061DCA">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325C773" w14:textId="77777777" w:rsidR="00C350E9" w:rsidRPr="00EC77C5" w:rsidRDefault="00C350E9" w:rsidP="00C350E9">
      <w:pPr>
        <w:pStyle w:val="a3"/>
        <w:numPr>
          <w:ilvl w:val="0"/>
          <w:numId w:val="3"/>
        </w:numPr>
        <w:ind w:left="360"/>
        <w:rPr>
          <w:rFonts w:ascii="Calibri" w:eastAsia="Malgun Gothic" w:hAnsi="Calibri" w:cs="Calibri"/>
          <w:sz w:val="22"/>
          <w:szCs w:val="24"/>
          <w:lang w:eastAsia="ko-KR"/>
        </w:rPr>
      </w:pPr>
      <w:r w:rsidRPr="00AA2CBE">
        <w:rPr>
          <w:rFonts w:ascii="Calibri" w:eastAsia="Malgun Gothic" w:hAnsi="Calibri" w:cs="Calibri" w:hint="eastAsia"/>
          <w:color w:val="0070C0"/>
          <w:sz w:val="22"/>
          <w:szCs w:val="24"/>
          <w:lang w:eastAsia="ko-KR"/>
        </w:rPr>
        <w:t>We acknowledge the reviewer</w:t>
      </w:r>
      <w:r w:rsidRPr="00AA2CBE">
        <w:rPr>
          <w:rFonts w:ascii="Calibri" w:eastAsia="Malgun Gothic" w:hAnsi="Calibri" w:cs="Calibri"/>
          <w:color w:val="0070C0"/>
          <w:sz w:val="22"/>
          <w:szCs w:val="24"/>
          <w:lang w:eastAsia="ko-KR"/>
        </w:rPr>
        <w:t>’</w:t>
      </w:r>
      <w:r w:rsidRPr="00AA2CBE">
        <w:rPr>
          <w:rFonts w:ascii="Calibri" w:eastAsia="Malgun Gothic" w:hAnsi="Calibri" w:cs="Calibri" w:hint="eastAsia"/>
          <w:color w:val="0070C0"/>
          <w:sz w:val="22"/>
          <w:szCs w:val="24"/>
          <w:lang w:eastAsia="ko-KR"/>
        </w:rPr>
        <w:t>s point on potential long-term benefits of Ixchiq over 1- year horizo</w:t>
      </w:r>
      <w:r>
        <w:rPr>
          <w:rFonts w:ascii="Calibri" w:eastAsia="Malgun Gothic" w:hAnsi="Calibri" w:cs="Calibri" w:hint="eastAsia"/>
          <w:color w:val="0070C0"/>
          <w:sz w:val="22"/>
          <w:szCs w:val="24"/>
          <w:lang w:eastAsia="ko-KR"/>
        </w:rPr>
        <w:t xml:space="preserve">n given that Ixchiq demonstrates durable immunogenicity with 95% of </w:t>
      </w:r>
      <w:r>
        <w:rPr>
          <w:rFonts w:ascii="Calibri" w:eastAsia="Malgun Gothic" w:hAnsi="Calibri" w:cs="Calibri"/>
          <w:color w:val="0070C0"/>
          <w:sz w:val="22"/>
          <w:szCs w:val="24"/>
          <w:lang w:eastAsia="ko-KR"/>
        </w:rPr>
        <w:t>recipients</w:t>
      </w:r>
      <w:r>
        <w:rPr>
          <w:rFonts w:ascii="Calibri" w:eastAsia="Malgun Gothic" w:hAnsi="Calibri" w:cs="Calibri" w:hint="eastAsia"/>
          <w:color w:val="0070C0"/>
          <w:sz w:val="22"/>
          <w:szCs w:val="24"/>
          <w:lang w:eastAsia="ko-KR"/>
        </w:rPr>
        <w:t xml:space="preserve"> maintaining high neutralising antibody titres at 4 years after vaccination. However, our model choice of 1-year analytical horizon was deliberate. First, our model focus on outbreak response immunisation which is a reactive intervention targeting a single episodic outbreak and travel vaccination with exposure </w:t>
      </w:r>
      <w:r>
        <w:rPr>
          <w:rFonts w:ascii="Calibri" w:eastAsia="Malgun Gothic" w:hAnsi="Calibri" w:cs="Calibri"/>
          <w:color w:val="0070C0"/>
          <w:sz w:val="22"/>
          <w:szCs w:val="24"/>
          <w:lang w:eastAsia="ko-KR"/>
        </w:rPr>
        <w:t>durations</w:t>
      </w:r>
      <w:r>
        <w:rPr>
          <w:rFonts w:ascii="Calibri" w:eastAsia="Malgun Gothic" w:hAnsi="Calibri" w:cs="Calibri" w:hint="eastAsia"/>
          <w:color w:val="0070C0"/>
          <w:sz w:val="22"/>
          <w:szCs w:val="24"/>
          <w:lang w:eastAsia="ko-KR"/>
        </w:rPr>
        <w:t xml:space="preserve"> of up to 90 days. A 1-year time horizon captures the period of transmission risk within a single outbreak and </w:t>
      </w:r>
      <w:r>
        <w:rPr>
          <w:rFonts w:ascii="Calibri" w:eastAsia="Malgun Gothic" w:hAnsi="Calibri" w:cs="Calibri"/>
          <w:color w:val="0070C0"/>
          <w:sz w:val="22"/>
          <w:szCs w:val="24"/>
          <w:lang w:eastAsia="ko-KR"/>
        </w:rPr>
        <w:t>providing</w:t>
      </w:r>
      <w:r>
        <w:rPr>
          <w:rFonts w:ascii="Calibri" w:eastAsia="Malgun Gothic" w:hAnsi="Calibri" w:cs="Calibri" w:hint="eastAsia"/>
          <w:color w:val="0070C0"/>
          <w:sz w:val="22"/>
          <w:szCs w:val="24"/>
          <w:lang w:eastAsia="ko-KR"/>
        </w:rPr>
        <w:t xml:space="preserve"> conservative lower bound estimates of the current benefit-risk ratios. Estimating benefits over a longer horizon would require assumptions about the frequency and intensity of future outbreak </w:t>
      </w:r>
      <w:r>
        <w:rPr>
          <w:rFonts w:ascii="Calibri" w:eastAsia="Malgun Gothic" w:hAnsi="Calibri" w:cs="Calibri"/>
          <w:color w:val="0070C0"/>
          <w:sz w:val="22"/>
          <w:szCs w:val="24"/>
          <w:lang w:eastAsia="ko-KR"/>
        </w:rPr>
        <w:t>cycles</w:t>
      </w:r>
      <w:r>
        <w:rPr>
          <w:rFonts w:ascii="Calibri" w:eastAsia="Malgun Gothic" w:hAnsi="Calibri" w:cs="Calibri" w:hint="eastAsia"/>
          <w:color w:val="0070C0"/>
          <w:sz w:val="22"/>
          <w:szCs w:val="24"/>
          <w:lang w:eastAsia="ko-KR"/>
        </w:rPr>
        <w:t xml:space="preserve">, which are uncertain and heterogeneous across </w:t>
      </w:r>
      <w:r>
        <w:rPr>
          <w:rFonts w:ascii="Calibri" w:eastAsia="Malgun Gothic" w:hAnsi="Calibri" w:cs="Calibri"/>
          <w:color w:val="0070C0"/>
          <w:sz w:val="22"/>
          <w:szCs w:val="24"/>
          <w:lang w:eastAsia="ko-KR"/>
        </w:rPr>
        <w:t>the</w:t>
      </w:r>
      <w:r>
        <w:rPr>
          <w:rFonts w:ascii="Calibri" w:eastAsia="Malgun Gothic" w:hAnsi="Calibri" w:cs="Calibri" w:hint="eastAsia"/>
          <w:color w:val="0070C0"/>
          <w:sz w:val="22"/>
          <w:szCs w:val="24"/>
          <w:lang w:eastAsia="ko-KR"/>
        </w:rPr>
        <w:t xml:space="preserve"> states. </w:t>
      </w:r>
    </w:p>
    <w:p w14:paraId="7B6139F3" w14:textId="77777777" w:rsidR="00C350E9" w:rsidRDefault="00C350E9" w:rsidP="00C350E9">
      <w:pPr>
        <w:rPr>
          <w:rFonts w:ascii="Calibri" w:eastAsia="Malgun Gothic" w:hAnsi="Calibri" w:cs="Calibri"/>
          <w:sz w:val="22"/>
          <w:szCs w:val="24"/>
          <w:lang w:eastAsia="ko-KR"/>
        </w:rPr>
      </w:pPr>
    </w:p>
    <w:p w14:paraId="5BF921CD" w14:textId="77777777" w:rsidR="00C350E9" w:rsidRPr="00EC77C5" w:rsidRDefault="00C350E9" w:rsidP="00C350E9">
      <w:pPr>
        <w:ind w:left="360"/>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 xml:space="preserve">We have </w:t>
      </w:r>
      <w:commentRangeStart w:id="84"/>
      <w:r w:rsidRPr="6A29B46B">
        <w:rPr>
          <w:rFonts w:ascii="Calibri" w:eastAsia="Malgun Gothic" w:hAnsi="Calibri" w:cs="Calibri"/>
          <w:color w:val="0070C0"/>
          <w:sz w:val="22"/>
          <w:lang w:eastAsia="ko-KR"/>
        </w:rPr>
        <w:t xml:space="preserve">clearly updated in the discussion </w:t>
      </w:r>
      <w:commentRangeEnd w:id="84"/>
      <w:r w:rsidRPr="6A29B46B">
        <w:rPr>
          <w:rStyle w:val="af1"/>
          <w:rFonts w:ascii="Calibri" w:eastAsia="Malgun Gothic" w:hAnsi="Calibri" w:cs="Calibri"/>
          <w:color w:val="0070C0"/>
          <w:sz w:val="22"/>
          <w:szCs w:val="22"/>
          <w:lang w:eastAsia="ko-KR"/>
        </w:rPr>
        <w:commentReference w:id="84"/>
      </w:r>
      <w:r w:rsidRPr="6A29B46B">
        <w:rPr>
          <w:rFonts w:ascii="Calibri" w:eastAsia="Malgun Gothic" w:hAnsi="Calibri" w:cs="Calibri"/>
          <w:color w:val="0070C0"/>
          <w:sz w:val="22"/>
          <w:lang w:eastAsia="ko-KR"/>
        </w:rPr>
        <w:t xml:space="preserve">that this choice is conservative with respect to benefit. If we assume that CHIKV continues to circulate endemically, and Ixchiq provides long-lasting immunity, the benefit would exceed our current estimates. Our 1-year estimates represent a lower bound conservative vaccination benefit.  </w:t>
      </w:r>
    </w:p>
    <w:p w14:paraId="7F929F58" w14:textId="77777777" w:rsidR="00C350E9" w:rsidRDefault="00C350E9" w:rsidP="00C350E9">
      <w:pPr>
        <w:rPr>
          <w:rFonts w:ascii="Calibri" w:eastAsia="Malgun Gothic" w:hAnsi="Calibri" w:cs="Calibri"/>
          <w:sz w:val="22"/>
          <w:szCs w:val="24"/>
          <w:lang w:eastAsia="ko-KR"/>
        </w:rPr>
      </w:pPr>
    </w:p>
    <w:p w14:paraId="36F7E60F" w14:textId="74ADDA90" w:rsidR="00C350E9" w:rsidRDefault="00C350E9" w:rsidP="00C350E9">
      <w:pPr>
        <w:rPr>
          <w:rFonts w:ascii="Calibri" w:eastAsia="Malgun Gothic" w:hAnsi="Calibri" w:cs="Calibri"/>
          <w:sz w:val="22"/>
          <w:szCs w:val="24"/>
          <w:lang w:val="en-US" w:eastAsia="ko-KR"/>
        </w:rPr>
      </w:pPr>
      <w:r>
        <w:rPr>
          <w:rFonts w:ascii="Calibri" w:eastAsia="Malgun Gothic" w:hAnsi="Calibri" w:cs="Calibri"/>
          <w:sz w:val="22"/>
          <w:szCs w:val="24"/>
          <w:lang w:val="en-US" w:eastAsia="ko-KR"/>
        </w:rPr>
        <w:t xml:space="preserve">Line number </w:t>
      </w:r>
      <w:r w:rsidR="00E71F74">
        <w:rPr>
          <w:rFonts w:ascii="Calibri" w:eastAsia="Malgun Gothic" w:hAnsi="Calibri" w:cs="Calibri" w:hint="eastAsia"/>
          <w:sz w:val="22"/>
          <w:szCs w:val="24"/>
          <w:lang w:val="en-US" w:eastAsia="ko-KR"/>
        </w:rPr>
        <w:t>396</w:t>
      </w:r>
      <w:r>
        <w:rPr>
          <w:rFonts w:ascii="Calibri" w:eastAsia="Malgun Gothic" w:hAnsi="Calibri" w:cs="Calibri"/>
          <w:sz w:val="22"/>
          <w:szCs w:val="24"/>
          <w:lang w:val="en-US" w:eastAsia="ko-KR"/>
        </w:rPr>
        <w:t>-4</w:t>
      </w:r>
      <w:r w:rsidR="00E71F74">
        <w:rPr>
          <w:rFonts w:ascii="Calibri" w:eastAsia="Malgun Gothic" w:hAnsi="Calibri" w:cs="Calibri" w:hint="eastAsia"/>
          <w:sz w:val="22"/>
          <w:szCs w:val="24"/>
          <w:lang w:val="en-US" w:eastAsia="ko-KR"/>
        </w:rPr>
        <w:t>00</w:t>
      </w:r>
      <w:r>
        <w:rPr>
          <w:rFonts w:ascii="Calibri" w:eastAsia="Malgun Gothic" w:hAnsi="Calibri" w:cs="Calibri"/>
          <w:sz w:val="22"/>
          <w:szCs w:val="24"/>
          <w:lang w:val="en-US" w:eastAsia="ko-KR"/>
        </w:rPr>
        <w:t>:</w:t>
      </w:r>
    </w:p>
    <w:p w14:paraId="086DBC7E" w14:textId="61DC882C" w:rsidR="0007361D" w:rsidRPr="00061DCA" w:rsidRDefault="00E71F74" w:rsidP="00E71F74">
      <w:pPr>
        <w:rPr>
          <w:rFonts w:ascii="Calibri" w:eastAsia="Malgun Gothic" w:hAnsi="Calibri" w:cs="Calibri"/>
          <w:sz w:val="22"/>
          <w:szCs w:val="24"/>
          <w:lang w:eastAsia="ko-KR"/>
        </w:rPr>
      </w:pPr>
      <w:r w:rsidRPr="00581DA5">
        <w:rPr>
          <w:rFonts w:ascii="Calibri" w:eastAsia="Malgun Gothic" w:hAnsi="Calibri" w:cs="Calibri"/>
          <w:sz w:val="22"/>
          <w:highlight w:val="yellow"/>
        </w:rPr>
        <w:t xml:space="preserve">Fourth, our model estimated benefits within a single outbreak period, reflecting the reactive nature of outbreak response immunisation and travel vaccination. Estimating benefits over longer time horizons would require assumptions about future outbreak frequency and duration of </w:t>
      </w:r>
      <w:r w:rsidRPr="009C22B1">
        <w:rPr>
          <w:rFonts w:ascii="Calibri" w:eastAsia="Malgun Gothic" w:hAnsi="Calibri" w:cs="Calibri"/>
          <w:sz w:val="22"/>
          <w:highlight w:val="yellow"/>
        </w:rPr>
        <w:t>clinical</w:t>
      </w:r>
      <w:r w:rsidRPr="00581DA5">
        <w:rPr>
          <w:rFonts w:ascii="Calibri" w:eastAsia="Malgun Gothic" w:hAnsi="Calibri" w:cs="Calibri"/>
          <w:sz w:val="22"/>
          <w:highlight w:val="yellow"/>
        </w:rPr>
        <w:t xml:space="preserve"> protection after vaccination, which remains uncertain </w:t>
      </w:r>
      <w:hyperlink r:id="rId59" w:history="1">
        <w:r w:rsidRPr="00581DA5">
          <w:rPr>
            <w:rFonts w:ascii="Calibri" w:hAnsi="Calibri" w:cs="Calibri"/>
            <w:sz w:val="22"/>
          </w:rPr>
          <w:t>[32]</w:t>
        </w:r>
      </w:hyperlink>
      <w:r w:rsidRPr="00581DA5">
        <w:rPr>
          <w:rFonts w:ascii="Calibri" w:eastAsia="Malgun Gothic" w:hAnsi="Calibri" w:cs="Calibri" w:hint="eastAsia"/>
          <w:sz w:val="22"/>
          <w:highlight w:val="yellow"/>
        </w:rPr>
        <w:t>.</w:t>
      </w:r>
    </w:p>
    <w:p w14:paraId="74E4EA76" w14:textId="77777777" w:rsidR="0007361D" w:rsidRPr="007C1A8C" w:rsidRDefault="0007361D" w:rsidP="00E820E3">
      <w:pPr>
        <w:rPr>
          <w:rFonts w:ascii="Calibri" w:eastAsia="Malgun Gothic" w:hAnsi="Calibri" w:cs="Calibri"/>
          <w:sz w:val="22"/>
          <w:szCs w:val="24"/>
          <w:lang w:eastAsia="ko-KR"/>
        </w:rPr>
      </w:pPr>
    </w:p>
    <w:p w14:paraId="0D03B605" w14:textId="77777777" w:rsidR="0007361D" w:rsidRPr="007C1A8C" w:rsidRDefault="0007361D" w:rsidP="00E820E3">
      <w:pPr>
        <w:rPr>
          <w:rFonts w:ascii="Calibri" w:eastAsia="Malgun Gothic" w:hAnsi="Calibri" w:cs="Calibri"/>
          <w:sz w:val="22"/>
          <w:szCs w:val="24"/>
          <w:lang w:eastAsia="ko-KR"/>
        </w:rPr>
      </w:pPr>
      <w:commentRangeStart w:id="85"/>
      <w:r w:rsidRPr="007C1A8C">
        <w:rPr>
          <w:rFonts w:ascii="Calibri" w:eastAsia="Malgun Gothic" w:hAnsi="Calibri" w:cs="Calibri"/>
          <w:b/>
          <w:bCs/>
          <w:sz w:val="22"/>
          <w:szCs w:val="24"/>
          <w:lang w:eastAsia="ko-KR"/>
        </w:rPr>
        <w:t>Comment 5</w:t>
      </w:r>
      <w:r w:rsidRPr="007C1A8C">
        <w:rPr>
          <w:rFonts w:ascii="Calibri" w:hAnsi="Calibri" w:cs="Calibri"/>
          <w:sz w:val="22"/>
          <w:szCs w:val="24"/>
        </w:rPr>
        <w:br/>
      </w:r>
      <w:commentRangeEnd w:id="85"/>
      <w:r w:rsidRPr="007C1A8C">
        <w:rPr>
          <w:rStyle w:val="af1"/>
          <w:rFonts w:ascii="Calibri" w:hAnsi="Calibri" w:cs="Calibri"/>
          <w:sz w:val="22"/>
          <w:szCs w:val="24"/>
        </w:rPr>
        <w:commentReference w:id="85"/>
      </w:r>
      <w:r w:rsidRPr="007C1A8C">
        <w:rPr>
          <w:rFonts w:ascii="Calibri" w:hAnsi="Calibri" w:cs="Calibri"/>
          <w:sz w:val="22"/>
          <w:szCs w:val="24"/>
        </w:rPr>
        <w:t>- Questionable modelling assumptions for travel scenarios The travel vaccination analysis is based on highly simplified and potentially unrealistic assumptions, including: uniform arrival of travellers over time fixed numbers of arrivals irrespective of origin lack of differentiation in immunity status. Specifically, the expected benefits of vaccination are likely to differ substantially between travellers originating from high-incidence regions and those from non-endemic settings, given their markedly different baseline immunity and risk profiles. These assumptions limit the external validity of the results and reduce their applicability to real-world travel patterns.</w:t>
      </w:r>
    </w:p>
    <w:p w14:paraId="626A88C0" w14:textId="77777777" w:rsidR="0007361D" w:rsidRPr="007C1A8C" w:rsidRDefault="0007361D" w:rsidP="00E820E3">
      <w:pPr>
        <w:rPr>
          <w:rFonts w:ascii="Calibri" w:eastAsia="Malgun Gothic" w:hAnsi="Calibri" w:cs="Calibri"/>
          <w:sz w:val="22"/>
          <w:szCs w:val="24"/>
          <w:lang w:eastAsia="ko-KR"/>
        </w:rPr>
      </w:pPr>
    </w:p>
    <w:p w14:paraId="2C0D0AAA"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0B5ED83A" w14:textId="77777777" w:rsidR="0007361D" w:rsidRPr="0020629C" w:rsidRDefault="0007361D" w:rsidP="0020629C">
      <w:pPr>
        <w:pStyle w:val="a3"/>
        <w:numPr>
          <w:ilvl w:val="0"/>
          <w:numId w:val="3"/>
        </w:numPr>
        <w:rPr>
          <w:rFonts w:ascii="Calibri" w:eastAsia="Malgun Gothic" w:hAnsi="Calibri" w:cs="Calibri"/>
          <w:color w:val="0070C0"/>
          <w:sz w:val="22"/>
          <w:szCs w:val="24"/>
          <w:lang w:eastAsia="ko-KR"/>
        </w:rPr>
      </w:pPr>
      <w:r w:rsidRPr="0020629C">
        <w:rPr>
          <w:rFonts w:ascii="Calibri" w:eastAsia="Malgun Gothic" w:hAnsi="Calibri" w:cs="Calibri"/>
          <w:color w:val="0070C0"/>
          <w:sz w:val="22"/>
          <w:szCs w:val="24"/>
          <w:lang w:eastAsia="ko-KR"/>
        </w:rPr>
        <w:t>We agree that the travel vaccination analysis simplifies real-world travel patterns and does not explicitly model traveller origin, seasonal travel flows, or baseline immunity. However, traveller arrival was not treated as fully uniform in exposure terms, because we explicitly random-sampled entry dates within the epidemic window and evaluated four travel-duration scenarios. This allowed travellers to enter during the early, peak, or later phases of the epidemic and therefore to experience different exposure profiles.</w:t>
      </w:r>
    </w:p>
    <w:p w14:paraId="5099F2F3" w14:textId="77777777" w:rsidR="0007361D" w:rsidRDefault="0007361D" w:rsidP="0020629C">
      <w:pPr>
        <w:pStyle w:val="a3"/>
        <w:rPr>
          <w:rFonts w:ascii="Calibri" w:eastAsia="Malgun Gothic" w:hAnsi="Calibri" w:cs="Calibri"/>
          <w:color w:val="0070C0"/>
          <w:sz w:val="22"/>
          <w:szCs w:val="24"/>
          <w:lang w:eastAsia="ko-KR"/>
        </w:rPr>
      </w:pPr>
    </w:p>
    <w:p w14:paraId="3D0A31DD" w14:textId="77777777" w:rsidR="0007361D" w:rsidRPr="0020629C" w:rsidRDefault="0007361D" w:rsidP="0020629C">
      <w:pPr>
        <w:pStyle w:val="a3"/>
        <w:rPr>
          <w:rFonts w:ascii="Calibri" w:eastAsia="Malgun Gothic" w:hAnsi="Calibri" w:cs="Calibri"/>
          <w:color w:val="0070C0"/>
          <w:sz w:val="22"/>
          <w:szCs w:val="24"/>
          <w:lang w:eastAsia="ko-KR"/>
        </w:rPr>
      </w:pPr>
      <w:r w:rsidRPr="0020629C">
        <w:rPr>
          <w:rFonts w:ascii="Calibri" w:eastAsia="Malgun Gothic" w:hAnsi="Calibri" w:cs="Calibri"/>
          <w:color w:val="0070C0"/>
          <w:sz w:val="22"/>
          <w:szCs w:val="24"/>
          <w:lang w:eastAsia="ko-KR"/>
        </w:rPr>
        <w:t>The main purpose of the travel model was to represent the policy context in which chikungunya travel vaccination is currently being considered, namely travellers departing from non-endemic settings to destinations with chikungunya risk. In that context, assuming that travellers are predominantly immunologically naive is a reasonable simplifying assumption for a parsimonious scenario-based model.</w:t>
      </w:r>
    </w:p>
    <w:p w14:paraId="4B27C01B" w14:textId="77777777" w:rsidR="0007361D" w:rsidRDefault="0007361D" w:rsidP="0020629C">
      <w:pPr>
        <w:pStyle w:val="a3"/>
        <w:rPr>
          <w:rFonts w:ascii="Calibri" w:eastAsia="Malgun Gothic" w:hAnsi="Calibri" w:cs="Calibri"/>
          <w:color w:val="0070C0"/>
          <w:sz w:val="22"/>
          <w:szCs w:val="24"/>
          <w:lang w:eastAsia="ko-KR"/>
        </w:rPr>
      </w:pPr>
    </w:p>
    <w:p w14:paraId="4F0196F6" w14:textId="77777777" w:rsidR="0007361D" w:rsidRPr="0020629C" w:rsidRDefault="0007361D" w:rsidP="0020629C">
      <w:pPr>
        <w:pStyle w:val="a3"/>
        <w:rPr>
          <w:rFonts w:ascii="Calibri" w:eastAsia="Malgun Gothic" w:hAnsi="Calibri" w:cs="Calibri"/>
          <w:color w:val="0070C0"/>
          <w:sz w:val="22"/>
          <w:lang w:eastAsia="ko-KR"/>
        </w:rPr>
      </w:pPr>
      <w:r w:rsidRPr="6A29B46B">
        <w:rPr>
          <w:rFonts w:ascii="Calibri" w:eastAsia="Malgun Gothic" w:hAnsi="Calibri" w:cs="Calibri"/>
          <w:color w:val="0070C0"/>
          <w:sz w:val="22"/>
          <w:lang w:eastAsia="ko-KR"/>
        </w:rPr>
        <w:t xml:space="preserve">We therefore view the travel vaccination model as a framework for policy-relevant at-risk travellers without known prior CHIKV exposure, rather than as a representation of all possible traveller populations. We agree that travellers originating from endemic settings may have different baseline immunity and therefore different benefit-risk profiles. This form of heterogeneity is more relevant to </w:t>
      </w:r>
      <w:commentRangeStart w:id="86"/>
      <w:r w:rsidRPr="6A29B46B">
        <w:rPr>
          <w:rFonts w:ascii="Calibri" w:eastAsia="Malgun Gothic" w:hAnsi="Calibri" w:cs="Calibri"/>
          <w:color w:val="0070C0"/>
          <w:sz w:val="22"/>
          <w:lang w:eastAsia="ko-KR"/>
        </w:rPr>
        <w:t>endemic population analyses</w:t>
      </w:r>
      <w:commentRangeEnd w:id="86"/>
      <w:r w:rsidRPr="6A29B46B">
        <w:rPr>
          <w:rStyle w:val="af1"/>
          <w:rFonts w:ascii="Calibri" w:eastAsia="Malgun Gothic" w:hAnsi="Calibri" w:cs="Calibri"/>
          <w:color w:val="0070C0"/>
          <w:sz w:val="22"/>
          <w:szCs w:val="22"/>
          <w:lang w:eastAsia="ko-KR"/>
        </w:rPr>
        <w:commentReference w:id="86"/>
      </w:r>
      <w:r w:rsidRPr="6A29B46B">
        <w:rPr>
          <w:rFonts w:ascii="Calibri" w:eastAsia="Malgun Gothic" w:hAnsi="Calibri" w:cs="Calibri"/>
          <w:color w:val="0070C0"/>
          <w:sz w:val="22"/>
          <w:lang w:eastAsia="ko-KR"/>
        </w:rPr>
        <w:t>, where underlying baseline seroprevalence can be explicitly incorporated, and this was addressed in our outbreak-response immunisation modelling. We have revised the manuscript to clarify the intended interpretation and scope of the travel vaccination analysis.</w:t>
      </w:r>
    </w:p>
    <w:p w14:paraId="0B093C54" w14:textId="77777777" w:rsidR="0007361D" w:rsidRPr="007C1A8C" w:rsidRDefault="0007361D" w:rsidP="00E820E3">
      <w:pPr>
        <w:rPr>
          <w:rFonts w:ascii="Calibri" w:eastAsia="Malgun Gothic" w:hAnsi="Calibri" w:cs="Calibri"/>
          <w:sz w:val="22"/>
          <w:szCs w:val="24"/>
          <w:lang w:eastAsia="ko-KR"/>
        </w:rPr>
      </w:pPr>
    </w:p>
    <w:p w14:paraId="7C5C17A3"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6</w:t>
      </w:r>
      <w:r w:rsidRPr="007C1A8C">
        <w:rPr>
          <w:rFonts w:ascii="Calibri" w:hAnsi="Calibri" w:cs="Calibri"/>
          <w:sz w:val="22"/>
          <w:szCs w:val="24"/>
        </w:rPr>
        <w:br/>
        <w:t>- Outcome definition and interpretation of benefit-risk ratios. The use of a composite benefit-risk ratio (BRR) as the primary metric may not adequately capture the acceptability or policy relevance of vaccination, particularly when comparing qualitatively different outcomes (e.g., infections vs SAEs vs deaths). The interpretation of BRR in decision-making contexts is not sufficiently discussed. Similarly, the analysis does not adequately account for how safety signals—such as those observed in real-world campaigns (e.g., suspension of vaccination efforts following SAEs)—may affect vaccine uptake and public confidence. These factors are critical in determining the feasibility and impact of vaccination strategies.</w:t>
      </w:r>
    </w:p>
    <w:p w14:paraId="7403C019" w14:textId="77777777" w:rsidR="0007361D" w:rsidRPr="007C1A8C" w:rsidRDefault="0007361D" w:rsidP="00E820E3">
      <w:pPr>
        <w:rPr>
          <w:rFonts w:ascii="Calibri" w:eastAsia="Malgun Gothic" w:hAnsi="Calibri" w:cs="Calibri"/>
          <w:sz w:val="22"/>
          <w:szCs w:val="24"/>
          <w:lang w:eastAsia="ko-KR"/>
        </w:rPr>
      </w:pPr>
    </w:p>
    <w:p w14:paraId="4EED70E6"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0610FE1A" w14:textId="77777777" w:rsidR="0007361D" w:rsidRPr="0067389A" w:rsidRDefault="0007361D" w:rsidP="0067389A">
      <w:pPr>
        <w:numPr>
          <w:ilvl w:val="0"/>
          <w:numId w:val="3"/>
        </w:numPr>
        <w:rPr>
          <w:rFonts w:ascii="Calibri" w:eastAsia="Malgun Gothic" w:hAnsi="Calibri" w:cs="Calibri"/>
          <w:color w:val="0070C0"/>
          <w:sz w:val="22"/>
          <w:szCs w:val="24"/>
          <w:lang w:eastAsia="ko-KR"/>
        </w:rPr>
      </w:pPr>
      <w:r w:rsidRPr="0067389A">
        <w:rPr>
          <w:rFonts w:ascii="Calibri" w:eastAsia="Malgun Gothic" w:hAnsi="Calibri" w:cs="Calibri"/>
          <w:color w:val="0070C0"/>
          <w:sz w:val="22"/>
          <w:szCs w:val="24"/>
          <w:lang w:eastAsia="ko-KR"/>
        </w:rPr>
        <w:t>We agree that a composite benefit-risk ratio (BRR) should not be interpreted as a standalone basis for policy decision-making. In our study, BRR was used as a summary metric to compare scenarios under joint uncertainty across multiple parameters, rather than as a decision threshold in isolation. For this reason, we also report, alongside BRR (median and 95% UI), the probability that benefits outweigh risks across all scenarios, and we have revised the Results and Discussion to make the complementary interpretation of these two measures clearer.</w:t>
      </w:r>
    </w:p>
    <w:p w14:paraId="54F0D70D" w14:textId="77777777" w:rsidR="0007361D" w:rsidRPr="0067389A" w:rsidRDefault="0007361D" w:rsidP="0067389A">
      <w:pPr>
        <w:ind w:left="720"/>
        <w:rPr>
          <w:rFonts w:ascii="Calibri" w:eastAsia="Malgun Gothic" w:hAnsi="Calibri" w:cs="Calibri"/>
          <w:color w:val="0070C0"/>
          <w:sz w:val="22"/>
          <w:szCs w:val="24"/>
          <w:lang w:eastAsia="ko-KR"/>
        </w:rPr>
      </w:pPr>
    </w:p>
    <w:p w14:paraId="367702FD" w14:textId="3EB302EB" w:rsidR="0007361D" w:rsidRDefault="0007361D" w:rsidP="0067389A">
      <w:pPr>
        <w:ind w:left="720"/>
        <w:rPr>
          <w:rFonts w:ascii="Calibri" w:hAnsi="Calibri" w:cs="Calibri"/>
          <w:sz w:val="22"/>
          <w:szCs w:val="24"/>
        </w:rPr>
      </w:pPr>
      <w:r w:rsidRPr="0067389A">
        <w:rPr>
          <w:rFonts w:ascii="Calibri" w:eastAsia="Malgun Gothic" w:hAnsi="Calibri" w:cs="Calibri"/>
          <w:color w:val="0070C0"/>
          <w:sz w:val="22"/>
          <w:szCs w:val="24"/>
          <w:lang w:eastAsia="ko-KR"/>
        </w:rPr>
        <w:t xml:space="preserve">We </w:t>
      </w:r>
      <w:r>
        <w:rPr>
          <w:rFonts w:ascii="Calibri" w:eastAsia="Malgun Gothic" w:hAnsi="Calibri" w:cs="Calibri" w:hint="eastAsia"/>
          <w:color w:val="0070C0"/>
          <w:sz w:val="22"/>
          <w:szCs w:val="24"/>
          <w:lang w:eastAsia="ko-KR"/>
        </w:rPr>
        <w:t xml:space="preserve">also </w:t>
      </w:r>
      <w:r w:rsidRPr="0067389A">
        <w:rPr>
          <w:rFonts w:ascii="Calibri" w:eastAsia="Malgun Gothic" w:hAnsi="Calibri" w:cs="Calibri"/>
          <w:color w:val="0070C0"/>
          <w:sz w:val="22"/>
          <w:szCs w:val="24"/>
          <w:lang w:eastAsia="ko-KR"/>
        </w:rPr>
        <w:t>agree that implementation considerations such as vaccine uptake</w:t>
      </w:r>
      <w:r>
        <w:rPr>
          <w:rFonts w:ascii="Calibri" w:eastAsia="Malgun Gothic" w:hAnsi="Calibri" w:cs="Calibri" w:hint="eastAsia"/>
          <w:color w:val="0070C0"/>
          <w:sz w:val="22"/>
          <w:szCs w:val="24"/>
          <w:lang w:eastAsia="ko-KR"/>
        </w:rPr>
        <w:t xml:space="preserve"> and </w:t>
      </w:r>
      <w:r w:rsidRPr="0067389A">
        <w:rPr>
          <w:rFonts w:ascii="Calibri" w:eastAsia="Malgun Gothic" w:hAnsi="Calibri" w:cs="Calibri"/>
          <w:color w:val="0070C0"/>
          <w:sz w:val="22"/>
          <w:szCs w:val="24"/>
          <w:lang w:eastAsia="ko-KR"/>
        </w:rPr>
        <w:t>public confidence in response to observed safety signals are highly relevant to real-world feasibility. These factors were not explicitly modelled here, and our analysis should therefore be interpreted as estimating benefit-risk under assumed vaccination scenarios rather than predicting realised programme impact under dynamic behavioural responses. We have revised the Discussion to make this limitation more explicit and to note that safety signals could</w:t>
      </w:r>
      <w:r>
        <w:rPr>
          <w:rFonts w:ascii="Calibri" w:eastAsia="Malgun Gothic" w:hAnsi="Calibri" w:cs="Calibri" w:hint="eastAsia"/>
          <w:color w:val="0070C0"/>
          <w:sz w:val="22"/>
          <w:szCs w:val="24"/>
          <w:lang w:eastAsia="ko-KR"/>
        </w:rPr>
        <w:t xml:space="preserve"> potentially</w:t>
      </w:r>
      <w:r w:rsidRPr="0067389A">
        <w:rPr>
          <w:rFonts w:ascii="Calibri" w:eastAsia="Malgun Gothic" w:hAnsi="Calibri" w:cs="Calibri"/>
          <w:color w:val="0070C0"/>
          <w:sz w:val="22"/>
          <w:szCs w:val="24"/>
          <w:lang w:eastAsia="ko-KR"/>
        </w:rPr>
        <w:t xml:space="preserve"> </w:t>
      </w:r>
      <w:r>
        <w:rPr>
          <w:rFonts w:ascii="Calibri" w:eastAsia="Malgun Gothic" w:hAnsi="Calibri" w:cs="Calibri"/>
          <w:color w:val="0070C0"/>
          <w:sz w:val="22"/>
          <w:szCs w:val="24"/>
          <w:lang w:eastAsia="ko-KR"/>
        </w:rPr>
        <w:t>alter</w:t>
      </w:r>
      <w:r w:rsidRPr="0067389A">
        <w:rPr>
          <w:rFonts w:ascii="Calibri" w:eastAsia="Malgun Gothic" w:hAnsi="Calibri" w:cs="Calibri"/>
          <w:color w:val="0070C0"/>
          <w:sz w:val="22"/>
          <w:szCs w:val="24"/>
          <w:lang w:eastAsia="ko-KR"/>
        </w:rPr>
        <w:t xml:space="preserve"> uptake and practical feasibility of vaccination strategies.</w:t>
      </w:r>
    </w:p>
    <w:p w14:paraId="05EBA1D7" w14:textId="77777777" w:rsidR="00F64A43" w:rsidRDefault="00F64A43" w:rsidP="00F64A43">
      <w:pPr>
        <w:rPr>
          <w:rFonts w:ascii="Calibri" w:hAnsi="Calibri" w:cs="Calibri"/>
          <w:sz w:val="22"/>
          <w:szCs w:val="24"/>
        </w:rPr>
      </w:pPr>
    </w:p>
    <w:p w14:paraId="6070BE2A" w14:textId="63F4F2CA" w:rsidR="00F64A43" w:rsidRDefault="00F64A43" w:rsidP="00F64A43">
      <w:pPr>
        <w:rPr>
          <w:rFonts w:ascii="Calibri" w:hAnsi="Calibri" w:cs="Calibri"/>
          <w:sz w:val="22"/>
          <w:szCs w:val="24"/>
        </w:rPr>
      </w:pPr>
      <w:r>
        <w:rPr>
          <w:rFonts w:ascii="Calibri" w:hAnsi="Calibri" w:cs="Calibri"/>
          <w:sz w:val="22"/>
          <w:szCs w:val="24"/>
        </w:rPr>
        <w:t xml:space="preserve">Line number </w:t>
      </w:r>
      <w:r w:rsidR="002E2070">
        <w:rPr>
          <w:rFonts w:ascii="Calibri" w:eastAsia="Malgun Gothic" w:hAnsi="Calibri" w:cs="Calibri" w:hint="eastAsia"/>
          <w:sz w:val="22"/>
          <w:szCs w:val="24"/>
          <w:lang w:eastAsia="ko-KR"/>
        </w:rPr>
        <w:t>374-380</w:t>
      </w:r>
      <w:r w:rsidR="001240EF">
        <w:rPr>
          <w:rFonts w:ascii="Calibri" w:hAnsi="Calibri" w:cs="Calibri"/>
          <w:sz w:val="22"/>
          <w:szCs w:val="24"/>
        </w:rPr>
        <w:t>:</w:t>
      </w:r>
    </w:p>
    <w:p w14:paraId="4CE729B8" w14:textId="5F6C66EA" w:rsidR="00832031" w:rsidRPr="009C22B1" w:rsidRDefault="00832031" w:rsidP="00832031">
      <w:pPr>
        <w:spacing w:line="360" w:lineRule="auto"/>
        <w:rPr>
          <w:rFonts w:ascii="Calibri" w:hAnsi="Calibri" w:cs="Calibri"/>
          <w:sz w:val="22"/>
        </w:rPr>
      </w:pPr>
      <w:r w:rsidRPr="009C22B1">
        <w:rPr>
          <w:rFonts w:ascii="Calibri" w:hAnsi="Calibri" w:cs="Calibri"/>
          <w:sz w:val="22"/>
          <w:highlight w:val="yellow"/>
        </w:rPr>
        <w:t xml:space="preserve">Beyond such patterns, deployment is also shaped by how safety signals are communicated and perceived. The suspension of the 2025 La Réunion vaccination campaign following early reports of SAEs in older adults illustrates how a small number of events can rapidly affect public confidence and vaccine uptake, irrespective of benefit-risk estimates. Quantitative estimates are therefore useful when accompanied by transparent communication about the population, exposure context, outcome metric, and uncertainty assumptions to which they apply </w:t>
      </w:r>
      <w:hyperlink r:id="rId60" w:history="1">
        <w:r w:rsidRPr="00581DA5">
          <w:rPr>
            <w:rFonts w:ascii="Calibri" w:hAnsi="Calibri" w:cs="Calibri"/>
            <w:sz w:val="22"/>
          </w:rPr>
          <w:t>[31]</w:t>
        </w:r>
      </w:hyperlink>
      <w:r w:rsidRPr="009C22B1">
        <w:rPr>
          <w:rFonts w:ascii="Calibri" w:hAnsi="Calibri" w:cs="Calibri"/>
          <w:sz w:val="22"/>
          <w:highlight w:val="yellow"/>
        </w:rPr>
        <w:t>.</w:t>
      </w:r>
    </w:p>
    <w:p w14:paraId="26EF265D" w14:textId="77777777" w:rsidR="008011E8" w:rsidRDefault="008011E8" w:rsidP="00F64A43">
      <w:pPr>
        <w:rPr>
          <w:rFonts w:ascii="Calibri" w:eastAsia="Malgun Gothic" w:hAnsi="Calibri" w:cs="Calibri"/>
          <w:sz w:val="22"/>
          <w:szCs w:val="24"/>
          <w:lang w:eastAsia="ko-KR"/>
        </w:rPr>
      </w:pPr>
    </w:p>
    <w:p w14:paraId="3CDC24EF" w14:textId="77777777" w:rsidR="00F64A43" w:rsidRPr="00006934" w:rsidRDefault="00F64A43" w:rsidP="00F64A43">
      <w:pPr>
        <w:rPr>
          <w:rFonts w:ascii="Calibri" w:eastAsia="Malgun Gothic" w:hAnsi="Calibri" w:cs="Calibri"/>
          <w:sz w:val="22"/>
          <w:szCs w:val="24"/>
          <w:lang w:eastAsia="ko-KR"/>
        </w:rPr>
      </w:pPr>
    </w:p>
    <w:p w14:paraId="08148B25" w14:textId="77777777" w:rsidR="002C464E" w:rsidRDefault="0007361D" w:rsidP="00E820E3">
      <w:pPr>
        <w:rPr>
          <w:rFonts w:ascii="Calibri" w:hAnsi="Calibri" w:cs="Calibri"/>
          <w:sz w:val="22"/>
          <w:szCs w:val="24"/>
        </w:rPr>
        <w:sectPr w:rsidR="002C464E" w:rsidSect="007C1A8C">
          <w:type w:val="continuous"/>
          <w:pgSz w:w="11906" w:h="16838"/>
          <w:pgMar w:top="1987" w:right="1699" w:bottom="1699" w:left="1699" w:header="850" w:footer="994" w:gutter="0"/>
          <w:lnNumType w:countBy="5" w:restart="continuous"/>
          <w:cols w:space="425"/>
          <w:docGrid w:type="lines" w:linePitch="360"/>
        </w:sectPr>
      </w:pPr>
      <w:r w:rsidRPr="007C1A8C">
        <w:rPr>
          <w:rFonts w:ascii="Calibri" w:eastAsia="Malgun Gothic" w:hAnsi="Calibri" w:cs="Calibri"/>
          <w:b/>
          <w:bCs/>
          <w:sz w:val="22"/>
          <w:szCs w:val="24"/>
          <w:lang w:eastAsia="ko-KR"/>
        </w:rPr>
        <w:t>Comment 7</w:t>
      </w:r>
      <w:r w:rsidRPr="007C1A8C">
        <w:rPr>
          <w:rFonts w:ascii="Calibri" w:hAnsi="Calibri" w:cs="Calibri"/>
          <w:sz w:val="22"/>
          <w:szCs w:val="24"/>
        </w:rPr>
        <w:br/>
        <w:t xml:space="preserve">- Limited generalizability beyond the Brazilian context. The model is parameterized using data from 11 Brazilian states, raising concerns about the transferability of findings to other </w:t>
      </w:r>
    </w:p>
    <w:p w14:paraId="0EBA61A8" w14:textId="77777777" w:rsidR="0007361D" w:rsidRPr="007C1A8C" w:rsidRDefault="0007361D" w:rsidP="00E820E3">
      <w:pPr>
        <w:rPr>
          <w:rFonts w:ascii="Calibri" w:eastAsia="Malgun Gothic" w:hAnsi="Calibri" w:cs="Calibri"/>
          <w:sz w:val="22"/>
          <w:szCs w:val="24"/>
          <w:lang w:eastAsia="ko-KR"/>
        </w:rPr>
      </w:pPr>
      <w:r w:rsidRPr="007C1A8C">
        <w:rPr>
          <w:rFonts w:ascii="Calibri" w:hAnsi="Calibri" w:cs="Calibri"/>
          <w:sz w:val="22"/>
          <w:szCs w:val="24"/>
        </w:rPr>
        <w:t>epidemiological and health system contexts. This limitation is not sufficiently addressed.</w:t>
      </w:r>
    </w:p>
    <w:p w14:paraId="1F4110EC" w14:textId="77777777" w:rsidR="0007361D" w:rsidRPr="007C1A8C" w:rsidRDefault="0007361D" w:rsidP="00E820E3">
      <w:pPr>
        <w:rPr>
          <w:rFonts w:ascii="Calibri" w:eastAsia="Malgun Gothic" w:hAnsi="Calibri" w:cs="Calibri"/>
          <w:sz w:val="22"/>
          <w:szCs w:val="24"/>
          <w:lang w:eastAsia="ko-KR"/>
        </w:rPr>
      </w:pPr>
    </w:p>
    <w:p w14:paraId="1E32EBA1"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2863451" w14:textId="77777777" w:rsidR="0007361D" w:rsidRPr="0093281E" w:rsidRDefault="0007361D" w:rsidP="0093281E">
      <w:pPr>
        <w:numPr>
          <w:ilvl w:val="0"/>
          <w:numId w:val="3"/>
        </w:numPr>
        <w:rPr>
          <w:rFonts w:ascii="Calibri" w:eastAsia="Malgun Gothic" w:hAnsi="Calibri" w:cs="Calibri"/>
          <w:color w:val="0070C0"/>
          <w:sz w:val="22"/>
          <w:szCs w:val="24"/>
          <w:lang w:eastAsia="ko-KR"/>
        </w:rPr>
      </w:pPr>
      <w:r w:rsidRPr="0093281E">
        <w:rPr>
          <w:rFonts w:ascii="Calibri" w:eastAsia="Malgun Gothic" w:hAnsi="Calibri" w:cs="Calibri"/>
          <w:color w:val="0070C0"/>
          <w:sz w:val="22"/>
          <w:szCs w:val="24"/>
          <w:lang w:eastAsia="ko-KR"/>
        </w:rPr>
        <w:t>We agree that the model is parameterised using data from 11 Brazilian states and therefore cannot be assumed to be directly generalisable to all endemic settings. Differences in demographic structure, baseline seroprevalence, surveillance performance, healthcare context, and transmission ecology may all influence the applicability of our findings outside Brazil. We have revised the manuscript to state this limitation more clearly.</w:t>
      </w:r>
    </w:p>
    <w:p w14:paraId="1191BD14" w14:textId="77777777" w:rsidR="0007361D" w:rsidRPr="0093281E" w:rsidRDefault="0007361D" w:rsidP="0093281E">
      <w:pPr>
        <w:ind w:left="720"/>
        <w:rPr>
          <w:rFonts w:ascii="Calibri" w:eastAsia="Malgun Gothic" w:hAnsi="Calibri" w:cs="Calibri"/>
          <w:color w:val="0070C0"/>
          <w:sz w:val="22"/>
          <w:szCs w:val="24"/>
          <w:lang w:eastAsia="ko-KR"/>
        </w:rPr>
      </w:pPr>
    </w:p>
    <w:p w14:paraId="1F0F5DD7" w14:textId="77777777" w:rsidR="0007361D" w:rsidRPr="00006934" w:rsidRDefault="0007361D" w:rsidP="0093281E">
      <w:pPr>
        <w:ind w:left="720"/>
        <w:rPr>
          <w:rFonts w:ascii="Calibri" w:eastAsia="Malgun Gothic" w:hAnsi="Calibri" w:cs="Calibri"/>
          <w:sz w:val="22"/>
          <w:szCs w:val="24"/>
          <w:lang w:eastAsia="ko-KR"/>
        </w:rPr>
      </w:pPr>
      <w:r w:rsidRPr="0093281E">
        <w:rPr>
          <w:rFonts w:ascii="Calibri" w:eastAsia="Malgun Gothic" w:hAnsi="Calibri" w:cs="Calibri"/>
          <w:color w:val="0070C0"/>
          <w:sz w:val="22"/>
          <w:szCs w:val="24"/>
          <w:lang w:eastAsia="ko-KR"/>
        </w:rPr>
        <w:t xml:space="preserve">However, our aim was not to infer benefit-risk for all endemic settings from a single national context, but rather to evaluate how benefit-risk varies across a range of epidemiological conditions represented within the Brazilian data, including differences in attack rates, transmission intensity, and baseline seroprevalence. </w:t>
      </w:r>
      <w:r>
        <w:rPr>
          <w:rFonts w:ascii="Calibri" w:eastAsia="Malgun Gothic" w:hAnsi="Calibri" w:cs="Calibri" w:hint="eastAsia"/>
          <w:color w:val="0070C0"/>
          <w:sz w:val="22"/>
          <w:szCs w:val="24"/>
          <w:lang w:eastAsia="ko-KR"/>
        </w:rPr>
        <w:t>Thereby</w:t>
      </w:r>
      <w:r w:rsidRPr="0093281E">
        <w:rPr>
          <w:rFonts w:ascii="Calibri" w:eastAsia="Malgun Gothic" w:hAnsi="Calibri" w:cs="Calibri"/>
          <w:color w:val="0070C0"/>
          <w:sz w:val="22"/>
          <w:szCs w:val="24"/>
          <w:lang w:eastAsia="ko-KR"/>
        </w:rPr>
        <w:t xml:space="preserve">, the findings </w:t>
      </w:r>
      <w:r>
        <w:rPr>
          <w:rFonts w:ascii="Calibri" w:eastAsia="Malgun Gothic" w:hAnsi="Calibri" w:cs="Calibri" w:hint="eastAsia"/>
          <w:color w:val="0070C0"/>
          <w:sz w:val="22"/>
          <w:szCs w:val="24"/>
          <w:lang w:eastAsia="ko-KR"/>
        </w:rPr>
        <w:t>are</w:t>
      </w:r>
      <w:r w:rsidRPr="0093281E">
        <w:rPr>
          <w:rFonts w:ascii="Calibri" w:eastAsia="Malgun Gothic" w:hAnsi="Calibri" w:cs="Calibri"/>
          <w:color w:val="0070C0"/>
          <w:sz w:val="22"/>
          <w:szCs w:val="24"/>
          <w:lang w:eastAsia="ko-KR"/>
        </w:rPr>
        <w:t xml:space="preserve"> informative for settings with broadly comparable epidemiological profiles, but extrapolation to other contexts should be made with caution. We have clarified this scope in the revised Discussion.</w:t>
      </w:r>
    </w:p>
    <w:p w14:paraId="2B8FD613" w14:textId="428667C9" w:rsidR="0007361D" w:rsidRDefault="0007361D" w:rsidP="00E4437E">
      <w:pPr>
        <w:tabs>
          <w:tab w:val="left" w:pos="3092"/>
        </w:tabs>
        <w:rPr>
          <w:rFonts w:ascii="Calibri" w:eastAsia="Malgun Gothic" w:hAnsi="Calibri" w:cs="Calibri"/>
          <w:sz w:val="22"/>
          <w:szCs w:val="24"/>
          <w:lang w:eastAsia="ko-KR"/>
        </w:rPr>
      </w:pPr>
    </w:p>
    <w:p w14:paraId="457CE9E5" w14:textId="456C93E8" w:rsidR="00E4437E" w:rsidRDefault="006A13FC" w:rsidP="00E4437E">
      <w:pPr>
        <w:tabs>
          <w:tab w:val="left" w:pos="3092"/>
        </w:tabs>
        <w:rPr>
          <w:rFonts w:ascii="Calibri" w:eastAsia="Malgun Gothic" w:hAnsi="Calibri" w:cs="Calibri"/>
          <w:sz w:val="22"/>
          <w:szCs w:val="24"/>
          <w:lang w:eastAsia="ko-KR"/>
        </w:rPr>
      </w:pPr>
      <w:r>
        <w:rPr>
          <w:rFonts w:ascii="Calibri" w:eastAsia="Malgun Gothic" w:hAnsi="Calibri" w:cs="Calibri"/>
          <w:sz w:val="22"/>
          <w:szCs w:val="24"/>
          <w:lang w:eastAsia="ko-KR"/>
        </w:rPr>
        <w:t>Line numbe</w:t>
      </w:r>
      <w:r w:rsidR="004C3384">
        <w:rPr>
          <w:rFonts w:ascii="Calibri" w:eastAsia="Malgun Gothic" w:hAnsi="Calibri" w:cs="Calibri"/>
          <w:sz w:val="22"/>
          <w:szCs w:val="24"/>
          <w:lang w:eastAsia="ko-KR"/>
        </w:rPr>
        <w:t xml:space="preserve">r </w:t>
      </w:r>
      <w:r w:rsidR="00604434">
        <w:rPr>
          <w:rFonts w:ascii="Calibri" w:eastAsia="Malgun Gothic" w:hAnsi="Calibri" w:cs="Calibri" w:hint="eastAsia"/>
          <w:sz w:val="22"/>
          <w:szCs w:val="24"/>
          <w:lang w:eastAsia="ko-KR"/>
        </w:rPr>
        <w:t>401-405</w:t>
      </w:r>
      <w:r w:rsidR="004C3384">
        <w:rPr>
          <w:rFonts w:ascii="Calibri" w:eastAsia="Malgun Gothic" w:hAnsi="Calibri" w:cs="Calibri"/>
          <w:sz w:val="22"/>
          <w:szCs w:val="24"/>
          <w:lang w:eastAsia="ko-KR"/>
        </w:rPr>
        <w:t>:</w:t>
      </w:r>
    </w:p>
    <w:p w14:paraId="2B2BA3C1" w14:textId="77777777" w:rsidR="00A77FC6" w:rsidRDefault="00A77FC6" w:rsidP="00D92E5F">
      <w:pPr>
        <w:spacing w:line="276" w:lineRule="auto"/>
        <w:jc w:val="left"/>
        <w:rPr>
          <w:rFonts w:ascii="Calibri" w:eastAsia="Malgun Gothic" w:hAnsi="Calibri" w:cs="Calibri"/>
          <w:sz w:val="22"/>
          <w:highlight w:val="yellow"/>
        </w:rPr>
      </w:pPr>
      <w:r w:rsidRPr="00581DA5">
        <w:rPr>
          <w:rFonts w:ascii="Calibri" w:eastAsia="Malgun Gothic" w:hAnsi="Calibri" w:cs="Calibri" w:hint="eastAsia"/>
          <w:sz w:val="22"/>
          <w:highlight w:val="yellow"/>
        </w:rPr>
        <w:t xml:space="preserve">Key evidence remains limited on several questions central to policy decisions for Ixchiq, including vaccine efficacy against clinical endpoints, protection against chronic chikungunya, serostaus-dependent vaccine attributable risk, and post-licensure SAE rates among comorbidity groups </w:t>
      </w:r>
      <w:hyperlink r:id="rId61">
        <w:r w:rsidRPr="00581DA5">
          <w:rPr>
            <w:rFonts w:ascii="Calibri" w:hAnsi="Calibri" w:cs="Calibri"/>
            <w:sz w:val="22"/>
          </w:rPr>
          <w:t>[8]</w:t>
        </w:r>
      </w:hyperlink>
      <w:r w:rsidRPr="00581DA5">
        <w:rPr>
          <w:rFonts w:ascii="Calibri" w:eastAsia="Malgun Gothic" w:hAnsi="Calibri" w:cs="Calibri"/>
          <w:sz w:val="22"/>
          <w:highlight w:val="yellow"/>
        </w:rPr>
        <w:t xml:space="preserve">. Within this uncertainty, our analysis quantified how benefit-risk profiles vary by use case, age, and transmission setting. </w:t>
      </w:r>
    </w:p>
    <w:p w14:paraId="3270BBEE" w14:textId="77777777" w:rsidR="00A77FC6" w:rsidRDefault="00A77FC6" w:rsidP="00D92E5F">
      <w:pPr>
        <w:spacing w:line="276" w:lineRule="auto"/>
        <w:jc w:val="left"/>
        <w:rPr>
          <w:rFonts w:ascii="Calibri" w:eastAsia="Malgun Gothic" w:hAnsi="Calibri" w:cs="Calibri"/>
          <w:sz w:val="22"/>
          <w:highlight w:val="yellow"/>
        </w:rPr>
      </w:pPr>
    </w:p>
    <w:p w14:paraId="5B16F167" w14:textId="628F6709" w:rsidR="00D92E5F" w:rsidRPr="00D92E5F" w:rsidRDefault="00D92E5F" w:rsidP="00D92E5F">
      <w:pPr>
        <w:spacing w:line="276" w:lineRule="auto"/>
        <w:jc w:val="left"/>
        <w:rPr>
          <w:rFonts w:ascii="Calibri" w:hAnsi="Calibri" w:cs="Calibri"/>
          <w:b/>
          <w:bCs/>
          <w:color w:val="000000" w:themeColor="text1"/>
          <w:sz w:val="18"/>
          <w:szCs w:val="18"/>
        </w:rPr>
      </w:pPr>
      <w:r w:rsidRPr="00D92E5F">
        <w:rPr>
          <w:rStyle w:val="a4"/>
          <w:rFonts w:ascii="Calibri" w:hAnsi="Calibri" w:cs="Calibri"/>
          <w:b/>
          <w:bCs/>
          <w:color w:val="000000" w:themeColor="text1"/>
          <w:sz w:val="18"/>
          <w:szCs w:val="18"/>
          <w:highlight w:val="yellow"/>
        </w:rPr>
        <w:t xml:space="preserve">Table 2. Benefit-risk assessment of outbreak response immunisation. </w:t>
      </w:r>
      <w:r w:rsidRPr="00D92E5F">
        <w:rPr>
          <w:rStyle w:val="a4"/>
          <w:rFonts w:ascii="Calibri" w:hAnsi="Calibri" w:cs="Calibri"/>
          <w:color w:val="000000" w:themeColor="text1"/>
          <w:sz w:val="18"/>
          <w:szCs w:val="18"/>
          <w:highlight w:val="yellow"/>
        </w:rPr>
        <w:t>Benefit risk ratios for outbreak response immunisation strategies by transmission setting, age group, and vaccine protection mechanism. Benefit-risk ratio compares the benefits of DALYs/deaths/SAEs averted by vaccination to the risk of DALYs/deaths/SAEs attributable to vaccination.</w:t>
      </w:r>
      <w:r w:rsidRPr="00D92E5F">
        <w:rPr>
          <w:rStyle w:val="a4"/>
          <w:rFonts w:ascii="Calibri" w:hAnsi="Calibri" w:cs="Calibri" w:hint="eastAsia"/>
          <w:i w:val="0"/>
          <w:iCs w:val="0"/>
          <w:color w:val="000000" w:themeColor="text1"/>
          <w:sz w:val="18"/>
          <w:szCs w:val="18"/>
          <w:highlight w:val="yellow"/>
          <w:lang w:eastAsia="ko-KR"/>
        </w:rPr>
        <w:t xml:space="preserve"> </w:t>
      </w:r>
      <w:r w:rsidRPr="00D92E5F">
        <w:rPr>
          <w:rStyle w:val="a4"/>
          <w:rFonts w:ascii="Calibri" w:hAnsi="Calibri" w:cs="Calibri"/>
          <w:i w:val="0"/>
          <w:iCs w:val="0"/>
          <w:color w:val="000000" w:themeColor="text1"/>
          <w:sz w:val="18"/>
          <w:szCs w:val="18"/>
          <w:highlight w:val="yellow"/>
        </w:rPr>
        <w:t>SAEs include both non-fatal and fatal serious adverse events</w:t>
      </w:r>
      <w:r w:rsidRPr="00D92E5F">
        <w:rPr>
          <w:rStyle w:val="a4"/>
          <w:rFonts w:ascii="Calibri" w:hAnsi="Calibri" w:cs="Calibri" w:hint="eastAsia"/>
          <w:i w:val="0"/>
          <w:iCs w:val="0"/>
          <w:color w:val="000000" w:themeColor="text1"/>
          <w:sz w:val="18"/>
          <w:szCs w:val="18"/>
          <w:highlight w:val="yellow"/>
        </w:rPr>
        <w:t>.</w:t>
      </w:r>
    </w:p>
    <w:p w14:paraId="37DF3570" w14:textId="77777777" w:rsidR="00E4437E" w:rsidRDefault="00E4437E" w:rsidP="00E4437E">
      <w:pPr>
        <w:tabs>
          <w:tab w:val="left" w:pos="3092"/>
        </w:tabs>
        <w:rPr>
          <w:rFonts w:ascii="Calibri" w:eastAsia="Malgun Gothic" w:hAnsi="Calibri" w:cs="Calibri"/>
          <w:sz w:val="22"/>
          <w:szCs w:val="24"/>
          <w:lang w:eastAsia="ko-KR"/>
        </w:rPr>
      </w:pPr>
    </w:p>
    <w:tbl>
      <w:tblPr>
        <w:tblStyle w:val="20"/>
        <w:tblW w:w="5092" w:type="pct"/>
        <w:tblLayout w:type="fixed"/>
        <w:tblLook w:val="0420" w:firstRow="1" w:lastRow="0" w:firstColumn="0" w:lastColumn="0" w:noHBand="0" w:noVBand="1"/>
      </w:tblPr>
      <w:tblGrid>
        <w:gridCol w:w="917"/>
        <w:gridCol w:w="947"/>
        <w:gridCol w:w="1265"/>
        <w:gridCol w:w="1549"/>
        <w:gridCol w:w="1247"/>
        <w:gridCol w:w="1247"/>
        <w:gridCol w:w="1246"/>
        <w:gridCol w:w="1246"/>
        <w:gridCol w:w="1246"/>
        <w:gridCol w:w="1246"/>
        <w:gridCol w:w="1238"/>
      </w:tblGrid>
      <w:tr w:rsidR="002C464E" w:rsidRPr="005722A5" w14:paraId="3FA4C6C9" w14:textId="77777777" w:rsidTr="00A53B1A">
        <w:trPr>
          <w:cnfStyle w:val="100000000000" w:firstRow="1" w:lastRow="0" w:firstColumn="0" w:lastColumn="0" w:oddVBand="0" w:evenVBand="0" w:oddHBand="0" w:evenHBand="0" w:firstRowFirstColumn="0" w:firstRowLastColumn="0" w:lastRowFirstColumn="0" w:lastRowLastColumn="0"/>
        </w:trPr>
        <w:tc>
          <w:tcPr>
            <w:tcW w:w="342" w:type="pct"/>
          </w:tcPr>
          <w:p w14:paraId="1D86004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Outcome</w:t>
            </w:r>
          </w:p>
        </w:tc>
        <w:tc>
          <w:tcPr>
            <w:tcW w:w="353" w:type="pct"/>
          </w:tcPr>
          <w:p w14:paraId="38C4E0E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Setting</w:t>
            </w:r>
          </w:p>
        </w:tc>
        <w:tc>
          <w:tcPr>
            <w:tcW w:w="472" w:type="pct"/>
          </w:tcPr>
          <w:p w14:paraId="73F410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Age group</w:t>
            </w:r>
          </w:p>
        </w:tc>
        <w:tc>
          <w:tcPr>
            <w:tcW w:w="578" w:type="pct"/>
          </w:tcPr>
          <w:p w14:paraId="751977C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val="0"/>
                <w:color w:val="000000"/>
                <w:sz w:val="18"/>
                <w:szCs w:val="18"/>
              </w:rPr>
            </w:pPr>
            <w:r w:rsidRPr="005722A5">
              <w:rPr>
                <w:rFonts w:ascii="Calibri" w:eastAsia="Arial" w:hAnsi="Calibri" w:cs="Calibri"/>
                <w:color w:val="000000"/>
                <w:sz w:val="18"/>
                <w:szCs w:val="18"/>
              </w:rPr>
              <w:t>Vaccine protection</w:t>
            </w:r>
            <w:r w:rsidRPr="005722A5">
              <w:rPr>
                <w:rFonts w:ascii="Calibri" w:eastAsia="Arial" w:hAnsi="Calibri" w:cs="Calibri"/>
                <w:color w:val="000000"/>
                <w:sz w:val="18"/>
                <w:szCs w:val="18"/>
              </w:rPr>
              <w:br/>
              <w:t>mechanism</w:t>
            </w:r>
          </w:p>
        </w:tc>
        <w:tc>
          <w:tcPr>
            <w:tcW w:w="465" w:type="pct"/>
          </w:tcPr>
          <w:p w14:paraId="6D15D7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Benefit:</w:t>
            </w:r>
            <w:r w:rsidRPr="005722A5">
              <w:rPr>
                <w:rFonts w:ascii="Calibri" w:eastAsia="Arial" w:hAnsi="Calibri" w:cs="Calibri"/>
                <w:color w:val="000000"/>
                <w:sz w:val="18"/>
                <w:szCs w:val="18"/>
              </w:rPr>
              <w:br/>
              <w:t>Outcomes averted</w:t>
            </w:r>
            <w:r w:rsidRPr="005722A5">
              <w:rPr>
                <w:rFonts w:ascii="Calibri" w:eastAsia="Arial" w:hAnsi="Calibri" w:cs="Calibri"/>
                <w:color w:val="000000"/>
                <w:sz w:val="18"/>
                <w:szCs w:val="18"/>
              </w:rPr>
              <w:br/>
              <w:t>(per 10,000)</w:t>
            </w:r>
          </w:p>
        </w:tc>
        <w:tc>
          <w:tcPr>
            <w:tcW w:w="465" w:type="pct"/>
          </w:tcPr>
          <w:p w14:paraId="79FEF5F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Risk (base):</w:t>
            </w:r>
            <w:r w:rsidRPr="005722A5">
              <w:rPr>
                <w:rFonts w:ascii="Calibri" w:eastAsia="Arial" w:hAnsi="Calibri" w:cs="Calibri"/>
                <w:color w:val="000000"/>
                <w:sz w:val="18"/>
                <w:szCs w:val="18"/>
              </w:rPr>
              <w:br/>
              <w:t>Outcomes attributable</w:t>
            </w:r>
            <w:r w:rsidRPr="005722A5">
              <w:rPr>
                <w:rFonts w:ascii="Calibri" w:eastAsia="Arial" w:hAnsi="Calibri" w:cs="Calibri"/>
                <w:color w:val="000000"/>
                <w:sz w:val="18"/>
                <w:szCs w:val="18"/>
              </w:rPr>
              <w:br/>
              <w:t>(per 10,000)</w:t>
            </w:r>
          </w:p>
        </w:tc>
        <w:tc>
          <w:tcPr>
            <w:tcW w:w="465" w:type="pct"/>
          </w:tcPr>
          <w:p w14:paraId="452EC58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Risk (adjusted):</w:t>
            </w:r>
            <w:r w:rsidRPr="005722A5">
              <w:rPr>
                <w:rFonts w:ascii="Calibri" w:eastAsia="Arial" w:hAnsi="Calibri" w:cs="Calibri"/>
                <w:color w:val="000000"/>
                <w:sz w:val="18"/>
                <w:szCs w:val="18"/>
              </w:rPr>
              <w:br/>
              <w:t>Outcomes attributable</w:t>
            </w:r>
            <w:r w:rsidRPr="005722A5">
              <w:rPr>
                <w:rFonts w:ascii="Calibri" w:eastAsia="Arial" w:hAnsi="Calibri" w:cs="Calibri"/>
                <w:color w:val="000000"/>
                <w:sz w:val="18"/>
                <w:szCs w:val="18"/>
              </w:rPr>
              <w:br/>
              <w:t>(per 10,000)</w:t>
            </w:r>
          </w:p>
        </w:tc>
        <w:tc>
          <w:tcPr>
            <w:tcW w:w="465" w:type="pct"/>
          </w:tcPr>
          <w:p w14:paraId="2E5D43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BRR (base):</w:t>
            </w:r>
            <w:r w:rsidRPr="005722A5">
              <w:rPr>
                <w:rFonts w:ascii="Calibri" w:eastAsia="Arial" w:hAnsi="Calibri" w:cs="Calibri"/>
                <w:color w:val="000000"/>
                <w:sz w:val="18"/>
                <w:szCs w:val="18"/>
              </w:rPr>
              <w:br/>
              <w:t>(Prevented per 1 caused)</w:t>
            </w:r>
          </w:p>
        </w:tc>
        <w:tc>
          <w:tcPr>
            <w:tcW w:w="465" w:type="pct"/>
          </w:tcPr>
          <w:p w14:paraId="4B05CFE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BRR (adjusted):</w:t>
            </w:r>
            <w:r w:rsidRPr="005722A5">
              <w:rPr>
                <w:rFonts w:ascii="Calibri" w:eastAsia="Arial" w:hAnsi="Calibri" w:cs="Calibri"/>
                <w:color w:val="000000"/>
                <w:sz w:val="18"/>
                <w:szCs w:val="18"/>
              </w:rPr>
              <w:br/>
              <w:t>(Prevented per 1 caused)</w:t>
            </w:r>
          </w:p>
        </w:tc>
        <w:tc>
          <w:tcPr>
            <w:tcW w:w="465" w:type="pct"/>
          </w:tcPr>
          <w:p w14:paraId="39056A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(Base BRR &gt; 1)</w:t>
            </w:r>
            <w:r w:rsidRPr="005722A5">
              <w:rPr>
                <w:rFonts w:ascii="Calibri" w:eastAsia="Arial" w:hAnsi="Calibri" w:cs="Calibri"/>
                <w:color w:val="000000"/>
                <w:sz w:val="18"/>
                <w:szCs w:val="18"/>
              </w:rPr>
              <w:br/>
              <w:t>(%)</w:t>
            </w:r>
          </w:p>
        </w:tc>
        <w:tc>
          <w:tcPr>
            <w:tcW w:w="462" w:type="pct"/>
          </w:tcPr>
          <w:p w14:paraId="1FD814D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val="0"/>
                <w:color w:val="000000"/>
                <w:sz w:val="18"/>
                <w:szCs w:val="18"/>
              </w:rPr>
            </w:pPr>
            <w:r w:rsidRPr="005722A5">
              <w:rPr>
                <w:rFonts w:ascii="Calibri" w:eastAsia="Arial" w:hAnsi="Calibri" w:cs="Calibri"/>
                <w:color w:val="000000"/>
                <w:sz w:val="18"/>
                <w:szCs w:val="18"/>
              </w:rPr>
              <w:t>Probability</w:t>
            </w:r>
            <w:r w:rsidRPr="005722A5">
              <w:rPr>
                <w:rFonts w:ascii="Calibri" w:eastAsia="Arial" w:hAnsi="Calibri" w:cs="Calibri"/>
                <w:color w:val="000000"/>
                <w:sz w:val="18"/>
                <w:szCs w:val="18"/>
              </w:rPr>
              <w:br/>
              <w:t>(Adjusted BRR &gt; 1)</w:t>
            </w:r>
            <w:r w:rsidRPr="005722A5">
              <w:rPr>
                <w:rFonts w:ascii="Calibri" w:eastAsia="Arial" w:hAnsi="Calibri" w:cs="Calibri"/>
                <w:color w:val="000000"/>
                <w:sz w:val="18"/>
                <w:szCs w:val="18"/>
              </w:rPr>
              <w:br/>
              <w:t>(%)</w:t>
            </w:r>
          </w:p>
        </w:tc>
      </w:tr>
      <w:tr w:rsidR="002C464E" w:rsidRPr="005722A5" w14:paraId="0955F90A"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2F6AF3D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DALY</w:t>
            </w:r>
          </w:p>
        </w:tc>
        <w:tc>
          <w:tcPr>
            <w:tcW w:w="353" w:type="pct"/>
            <w:vMerge w:val="restart"/>
          </w:tcPr>
          <w:p w14:paraId="3518A13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0CEDCA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1985D0F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DAED7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15.31</w:t>
            </w:r>
            <w:r w:rsidRPr="00F95407">
              <w:rPr>
                <w:rFonts w:ascii="Calibri" w:eastAsia="Arial" w:hAnsi="Calibri" w:cs="Calibri"/>
                <w:color w:val="000000"/>
                <w:sz w:val="18"/>
                <w:szCs w:val="18"/>
              </w:rPr>
              <w:br/>
              <w:t>(1.12–126.71)</w:t>
            </w:r>
          </w:p>
        </w:tc>
        <w:tc>
          <w:tcPr>
            <w:tcW w:w="465" w:type="pct"/>
          </w:tcPr>
          <w:p w14:paraId="7780757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16282E7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0.10</w:t>
            </w:r>
            <w:r w:rsidRPr="00F95407">
              <w:rPr>
                <w:rFonts w:ascii="Calibri" w:eastAsia="Arial" w:hAnsi="Calibri" w:cs="Calibri"/>
                <w:color w:val="000000"/>
                <w:sz w:val="18"/>
                <w:szCs w:val="18"/>
              </w:rPr>
              <w:br/>
              <w:t>(0.03–0.25)</w:t>
            </w:r>
          </w:p>
        </w:tc>
        <w:tc>
          <w:tcPr>
            <w:tcW w:w="465" w:type="pct"/>
          </w:tcPr>
          <w:p w14:paraId="1E8ADD2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101.48</w:t>
            </w:r>
            <w:r w:rsidRPr="00F95407">
              <w:rPr>
                <w:rFonts w:ascii="Calibri" w:eastAsia="Arial" w:hAnsi="Calibri" w:cs="Calibri"/>
                <w:color w:val="000000"/>
                <w:sz w:val="18"/>
                <w:szCs w:val="18"/>
              </w:rPr>
              <w:br/>
              <w:t>(6.14–1090.44)</w:t>
            </w:r>
          </w:p>
        </w:tc>
        <w:tc>
          <w:tcPr>
            <w:tcW w:w="465" w:type="pct"/>
          </w:tcPr>
          <w:p w14:paraId="5052DFC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154.05</w:t>
            </w:r>
            <w:r w:rsidRPr="00F95407">
              <w:rPr>
                <w:rFonts w:ascii="Calibri" w:eastAsia="Arial" w:hAnsi="Calibri" w:cs="Calibri"/>
                <w:color w:val="000000"/>
                <w:sz w:val="18"/>
                <w:szCs w:val="18"/>
              </w:rPr>
              <w:br/>
              <w:t>(13.18–1387.26)</w:t>
            </w:r>
          </w:p>
        </w:tc>
        <w:tc>
          <w:tcPr>
            <w:tcW w:w="465" w:type="pct"/>
          </w:tcPr>
          <w:p w14:paraId="1660DC5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1CF1F5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4D9CA802" w14:textId="77777777" w:rsidTr="00A53B1A">
        <w:tc>
          <w:tcPr>
            <w:tcW w:w="342" w:type="pct"/>
            <w:vMerge/>
          </w:tcPr>
          <w:p w14:paraId="423FA66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EDEEED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97CB35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FFA2F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BFC781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56.61</w:t>
            </w:r>
            <w:r w:rsidRPr="00F95407">
              <w:rPr>
                <w:rFonts w:ascii="Calibri" w:eastAsia="Arial" w:hAnsi="Calibri" w:cs="Calibri"/>
                <w:color w:val="000000"/>
                <w:sz w:val="18"/>
                <w:szCs w:val="18"/>
              </w:rPr>
              <w:br/>
              <w:t>(4.83–421.51)</w:t>
            </w:r>
          </w:p>
        </w:tc>
        <w:tc>
          <w:tcPr>
            <w:tcW w:w="465" w:type="pct"/>
          </w:tcPr>
          <w:p w14:paraId="4F97241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744FEF8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(0.03–0.22)</w:t>
            </w:r>
          </w:p>
        </w:tc>
        <w:tc>
          <w:tcPr>
            <w:tcW w:w="465" w:type="pct"/>
          </w:tcPr>
          <w:p w14:paraId="39A3F25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384.90</w:t>
            </w:r>
            <w:r w:rsidRPr="00F95407">
              <w:rPr>
                <w:rFonts w:ascii="Calibri" w:eastAsia="Arial" w:hAnsi="Calibri" w:cs="Calibri"/>
                <w:color w:val="000000"/>
                <w:sz w:val="18"/>
                <w:szCs w:val="18"/>
              </w:rPr>
              <w:br/>
              <w:t>(29.50–3708.42)</w:t>
            </w:r>
          </w:p>
        </w:tc>
        <w:tc>
          <w:tcPr>
            <w:tcW w:w="465" w:type="pct"/>
          </w:tcPr>
          <w:p w14:paraId="6194E29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671.32</w:t>
            </w:r>
            <w:r w:rsidRPr="00F95407">
              <w:rPr>
                <w:rFonts w:ascii="Calibri" w:eastAsia="Arial" w:hAnsi="Calibri" w:cs="Calibri"/>
                <w:color w:val="000000"/>
                <w:sz w:val="18"/>
                <w:szCs w:val="18"/>
              </w:rPr>
              <w:br/>
              <w:t>(68.58–5382.27)</w:t>
            </w:r>
          </w:p>
        </w:tc>
        <w:tc>
          <w:tcPr>
            <w:tcW w:w="465" w:type="pct"/>
          </w:tcPr>
          <w:p w14:paraId="27C4FB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4AF5AA8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7CB5507D"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DE624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1F932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435D63E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70CFB2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AEF4C1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10.30</w:t>
            </w:r>
            <w:r w:rsidRPr="00F95407">
              <w:rPr>
                <w:rFonts w:ascii="Calibri" w:eastAsia="Arial" w:hAnsi="Calibri" w:cs="Calibri"/>
                <w:color w:val="000000"/>
                <w:sz w:val="18"/>
                <w:szCs w:val="18"/>
              </w:rPr>
              <w:br/>
              <w:t>(0.29–126.49)</w:t>
            </w:r>
          </w:p>
        </w:tc>
        <w:tc>
          <w:tcPr>
            <w:tcW w:w="465" w:type="pct"/>
          </w:tcPr>
          <w:p w14:paraId="7947937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49F1B04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2.15</w:t>
            </w:r>
            <w:r w:rsidRPr="00F95407">
              <w:rPr>
                <w:rFonts w:ascii="Calibri" w:eastAsia="Arial" w:hAnsi="Calibri" w:cs="Calibri"/>
                <w:color w:val="000000"/>
                <w:sz w:val="18"/>
                <w:szCs w:val="18"/>
              </w:rPr>
              <w:br/>
              <w:t>(0.43–8.16)</w:t>
            </w:r>
          </w:p>
        </w:tc>
        <w:tc>
          <w:tcPr>
            <w:tcW w:w="465" w:type="pct"/>
          </w:tcPr>
          <w:p w14:paraId="5804382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2.08</w:t>
            </w:r>
            <w:r w:rsidRPr="00F95407">
              <w:rPr>
                <w:rFonts w:ascii="Calibri" w:eastAsia="Arial" w:hAnsi="Calibri" w:cs="Calibri"/>
                <w:color w:val="000000"/>
                <w:sz w:val="18"/>
                <w:szCs w:val="18"/>
              </w:rPr>
              <w:br/>
              <w:t>(0.05–38.42)</w:t>
            </w:r>
          </w:p>
        </w:tc>
        <w:tc>
          <w:tcPr>
            <w:tcW w:w="465" w:type="pct"/>
          </w:tcPr>
          <w:p w14:paraId="34EA4DD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4.58</w:t>
            </w:r>
            <w:r w:rsidRPr="00F95407">
              <w:rPr>
                <w:rFonts w:ascii="Calibri" w:eastAsia="Arial" w:hAnsi="Calibri" w:cs="Calibri"/>
                <w:color w:val="000000"/>
                <w:sz w:val="18"/>
                <w:szCs w:val="18"/>
              </w:rPr>
              <w:br/>
              <w:t>(0.25–60.02)</w:t>
            </w:r>
          </w:p>
        </w:tc>
        <w:tc>
          <w:tcPr>
            <w:tcW w:w="465" w:type="pct"/>
          </w:tcPr>
          <w:p w14:paraId="1BB9E5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w:t>
            </w:r>
          </w:p>
        </w:tc>
        <w:tc>
          <w:tcPr>
            <w:tcW w:w="462" w:type="pct"/>
          </w:tcPr>
          <w:p w14:paraId="45983EF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r>
      <w:tr w:rsidR="002C464E" w:rsidRPr="005722A5" w14:paraId="3BCE42EF" w14:textId="77777777" w:rsidTr="00A53B1A">
        <w:tc>
          <w:tcPr>
            <w:tcW w:w="342" w:type="pct"/>
            <w:vMerge/>
          </w:tcPr>
          <w:p w14:paraId="52DDD0C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29F6EC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969DE9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4D8D7BA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47CDC15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65.98</w:t>
            </w:r>
            <w:r w:rsidRPr="00F95407">
              <w:rPr>
                <w:rFonts w:ascii="Calibri" w:eastAsia="Arial" w:hAnsi="Calibri" w:cs="Calibri"/>
                <w:color w:val="000000"/>
                <w:sz w:val="18"/>
                <w:szCs w:val="18"/>
              </w:rPr>
              <w:br/>
              <w:t>(3.31–621.17)</w:t>
            </w:r>
          </w:p>
        </w:tc>
        <w:tc>
          <w:tcPr>
            <w:tcW w:w="465" w:type="pct"/>
          </w:tcPr>
          <w:p w14:paraId="3B7EC9E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0A14453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1.86</w:t>
            </w:r>
            <w:r w:rsidRPr="00F95407">
              <w:rPr>
                <w:rFonts w:ascii="Calibri" w:eastAsia="Arial" w:hAnsi="Calibri" w:cs="Calibri"/>
                <w:color w:val="000000"/>
                <w:sz w:val="18"/>
                <w:szCs w:val="18"/>
              </w:rPr>
              <w:br/>
              <w:t>(0.37–7.10)</w:t>
            </w:r>
          </w:p>
        </w:tc>
        <w:tc>
          <w:tcPr>
            <w:tcW w:w="465" w:type="pct"/>
          </w:tcPr>
          <w:p w14:paraId="46B0EF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13.30</w:t>
            </w:r>
            <w:r w:rsidRPr="00F95407">
              <w:rPr>
                <w:rFonts w:ascii="Calibri" w:eastAsia="Arial" w:hAnsi="Calibri" w:cs="Calibri"/>
                <w:color w:val="000000"/>
                <w:sz w:val="18"/>
                <w:szCs w:val="18"/>
              </w:rPr>
              <w:br/>
              <w:t>(0.55–205.83)</w:t>
            </w:r>
          </w:p>
        </w:tc>
        <w:tc>
          <w:tcPr>
            <w:tcW w:w="465" w:type="pct"/>
          </w:tcPr>
          <w:p w14:paraId="0CF33A3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34.25</w:t>
            </w:r>
            <w:r w:rsidRPr="00F95407">
              <w:rPr>
                <w:rFonts w:ascii="Calibri" w:eastAsia="Arial" w:hAnsi="Calibri" w:cs="Calibri"/>
                <w:color w:val="000000"/>
                <w:sz w:val="18"/>
                <w:szCs w:val="18"/>
              </w:rPr>
              <w:br/>
              <w:t>(2.79–368.90)</w:t>
            </w:r>
          </w:p>
        </w:tc>
        <w:tc>
          <w:tcPr>
            <w:tcW w:w="465" w:type="pct"/>
          </w:tcPr>
          <w:p w14:paraId="6A0D15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12F0D2A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1CE0D316"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2EAA4B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2EBEBF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66BDC25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18D472F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94C64C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5.45</w:t>
            </w:r>
            <w:r w:rsidRPr="00F95407">
              <w:rPr>
                <w:rFonts w:ascii="Calibri" w:eastAsia="Arial" w:hAnsi="Calibri" w:cs="Calibri"/>
                <w:color w:val="000000"/>
                <w:sz w:val="18"/>
                <w:szCs w:val="18"/>
              </w:rPr>
              <w:br/>
              <w:t>(0.48–31.89)</w:t>
            </w:r>
          </w:p>
        </w:tc>
        <w:tc>
          <w:tcPr>
            <w:tcW w:w="465" w:type="pct"/>
          </w:tcPr>
          <w:p w14:paraId="72C1D17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108ED46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0.11</w:t>
            </w:r>
            <w:r w:rsidRPr="00F95407">
              <w:rPr>
                <w:rFonts w:ascii="Calibri" w:eastAsia="Arial" w:hAnsi="Calibri" w:cs="Calibri"/>
                <w:color w:val="000000"/>
                <w:sz w:val="18"/>
                <w:szCs w:val="18"/>
              </w:rPr>
              <w:br/>
              <w:t>(0.03–0.26)</w:t>
            </w:r>
          </w:p>
        </w:tc>
        <w:tc>
          <w:tcPr>
            <w:tcW w:w="465" w:type="pct"/>
          </w:tcPr>
          <w:p w14:paraId="5276154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34.66</w:t>
            </w:r>
            <w:r w:rsidRPr="00F95407">
              <w:rPr>
                <w:rFonts w:ascii="Calibri" w:eastAsia="Arial" w:hAnsi="Calibri" w:cs="Calibri"/>
                <w:color w:val="000000"/>
                <w:sz w:val="18"/>
                <w:szCs w:val="18"/>
              </w:rPr>
              <w:br/>
              <w:t>(2.61–274.20)</w:t>
            </w:r>
          </w:p>
        </w:tc>
        <w:tc>
          <w:tcPr>
            <w:tcW w:w="465" w:type="pct"/>
          </w:tcPr>
          <w:p w14:paraId="171A492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50.00</w:t>
            </w:r>
            <w:r w:rsidRPr="00F95407">
              <w:rPr>
                <w:rFonts w:ascii="Calibri" w:eastAsia="Arial" w:hAnsi="Calibri" w:cs="Calibri"/>
                <w:color w:val="000000"/>
                <w:sz w:val="18"/>
                <w:szCs w:val="18"/>
              </w:rPr>
              <w:br/>
              <w:t>(5.60–345.50)</w:t>
            </w:r>
          </w:p>
        </w:tc>
        <w:tc>
          <w:tcPr>
            <w:tcW w:w="465" w:type="pct"/>
          </w:tcPr>
          <w:p w14:paraId="66758EF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46FAC1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54AE3481" w14:textId="77777777" w:rsidTr="00A53B1A">
        <w:tc>
          <w:tcPr>
            <w:tcW w:w="342" w:type="pct"/>
            <w:vMerge/>
          </w:tcPr>
          <w:p w14:paraId="780EACA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603B0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6982E1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072D1C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8B0BC2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18.28</w:t>
            </w:r>
            <w:r w:rsidRPr="00F95407">
              <w:rPr>
                <w:rFonts w:ascii="Calibri" w:eastAsia="Arial" w:hAnsi="Calibri" w:cs="Calibri"/>
                <w:color w:val="000000"/>
                <w:sz w:val="18"/>
                <w:szCs w:val="18"/>
              </w:rPr>
              <w:br/>
              <w:t>(2.00–102.76)</w:t>
            </w:r>
          </w:p>
        </w:tc>
        <w:tc>
          <w:tcPr>
            <w:tcW w:w="465" w:type="pct"/>
          </w:tcPr>
          <w:p w14:paraId="5F30338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5735EE2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4AFE30C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118.88</w:t>
            </w:r>
            <w:r w:rsidRPr="00F95407">
              <w:rPr>
                <w:rFonts w:ascii="Calibri" w:eastAsia="Arial" w:hAnsi="Calibri" w:cs="Calibri"/>
                <w:color w:val="000000"/>
                <w:sz w:val="18"/>
                <w:szCs w:val="18"/>
              </w:rPr>
              <w:br/>
              <w:t>(10.24–887.70)</w:t>
            </w:r>
          </w:p>
        </w:tc>
        <w:tc>
          <w:tcPr>
            <w:tcW w:w="465" w:type="pct"/>
          </w:tcPr>
          <w:p w14:paraId="14A1F74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197.30</w:t>
            </w:r>
            <w:r w:rsidRPr="00F95407">
              <w:rPr>
                <w:rFonts w:ascii="Calibri" w:eastAsia="Arial" w:hAnsi="Calibri" w:cs="Calibri"/>
                <w:color w:val="000000"/>
                <w:sz w:val="18"/>
                <w:szCs w:val="18"/>
              </w:rPr>
              <w:br/>
              <w:t>(24.38–1334.91)</w:t>
            </w:r>
          </w:p>
        </w:tc>
        <w:tc>
          <w:tcPr>
            <w:tcW w:w="465" w:type="pct"/>
          </w:tcPr>
          <w:p w14:paraId="2497D5A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c>
          <w:tcPr>
            <w:tcW w:w="462" w:type="pct"/>
          </w:tcPr>
          <w:p w14:paraId="6FEC3B5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52B2EA1C"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3A210AE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0AC628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104C1B9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52CAA4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4303814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4.00</w:t>
            </w:r>
            <w:r w:rsidRPr="00F95407">
              <w:rPr>
                <w:rFonts w:ascii="Calibri" w:eastAsia="Arial" w:hAnsi="Calibri" w:cs="Calibri"/>
                <w:color w:val="000000"/>
                <w:sz w:val="18"/>
                <w:szCs w:val="18"/>
              </w:rPr>
              <w:br/>
              <w:t>(0.15–32.55)</w:t>
            </w:r>
          </w:p>
        </w:tc>
        <w:tc>
          <w:tcPr>
            <w:tcW w:w="465" w:type="pct"/>
          </w:tcPr>
          <w:p w14:paraId="7883475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5F560BC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2.35</w:t>
            </w:r>
            <w:r w:rsidRPr="00F95407">
              <w:rPr>
                <w:rFonts w:ascii="Calibri" w:eastAsia="Arial" w:hAnsi="Calibri" w:cs="Calibri"/>
                <w:color w:val="000000"/>
                <w:sz w:val="18"/>
                <w:szCs w:val="18"/>
              </w:rPr>
              <w:br/>
              <w:t>(0.49–9.03)</w:t>
            </w:r>
          </w:p>
        </w:tc>
        <w:tc>
          <w:tcPr>
            <w:tcW w:w="465" w:type="pct"/>
          </w:tcPr>
          <w:p w14:paraId="030E023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(0.03–10.19)</w:t>
            </w:r>
          </w:p>
        </w:tc>
        <w:tc>
          <w:tcPr>
            <w:tcW w:w="465" w:type="pct"/>
          </w:tcPr>
          <w:p w14:paraId="4B78EC8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1.55</w:t>
            </w:r>
            <w:r w:rsidRPr="00F95407">
              <w:rPr>
                <w:rFonts w:ascii="Calibri" w:eastAsia="Arial" w:hAnsi="Calibri" w:cs="Calibri"/>
                <w:color w:val="000000"/>
                <w:sz w:val="18"/>
                <w:szCs w:val="18"/>
              </w:rPr>
              <w:br/>
              <w:t>(0.10–15.76)</w:t>
            </w:r>
          </w:p>
        </w:tc>
        <w:tc>
          <w:tcPr>
            <w:tcW w:w="465" w:type="pct"/>
          </w:tcPr>
          <w:p w14:paraId="7916AF0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w:t>
            </w:r>
          </w:p>
        </w:tc>
        <w:tc>
          <w:tcPr>
            <w:tcW w:w="462" w:type="pct"/>
          </w:tcPr>
          <w:p w14:paraId="7645113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63%</w:t>
            </w:r>
          </w:p>
        </w:tc>
      </w:tr>
      <w:tr w:rsidR="002C464E" w:rsidRPr="005722A5" w14:paraId="13DF35FF" w14:textId="77777777" w:rsidTr="00A53B1A">
        <w:tc>
          <w:tcPr>
            <w:tcW w:w="342" w:type="pct"/>
            <w:vMerge/>
          </w:tcPr>
          <w:p w14:paraId="34CC20B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610FA6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4642CE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21B2C5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78146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22.89</w:t>
            </w:r>
            <w:r w:rsidRPr="00F95407">
              <w:rPr>
                <w:rFonts w:ascii="Calibri" w:eastAsia="Arial" w:hAnsi="Calibri" w:cs="Calibri"/>
                <w:color w:val="000000"/>
                <w:sz w:val="18"/>
                <w:szCs w:val="18"/>
              </w:rPr>
              <w:br/>
              <w:t>(1.34–155.99)</w:t>
            </w:r>
          </w:p>
        </w:tc>
        <w:tc>
          <w:tcPr>
            <w:tcW w:w="465" w:type="pct"/>
          </w:tcPr>
          <w:p w14:paraId="157678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7CF57D2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2.04</w:t>
            </w:r>
            <w:r w:rsidRPr="00F95407">
              <w:rPr>
                <w:rFonts w:ascii="Calibri" w:eastAsia="Arial" w:hAnsi="Calibri" w:cs="Calibri"/>
                <w:color w:val="000000"/>
                <w:sz w:val="18"/>
                <w:szCs w:val="18"/>
              </w:rPr>
              <w:br/>
              <w:t>(0.43–7.80)</w:t>
            </w:r>
          </w:p>
        </w:tc>
        <w:tc>
          <w:tcPr>
            <w:tcW w:w="465" w:type="pct"/>
          </w:tcPr>
          <w:p w14:paraId="70CF1F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4.51</w:t>
            </w:r>
            <w:r w:rsidRPr="00F95407">
              <w:rPr>
                <w:rFonts w:ascii="Calibri" w:eastAsia="Arial" w:hAnsi="Calibri" w:cs="Calibri"/>
                <w:color w:val="000000"/>
                <w:sz w:val="18"/>
                <w:szCs w:val="18"/>
              </w:rPr>
              <w:br/>
              <w:t>(0.23–51.48)</w:t>
            </w:r>
          </w:p>
        </w:tc>
        <w:tc>
          <w:tcPr>
            <w:tcW w:w="465" w:type="pct"/>
          </w:tcPr>
          <w:p w14:paraId="54F585C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10.45</w:t>
            </w:r>
            <w:r w:rsidRPr="00F95407">
              <w:rPr>
                <w:rFonts w:ascii="Calibri" w:eastAsia="Arial" w:hAnsi="Calibri" w:cs="Calibri"/>
                <w:color w:val="000000"/>
                <w:sz w:val="18"/>
                <w:szCs w:val="18"/>
              </w:rPr>
              <w:br/>
              <w:t>(1.06–94.70)</w:t>
            </w:r>
          </w:p>
        </w:tc>
        <w:tc>
          <w:tcPr>
            <w:tcW w:w="465" w:type="pct"/>
          </w:tcPr>
          <w:p w14:paraId="6A19A31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85%</w:t>
            </w:r>
          </w:p>
        </w:tc>
        <w:tc>
          <w:tcPr>
            <w:tcW w:w="462" w:type="pct"/>
          </w:tcPr>
          <w:p w14:paraId="7491AE7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2C464E" w:rsidRPr="005722A5" w14:paraId="42DCF0FF"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527299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7A744BC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5A8C89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5C90772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2D3938D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1.02</w:t>
            </w:r>
            <w:r w:rsidRPr="00F95407">
              <w:rPr>
                <w:rFonts w:ascii="Calibri" w:eastAsia="Arial" w:hAnsi="Calibri" w:cs="Calibri"/>
                <w:color w:val="000000"/>
                <w:sz w:val="18"/>
                <w:szCs w:val="18"/>
              </w:rPr>
              <w:br/>
              <w:t>(0.11–26.76)</w:t>
            </w:r>
          </w:p>
        </w:tc>
        <w:tc>
          <w:tcPr>
            <w:tcW w:w="465" w:type="pct"/>
          </w:tcPr>
          <w:p w14:paraId="07475A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576C1B3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0.11</w:t>
            </w:r>
            <w:r w:rsidRPr="00F95407">
              <w:rPr>
                <w:rFonts w:ascii="Calibri" w:eastAsia="Arial" w:hAnsi="Calibri" w:cs="Calibri"/>
                <w:color w:val="000000"/>
                <w:sz w:val="18"/>
                <w:szCs w:val="18"/>
              </w:rPr>
              <w:br/>
              <w:t>(0.03–0.26)</w:t>
            </w:r>
          </w:p>
        </w:tc>
        <w:tc>
          <w:tcPr>
            <w:tcW w:w="465" w:type="pct"/>
          </w:tcPr>
          <w:p w14:paraId="695BFE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6.61</w:t>
            </w:r>
            <w:r w:rsidRPr="00F95407">
              <w:rPr>
                <w:rFonts w:ascii="Calibri" w:eastAsia="Arial" w:hAnsi="Calibri" w:cs="Calibri"/>
                <w:color w:val="000000"/>
                <w:sz w:val="18"/>
                <w:szCs w:val="18"/>
              </w:rPr>
              <w:br/>
              <w:t>(0.56–204.82)</w:t>
            </w:r>
          </w:p>
        </w:tc>
        <w:tc>
          <w:tcPr>
            <w:tcW w:w="465" w:type="pct"/>
          </w:tcPr>
          <w:p w14:paraId="0946A8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9.31</w:t>
            </w:r>
            <w:r w:rsidRPr="00F95407">
              <w:rPr>
                <w:rFonts w:ascii="Calibri" w:eastAsia="Arial" w:hAnsi="Calibri" w:cs="Calibri"/>
                <w:color w:val="000000"/>
                <w:sz w:val="18"/>
                <w:szCs w:val="18"/>
              </w:rPr>
              <w:br/>
              <w:t>(1.19–262.95)</w:t>
            </w:r>
          </w:p>
        </w:tc>
        <w:tc>
          <w:tcPr>
            <w:tcW w:w="465" w:type="pct"/>
          </w:tcPr>
          <w:p w14:paraId="76BF60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94%</w:t>
            </w:r>
          </w:p>
        </w:tc>
        <w:tc>
          <w:tcPr>
            <w:tcW w:w="462" w:type="pct"/>
          </w:tcPr>
          <w:p w14:paraId="26E539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98%</w:t>
            </w:r>
          </w:p>
        </w:tc>
      </w:tr>
      <w:tr w:rsidR="002C464E" w:rsidRPr="005722A5" w14:paraId="29BA5EE1" w14:textId="77777777" w:rsidTr="00A53B1A">
        <w:tc>
          <w:tcPr>
            <w:tcW w:w="342" w:type="pct"/>
            <w:vMerge/>
          </w:tcPr>
          <w:p w14:paraId="3116314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B6CD43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91746D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D0634D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22540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3.02</w:t>
            </w:r>
            <w:r w:rsidRPr="00F95407">
              <w:rPr>
                <w:rFonts w:ascii="Calibri" w:eastAsia="Arial" w:hAnsi="Calibri" w:cs="Calibri"/>
                <w:color w:val="000000"/>
                <w:sz w:val="18"/>
                <w:szCs w:val="18"/>
              </w:rPr>
              <w:br/>
              <w:t>(0.39–106.35)</w:t>
            </w:r>
          </w:p>
        </w:tc>
        <w:tc>
          <w:tcPr>
            <w:tcW w:w="465" w:type="pct"/>
          </w:tcPr>
          <w:p w14:paraId="0A242F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(0.05–0.37)</w:t>
            </w:r>
          </w:p>
        </w:tc>
        <w:tc>
          <w:tcPr>
            <w:tcW w:w="465" w:type="pct"/>
          </w:tcPr>
          <w:p w14:paraId="295014C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0.09</w:t>
            </w:r>
            <w:r w:rsidRPr="00F95407">
              <w:rPr>
                <w:rFonts w:ascii="Calibri" w:eastAsia="Arial" w:hAnsi="Calibri" w:cs="Calibri"/>
                <w:color w:val="000000"/>
                <w:sz w:val="18"/>
                <w:szCs w:val="18"/>
              </w:rPr>
              <w:br/>
              <w:t>(0.03–0.23)</w:t>
            </w:r>
          </w:p>
        </w:tc>
        <w:tc>
          <w:tcPr>
            <w:tcW w:w="465" w:type="pct"/>
          </w:tcPr>
          <w:p w14:paraId="003AFE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19.56</w:t>
            </w:r>
            <w:r w:rsidRPr="00F95407">
              <w:rPr>
                <w:rFonts w:ascii="Calibri" w:eastAsia="Arial" w:hAnsi="Calibri" w:cs="Calibri"/>
                <w:color w:val="000000"/>
                <w:sz w:val="18"/>
                <w:szCs w:val="18"/>
              </w:rPr>
              <w:br/>
              <w:t>(2.00–905.12)</w:t>
            </w:r>
          </w:p>
        </w:tc>
        <w:tc>
          <w:tcPr>
            <w:tcW w:w="465" w:type="pct"/>
          </w:tcPr>
          <w:p w14:paraId="7230083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32.56</w:t>
            </w:r>
            <w:r w:rsidRPr="00F95407">
              <w:rPr>
                <w:rFonts w:ascii="Calibri" w:eastAsia="Arial" w:hAnsi="Calibri" w:cs="Calibri"/>
                <w:color w:val="000000"/>
                <w:sz w:val="18"/>
                <w:szCs w:val="18"/>
              </w:rPr>
              <w:br/>
              <w:t>(4.85–1308.57)</w:t>
            </w:r>
          </w:p>
        </w:tc>
        <w:tc>
          <w:tcPr>
            <w:tcW w:w="465" w:type="pct"/>
          </w:tcPr>
          <w:p w14:paraId="37B71BB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99%</w:t>
            </w:r>
          </w:p>
        </w:tc>
        <w:tc>
          <w:tcPr>
            <w:tcW w:w="462" w:type="pct"/>
          </w:tcPr>
          <w:p w14:paraId="06B004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6E3B26E7"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6DD6A29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E289E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575B22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5E4EB8B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0D112B3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0.77</w:t>
            </w:r>
            <w:r w:rsidRPr="00F95407">
              <w:rPr>
                <w:rFonts w:ascii="Calibri" w:eastAsia="Arial" w:hAnsi="Calibri" w:cs="Calibri"/>
                <w:color w:val="000000"/>
                <w:sz w:val="18"/>
                <w:szCs w:val="18"/>
              </w:rPr>
              <w:br/>
              <w:t>(0.03–23.61)</w:t>
            </w:r>
          </w:p>
        </w:tc>
        <w:tc>
          <w:tcPr>
            <w:tcW w:w="465" w:type="pct"/>
          </w:tcPr>
          <w:p w14:paraId="66B36B3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0C250A7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2.37</w:t>
            </w:r>
            <w:r w:rsidRPr="00F95407">
              <w:rPr>
                <w:rFonts w:ascii="Calibri" w:eastAsia="Arial" w:hAnsi="Calibri" w:cs="Calibri"/>
                <w:color w:val="000000"/>
                <w:sz w:val="18"/>
                <w:szCs w:val="18"/>
              </w:rPr>
              <w:br/>
              <w:t>(0.48–9.18)</w:t>
            </w:r>
          </w:p>
        </w:tc>
        <w:tc>
          <w:tcPr>
            <w:tcW w:w="465" w:type="pct"/>
          </w:tcPr>
          <w:p w14:paraId="040EC61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0.15</w:t>
            </w:r>
            <w:r w:rsidRPr="00F95407">
              <w:rPr>
                <w:rFonts w:ascii="Calibri" w:eastAsia="Arial" w:hAnsi="Calibri" w:cs="Calibri"/>
                <w:color w:val="000000"/>
                <w:sz w:val="18"/>
                <w:szCs w:val="18"/>
              </w:rPr>
              <w:br/>
              <w:t>(0.01–5.71)</w:t>
            </w:r>
          </w:p>
        </w:tc>
        <w:tc>
          <w:tcPr>
            <w:tcW w:w="465" w:type="pct"/>
          </w:tcPr>
          <w:p w14:paraId="45D1C11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0.31</w:t>
            </w:r>
            <w:r w:rsidRPr="00F95407">
              <w:rPr>
                <w:rFonts w:ascii="Calibri" w:eastAsia="Arial" w:hAnsi="Calibri" w:cs="Calibri"/>
                <w:color w:val="000000"/>
                <w:sz w:val="18"/>
                <w:szCs w:val="18"/>
              </w:rPr>
              <w:br/>
              <w:t>(0.02–8.84)</w:t>
            </w:r>
          </w:p>
        </w:tc>
        <w:tc>
          <w:tcPr>
            <w:tcW w:w="465" w:type="pct"/>
          </w:tcPr>
          <w:p w14:paraId="1AEA32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w:t>
            </w:r>
          </w:p>
        </w:tc>
        <w:tc>
          <w:tcPr>
            <w:tcW w:w="462" w:type="pct"/>
          </w:tcPr>
          <w:p w14:paraId="25ACB8D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r w:rsidR="002C464E" w:rsidRPr="005722A5" w14:paraId="48DF9065" w14:textId="77777777" w:rsidTr="00A53B1A">
        <w:tc>
          <w:tcPr>
            <w:tcW w:w="342" w:type="pct"/>
            <w:vMerge/>
          </w:tcPr>
          <w:p w14:paraId="6E506B3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E2E349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DA33D7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A7A178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28E5AEA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3.87</w:t>
            </w:r>
            <w:r w:rsidRPr="00F95407">
              <w:rPr>
                <w:rFonts w:ascii="Calibri" w:eastAsia="Arial" w:hAnsi="Calibri" w:cs="Calibri"/>
                <w:color w:val="000000"/>
                <w:sz w:val="18"/>
                <w:szCs w:val="18"/>
              </w:rPr>
              <w:br/>
              <w:t>(0.26–266.35)</w:t>
            </w:r>
          </w:p>
        </w:tc>
        <w:tc>
          <w:tcPr>
            <w:tcW w:w="465" w:type="pct"/>
          </w:tcPr>
          <w:p w14:paraId="0E6AD66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5.10</w:t>
            </w:r>
            <w:r w:rsidRPr="00F95407">
              <w:rPr>
                <w:rFonts w:ascii="Calibri" w:eastAsia="Arial" w:hAnsi="Calibri" w:cs="Calibri"/>
                <w:color w:val="000000"/>
                <w:sz w:val="18"/>
                <w:szCs w:val="18"/>
              </w:rPr>
              <w:br/>
              <w:t>(1.31–16.57)</w:t>
            </w:r>
          </w:p>
        </w:tc>
        <w:tc>
          <w:tcPr>
            <w:tcW w:w="465" w:type="pct"/>
          </w:tcPr>
          <w:p w14:paraId="33AFDF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2.05</w:t>
            </w:r>
            <w:r w:rsidRPr="00F95407">
              <w:rPr>
                <w:rFonts w:ascii="Calibri" w:eastAsia="Arial" w:hAnsi="Calibri" w:cs="Calibri"/>
                <w:color w:val="000000"/>
                <w:sz w:val="18"/>
                <w:szCs w:val="18"/>
              </w:rPr>
              <w:br/>
              <w:t>(0.42–7.93)</w:t>
            </w:r>
          </w:p>
        </w:tc>
        <w:tc>
          <w:tcPr>
            <w:tcW w:w="465" w:type="pct"/>
          </w:tcPr>
          <w:p w14:paraId="7D2584E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0.81</w:t>
            </w:r>
            <w:r w:rsidRPr="00F95407">
              <w:rPr>
                <w:rFonts w:ascii="Calibri" w:eastAsia="Arial" w:hAnsi="Calibri" w:cs="Calibri"/>
                <w:color w:val="000000"/>
                <w:sz w:val="18"/>
                <w:szCs w:val="18"/>
              </w:rPr>
              <w:br/>
              <w:t>(0.04–61.06)</w:t>
            </w:r>
          </w:p>
        </w:tc>
        <w:tc>
          <w:tcPr>
            <w:tcW w:w="465" w:type="pct"/>
          </w:tcPr>
          <w:p w14:paraId="236993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1.83</w:t>
            </w:r>
            <w:r w:rsidRPr="00F95407">
              <w:rPr>
                <w:rFonts w:ascii="Calibri" w:eastAsia="Arial" w:hAnsi="Calibri" w:cs="Calibri"/>
                <w:color w:val="000000"/>
                <w:sz w:val="18"/>
                <w:szCs w:val="18"/>
              </w:rPr>
              <w:br/>
              <w:t>(0.19–117.51)</w:t>
            </w:r>
          </w:p>
        </w:tc>
        <w:tc>
          <w:tcPr>
            <w:tcW w:w="465" w:type="pct"/>
          </w:tcPr>
          <w:p w14:paraId="244984E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c>
          <w:tcPr>
            <w:tcW w:w="462" w:type="pct"/>
          </w:tcPr>
          <w:p w14:paraId="337C769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69%</w:t>
            </w:r>
          </w:p>
        </w:tc>
      </w:tr>
      <w:tr w:rsidR="002C464E" w:rsidRPr="005722A5" w14:paraId="73FC87BC"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43B35C5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Death</w:t>
            </w:r>
          </w:p>
        </w:tc>
        <w:tc>
          <w:tcPr>
            <w:tcW w:w="353" w:type="pct"/>
            <w:vMerge w:val="restart"/>
          </w:tcPr>
          <w:p w14:paraId="52EA53C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029D529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6876150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1512049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(0.00–0.19)</w:t>
            </w:r>
          </w:p>
        </w:tc>
        <w:tc>
          <w:tcPr>
            <w:tcW w:w="465" w:type="pct"/>
          </w:tcPr>
          <w:p w14:paraId="6F46EB2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0EB8DA6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649FEF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66C11B6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1945AB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20D3AF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0CFA430A" w14:textId="77777777" w:rsidTr="00A53B1A">
        <w:tc>
          <w:tcPr>
            <w:tcW w:w="342" w:type="pct"/>
            <w:vMerge/>
          </w:tcPr>
          <w:p w14:paraId="39F0338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4EF5A2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4055B42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2EDB65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47987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0.20</w:t>
            </w:r>
            <w:r w:rsidRPr="00F95407">
              <w:rPr>
                <w:rFonts w:ascii="Calibri" w:eastAsia="Arial" w:hAnsi="Calibri" w:cs="Calibri"/>
                <w:color w:val="000000"/>
                <w:sz w:val="18"/>
                <w:szCs w:val="18"/>
              </w:rPr>
              <w:br/>
              <w:t>(0.01–1.54)</w:t>
            </w:r>
          </w:p>
        </w:tc>
        <w:tc>
          <w:tcPr>
            <w:tcW w:w="465" w:type="pct"/>
          </w:tcPr>
          <w:p w14:paraId="25557C7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5B94AB8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1866D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D3618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2F5C18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7B37210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298264D0"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77EA8D1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C3420A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76D634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2A8565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F04DA4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(0.00–2.31)</w:t>
            </w:r>
          </w:p>
        </w:tc>
        <w:tc>
          <w:tcPr>
            <w:tcW w:w="465" w:type="pct"/>
          </w:tcPr>
          <w:p w14:paraId="58361E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2F4E054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(0.02–1.20)</w:t>
            </w:r>
          </w:p>
        </w:tc>
        <w:tc>
          <w:tcPr>
            <w:tcW w:w="465" w:type="pct"/>
          </w:tcPr>
          <w:p w14:paraId="5F2C523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0.33</w:t>
            </w:r>
            <w:r w:rsidRPr="00F95407">
              <w:rPr>
                <w:rFonts w:ascii="Calibri" w:eastAsia="Arial" w:hAnsi="Calibri" w:cs="Calibri"/>
                <w:color w:val="000000"/>
                <w:sz w:val="18"/>
                <w:szCs w:val="18"/>
              </w:rPr>
              <w:br/>
              <w:t>(0.01–10.21)</w:t>
            </w:r>
          </w:p>
        </w:tc>
        <w:tc>
          <w:tcPr>
            <w:tcW w:w="465" w:type="pct"/>
          </w:tcPr>
          <w:p w14:paraId="425A423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0.73</w:t>
            </w:r>
            <w:r w:rsidRPr="00F95407">
              <w:rPr>
                <w:rFonts w:ascii="Calibri" w:eastAsia="Arial" w:hAnsi="Calibri" w:cs="Calibri"/>
                <w:color w:val="000000"/>
                <w:sz w:val="18"/>
                <w:szCs w:val="18"/>
              </w:rPr>
              <w:br/>
              <w:t>(0.03–17.35)</w:t>
            </w:r>
          </w:p>
        </w:tc>
        <w:tc>
          <w:tcPr>
            <w:tcW w:w="465" w:type="pct"/>
          </w:tcPr>
          <w:p w14:paraId="1BAB5A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w:t>
            </w:r>
          </w:p>
        </w:tc>
        <w:tc>
          <w:tcPr>
            <w:tcW w:w="462" w:type="pct"/>
          </w:tcPr>
          <w:p w14:paraId="17B8D9A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r>
      <w:tr w:rsidR="002C464E" w:rsidRPr="005722A5" w14:paraId="768EC39B" w14:textId="77777777" w:rsidTr="00A53B1A">
        <w:tc>
          <w:tcPr>
            <w:tcW w:w="342" w:type="pct"/>
            <w:vMerge/>
          </w:tcPr>
          <w:p w14:paraId="0A62393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75388D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5A0ECC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9A7BB7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12D0DBF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0.62</w:t>
            </w:r>
            <w:r w:rsidRPr="00F95407">
              <w:rPr>
                <w:rFonts w:ascii="Calibri" w:eastAsia="Arial" w:hAnsi="Calibri" w:cs="Calibri"/>
                <w:color w:val="000000"/>
                <w:sz w:val="18"/>
                <w:szCs w:val="18"/>
              </w:rPr>
              <w:br/>
              <w:t>(0.03–5.40)</w:t>
            </w:r>
          </w:p>
        </w:tc>
        <w:tc>
          <w:tcPr>
            <w:tcW w:w="465" w:type="pct"/>
          </w:tcPr>
          <w:p w14:paraId="719465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6506011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0.23</w:t>
            </w:r>
            <w:r w:rsidRPr="00F95407">
              <w:rPr>
                <w:rFonts w:ascii="Calibri" w:eastAsia="Arial" w:hAnsi="Calibri" w:cs="Calibri"/>
                <w:color w:val="000000"/>
                <w:sz w:val="18"/>
                <w:szCs w:val="18"/>
              </w:rPr>
              <w:br/>
              <w:t>(0.02–1.05)</w:t>
            </w:r>
          </w:p>
        </w:tc>
        <w:tc>
          <w:tcPr>
            <w:tcW w:w="465" w:type="pct"/>
          </w:tcPr>
          <w:p w14:paraId="3264AE4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1.07</w:t>
            </w:r>
            <w:r w:rsidRPr="00F95407">
              <w:rPr>
                <w:rFonts w:ascii="Calibri" w:eastAsia="Arial" w:hAnsi="Calibri" w:cs="Calibri"/>
                <w:color w:val="000000"/>
                <w:sz w:val="18"/>
                <w:szCs w:val="18"/>
              </w:rPr>
              <w:br/>
              <w:t>(0.04–25.58)</w:t>
            </w:r>
          </w:p>
        </w:tc>
        <w:tc>
          <w:tcPr>
            <w:tcW w:w="465" w:type="pct"/>
          </w:tcPr>
          <w:p w14:paraId="5B7F2C0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2.67</w:t>
            </w:r>
            <w:r w:rsidRPr="00F95407">
              <w:rPr>
                <w:rFonts w:ascii="Calibri" w:eastAsia="Arial" w:hAnsi="Calibri" w:cs="Calibri"/>
                <w:color w:val="000000"/>
                <w:sz w:val="18"/>
                <w:szCs w:val="18"/>
              </w:rPr>
              <w:br/>
              <w:t>(0.21–52.27)</w:t>
            </w:r>
          </w:p>
        </w:tc>
        <w:tc>
          <w:tcPr>
            <w:tcW w:w="465" w:type="pct"/>
          </w:tcPr>
          <w:p w14:paraId="38C96FB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52%</w:t>
            </w:r>
          </w:p>
        </w:tc>
        <w:tc>
          <w:tcPr>
            <w:tcW w:w="462" w:type="pct"/>
          </w:tcPr>
          <w:p w14:paraId="22CEE75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77%</w:t>
            </w:r>
          </w:p>
        </w:tc>
      </w:tr>
      <w:tr w:rsidR="002C464E" w:rsidRPr="005722A5" w14:paraId="32F76201"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DF315E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519D38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17926B4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672A671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0C2F26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(0.00–0.05)</w:t>
            </w:r>
          </w:p>
        </w:tc>
        <w:tc>
          <w:tcPr>
            <w:tcW w:w="465" w:type="pct"/>
          </w:tcPr>
          <w:p w14:paraId="31DACAC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31A1772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1A64E4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2BA345E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31BCC9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329255E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67266EC1" w14:textId="77777777" w:rsidTr="00A53B1A">
        <w:tc>
          <w:tcPr>
            <w:tcW w:w="342" w:type="pct"/>
            <w:vMerge/>
          </w:tcPr>
          <w:p w14:paraId="5777925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135BC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57F952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A8AF95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08BC96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0.06</w:t>
            </w:r>
            <w:r w:rsidRPr="00F95407">
              <w:rPr>
                <w:rFonts w:ascii="Calibri" w:eastAsia="Arial" w:hAnsi="Calibri" w:cs="Calibri"/>
                <w:color w:val="000000"/>
                <w:sz w:val="18"/>
                <w:szCs w:val="18"/>
              </w:rPr>
              <w:br/>
              <w:t>(0.01–0.38)</w:t>
            </w:r>
          </w:p>
        </w:tc>
        <w:tc>
          <w:tcPr>
            <w:tcW w:w="465" w:type="pct"/>
          </w:tcPr>
          <w:p w14:paraId="7DBA75F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754C871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13E7F2C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4585E6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0D2B820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5927CE6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0C18701C"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4873CF6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DE9AF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2905CF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5EE3FC1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6B4AA8D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0.07</w:t>
            </w:r>
            <w:r w:rsidRPr="00F95407">
              <w:rPr>
                <w:rFonts w:ascii="Calibri" w:eastAsia="Arial" w:hAnsi="Calibri" w:cs="Calibri"/>
                <w:color w:val="000000"/>
                <w:sz w:val="18"/>
                <w:szCs w:val="18"/>
              </w:rPr>
              <w:br/>
              <w:t>(0.00–0.62)</w:t>
            </w:r>
          </w:p>
        </w:tc>
        <w:tc>
          <w:tcPr>
            <w:tcW w:w="465" w:type="pct"/>
          </w:tcPr>
          <w:p w14:paraId="2A3C19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5EADCB3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(0.03–1.34)</w:t>
            </w:r>
          </w:p>
        </w:tc>
        <w:tc>
          <w:tcPr>
            <w:tcW w:w="465" w:type="pct"/>
          </w:tcPr>
          <w:p w14:paraId="4C5A846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(0.00–2.78)</w:t>
            </w:r>
          </w:p>
        </w:tc>
        <w:tc>
          <w:tcPr>
            <w:tcW w:w="465" w:type="pct"/>
          </w:tcPr>
          <w:p w14:paraId="47973C5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(0.01–4.25)</w:t>
            </w:r>
          </w:p>
        </w:tc>
        <w:tc>
          <w:tcPr>
            <w:tcW w:w="465" w:type="pct"/>
          </w:tcPr>
          <w:p w14:paraId="0FF1A6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w:t>
            </w:r>
          </w:p>
        </w:tc>
        <w:tc>
          <w:tcPr>
            <w:tcW w:w="462" w:type="pct"/>
          </w:tcPr>
          <w:p w14:paraId="448A638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17%</w:t>
            </w:r>
          </w:p>
        </w:tc>
      </w:tr>
      <w:tr w:rsidR="002C464E" w:rsidRPr="005722A5" w14:paraId="269386F7" w14:textId="77777777" w:rsidTr="00A53B1A">
        <w:tc>
          <w:tcPr>
            <w:tcW w:w="342" w:type="pct"/>
            <w:vMerge/>
          </w:tcPr>
          <w:p w14:paraId="20919BA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D0CC8A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E79B17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D99E81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746892B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0.22</w:t>
            </w:r>
            <w:r w:rsidRPr="00F95407">
              <w:rPr>
                <w:rFonts w:ascii="Calibri" w:eastAsia="Arial" w:hAnsi="Calibri" w:cs="Calibri"/>
                <w:color w:val="000000"/>
                <w:sz w:val="18"/>
                <w:szCs w:val="18"/>
              </w:rPr>
              <w:br/>
              <w:t>(0.01–1.42)</w:t>
            </w:r>
          </w:p>
        </w:tc>
        <w:tc>
          <w:tcPr>
            <w:tcW w:w="465" w:type="pct"/>
          </w:tcPr>
          <w:p w14:paraId="6AD2503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215B91D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(0.02–1.16)</w:t>
            </w:r>
          </w:p>
        </w:tc>
        <w:tc>
          <w:tcPr>
            <w:tcW w:w="465" w:type="pct"/>
          </w:tcPr>
          <w:p w14:paraId="50F5B7F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0.35</w:t>
            </w:r>
            <w:r w:rsidRPr="00F95407">
              <w:rPr>
                <w:rFonts w:ascii="Calibri" w:eastAsia="Arial" w:hAnsi="Calibri" w:cs="Calibri"/>
                <w:color w:val="000000"/>
                <w:sz w:val="18"/>
                <w:szCs w:val="18"/>
              </w:rPr>
              <w:br/>
              <w:t>(0.02–6.86)</w:t>
            </w:r>
          </w:p>
        </w:tc>
        <w:tc>
          <w:tcPr>
            <w:tcW w:w="465" w:type="pct"/>
          </w:tcPr>
          <w:p w14:paraId="7D9EA18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0.82</w:t>
            </w:r>
            <w:r w:rsidRPr="00F95407">
              <w:rPr>
                <w:rFonts w:ascii="Calibri" w:eastAsia="Arial" w:hAnsi="Calibri" w:cs="Calibri"/>
                <w:color w:val="000000"/>
                <w:sz w:val="18"/>
                <w:szCs w:val="18"/>
              </w:rPr>
              <w:br/>
              <w:t>(0.07–13.48)</w:t>
            </w:r>
          </w:p>
        </w:tc>
        <w:tc>
          <w:tcPr>
            <w:tcW w:w="465" w:type="pct"/>
          </w:tcPr>
          <w:p w14:paraId="49A746A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24%</w:t>
            </w:r>
          </w:p>
        </w:tc>
        <w:tc>
          <w:tcPr>
            <w:tcW w:w="462" w:type="pct"/>
          </w:tcPr>
          <w:p w14:paraId="314E5E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44%</w:t>
            </w:r>
          </w:p>
        </w:tc>
      </w:tr>
      <w:tr w:rsidR="002C464E" w:rsidRPr="005722A5" w14:paraId="009704B6"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4AD835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0F93FFF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3BCE6C8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79268F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74E74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(0.00–0.04)</w:t>
            </w:r>
          </w:p>
        </w:tc>
        <w:tc>
          <w:tcPr>
            <w:tcW w:w="465" w:type="pct"/>
          </w:tcPr>
          <w:p w14:paraId="77D0A3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1A1E986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22C8CAB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0C164DB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4EAF260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305323F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2C65A89D" w14:textId="77777777" w:rsidTr="00A53B1A">
        <w:tc>
          <w:tcPr>
            <w:tcW w:w="342" w:type="pct"/>
            <w:vMerge/>
          </w:tcPr>
          <w:p w14:paraId="3C9C6F0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85BCF6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531B8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F83DFA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127351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482BF10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58CB165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0.00</w:t>
            </w:r>
            <w:r w:rsidRPr="00F95407">
              <w:rPr>
                <w:rFonts w:ascii="Calibri" w:eastAsia="Arial" w:hAnsi="Calibri" w:cs="Calibri"/>
                <w:color w:val="000000"/>
                <w:sz w:val="18"/>
                <w:szCs w:val="18"/>
              </w:rPr>
              <w:br/>
              <w:t>(0.00–0.00)</w:t>
            </w:r>
          </w:p>
        </w:tc>
        <w:tc>
          <w:tcPr>
            <w:tcW w:w="465" w:type="pct"/>
          </w:tcPr>
          <w:p w14:paraId="02254EF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6C54270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5" w:type="pct"/>
          </w:tcPr>
          <w:p w14:paraId="7369758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c>
          <w:tcPr>
            <w:tcW w:w="462" w:type="pct"/>
          </w:tcPr>
          <w:p w14:paraId="2FCED24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beneficial</w:t>
            </w:r>
          </w:p>
        </w:tc>
      </w:tr>
      <w:tr w:rsidR="002C464E" w:rsidRPr="005722A5" w14:paraId="7636F00E"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302591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C1FA65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053CFDD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0FE22D3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72EC8AB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0.01</w:t>
            </w:r>
            <w:r w:rsidRPr="00F95407">
              <w:rPr>
                <w:rFonts w:ascii="Calibri" w:eastAsia="Arial" w:hAnsi="Calibri" w:cs="Calibri"/>
                <w:color w:val="000000"/>
                <w:sz w:val="18"/>
                <w:szCs w:val="18"/>
              </w:rPr>
              <w:br/>
              <w:t>(0.00–0.47)</w:t>
            </w:r>
          </w:p>
        </w:tc>
        <w:tc>
          <w:tcPr>
            <w:tcW w:w="465" w:type="pct"/>
          </w:tcPr>
          <w:p w14:paraId="7792671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468AE59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(0.02–1.36)</w:t>
            </w:r>
          </w:p>
        </w:tc>
        <w:tc>
          <w:tcPr>
            <w:tcW w:w="465" w:type="pct"/>
          </w:tcPr>
          <w:p w14:paraId="599740F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(0.00–1.47)</w:t>
            </w:r>
          </w:p>
        </w:tc>
        <w:tc>
          <w:tcPr>
            <w:tcW w:w="465" w:type="pct"/>
          </w:tcPr>
          <w:p w14:paraId="1AA39BB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(0.00–2.39)</w:t>
            </w:r>
          </w:p>
        </w:tc>
        <w:tc>
          <w:tcPr>
            <w:tcW w:w="465" w:type="pct"/>
          </w:tcPr>
          <w:p w14:paraId="1199BBD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51C7B9F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w:t>
            </w:r>
          </w:p>
        </w:tc>
      </w:tr>
      <w:tr w:rsidR="002C464E" w:rsidRPr="005722A5" w14:paraId="6009FA0A" w14:textId="77777777" w:rsidTr="00A53B1A">
        <w:tc>
          <w:tcPr>
            <w:tcW w:w="342" w:type="pct"/>
            <w:vMerge/>
          </w:tcPr>
          <w:p w14:paraId="34A43E6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BFBA04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F41BFD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38690CA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3116ED9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0.04</w:t>
            </w:r>
            <w:r w:rsidRPr="00F95407">
              <w:rPr>
                <w:rFonts w:ascii="Calibri" w:eastAsia="Arial" w:hAnsi="Calibri" w:cs="Calibri"/>
                <w:color w:val="000000"/>
                <w:sz w:val="18"/>
                <w:szCs w:val="18"/>
              </w:rPr>
              <w:br/>
              <w:t>(0.00–1.52)</w:t>
            </w:r>
          </w:p>
        </w:tc>
        <w:tc>
          <w:tcPr>
            <w:tcW w:w="465" w:type="pct"/>
          </w:tcPr>
          <w:p w14:paraId="57A6411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0.64</w:t>
            </w:r>
            <w:r w:rsidRPr="00F95407">
              <w:rPr>
                <w:rFonts w:ascii="Calibri" w:eastAsia="Arial" w:hAnsi="Calibri" w:cs="Calibri"/>
                <w:color w:val="000000"/>
                <w:sz w:val="18"/>
                <w:szCs w:val="18"/>
              </w:rPr>
              <w:br/>
              <w:t>(0.06–2.43)</w:t>
            </w:r>
          </w:p>
        </w:tc>
        <w:tc>
          <w:tcPr>
            <w:tcW w:w="465" w:type="pct"/>
          </w:tcPr>
          <w:p w14:paraId="201B7A1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(0.02–1.18)</w:t>
            </w:r>
          </w:p>
        </w:tc>
        <w:tc>
          <w:tcPr>
            <w:tcW w:w="465" w:type="pct"/>
          </w:tcPr>
          <w:p w14:paraId="592714A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0.07</w:t>
            </w:r>
            <w:r w:rsidRPr="00F95407">
              <w:rPr>
                <w:rFonts w:ascii="Calibri" w:eastAsia="Arial" w:hAnsi="Calibri" w:cs="Calibri"/>
                <w:color w:val="000000"/>
                <w:sz w:val="18"/>
                <w:szCs w:val="18"/>
              </w:rPr>
              <w:br/>
              <w:t>(0.00–4.84)</w:t>
            </w:r>
          </w:p>
        </w:tc>
        <w:tc>
          <w:tcPr>
            <w:tcW w:w="465" w:type="pct"/>
          </w:tcPr>
          <w:p w14:paraId="4B4F234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0.16</w:t>
            </w:r>
            <w:r w:rsidRPr="00F95407">
              <w:rPr>
                <w:rFonts w:ascii="Calibri" w:eastAsia="Arial" w:hAnsi="Calibri" w:cs="Calibri"/>
                <w:color w:val="000000"/>
                <w:sz w:val="18"/>
                <w:szCs w:val="18"/>
              </w:rPr>
              <w:br/>
              <w:t>(0.02–9.00)</w:t>
            </w:r>
          </w:p>
        </w:tc>
        <w:tc>
          <w:tcPr>
            <w:tcW w:w="465" w:type="pct"/>
          </w:tcPr>
          <w:p w14:paraId="36093CE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w:t>
            </w:r>
          </w:p>
        </w:tc>
        <w:tc>
          <w:tcPr>
            <w:tcW w:w="462" w:type="pct"/>
          </w:tcPr>
          <w:p w14:paraId="1B712E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w:t>
            </w:r>
          </w:p>
        </w:tc>
      </w:tr>
      <w:tr w:rsidR="002C464E" w:rsidRPr="005722A5" w14:paraId="445BD566"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val="restart"/>
          </w:tcPr>
          <w:p w14:paraId="79CA491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SAE</w:t>
            </w:r>
          </w:p>
        </w:tc>
        <w:tc>
          <w:tcPr>
            <w:tcW w:w="353" w:type="pct"/>
            <w:vMerge w:val="restart"/>
          </w:tcPr>
          <w:p w14:paraId="6061FF8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High</w:t>
            </w:r>
          </w:p>
        </w:tc>
        <w:tc>
          <w:tcPr>
            <w:tcW w:w="472" w:type="pct"/>
            <w:vMerge w:val="restart"/>
          </w:tcPr>
          <w:p w14:paraId="2A9566C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40943CE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11F2342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3.73</w:t>
            </w:r>
            <w:r w:rsidRPr="00F95407">
              <w:rPr>
                <w:rFonts w:ascii="Calibri" w:eastAsia="Arial" w:hAnsi="Calibri" w:cs="Calibri"/>
                <w:color w:val="000000"/>
                <w:sz w:val="18"/>
                <w:szCs w:val="18"/>
              </w:rPr>
              <w:br/>
              <w:t>(0.28–29.51)</w:t>
            </w:r>
          </w:p>
        </w:tc>
        <w:tc>
          <w:tcPr>
            <w:tcW w:w="465" w:type="pct"/>
          </w:tcPr>
          <w:p w14:paraId="13C69C4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4565EB7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1.21</w:t>
            </w:r>
            <w:r w:rsidRPr="00F95407">
              <w:rPr>
                <w:rFonts w:ascii="Calibri" w:eastAsia="Arial" w:hAnsi="Calibri" w:cs="Calibri"/>
                <w:color w:val="000000"/>
                <w:sz w:val="18"/>
                <w:szCs w:val="18"/>
              </w:rPr>
              <w:br/>
              <w:t>(0.46–2.65)</w:t>
            </w:r>
          </w:p>
        </w:tc>
        <w:tc>
          <w:tcPr>
            <w:tcW w:w="465" w:type="pct"/>
          </w:tcPr>
          <w:p w14:paraId="720628D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2.01</w:t>
            </w:r>
            <w:r w:rsidRPr="00F95407">
              <w:rPr>
                <w:rFonts w:ascii="Calibri" w:eastAsia="Arial" w:hAnsi="Calibri" w:cs="Calibri"/>
                <w:color w:val="000000"/>
                <w:sz w:val="18"/>
                <w:szCs w:val="18"/>
              </w:rPr>
              <w:br/>
              <w:t>(0.13–19.02)</w:t>
            </w:r>
          </w:p>
        </w:tc>
        <w:tc>
          <w:tcPr>
            <w:tcW w:w="465" w:type="pct"/>
          </w:tcPr>
          <w:p w14:paraId="715A85D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3.05</w:t>
            </w:r>
            <w:r w:rsidRPr="00F95407">
              <w:rPr>
                <w:rFonts w:ascii="Calibri" w:eastAsia="Arial" w:hAnsi="Calibri" w:cs="Calibri"/>
                <w:color w:val="000000"/>
                <w:sz w:val="18"/>
                <w:szCs w:val="18"/>
              </w:rPr>
              <w:br/>
              <w:t>(0.29–23.24)</w:t>
            </w:r>
          </w:p>
        </w:tc>
        <w:tc>
          <w:tcPr>
            <w:tcW w:w="465" w:type="pct"/>
          </w:tcPr>
          <w:p w14:paraId="38CC938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70%</w:t>
            </w:r>
          </w:p>
        </w:tc>
        <w:tc>
          <w:tcPr>
            <w:tcW w:w="462" w:type="pct"/>
          </w:tcPr>
          <w:p w14:paraId="1B4515A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83%</w:t>
            </w:r>
          </w:p>
        </w:tc>
      </w:tr>
      <w:tr w:rsidR="002C464E" w:rsidRPr="005722A5" w14:paraId="16CAF362" w14:textId="77777777" w:rsidTr="00A53B1A">
        <w:tc>
          <w:tcPr>
            <w:tcW w:w="342" w:type="pct"/>
            <w:vMerge/>
          </w:tcPr>
          <w:p w14:paraId="121672F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245171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2F93B16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008E94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0E9154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21.36</w:t>
            </w:r>
            <w:r w:rsidRPr="00F95407">
              <w:rPr>
                <w:rFonts w:ascii="Calibri" w:eastAsia="Arial" w:hAnsi="Calibri" w:cs="Calibri"/>
                <w:color w:val="000000"/>
                <w:sz w:val="18"/>
                <w:szCs w:val="18"/>
              </w:rPr>
              <w:br/>
              <w:t>(1.89–149.60)</w:t>
            </w:r>
          </w:p>
        </w:tc>
        <w:tc>
          <w:tcPr>
            <w:tcW w:w="465" w:type="pct"/>
          </w:tcPr>
          <w:p w14:paraId="08E1A37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5348532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1.05</w:t>
            </w:r>
            <w:r w:rsidRPr="00F95407">
              <w:rPr>
                <w:rFonts w:ascii="Calibri" w:eastAsia="Arial" w:hAnsi="Calibri" w:cs="Calibri"/>
                <w:color w:val="000000"/>
                <w:sz w:val="18"/>
                <w:szCs w:val="18"/>
              </w:rPr>
              <w:br/>
              <w:t>(0.40–2.29)</w:t>
            </w:r>
          </w:p>
        </w:tc>
        <w:tc>
          <w:tcPr>
            <w:tcW w:w="465" w:type="pct"/>
          </w:tcPr>
          <w:p w14:paraId="18AA3B5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11.39</w:t>
            </w:r>
            <w:r w:rsidRPr="00F95407">
              <w:rPr>
                <w:rFonts w:ascii="Calibri" w:eastAsia="Arial" w:hAnsi="Calibri" w:cs="Calibri"/>
                <w:color w:val="000000"/>
                <w:sz w:val="18"/>
                <w:szCs w:val="18"/>
              </w:rPr>
              <w:br/>
              <w:t>(0.94–101.02)</w:t>
            </w:r>
          </w:p>
        </w:tc>
        <w:tc>
          <w:tcPr>
            <w:tcW w:w="465" w:type="pct"/>
          </w:tcPr>
          <w:p w14:paraId="55B293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20.27</w:t>
            </w:r>
            <w:r w:rsidRPr="00F95407">
              <w:rPr>
                <w:rFonts w:ascii="Calibri" w:eastAsia="Arial" w:hAnsi="Calibri" w:cs="Calibri"/>
                <w:color w:val="000000"/>
                <w:sz w:val="18"/>
                <w:szCs w:val="18"/>
              </w:rPr>
              <w:br/>
              <w:t>(2.28–147.48)</w:t>
            </w:r>
          </w:p>
        </w:tc>
        <w:tc>
          <w:tcPr>
            <w:tcW w:w="465" w:type="pct"/>
          </w:tcPr>
          <w:p w14:paraId="3ED55A7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97%</w:t>
            </w:r>
          </w:p>
        </w:tc>
        <w:tc>
          <w:tcPr>
            <w:tcW w:w="462" w:type="pct"/>
          </w:tcPr>
          <w:p w14:paraId="19FCEAD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p>
        </w:tc>
      </w:tr>
      <w:tr w:rsidR="002C464E" w:rsidRPr="005722A5" w14:paraId="32010790"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2E7BAF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0EFB55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5B18EBF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6621C29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833F75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3.58</w:t>
            </w:r>
            <w:r w:rsidRPr="00F95407">
              <w:rPr>
                <w:rFonts w:ascii="Calibri" w:eastAsia="Arial" w:hAnsi="Calibri" w:cs="Calibri"/>
                <w:color w:val="000000"/>
                <w:sz w:val="18"/>
                <w:szCs w:val="18"/>
              </w:rPr>
              <w:br/>
              <w:t>(0.10–41.22)</w:t>
            </w:r>
          </w:p>
        </w:tc>
        <w:tc>
          <w:tcPr>
            <w:tcW w:w="465" w:type="pct"/>
          </w:tcPr>
          <w:p w14:paraId="3CA4E3E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1CC7F53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4.97</w:t>
            </w:r>
            <w:r w:rsidRPr="00F95407">
              <w:rPr>
                <w:rFonts w:ascii="Calibri" w:eastAsia="Arial" w:hAnsi="Calibri" w:cs="Calibri"/>
                <w:color w:val="000000"/>
                <w:sz w:val="18"/>
                <w:szCs w:val="18"/>
              </w:rPr>
              <w:br/>
              <w:t>(1.76–9.57)</w:t>
            </w:r>
          </w:p>
        </w:tc>
        <w:tc>
          <w:tcPr>
            <w:tcW w:w="465" w:type="pct"/>
          </w:tcPr>
          <w:p w14:paraId="3E168F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0.32</w:t>
            </w:r>
            <w:r w:rsidRPr="00F95407">
              <w:rPr>
                <w:rFonts w:ascii="Calibri" w:eastAsia="Arial" w:hAnsi="Calibri" w:cs="Calibri"/>
                <w:color w:val="000000"/>
                <w:sz w:val="18"/>
                <w:szCs w:val="18"/>
              </w:rPr>
              <w:br/>
              <w:t>(0.01–3.94)</w:t>
            </w:r>
          </w:p>
        </w:tc>
        <w:tc>
          <w:tcPr>
            <w:tcW w:w="465" w:type="pct"/>
          </w:tcPr>
          <w:p w14:paraId="0279CFC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0.71</w:t>
            </w:r>
            <w:r w:rsidRPr="00F95407">
              <w:rPr>
                <w:rFonts w:ascii="Calibri" w:eastAsia="Arial" w:hAnsi="Calibri" w:cs="Calibri"/>
                <w:color w:val="000000"/>
                <w:sz w:val="18"/>
                <w:szCs w:val="18"/>
              </w:rPr>
              <w:br/>
              <w:t>(0.05–5.81)</w:t>
            </w:r>
          </w:p>
        </w:tc>
        <w:tc>
          <w:tcPr>
            <w:tcW w:w="465" w:type="pct"/>
          </w:tcPr>
          <w:p w14:paraId="162566D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23%</w:t>
            </w:r>
          </w:p>
        </w:tc>
        <w:tc>
          <w:tcPr>
            <w:tcW w:w="462" w:type="pct"/>
          </w:tcPr>
          <w:p w14:paraId="33E6A2D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40%</w:t>
            </w:r>
          </w:p>
        </w:tc>
      </w:tr>
      <w:tr w:rsidR="002C464E" w:rsidRPr="005722A5" w14:paraId="6E996A69" w14:textId="77777777" w:rsidTr="00A53B1A">
        <w:tc>
          <w:tcPr>
            <w:tcW w:w="342" w:type="pct"/>
            <w:vMerge/>
          </w:tcPr>
          <w:p w14:paraId="6C8BFEC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51B9B52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5C66FD5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7612F07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4F9EEB1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25.41</w:t>
            </w:r>
            <w:r w:rsidRPr="00F95407">
              <w:rPr>
                <w:rFonts w:ascii="Calibri" w:eastAsia="Arial" w:hAnsi="Calibri" w:cs="Calibri"/>
                <w:color w:val="000000"/>
                <w:sz w:val="18"/>
                <w:szCs w:val="18"/>
              </w:rPr>
              <w:br/>
              <w:t>(1.31–215.89)</w:t>
            </w:r>
          </w:p>
        </w:tc>
        <w:tc>
          <w:tcPr>
            <w:tcW w:w="465" w:type="pct"/>
          </w:tcPr>
          <w:p w14:paraId="1EAE2C6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1AE90FE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4.30</w:t>
            </w:r>
            <w:r w:rsidRPr="00F95407">
              <w:rPr>
                <w:rFonts w:ascii="Calibri" w:eastAsia="Arial" w:hAnsi="Calibri" w:cs="Calibri"/>
                <w:color w:val="000000"/>
                <w:sz w:val="18"/>
                <w:szCs w:val="18"/>
              </w:rPr>
              <w:br/>
              <w:t>(1.53–8.28)</w:t>
            </w:r>
          </w:p>
        </w:tc>
        <w:tc>
          <w:tcPr>
            <w:tcW w:w="465" w:type="pct"/>
          </w:tcPr>
          <w:p w14:paraId="7A12FCA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2.28</w:t>
            </w:r>
            <w:r w:rsidRPr="00F95407">
              <w:rPr>
                <w:rFonts w:ascii="Calibri" w:eastAsia="Arial" w:hAnsi="Calibri" w:cs="Calibri"/>
                <w:color w:val="000000"/>
                <w:sz w:val="18"/>
                <w:szCs w:val="18"/>
              </w:rPr>
              <w:br/>
              <w:t>(0.12–20.41)</w:t>
            </w:r>
          </w:p>
        </w:tc>
        <w:tc>
          <w:tcPr>
            <w:tcW w:w="465" w:type="pct"/>
          </w:tcPr>
          <w:p w14:paraId="4572C12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5.95</w:t>
            </w:r>
            <w:r w:rsidRPr="00F95407">
              <w:rPr>
                <w:rFonts w:ascii="Calibri" w:eastAsia="Arial" w:hAnsi="Calibri" w:cs="Calibri"/>
                <w:color w:val="000000"/>
                <w:sz w:val="18"/>
                <w:szCs w:val="18"/>
              </w:rPr>
              <w:br/>
              <w:t>(0.64–37.97)</w:t>
            </w:r>
          </w:p>
        </w:tc>
        <w:tc>
          <w:tcPr>
            <w:tcW w:w="465" w:type="pct"/>
          </w:tcPr>
          <w:p w14:paraId="5E6890A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72%</w:t>
            </w:r>
          </w:p>
        </w:tc>
        <w:tc>
          <w:tcPr>
            <w:tcW w:w="462" w:type="pct"/>
          </w:tcPr>
          <w:p w14:paraId="6C82BCF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95%</w:t>
            </w:r>
          </w:p>
        </w:tc>
      </w:tr>
      <w:tr w:rsidR="002C464E" w:rsidRPr="005722A5" w14:paraId="3A0A7B0E"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0E942E0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65B60A4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Moderate</w:t>
            </w:r>
          </w:p>
        </w:tc>
        <w:tc>
          <w:tcPr>
            <w:tcW w:w="472" w:type="pct"/>
            <w:vMerge w:val="restart"/>
          </w:tcPr>
          <w:p w14:paraId="13B4E97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1E6D19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A65EE1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1.29</w:t>
            </w:r>
            <w:r w:rsidRPr="00F95407">
              <w:rPr>
                <w:rFonts w:ascii="Calibri" w:eastAsia="Arial" w:hAnsi="Calibri" w:cs="Calibri"/>
                <w:color w:val="000000"/>
                <w:sz w:val="18"/>
                <w:szCs w:val="18"/>
              </w:rPr>
              <w:br/>
              <w:t>(0.12–7.24)</w:t>
            </w:r>
          </w:p>
        </w:tc>
        <w:tc>
          <w:tcPr>
            <w:tcW w:w="465" w:type="pct"/>
          </w:tcPr>
          <w:p w14:paraId="136CE72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53ED102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1.27</w:t>
            </w:r>
            <w:r w:rsidRPr="00F95407">
              <w:rPr>
                <w:rFonts w:ascii="Calibri" w:eastAsia="Arial" w:hAnsi="Calibri" w:cs="Calibri"/>
                <w:color w:val="000000"/>
                <w:sz w:val="18"/>
                <w:szCs w:val="18"/>
              </w:rPr>
              <w:br/>
              <w:t>(0.49–2.71)</w:t>
            </w:r>
          </w:p>
        </w:tc>
        <w:tc>
          <w:tcPr>
            <w:tcW w:w="465" w:type="pct"/>
          </w:tcPr>
          <w:p w14:paraId="489240A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0.69</w:t>
            </w:r>
            <w:r w:rsidRPr="00F95407">
              <w:rPr>
                <w:rFonts w:ascii="Calibri" w:eastAsia="Arial" w:hAnsi="Calibri" w:cs="Calibri"/>
                <w:color w:val="000000"/>
                <w:sz w:val="18"/>
                <w:szCs w:val="18"/>
              </w:rPr>
              <w:br/>
              <w:t>(0.06–4.70)</w:t>
            </w:r>
          </w:p>
        </w:tc>
        <w:tc>
          <w:tcPr>
            <w:tcW w:w="465" w:type="pct"/>
          </w:tcPr>
          <w:p w14:paraId="2DC60F6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0.99</w:t>
            </w:r>
            <w:r w:rsidRPr="00F95407">
              <w:rPr>
                <w:rFonts w:ascii="Calibri" w:eastAsia="Arial" w:hAnsi="Calibri" w:cs="Calibri"/>
                <w:color w:val="000000"/>
                <w:sz w:val="18"/>
                <w:szCs w:val="18"/>
              </w:rPr>
              <w:br/>
              <w:t>(0.12–5.79)</w:t>
            </w:r>
          </w:p>
        </w:tc>
        <w:tc>
          <w:tcPr>
            <w:tcW w:w="465" w:type="pct"/>
          </w:tcPr>
          <w:p w14:paraId="2249644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36%</w:t>
            </w:r>
          </w:p>
        </w:tc>
        <w:tc>
          <w:tcPr>
            <w:tcW w:w="462" w:type="pct"/>
          </w:tcPr>
          <w:p w14:paraId="7499597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50%</w:t>
            </w:r>
          </w:p>
        </w:tc>
      </w:tr>
      <w:tr w:rsidR="002C464E" w:rsidRPr="005722A5" w14:paraId="0A991FAE" w14:textId="77777777" w:rsidTr="00A53B1A">
        <w:tc>
          <w:tcPr>
            <w:tcW w:w="342" w:type="pct"/>
            <w:vMerge/>
          </w:tcPr>
          <w:p w14:paraId="3F1FAAE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CECC34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620B4BD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669258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6AD2D07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6.66</w:t>
            </w:r>
            <w:r w:rsidRPr="00F95407">
              <w:rPr>
                <w:rFonts w:ascii="Calibri" w:eastAsia="Arial" w:hAnsi="Calibri" w:cs="Calibri"/>
                <w:color w:val="000000"/>
                <w:sz w:val="18"/>
                <w:szCs w:val="18"/>
              </w:rPr>
              <w:br/>
              <w:t>(0.72–35.97)</w:t>
            </w:r>
          </w:p>
        </w:tc>
        <w:tc>
          <w:tcPr>
            <w:tcW w:w="465" w:type="pct"/>
          </w:tcPr>
          <w:p w14:paraId="3494463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37557AE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1.10</w:t>
            </w:r>
            <w:r w:rsidRPr="00F95407">
              <w:rPr>
                <w:rFonts w:ascii="Calibri" w:eastAsia="Arial" w:hAnsi="Calibri" w:cs="Calibri"/>
                <w:color w:val="000000"/>
                <w:sz w:val="18"/>
                <w:szCs w:val="18"/>
              </w:rPr>
              <w:br/>
              <w:t>(0.43–2.36)</w:t>
            </w:r>
          </w:p>
        </w:tc>
        <w:tc>
          <w:tcPr>
            <w:tcW w:w="465" w:type="pct"/>
          </w:tcPr>
          <w:p w14:paraId="6559A7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3.58</w:t>
            </w:r>
            <w:r w:rsidRPr="00F95407">
              <w:rPr>
                <w:rFonts w:ascii="Calibri" w:eastAsia="Arial" w:hAnsi="Calibri" w:cs="Calibri"/>
                <w:color w:val="000000"/>
                <w:sz w:val="18"/>
                <w:szCs w:val="18"/>
              </w:rPr>
              <w:br/>
              <w:t>(0.34–23.27)</w:t>
            </w:r>
          </w:p>
        </w:tc>
        <w:tc>
          <w:tcPr>
            <w:tcW w:w="465" w:type="pct"/>
          </w:tcPr>
          <w:p w14:paraId="3B804A3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5.91</w:t>
            </w:r>
            <w:r w:rsidRPr="00F95407">
              <w:rPr>
                <w:rFonts w:ascii="Calibri" w:eastAsia="Arial" w:hAnsi="Calibri" w:cs="Calibri"/>
                <w:color w:val="000000"/>
                <w:sz w:val="18"/>
                <w:szCs w:val="18"/>
              </w:rPr>
              <w:br/>
              <w:t>(0.82–33.74)</w:t>
            </w:r>
          </w:p>
        </w:tc>
        <w:tc>
          <w:tcPr>
            <w:tcW w:w="465" w:type="pct"/>
          </w:tcPr>
          <w:p w14:paraId="43ABF67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88%</w:t>
            </w:r>
          </w:p>
        </w:tc>
        <w:tc>
          <w:tcPr>
            <w:tcW w:w="462" w:type="pct"/>
          </w:tcPr>
          <w:p w14:paraId="371A64C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96%</w:t>
            </w:r>
          </w:p>
        </w:tc>
      </w:tr>
      <w:tr w:rsidR="002C464E" w:rsidRPr="005722A5" w14:paraId="0CDF73F3"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2F61139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3A38E58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33CAB1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020D46C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262141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1.37</w:t>
            </w:r>
            <w:r w:rsidRPr="00F95407">
              <w:rPr>
                <w:rFonts w:ascii="Calibri" w:eastAsia="Arial" w:hAnsi="Calibri" w:cs="Calibri"/>
                <w:color w:val="000000"/>
                <w:sz w:val="18"/>
                <w:szCs w:val="18"/>
              </w:rPr>
              <w:br/>
              <w:t>(0.05–10.94)</w:t>
            </w:r>
          </w:p>
        </w:tc>
        <w:tc>
          <w:tcPr>
            <w:tcW w:w="465" w:type="pct"/>
          </w:tcPr>
          <w:p w14:paraId="17A9AC9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634F25D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5.44</w:t>
            </w:r>
            <w:r w:rsidRPr="00F95407">
              <w:rPr>
                <w:rFonts w:ascii="Calibri" w:eastAsia="Arial" w:hAnsi="Calibri" w:cs="Calibri"/>
                <w:color w:val="000000"/>
                <w:sz w:val="18"/>
                <w:szCs w:val="18"/>
              </w:rPr>
              <w:br/>
              <w:t>(2.06–9.86)</w:t>
            </w:r>
          </w:p>
        </w:tc>
        <w:tc>
          <w:tcPr>
            <w:tcW w:w="465" w:type="pct"/>
          </w:tcPr>
          <w:p w14:paraId="6E6AEAF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0.12</w:t>
            </w:r>
            <w:r w:rsidRPr="00F95407">
              <w:rPr>
                <w:rFonts w:ascii="Calibri" w:eastAsia="Arial" w:hAnsi="Calibri" w:cs="Calibri"/>
                <w:color w:val="000000"/>
                <w:sz w:val="18"/>
                <w:szCs w:val="18"/>
              </w:rPr>
              <w:br/>
              <w:t>(0.00–1.03)</w:t>
            </w:r>
          </w:p>
        </w:tc>
        <w:tc>
          <w:tcPr>
            <w:tcW w:w="465" w:type="pct"/>
          </w:tcPr>
          <w:p w14:paraId="16C5D5D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0.25</w:t>
            </w:r>
            <w:r w:rsidRPr="00F95407">
              <w:rPr>
                <w:rFonts w:ascii="Calibri" w:eastAsia="Arial" w:hAnsi="Calibri" w:cs="Calibri"/>
                <w:color w:val="000000"/>
                <w:sz w:val="18"/>
                <w:szCs w:val="18"/>
              </w:rPr>
              <w:br/>
              <w:t>(0.02–1.55)</w:t>
            </w:r>
          </w:p>
        </w:tc>
        <w:tc>
          <w:tcPr>
            <w:tcW w:w="465" w:type="pct"/>
          </w:tcPr>
          <w:p w14:paraId="3EAA2C9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c>
          <w:tcPr>
            <w:tcW w:w="462" w:type="pct"/>
          </w:tcPr>
          <w:p w14:paraId="217E7F1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r>
      <w:tr w:rsidR="002C464E" w:rsidRPr="005722A5" w14:paraId="4F662330" w14:textId="77777777" w:rsidTr="00A53B1A">
        <w:tc>
          <w:tcPr>
            <w:tcW w:w="342" w:type="pct"/>
            <w:vMerge/>
          </w:tcPr>
          <w:p w14:paraId="736FE0C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60F38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30FCB94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6A5CC07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3518A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8.80</w:t>
            </w:r>
            <w:r w:rsidRPr="00F95407">
              <w:rPr>
                <w:rFonts w:ascii="Calibri" w:eastAsia="Arial" w:hAnsi="Calibri" w:cs="Calibri"/>
                <w:color w:val="000000"/>
                <w:sz w:val="18"/>
                <w:szCs w:val="18"/>
              </w:rPr>
              <w:br/>
              <w:t>(0.55–59.14)</w:t>
            </w:r>
          </w:p>
        </w:tc>
        <w:tc>
          <w:tcPr>
            <w:tcW w:w="465" w:type="pct"/>
          </w:tcPr>
          <w:p w14:paraId="6A3EEDD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0B373E4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(1.77–8.53)</w:t>
            </w:r>
          </w:p>
        </w:tc>
        <w:tc>
          <w:tcPr>
            <w:tcW w:w="465" w:type="pct"/>
          </w:tcPr>
          <w:p w14:paraId="615D0D3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0.78</w:t>
            </w:r>
            <w:r w:rsidRPr="00F95407">
              <w:rPr>
                <w:rFonts w:ascii="Calibri" w:eastAsia="Arial" w:hAnsi="Calibri" w:cs="Calibri"/>
                <w:color w:val="000000"/>
                <w:sz w:val="18"/>
                <w:szCs w:val="18"/>
              </w:rPr>
              <w:br/>
              <w:t>(0.05–5.74)</w:t>
            </w:r>
          </w:p>
        </w:tc>
        <w:tc>
          <w:tcPr>
            <w:tcW w:w="465" w:type="pct"/>
          </w:tcPr>
          <w:p w14:paraId="49D11EF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1.80</w:t>
            </w:r>
            <w:r w:rsidRPr="00F95407">
              <w:rPr>
                <w:rFonts w:ascii="Calibri" w:eastAsia="Arial" w:hAnsi="Calibri" w:cs="Calibri"/>
                <w:color w:val="000000"/>
                <w:sz w:val="18"/>
                <w:szCs w:val="18"/>
              </w:rPr>
              <w:br/>
              <w:t>(0.25–9.92)</w:t>
            </w:r>
          </w:p>
        </w:tc>
        <w:tc>
          <w:tcPr>
            <w:tcW w:w="465" w:type="pct"/>
          </w:tcPr>
          <w:p w14:paraId="769DF3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42%</w:t>
            </w:r>
          </w:p>
        </w:tc>
        <w:tc>
          <w:tcPr>
            <w:tcW w:w="462" w:type="pct"/>
          </w:tcPr>
          <w:p w14:paraId="2482F7B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73%</w:t>
            </w:r>
          </w:p>
        </w:tc>
      </w:tr>
      <w:tr w:rsidR="002C464E" w:rsidRPr="005722A5" w14:paraId="6DC66187"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1C60BE0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val="restart"/>
          </w:tcPr>
          <w:p w14:paraId="466616D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Low</w:t>
            </w:r>
          </w:p>
        </w:tc>
        <w:tc>
          <w:tcPr>
            <w:tcW w:w="472" w:type="pct"/>
            <w:vMerge w:val="restart"/>
          </w:tcPr>
          <w:p w14:paraId="5586EDD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18-64</w:t>
            </w:r>
          </w:p>
        </w:tc>
        <w:tc>
          <w:tcPr>
            <w:tcW w:w="578" w:type="pct"/>
          </w:tcPr>
          <w:p w14:paraId="345FA36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540D87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0.24</w:t>
            </w:r>
            <w:r w:rsidRPr="00F95407">
              <w:rPr>
                <w:rFonts w:ascii="Calibri" w:eastAsia="Arial" w:hAnsi="Calibri" w:cs="Calibri"/>
                <w:color w:val="000000"/>
                <w:sz w:val="18"/>
                <w:szCs w:val="18"/>
              </w:rPr>
              <w:br/>
              <w:t>(0.03–5.67)</w:t>
            </w:r>
          </w:p>
        </w:tc>
        <w:tc>
          <w:tcPr>
            <w:tcW w:w="465" w:type="pct"/>
          </w:tcPr>
          <w:p w14:paraId="26190F1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2A63E86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1.27</w:t>
            </w:r>
            <w:r w:rsidRPr="00F95407">
              <w:rPr>
                <w:rFonts w:ascii="Calibri" w:eastAsia="Arial" w:hAnsi="Calibri" w:cs="Calibri"/>
                <w:color w:val="000000"/>
                <w:sz w:val="18"/>
                <w:szCs w:val="18"/>
              </w:rPr>
              <w:br/>
              <w:t>(0.47–2.67)</w:t>
            </w:r>
          </w:p>
        </w:tc>
        <w:tc>
          <w:tcPr>
            <w:tcW w:w="465" w:type="pct"/>
          </w:tcPr>
          <w:p w14:paraId="55D6859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(0.01–3.54)</w:t>
            </w:r>
          </w:p>
        </w:tc>
        <w:tc>
          <w:tcPr>
            <w:tcW w:w="465" w:type="pct"/>
          </w:tcPr>
          <w:p w14:paraId="21D0B09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0.19</w:t>
            </w:r>
            <w:r w:rsidRPr="00F95407">
              <w:rPr>
                <w:rFonts w:ascii="Calibri" w:eastAsia="Arial" w:hAnsi="Calibri" w:cs="Calibri"/>
                <w:color w:val="000000"/>
                <w:sz w:val="18"/>
                <w:szCs w:val="18"/>
              </w:rPr>
              <w:br/>
              <w:t>(0.03–4.58)</w:t>
            </w:r>
          </w:p>
        </w:tc>
        <w:tc>
          <w:tcPr>
            <w:tcW w:w="465" w:type="pct"/>
          </w:tcPr>
          <w:p w14:paraId="5E13D23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7%</w:t>
            </w:r>
          </w:p>
        </w:tc>
        <w:tc>
          <w:tcPr>
            <w:tcW w:w="462" w:type="pct"/>
          </w:tcPr>
          <w:p w14:paraId="39758D9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w:t>
            </w:r>
          </w:p>
        </w:tc>
      </w:tr>
      <w:tr w:rsidR="002C464E" w:rsidRPr="005722A5" w14:paraId="4D234DE6" w14:textId="77777777" w:rsidTr="00A53B1A">
        <w:tc>
          <w:tcPr>
            <w:tcW w:w="342" w:type="pct"/>
            <w:vMerge/>
          </w:tcPr>
          <w:p w14:paraId="6E98594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65A6AFF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46B9A49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5AEB48F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0F5AC9A1"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1.00</w:t>
            </w:r>
            <w:r w:rsidRPr="00F95407">
              <w:rPr>
                <w:rFonts w:ascii="Calibri" w:eastAsia="Arial" w:hAnsi="Calibri" w:cs="Calibri"/>
                <w:color w:val="000000"/>
                <w:sz w:val="18"/>
                <w:szCs w:val="18"/>
              </w:rPr>
              <w:br/>
              <w:t>(0.13–37.55)</w:t>
            </w:r>
          </w:p>
        </w:tc>
        <w:tc>
          <w:tcPr>
            <w:tcW w:w="465" w:type="pct"/>
          </w:tcPr>
          <w:p w14:paraId="28F5EB2C"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1.88</w:t>
            </w:r>
            <w:r w:rsidRPr="00F95407">
              <w:rPr>
                <w:rFonts w:ascii="Calibri" w:eastAsia="Arial" w:hAnsi="Calibri" w:cs="Calibri"/>
                <w:color w:val="000000"/>
                <w:sz w:val="18"/>
                <w:szCs w:val="18"/>
              </w:rPr>
              <w:br/>
              <w:t>(0.77–3.90)</w:t>
            </w:r>
          </w:p>
        </w:tc>
        <w:tc>
          <w:tcPr>
            <w:tcW w:w="465" w:type="pct"/>
          </w:tcPr>
          <w:p w14:paraId="7D4BCDF9"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1.10</w:t>
            </w:r>
            <w:r w:rsidRPr="00F95407">
              <w:rPr>
                <w:rFonts w:ascii="Calibri" w:eastAsia="Arial" w:hAnsi="Calibri" w:cs="Calibri"/>
                <w:color w:val="000000"/>
                <w:sz w:val="18"/>
                <w:szCs w:val="18"/>
              </w:rPr>
              <w:br/>
              <w:t>(0.41–2.33)</w:t>
            </w:r>
          </w:p>
        </w:tc>
        <w:tc>
          <w:tcPr>
            <w:tcW w:w="465" w:type="pct"/>
          </w:tcPr>
          <w:p w14:paraId="6029C53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0.54</w:t>
            </w:r>
            <w:r w:rsidRPr="00F95407">
              <w:rPr>
                <w:rFonts w:ascii="Calibri" w:eastAsia="Arial" w:hAnsi="Calibri" w:cs="Calibri"/>
                <w:color w:val="000000"/>
                <w:sz w:val="18"/>
                <w:szCs w:val="18"/>
              </w:rPr>
              <w:br/>
              <w:t>(0.06–21.99)</w:t>
            </w:r>
          </w:p>
        </w:tc>
        <w:tc>
          <w:tcPr>
            <w:tcW w:w="465" w:type="pct"/>
          </w:tcPr>
          <w:p w14:paraId="3D8091B2"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0.90</w:t>
            </w:r>
            <w:r w:rsidRPr="00F95407">
              <w:rPr>
                <w:rFonts w:ascii="Calibri" w:eastAsia="Arial" w:hAnsi="Calibri" w:cs="Calibri"/>
                <w:color w:val="000000"/>
                <w:sz w:val="18"/>
                <w:szCs w:val="18"/>
              </w:rPr>
              <w:br/>
              <w:t>(0.15–33.04)</w:t>
            </w:r>
          </w:p>
        </w:tc>
        <w:tc>
          <w:tcPr>
            <w:tcW w:w="465" w:type="pct"/>
          </w:tcPr>
          <w:p w14:paraId="08624005"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30%</w:t>
            </w:r>
          </w:p>
        </w:tc>
        <w:tc>
          <w:tcPr>
            <w:tcW w:w="462" w:type="pct"/>
          </w:tcPr>
          <w:p w14:paraId="3C3EB7F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46%</w:t>
            </w:r>
          </w:p>
        </w:tc>
      </w:tr>
      <w:tr w:rsidR="002C464E" w:rsidRPr="005722A5" w14:paraId="66D6F79E" w14:textId="77777777" w:rsidTr="00A53B1A">
        <w:trPr>
          <w:cnfStyle w:val="000000100000" w:firstRow="0" w:lastRow="0" w:firstColumn="0" w:lastColumn="0" w:oddVBand="0" w:evenVBand="0" w:oddHBand="1" w:evenHBand="0" w:firstRowFirstColumn="0" w:firstRowLastColumn="0" w:lastRowFirstColumn="0" w:lastRowLastColumn="0"/>
        </w:trPr>
        <w:tc>
          <w:tcPr>
            <w:tcW w:w="342" w:type="pct"/>
            <w:vMerge/>
          </w:tcPr>
          <w:p w14:paraId="5E7056F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16C5C0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val="restart"/>
          </w:tcPr>
          <w:p w14:paraId="3B7C04CE"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65+</w:t>
            </w:r>
          </w:p>
        </w:tc>
        <w:tc>
          <w:tcPr>
            <w:tcW w:w="578" w:type="pct"/>
          </w:tcPr>
          <w:p w14:paraId="1FD139A4"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blocking only</w:t>
            </w:r>
          </w:p>
        </w:tc>
        <w:tc>
          <w:tcPr>
            <w:tcW w:w="465" w:type="pct"/>
          </w:tcPr>
          <w:p w14:paraId="389D0426"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0.26</w:t>
            </w:r>
            <w:r w:rsidRPr="00F95407">
              <w:rPr>
                <w:rFonts w:ascii="Calibri" w:eastAsia="Arial" w:hAnsi="Calibri" w:cs="Calibri"/>
                <w:color w:val="000000"/>
                <w:sz w:val="18"/>
                <w:szCs w:val="18"/>
              </w:rPr>
              <w:br/>
              <w:t>(0.01–8.44)</w:t>
            </w:r>
          </w:p>
        </w:tc>
        <w:tc>
          <w:tcPr>
            <w:tcW w:w="465" w:type="pct"/>
          </w:tcPr>
          <w:p w14:paraId="7AB4E8C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0953761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5.45</w:t>
            </w:r>
            <w:r w:rsidRPr="00F95407">
              <w:rPr>
                <w:rFonts w:ascii="Calibri" w:eastAsia="Arial" w:hAnsi="Calibri" w:cs="Calibri"/>
                <w:color w:val="000000"/>
                <w:sz w:val="18"/>
                <w:szCs w:val="18"/>
              </w:rPr>
              <w:br/>
              <w:t>(2.01–10.18)</w:t>
            </w:r>
          </w:p>
        </w:tc>
        <w:tc>
          <w:tcPr>
            <w:tcW w:w="465" w:type="pct"/>
          </w:tcPr>
          <w:p w14:paraId="61E4ED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0.02</w:t>
            </w:r>
            <w:r w:rsidRPr="00F95407">
              <w:rPr>
                <w:rFonts w:ascii="Calibri" w:eastAsia="Arial" w:hAnsi="Calibri" w:cs="Calibri"/>
                <w:color w:val="000000"/>
                <w:sz w:val="18"/>
                <w:szCs w:val="18"/>
              </w:rPr>
              <w:br/>
              <w:t>(0.00–0.81)</w:t>
            </w:r>
          </w:p>
        </w:tc>
        <w:tc>
          <w:tcPr>
            <w:tcW w:w="465" w:type="pct"/>
          </w:tcPr>
          <w:p w14:paraId="268573D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0.05</w:t>
            </w:r>
            <w:r w:rsidRPr="00F95407">
              <w:rPr>
                <w:rFonts w:ascii="Calibri" w:eastAsia="Arial" w:hAnsi="Calibri" w:cs="Calibri"/>
                <w:color w:val="000000"/>
                <w:sz w:val="18"/>
                <w:szCs w:val="18"/>
              </w:rPr>
              <w:br/>
              <w:t>(0.00–1.29)</w:t>
            </w:r>
          </w:p>
        </w:tc>
        <w:tc>
          <w:tcPr>
            <w:tcW w:w="465" w:type="pct"/>
          </w:tcPr>
          <w:p w14:paraId="68BA39C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2%</w:t>
            </w:r>
          </w:p>
        </w:tc>
        <w:tc>
          <w:tcPr>
            <w:tcW w:w="462" w:type="pct"/>
          </w:tcPr>
          <w:p w14:paraId="4B46667F"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3%</w:t>
            </w:r>
          </w:p>
        </w:tc>
      </w:tr>
      <w:tr w:rsidR="002C464E" w:rsidRPr="005722A5" w14:paraId="524B813F" w14:textId="77777777" w:rsidTr="00A53B1A">
        <w:tc>
          <w:tcPr>
            <w:tcW w:w="342" w:type="pct"/>
            <w:vMerge/>
          </w:tcPr>
          <w:p w14:paraId="5FE64E4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53" w:type="pct"/>
            <w:vMerge/>
          </w:tcPr>
          <w:p w14:paraId="2156BB0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472" w:type="pct"/>
            <w:vMerge/>
          </w:tcPr>
          <w:p w14:paraId="1751302B"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578" w:type="pct"/>
          </w:tcPr>
          <w:p w14:paraId="20B19F7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5722A5">
              <w:rPr>
                <w:rFonts w:ascii="Calibri" w:eastAsia="Arial" w:hAnsi="Calibri" w:cs="Calibri"/>
                <w:color w:val="000000"/>
                <w:sz w:val="18"/>
                <w:szCs w:val="18"/>
              </w:rPr>
              <w:t>Disease and infection blocking</w:t>
            </w:r>
          </w:p>
        </w:tc>
        <w:tc>
          <w:tcPr>
            <w:tcW w:w="465" w:type="pct"/>
          </w:tcPr>
          <w:p w14:paraId="593E5FE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1.43</w:t>
            </w:r>
            <w:r w:rsidRPr="00F95407">
              <w:rPr>
                <w:rFonts w:ascii="Calibri" w:eastAsia="Arial" w:hAnsi="Calibri" w:cs="Calibri"/>
                <w:color w:val="000000"/>
                <w:sz w:val="18"/>
                <w:szCs w:val="18"/>
              </w:rPr>
              <w:br/>
              <w:t>(0.10–90.01)</w:t>
            </w:r>
          </w:p>
        </w:tc>
        <w:tc>
          <w:tcPr>
            <w:tcW w:w="465" w:type="pct"/>
          </w:tcPr>
          <w:p w14:paraId="48F2276A"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11.24</w:t>
            </w:r>
            <w:r w:rsidRPr="00F95407">
              <w:rPr>
                <w:rFonts w:ascii="Calibri" w:eastAsia="Arial" w:hAnsi="Calibri" w:cs="Calibri"/>
                <w:color w:val="000000"/>
                <w:sz w:val="18"/>
                <w:szCs w:val="18"/>
              </w:rPr>
              <w:br/>
              <w:t>(7.08–16.55)</w:t>
            </w:r>
          </w:p>
        </w:tc>
        <w:tc>
          <w:tcPr>
            <w:tcW w:w="465" w:type="pct"/>
          </w:tcPr>
          <w:p w14:paraId="0CDEE913"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4.71</w:t>
            </w:r>
            <w:r w:rsidRPr="00F95407">
              <w:rPr>
                <w:rFonts w:ascii="Calibri" w:eastAsia="Arial" w:hAnsi="Calibri" w:cs="Calibri"/>
                <w:color w:val="000000"/>
                <w:sz w:val="18"/>
                <w:szCs w:val="18"/>
              </w:rPr>
              <w:br/>
              <w:t>(1.74–8.81)</w:t>
            </w:r>
          </w:p>
        </w:tc>
        <w:tc>
          <w:tcPr>
            <w:tcW w:w="465" w:type="pct"/>
          </w:tcPr>
          <w:p w14:paraId="5EA03007"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0.13</w:t>
            </w:r>
            <w:r w:rsidRPr="00F95407">
              <w:rPr>
                <w:rFonts w:ascii="Calibri" w:eastAsia="Arial" w:hAnsi="Calibri" w:cs="Calibri"/>
                <w:color w:val="000000"/>
                <w:sz w:val="18"/>
                <w:szCs w:val="18"/>
              </w:rPr>
              <w:br/>
              <w:t>(0.01–8.42)</w:t>
            </w:r>
          </w:p>
        </w:tc>
        <w:tc>
          <w:tcPr>
            <w:tcW w:w="465" w:type="pct"/>
          </w:tcPr>
          <w:p w14:paraId="425F6A3D"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0.29</w:t>
            </w:r>
            <w:r w:rsidRPr="00F95407">
              <w:rPr>
                <w:rFonts w:ascii="Calibri" w:eastAsia="Arial" w:hAnsi="Calibri" w:cs="Calibri"/>
                <w:color w:val="000000"/>
                <w:sz w:val="18"/>
                <w:szCs w:val="18"/>
              </w:rPr>
              <w:br/>
              <w:t>(0.04–16.33)</w:t>
            </w:r>
          </w:p>
        </w:tc>
        <w:tc>
          <w:tcPr>
            <w:tcW w:w="465" w:type="pct"/>
          </w:tcPr>
          <w:p w14:paraId="617B7D00"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12%</w:t>
            </w:r>
          </w:p>
        </w:tc>
        <w:tc>
          <w:tcPr>
            <w:tcW w:w="462" w:type="pct"/>
          </w:tcPr>
          <w:p w14:paraId="597756D8" w14:textId="77777777" w:rsidR="002C464E" w:rsidRPr="005722A5" w:rsidRDefault="002C464E"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F95407">
              <w:rPr>
                <w:rFonts w:ascii="Calibri" w:eastAsia="Arial" w:hAnsi="Calibri" w:cs="Calibri"/>
                <w:color w:val="000000"/>
                <w:sz w:val="18"/>
                <w:szCs w:val="18"/>
              </w:rPr>
              <w:t>19%</w:t>
            </w:r>
          </w:p>
        </w:tc>
      </w:tr>
    </w:tbl>
    <w:p w14:paraId="50BF413A" w14:textId="77777777" w:rsidR="007C3272" w:rsidRDefault="007C3272" w:rsidP="00E4437E">
      <w:pPr>
        <w:tabs>
          <w:tab w:val="left" w:pos="3092"/>
        </w:tabs>
        <w:rPr>
          <w:rFonts w:ascii="Calibri" w:eastAsia="Malgun Gothic" w:hAnsi="Calibri" w:cs="Calibri"/>
          <w:sz w:val="22"/>
          <w:szCs w:val="24"/>
          <w:lang w:eastAsia="ko-KR"/>
        </w:rPr>
      </w:pPr>
    </w:p>
    <w:p w14:paraId="5F7EA7E1" w14:textId="77777777" w:rsidR="00D92E5F" w:rsidRDefault="00D92E5F" w:rsidP="00E4437E">
      <w:pPr>
        <w:tabs>
          <w:tab w:val="left" w:pos="3092"/>
        </w:tabs>
        <w:rPr>
          <w:rFonts w:ascii="Calibri" w:eastAsia="Malgun Gothic" w:hAnsi="Calibri" w:cs="Calibri"/>
          <w:sz w:val="22"/>
          <w:szCs w:val="24"/>
          <w:lang w:eastAsia="ko-KR"/>
        </w:rPr>
        <w:sectPr w:rsidR="00D92E5F" w:rsidSect="002C464E">
          <w:pgSz w:w="16838" w:h="11906" w:orient="landscape"/>
          <w:pgMar w:top="1699" w:right="1699" w:bottom="1699" w:left="1987" w:header="850" w:footer="994" w:gutter="0"/>
          <w:lnNumType w:countBy="5" w:restart="continuous"/>
          <w:cols w:space="425"/>
          <w:docGrid w:type="lines" w:linePitch="360"/>
        </w:sectPr>
      </w:pPr>
    </w:p>
    <w:p w14:paraId="48146FFE"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8</w:t>
      </w:r>
      <w:r w:rsidRPr="007C1A8C">
        <w:rPr>
          <w:rFonts w:ascii="Calibri" w:hAnsi="Calibri" w:cs="Calibri"/>
          <w:sz w:val="22"/>
          <w:szCs w:val="24"/>
        </w:rPr>
        <w:br/>
        <w:t>- Additional methodological concerns include:</w:t>
      </w:r>
      <w:r w:rsidRPr="007C1A8C">
        <w:rPr>
          <w:rFonts w:ascii="Calibri" w:hAnsi="Calibri" w:cs="Calibri"/>
          <w:sz w:val="22"/>
          <w:szCs w:val="24"/>
        </w:rPr>
        <w:br/>
        <w:t>a) It is unclear whether hospitalization and case fatality ratios are appropriately applied to infections versus symptomatic cases</w:t>
      </w:r>
    </w:p>
    <w:p w14:paraId="53193BFD" w14:textId="77777777" w:rsidR="0007361D" w:rsidRPr="007C1A8C" w:rsidRDefault="0007361D" w:rsidP="00E820E3">
      <w:pPr>
        <w:rPr>
          <w:rFonts w:ascii="Calibri" w:eastAsia="Malgun Gothic" w:hAnsi="Calibri" w:cs="Calibri"/>
          <w:sz w:val="22"/>
          <w:szCs w:val="24"/>
          <w:lang w:eastAsia="ko-KR"/>
        </w:rPr>
      </w:pPr>
    </w:p>
    <w:p w14:paraId="0A1F3527"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6A46BD48" w14:textId="77777777" w:rsidR="0007361D" w:rsidRPr="00E067F7" w:rsidRDefault="0007361D" w:rsidP="00113132">
      <w:pPr>
        <w:numPr>
          <w:ilvl w:val="0"/>
          <w:numId w:val="3"/>
        </w:numPr>
        <w:rPr>
          <w:rFonts w:ascii="Calibri" w:eastAsia="Malgun Gothic" w:hAnsi="Calibri" w:cs="Calibri"/>
          <w:sz w:val="22"/>
          <w:szCs w:val="24"/>
          <w:lang w:eastAsia="ko-KR"/>
        </w:rPr>
      </w:pPr>
      <w:r w:rsidRPr="00F023AB">
        <w:rPr>
          <w:rFonts w:ascii="Calibri" w:eastAsia="Malgun Gothic" w:hAnsi="Calibri" w:cs="Calibri"/>
          <w:color w:val="0070C0"/>
          <w:sz w:val="22"/>
          <w:szCs w:val="24"/>
          <w:lang w:eastAsia="ko-KR"/>
        </w:rPr>
        <w:t>We thank the reviewer for this clarification. We confirm that our model implementation correctly applied hospitalisation and case fatality rates to the symptomatic pool rather than to all infected individuals consistent with the denominator used in Cerqueira-Silva et al., where these rates were derived from surveillance data capturing symptomatic individuals seeking medical care. The error was therefore confined to parameter labelling in Table S1, where we inadvertently wrote "</w:t>
      </w:r>
      <w:r w:rsidRPr="00061DCA">
        <w:rPr>
          <w:rFonts w:ascii="Calibri" w:eastAsia="Malgun Gothic" w:hAnsi="Calibri" w:cs="Calibri"/>
          <w:i/>
          <w:iCs/>
          <w:color w:val="0070C0"/>
          <w:sz w:val="22"/>
          <w:szCs w:val="24"/>
          <w:lang w:eastAsia="ko-KR"/>
        </w:rPr>
        <w:t>given infection</w:t>
      </w:r>
      <w:r w:rsidRPr="00F023AB">
        <w:rPr>
          <w:rFonts w:ascii="Calibri" w:eastAsia="Malgun Gothic" w:hAnsi="Calibri" w:cs="Calibri"/>
          <w:color w:val="0070C0"/>
          <w:sz w:val="22"/>
          <w:szCs w:val="24"/>
          <w:lang w:eastAsia="ko-KR"/>
        </w:rPr>
        <w:t>" rather than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xml:space="preserve">." The underlying calculations were not affected. We have revised all parameter names and equation notation throughout the </w:t>
      </w:r>
      <w:r>
        <w:rPr>
          <w:rFonts w:ascii="Calibri" w:eastAsia="Malgun Gothic" w:hAnsi="Calibri" w:cs="Calibri" w:hint="eastAsia"/>
          <w:color w:val="0070C0"/>
          <w:sz w:val="22"/>
          <w:szCs w:val="24"/>
          <w:lang w:eastAsia="ko-KR"/>
        </w:rPr>
        <w:t>supplementary material</w:t>
      </w:r>
      <w:r w:rsidRPr="00F023AB">
        <w:rPr>
          <w:rFonts w:ascii="Calibri" w:eastAsia="Malgun Gothic" w:hAnsi="Calibri" w:cs="Calibri"/>
          <w:color w:val="0070C0"/>
          <w:sz w:val="22"/>
          <w:szCs w:val="24"/>
          <w:lang w:eastAsia="ko-KR"/>
        </w:rPr>
        <w:t xml:space="preserve"> to explicitly state "</w:t>
      </w:r>
      <w:r w:rsidRPr="00061DCA">
        <w:rPr>
          <w:rFonts w:ascii="Calibri" w:eastAsia="Malgun Gothic" w:hAnsi="Calibri" w:cs="Calibri"/>
          <w:i/>
          <w:iCs/>
          <w:color w:val="0070C0"/>
          <w:sz w:val="22"/>
          <w:szCs w:val="24"/>
          <w:lang w:eastAsia="ko-KR"/>
        </w:rPr>
        <w:t>given symptomatic infection</w:t>
      </w:r>
      <w:r w:rsidRPr="00F023AB">
        <w:rPr>
          <w:rFonts w:ascii="Calibri" w:eastAsia="Malgun Gothic" w:hAnsi="Calibri" w:cs="Calibri"/>
          <w:color w:val="0070C0"/>
          <w:sz w:val="22"/>
          <w:szCs w:val="24"/>
          <w:lang w:eastAsia="ko-KR"/>
        </w:rPr>
        <w:t>" to avoid further ambiguity.</w:t>
      </w:r>
    </w:p>
    <w:p w14:paraId="36D86220" w14:textId="77777777" w:rsidR="0007361D" w:rsidRPr="00061DCA" w:rsidRDefault="0007361D" w:rsidP="00E067F7">
      <w:pPr>
        <w:ind w:left="720"/>
        <w:rPr>
          <w:rFonts w:ascii="Calibri" w:eastAsia="Malgun Gothic" w:hAnsi="Calibri" w:cs="Calibri"/>
          <w:sz w:val="22"/>
          <w:szCs w:val="24"/>
          <w:lang w:eastAsia="ko-KR"/>
        </w:rPr>
      </w:pPr>
    </w:p>
    <w:p w14:paraId="26393FD7" w14:textId="77777777" w:rsidR="0007361D" w:rsidRPr="007C1A8C" w:rsidRDefault="0007361D" w:rsidP="00E820E3">
      <w:pPr>
        <w:rPr>
          <w:rFonts w:ascii="Calibri" w:eastAsia="Malgun Gothic" w:hAnsi="Calibri" w:cs="Calibri"/>
          <w:sz w:val="22"/>
          <w:szCs w:val="24"/>
          <w:lang w:eastAsia="ko-KR"/>
        </w:rPr>
      </w:pPr>
    </w:p>
    <w:p w14:paraId="7D52E941"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9</w:t>
      </w:r>
      <w:r w:rsidRPr="007C1A8C">
        <w:rPr>
          <w:rFonts w:ascii="Calibri" w:hAnsi="Calibri" w:cs="Calibri"/>
          <w:sz w:val="22"/>
          <w:szCs w:val="24"/>
        </w:rPr>
        <w:br/>
        <w:t>b) the catalytic model may not adequately capture heterogeneity in reporting rates across regions</w:t>
      </w:r>
    </w:p>
    <w:p w14:paraId="70CB4DC2" w14:textId="77777777" w:rsidR="0007361D" w:rsidRPr="007C1A8C" w:rsidRDefault="0007361D" w:rsidP="00E820E3">
      <w:pPr>
        <w:rPr>
          <w:rFonts w:ascii="Calibri" w:eastAsia="Malgun Gothic" w:hAnsi="Calibri" w:cs="Calibri"/>
          <w:sz w:val="22"/>
          <w:szCs w:val="24"/>
          <w:lang w:eastAsia="ko-KR"/>
        </w:rPr>
      </w:pPr>
    </w:p>
    <w:p w14:paraId="427301F0"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511E34C5" w14:textId="77777777" w:rsidR="0007361D" w:rsidRPr="00367A25" w:rsidRDefault="0007361D" w:rsidP="00367A25">
      <w:pPr>
        <w:numPr>
          <w:ilvl w:val="0"/>
          <w:numId w:val="3"/>
        </w:numPr>
        <w:rPr>
          <w:rFonts w:ascii="Calibri" w:eastAsia="Malgun Gothic" w:hAnsi="Calibri" w:cs="Calibri"/>
          <w:color w:val="0070C0"/>
          <w:sz w:val="22"/>
          <w:szCs w:val="24"/>
          <w:lang w:eastAsia="ko-KR"/>
        </w:rPr>
      </w:pPr>
      <w:r w:rsidRPr="00367A25">
        <w:rPr>
          <w:rFonts w:ascii="Calibri" w:eastAsia="Malgun Gothic" w:hAnsi="Calibri" w:cs="Calibri"/>
          <w:color w:val="0070C0"/>
          <w:sz w:val="22"/>
          <w:szCs w:val="24"/>
          <w:lang w:eastAsia="ko-KR"/>
        </w:rPr>
        <w:t>We agree that the original Methods did not describe sufficiently clearly how regional heterogeneity in reporting was handled. The catalytic model itself was used to estimate transmission intensity and underlying symptomatic burden, but heterogeneity in reporting across states was accounted for separately through state-specific reporting-rate parameters.</w:t>
      </w:r>
    </w:p>
    <w:p w14:paraId="0EDB4894" w14:textId="77777777" w:rsidR="0007361D" w:rsidRPr="00367A25" w:rsidRDefault="0007361D" w:rsidP="00367A25">
      <w:pPr>
        <w:ind w:left="720"/>
        <w:rPr>
          <w:rFonts w:ascii="Calibri" w:eastAsia="Malgun Gothic" w:hAnsi="Calibri" w:cs="Calibri"/>
          <w:color w:val="0070C0"/>
          <w:sz w:val="22"/>
          <w:szCs w:val="24"/>
          <w:lang w:eastAsia="ko-KR"/>
        </w:rPr>
      </w:pPr>
    </w:p>
    <w:p w14:paraId="0D7C1588" w14:textId="77777777" w:rsidR="0007361D" w:rsidRPr="00367A25" w:rsidRDefault="0007361D" w:rsidP="00367A25">
      <w:pPr>
        <w:ind w:left="720"/>
        <w:rPr>
          <w:rFonts w:ascii="Calibri" w:eastAsia="Malgun Gothic" w:hAnsi="Calibri" w:cs="Calibri"/>
          <w:color w:val="0070C0"/>
          <w:sz w:val="22"/>
          <w:szCs w:val="24"/>
          <w:lang w:eastAsia="ko-KR"/>
        </w:rPr>
      </w:pPr>
      <w:r w:rsidRPr="00367A25">
        <w:rPr>
          <w:rFonts w:ascii="Calibri" w:eastAsia="Malgun Gothic" w:hAnsi="Calibri" w:cs="Calibri"/>
          <w:color w:val="0070C0"/>
          <w:sz w:val="22"/>
          <w:szCs w:val="24"/>
          <w:lang w:eastAsia="ko-KR"/>
        </w:rPr>
        <w:t xml:space="preserve">Briefly, for each state, we compared the modelled annual number of symptomatic cases, derived from the predicted FOIs, with the average annual number of reported symptomatic cases from 10 years of Brazilian surveillance data. This comparison was used to inform state-specific prior distributions for the reporting rate </w:t>
      </w:r>
      <m:oMath>
        <m:r>
          <w:rPr>
            <w:rFonts w:ascii="Cambria Math" w:eastAsia="Malgun Gothic" w:hAnsi="Cambria Math" w:cs="Calibri"/>
            <w:color w:val="0070C0"/>
            <w:sz w:val="22"/>
            <w:szCs w:val="24"/>
            <w:lang w:eastAsia="ko-KR"/>
          </w:rPr>
          <m:t>(</m:t>
        </m:r>
        <m:sSub>
          <m:sSubPr>
            <m:ctrlPr>
              <w:rPr>
                <w:rFonts w:ascii="Cambria Math" w:eastAsia="Malgun Gothic" w:hAnsi="Cambria Math" w:cs="Calibri"/>
                <w:i/>
                <w:color w:val="0070C0"/>
                <w:sz w:val="22"/>
                <w:szCs w:val="24"/>
                <w:lang w:eastAsia="ko-KR"/>
              </w:rPr>
            </m:ctrlPr>
          </m:sSubPr>
          <m:e>
            <m:r>
              <w:rPr>
                <w:rFonts w:ascii="Cambria Math" w:eastAsia="Malgun Gothic" w:hAnsi="Cambria Math" w:cs="Calibri"/>
                <w:color w:val="0070C0"/>
                <w:sz w:val="22"/>
                <w:szCs w:val="24"/>
                <w:lang w:eastAsia="ko-KR"/>
              </w:rPr>
              <m:t>ρ</m:t>
            </m:r>
          </m:e>
          <m:sub>
            <m:r>
              <w:rPr>
                <w:rFonts w:ascii="Cambria Math" w:eastAsia="Malgun Gothic" w:hAnsi="Cambria Math" w:cs="Calibri"/>
                <w:color w:val="0070C0"/>
                <w:sz w:val="22"/>
                <w:szCs w:val="24"/>
                <w:lang w:eastAsia="ko-KR"/>
              </w:rPr>
              <m:t>i</m:t>
            </m:r>
          </m:sub>
        </m:sSub>
        <m:r>
          <w:rPr>
            <w:rFonts w:ascii="Cambria Math" w:eastAsia="Malgun Gothic" w:hAnsi="Cambria Math" w:cs="Calibri"/>
            <w:color w:val="0070C0"/>
            <w:sz w:val="22"/>
            <w:szCs w:val="24"/>
            <w:lang w:eastAsia="ko-KR"/>
          </w:rPr>
          <m:t>)</m:t>
        </m:r>
      </m:oMath>
      <w:r w:rsidRPr="00367A25">
        <w:rPr>
          <w:rFonts w:ascii="Calibri" w:eastAsia="Malgun Gothic" w:hAnsi="Calibri" w:cs="Calibri"/>
          <w:color w:val="0070C0"/>
          <w:sz w:val="22"/>
          <w:szCs w:val="24"/>
          <w:lang w:eastAsia="ko-KR"/>
        </w:rPr>
        <w:t xml:space="preserve">, where </w:t>
      </w:r>
      <w:r w:rsidRPr="00367A25">
        <w:rPr>
          <w:rFonts w:ascii="Cambria Math" w:eastAsia="Malgun Gothic" w:hAnsi="Cambria Math" w:cs="Cambria Math"/>
          <w:color w:val="0070C0"/>
          <w:sz w:val="22"/>
          <w:szCs w:val="24"/>
          <w:lang w:eastAsia="ko-KR"/>
        </w:rPr>
        <w:t>𝑖</w:t>
      </w:r>
      <w:r>
        <w:rPr>
          <w:rFonts w:ascii="Calibri" w:eastAsia="Malgun Gothic" w:hAnsi="Calibri" w:cs="Calibri" w:hint="eastAsia"/>
          <w:color w:val="0070C0"/>
          <w:sz w:val="22"/>
          <w:szCs w:val="24"/>
          <w:lang w:eastAsia="ko-KR"/>
        </w:rPr>
        <w:t xml:space="preserve"> </w:t>
      </w:r>
      <w:r w:rsidRPr="00367A25">
        <w:rPr>
          <w:rFonts w:ascii="Calibri" w:eastAsia="Malgun Gothic" w:hAnsi="Calibri" w:cs="Calibri"/>
          <w:color w:val="0070C0"/>
          <w:sz w:val="22"/>
          <w:szCs w:val="24"/>
          <w:lang w:eastAsia="ko-KR"/>
        </w:rPr>
        <w:t>denotes state. These reporting-rate parameters were then used to rescale infections, symptomatic cases, hospitalisations, deaths, and DALYs in the burden estimates.</w:t>
      </w:r>
    </w:p>
    <w:p w14:paraId="6C52CBFC" w14:textId="77777777" w:rsidR="0007361D" w:rsidRPr="00367A25" w:rsidRDefault="0007361D" w:rsidP="00367A25">
      <w:pPr>
        <w:rPr>
          <w:rFonts w:ascii="Calibri" w:eastAsia="Malgun Gothic" w:hAnsi="Calibri" w:cs="Calibri"/>
          <w:color w:val="0070C0"/>
          <w:sz w:val="22"/>
          <w:szCs w:val="24"/>
          <w:lang w:eastAsia="ko-KR"/>
        </w:rPr>
      </w:pPr>
    </w:p>
    <w:p w14:paraId="2192CEDF" w14:textId="77777777" w:rsidR="00922D5F" w:rsidRDefault="0007361D" w:rsidP="00367A25">
      <w:pPr>
        <w:ind w:left="720"/>
        <w:rPr>
          <w:rFonts w:ascii="Calibri" w:eastAsia="Malgun Gothic" w:hAnsi="Calibri" w:cs="Calibri"/>
          <w:color w:val="0070C0"/>
          <w:sz w:val="22"/>
          <w:szCs w:val="24"/>
          <w:lang w:eastAsia="ko-KR"/>
        </w:rPr>
      </w:pPr>
      <w:r w:rsidRPr="00367A25">
        <w:rPr>
          <w:rFonts w:ascii="Calibri" w:eastAsia="Malgun Gothic" w:hAnsi="Calibri" w:cs="Calibri"/>
          <w:color w:val="0070C0"/>
          <w:sz w:val="22"/>
          <w:szCs w:val="24"/>
          <w:lang w:eastAsia="ko-KR"/>
        </w:rPr>
        <w:t>We have now described this process explicitly in the Supplementary Methods and added the corresponding state-specific calibrated reporting rates and model fits.</w:t>
      </w:r>
    </w:p>
    <w:p w14:paraId="6D2F9921" w14:textId="77777777" w:rsidR="00922D5F" w:rsidRDefault="00922D5F" w:rsidP="00922D5F">
      <w:pPr>
        <w:rPr>
          <w:rFonts w:ascii="Calibri" w:eastAsia="Malgun Gothic" w:hAnsi="Calibri" w:cs="Calibri"/>
          <w:color w:val="0070C0"/>
          <w:sz w:val="22"/>
          <w:szCs w:val="24"/>
          <w:lang w:eastAsia="ko-KR"/>
        </w:rPr>
      </w:pPr>
    </w:p>
    <w:p w14:paraId="08ECBE31" w14:textId="2F7BD054" w:rsidR="00922D5F" w:rsidRPr="007C3272" w:rsidRDefault="002670B0" w:rsidP="00922D5F">
      <w:pPr>
        <w:rPr>
          <w:rFonts w:ascii="Calibri" w:eastAsia="Malgun Gothic" w:hAnsi="Calibri" w:cs="Calibri"/>
          <w:color w:val="000000" w:themeColor="text1"/>
          <w:sz w:val="22"/>
          <w:szCs w:val="24"/>
          <w:lang w:eastAsia="ko-KR"/>
        </w:rPr>
      </w:pPr>
      <w:r w:rsidRPr="007C3272">
        <w:rPr>
          <w:rFonts w:ascii="Calibri" w:eastAsia="Malgun Gothic" w:hAnsi="Calibri" w:cs="Calibri"/>
          <w:color w:val="000000" w:themeColor="text1"/>
          <w:sz w:val="22"/>
          <w:szCs w:val="24"/>
          <w:lang w:eastAsia="ko-KR"/>
        </w:rPr>
        <w:t xml:space="preserve">Line number </w:t>
      </w:r>
      <w:r w:rsidR="00C803DA">
        <w:rPr>
          <w:rFonts w:ascii="Calibri" w:eastAsia="Malgun Gothic" w:hAnsi="Calibri" w:cs="Calibri" w:hint="eastAsia"/>
          <w:color w:val="000000" w:themeColor="text1"/>
          <w:sz w:val="22"/>
          <w:szCs w:val="24"/>
          <w:lang w:eastAsia="ko-KR"/>
        </w:rPr>
        <w:t>394-396</w:t>
      </w:r>
      <w:r w:rsidR="007C3272" w:rsidRPr="007C3272">
        <w:rPr>
          <w:rFonts w:ascii="Calibri" w:eastAsia="Malgun Gothic" w:hAnsi="Calibri" w:cs="Calibri"/>
          <w:color w:val="000000" w:themeColor="text1"/>
          <w:sz w:val="22"/>
          <w:szCs w:val="24"/>
          <w:lang w:eastAsia="ko-KR"/>
        </w:rPr>
        <w:t>:</w:t>
      </w:r>
    </w:p>
    <w:p w14:paraId="695035DC" w14:textId="18E227C2" w:rsidR="00C66C84" w:rsidRDefault="00C66C84" w:rsidP="00922D5F">
      <w:pPr>
        <w:rPr>
          <w:rFonts w:ascii="Calibri" w:eastAsia="Malgun Gothic" w:hAnsi="Calibri" w:cs="Calibri"/>
          <w:color w:val="0070C0"/>
          <w:sz w:val="22"/>
          <w:szCs w:val="24"/>
          <w:lang w:eastAsia="ko-KR"/>
        </w:rPr>
      </w:pPr>
      <w:r w:rsidRPr="009C22B1">
        <w:rPr>
          <w:rFonts w:ascii="Calibri" w:eastAsia="Malgun Gothic" w:hAnsi="Calibri" w:cs="Calibri"/>
          <w:sz w:val="22"/>
          <w:highlight w:val="yellow"/>
        </w:rPr>
        <w:t>Third</w:t>
      </w:r>
      <w:r w:rsidRPr="00581DA5">
        <w:rPr>
          <w:rFonts w:ascii="Calibri" w:eastAsia="Malgun Gothic" w:hAnsi="Calibri" w:cs="Calibri"/>
          <w:sz w:val="22"/>
          <w:highlight w:val="yellow"/>
        </w:rPr>
        <w:t xml:space="preserve">, baseline age-specific seroprevalence was estimated using a catalytic model with a long-term average annual force of infection, representing average transmission profile rather than Brazil’s specific CHIKV introduction history </w:t>
      </w:r>
      <w:hyperlink r:id="rId62" w:history="1">
        <w:r w:rsidRPr="00581DA5">
          <w:rPr>
            <w:rFonts w:ascii="Calibri" w:hAnsi="Calibri" w:cs="Calibri"/>
            <w:sz w:val="22"/>
          </w:rPr>
          <w:t>[1,19]</w:t>
        </w:r>
      </w:hyperlink>
      <w:r w:rsidRPr="00581DA5">
        <w:rPr>
          <w:rFonts w:ascii="Calibri" w:eastAsia="Malgun Gothic" w:hAnsi="Calibri" w:cs="Calibri"/>
          <w:sz w:val="22"/>
          <w:highlight w:val="yellow"/>
        </w:rPr>
        <w:t>.</w:t>
      </w:r>
    </w:p>
    <w:p w14:paraId="6E9C9B71" w14:textId="77777777" w:rsidR="00A80ECE" w:rsidRDefault="00A80ECE" w:rsidP="00A80ECE">
      <w:pPr>
        <w:pStyle w:val="figure"/>
        <w:spacing w:line="276" w:lineRule="auto"/>
        <w:rPr>
          <w:rFonts w:eastAsiaTheme="minorEastAsia"/>
        </w:rPr>
      </w:pPr>
      <w:r>
        <w:t xml:space="preserve">Figure S </w:t>
      </w:r>
      <w:r>
        <w:fldChar w:fldCharType="begin"/>
      </w:r>
      <w:r>
        <w:instrText xml:space="preserve"> SEQ Figure_S \* ARABIC </w:instrText>
      </w:r>
      <w:r>
        <w:fldChar w:fldCharType="separate"/>
      </w:r>
      <w:r>
        <w:rPr>
          <w:noProof/>
        </w:rPr>
        <w:t>1</w:t>
      </w:r>
      <w:r>
        <w:fldChar w:fldCharType="end"/>
      </w:r>
      <w:r>
        <w:rPr>
          <w:rFonts w:eastAsiaTheme="minorEastAsia" w:hint="eastAsia"/>
        </w:rPr>
        <w:t xml:space="preserve"> Transmission dynamic model</w:t>
      </w:r>
    </w:p>
    <w:p w14:paraId="090431D2" w14:textId="18886B89" w:rsidR="00A80ECE" w:rsidRPr="00101DC4" w:rsidRDefault="00C803DA" w:rsidP="00A80ECE">
      <w:pPr>
        <w:pStyle w:val="ae"/>
        <w:spacing w:line="276" w:lineRule="auto"/>
        <w:rPr>
          <w:rFonts w:eastAsiaTheme="minorEastAsia"/>
        </w:rPr>
      </w:pPr>
      <w:r w:rsidRPr="008D1DE3">
        <w:rPr>
          <w:rFonts w:ascii="Calibri" w:hAnsi="Calibri" w:cs="Calibri"/>
          <w:noProof/>
        </w:rPr>
        <mc:AlternateContent>
          <mc:Choice Requires="wps">
            <w:drawing>
              <wp:anchor distT="0" distB="0" distL="114300" distR="114300" simplePos="0" relativeHeight="251673600" behindDoc="0" locked="0" layoutInCell="1" allowOverlap="1" wp14:anchorId="6E889080" wp14:editId="5F7DAF82">
                <wp:simplePos x="0" y="0"/>
                <wp:positionH relativeFrom="page">
                  <wp:posOffset>4449445</wp:posOffset>
                </wp:positionH>
                <wp:positionV relativeFrom="paragraph">
                  <wp:posOffset>3220720</wp:posOffset>
                </wp:positionV>
                <wp:extent cx="2820035" cy="1790065"/>
                <wp:effectExtent l="0" t="0" r="0" b="0"/>
                <wp:wrapNone/>
                <wp:docPr id="1390438243" name="Text Box 14"/>
                <wp:cNvGraphicFramePr/>
                <a:graphic xmlns:a="http://schemas.openxmlformats.org/drawingml/2006/main">
                  <a:graphicData uri="http://schemas.microsoft.com/office/word/2010/wordprocessingShape">
                    <wps:wsp>
                      <wps:cNvSpPr txBox="1"/>
                      <wps:spPr>
                        <a:xfrm>
                          <a:off x="0" y="0"/>
                          <a:ext cx="2820035" cy="1790065"/>
                        </a:xfrm>
                        <a:prstGeom prst="rect">
                          <a:avLst/>
                        </a:prstGeom>
                        <a:noFill/>
                      </wps:spPr>
                      <wps:txbx>
                        <w:txbxContent>
                          <w:p w14:paraId="5204EBDD" w14:textId="77777777" w:rsidR="00A80ECE" w:rsidRPr="00836B4D" w:rsidRDefault="00A80ECE" w:rsidP="00A80ECE">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γ</m:t>
                              </m:r>
                            </m:oMath>
                            <w:r w:rsidRPr="00836B4D">
                              <w:rPr>
                                <w:rFonts w:ascii="Calibri" w:eastAsia="Malgun Gothic" w:hAnsi="Calibri" w:cs="Calibri"/>
                                <w:color w:val="000000"/>
                                <w:kern w:val="24"/>
                                <w:sz w:val="22"/>
                              </w:rPr>
                              <w:t>: recovery rate</w:t>
                            </w:r>
                          </w:p>
                          <w:p w14:paraId="21D96FB4" w14:textId="77777777" w:rsidR="00A80ECE" w:rsidRPr="00836B4D" w:rsidRDefault="00A80ECE" w:rsidP="00A80ECE">
                            <w:pPr>
                              <w:spacing w:line="276" w:lineRule="auto"/>
                              <w:rPr>
                                <w:rFonts w:ascii="Calibri" w:eastAsia="Cambria Math" w:hAnsi="Calibri" w:cs="Calibri"/>
                                <w:i/>
                                <w:iCs/>
                                <w:color w:val="000000"/>
                                <w:kern w:val="24"/>
                                <w:sz w:val="22"/>
                              </w:rPr>
                            </w:pPr>
                            <m:oMath>
                              <m:r>
                                <w:rPr>
                                  <w:rFonts w:ascii="Cambria Math" w:eastAsia="Cambria Math" w:hAnsi="Cambria Math" w:cs="Calibri"/>
                                  <w:color w:val="000000"/>
                                  <w:kern w:val="24"/>
                                  <w:sz w:val="22"/>
                                </w:rPr>
                                <m:t>λ</m:t>
                              </m:r>
                            </m:oMath>
                            <w:r w:rsidRPr="00836B4D">
                              <w:rPr>
                                <w:rFonts w:ascii="Calibri" w:eastAsia="Malgun Gothic" w:hAnsi="Calibri" w:cs="Calibri"/>
                                <w:i/>
                                <w:iCs/>
                                <w:color w:val="000000"/>
                                <w:kern w:val="24"/>
                                <w:sz w:val="22"/>
                              </w:rPr>
                              <w:t xml:space="preserve">: </w:t>
                            </w:r>
                            <w:r w:rsidRPr="00836B4D">
                              <w:rPr>
                                <w:rFonts w:ascii="Calibri" w:eastAsia="Malgun Gothic" w:hAnsi="Calibri" w:cs="Calibri"/>
                                <w:color w:val="000000"/>
                                <w:kern w:val="24"/>
                                <w:sz w:val="22"/>
                              </w:rPr>
                              <w:t>force of infection</w:t>
                            </w:r>
                            <w:r w:rsidRPr="00836B4D">
                              <w:rPr>
                                <w:rFonts w:ascii="Calibri" w:eastAsia="Malgun Gothic" w:hAnsi="Calibri" w:cs="Calibri"/>
                                <w:i/>
                                <w:iCs/>
                                <w:color w:val="000000"/>
                                <w:kern w:val="24"/>
                                <w:sz w:val="22"/>
                              </w:rPr>
                              <w:t xml:space="preserve"> (</w:t>
                            </w:r>
                            <m:oMath>
                              <m: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w:rPr>
                                      <w:rFonts w:ascii="Cambria Math" w:eastAsia="Cambria Math" w:hAnsi="Cambria Math" w:cs="Calibri"/>
                                      <w:color w:val="000000"/>
                                      <w:kern w:val="24"/>
                                      <w:sz w:val="22"/>
                                      <w:lang w:val="en-US"/>
                                    </w:rPr>
                                    <m:t>t</m:t>
                                  </m:r>
                                </m:e>
                              </m:d>
                              <m:r>
                                <m:rPr>
                                  <m:sty m:val="p"/>
                                </m:rPr>
                                <w:rPr>
                                  <w:rFonts w:ascii="Cambria Math" w:eastAsia="Cambria Math" w:hAnsi="Cambria Math" w:cs="Calibri"/>
                                  <w:color w:val="000000"/>
                                  <w:kern w:val="24"/>
                                  <w:sz w:val="22"/>
                                  <w:lang w:val="en-US"/>
                                </w:rPr>
                                <m:t> *</m:t>
                              </m:r>
                              <m:f>
                                <m:fPr>
                                  <m:ctrlPr>
                                    <w:rPr>
                                      <w:rFonts w:ascii="Cambria Math" w:eastAsia="Cambria Math" w:hAnsi="Cambria Math" w:cs="Calibri"/>
                                      <w:i/>
                                      <w:iCs/>
                                      <w:color w:val="000000"/>
                                      <w:kern w:val="24"/>
                                      <w:sz w:val="22"/>
                                      <w:lang w:val="en-US"/>
                                    </w:rPr>
                                  </m:ctrlPr>
                                </m:fPr>
                                <m:num>
                                  <m:r>
                                    <m:rPr>
                                      <m:sty m:val="p"/>
                                    </m:rPr>
                                    <w:rPr>
                                      <w:rFonts w:ascii="Cambria Math" w:eastAsia="Cambria Math" w:hAnsi="Cambria Math" w:cs="Calibri"/>
                                      <w:color w:val="000000"/>
                                      <w:kern w:val="24"/>
                                      <w:sz w:val="22"/>
                                      <w:lang w:val="en-US"/>
                                    </w:rPr>
                                    <m:t>I</m:t>
                                  </m:r>
                                </m:num>
                                <m:den>
                                  <m:r>
                                    <w:rPr>
                                      <w:rFonts w:ascii="Cambria Math" w:eastAsia="Cambria Math" w:hAnsi="Cambria Math" w:cs="Calibri"/>
                                      <w:color w:val="000000"/>
                                      <w:kern w:val="24"/>
                                      <w:sz w:val="22"/>
                                      <w:lang w:val="en-US"/>
                                    </w:rPr>
                                    <m:t>N</m:t>
                                  </m:r>
                                </m:den>
                              </m:f>
                              <m:r>
                                <m:rPr>
                                  <m:sty m:val="p"/>
                                </m:rPr>
                                <w:rPr>
                                  <w:rFonts w:ascii="Cambria Math" w:eastAsia="Cambria Math" w:hAnsi="Cambria Math" w:cs="Calibri"/>
                                  <w:color w:val="000000"/>
                                  <w:kern w:val="24"/>
                                  <w:sz w:val="22"/>
                                  <w:lang w:val="en-US"/>
                                </w:rPr>
                                <m:t> )</m:t>
                              </m:r>
                            </m:oMath>
                          </w:p>
                          <w:p w14:paraId="2D9F0DE1" w14:textId="77777777" w:rsidR="00A80ECE" w:rsidRPr="00836B4D" w:rsidRDefault="00A80ECE" w:rsidP="00A80ECE">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rPr>
                              <w:t>latent to infectious rate</w:t>
                            </w:r>
                          </w:p>
                          <w:p w14:paraId="49E44123" w14:textId="77777777" w:rsidR="00A80ECE" w:rsidRPr="00836B4D" w:rsidRDefault="00A80ECE" w:rsidP="00A80ECE">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m:rPr>
                                      <m:sty m:val="p"/>
                                    </m:rPr>
                                    <w:rPr>
                                      <w:rFonts w:ascii="Cambria Math" w:eastAsia="Cambria Math" w:hAnsi="Cambria Math" w:cs="Calibri"/>
                                      <w:color w:val="000000"/>
                                      <w:kern w:val="24"/>
                                      <w:sz w:val="22"/>
                                      <w:lang w:val="en-US"/>
                                    </w:rPr>
                                    <m:t>t</m:t>
                                  </m:r>
                                </m:e>
                              </m:d>
                            </m:oMath>
                            <w:r w:rsidRPr="00836B4D">
                              <w:rPr>
                                <w:rFonts w:ascii="Calibri" w:eastAsia="Malgun Gothic" w:hAnsi="Calibri" w:cs="Calibri"/>
                                <w:color w:val="000000"/>
                                <w:kern w:val="24"/>
                                <w:sz w:val="22"/>
                              </w:rPr>
                              <w:t>: transmission rate</w:t>
                            </w:r>
                          </w:p>
                          <w:p w14:paraId="54A3B1BB" w14:textId="77777777" w:rsidR="00A80ECE" w:rsidRPr="00EE6640" w:rsidRDefault="00A80ECE" w:rsidP="00A80ECE">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Cambria Math" w:hAnsi="Cambria Math" w:cs="Calibri"/>
                                  <w:color w:val="000000"/>
                                  <w:kern w:val="24"/>
                                  <w:sz w:val="22"/>
                                  <w:lang w:val="en-US"/>
                                </w:rPr>
                                <m:t>v</m:t>
                              </m:r>
                              <m:d>
                                <m:dPr>
                                  <m:ctrlPr>
                                    <w:rPr>
                                      <w:rFonts w:ascii="Cambria Math" w:eastAsia="Cambria Math" w:hAnsi="Cambria Math" w:cs="Calibri"/>
                                      <w:i/>
                                      <w:iCs/>
                                      <w:color w:val="000000"/>
                                      <w:kern w:val="24"/>
                                      <w:sz w:val="22"/>
                                      <w:lang w:val="en-US"/>
                                    </w:rPr>
                                  </m:ctrlPr>
                                </m:dPr>
                                <m:e>
                                  <m:r>
                                    <w:rPr>
                                      <w:rFonts w:ascii="Cambria Math" w:eastAsia="Cambria Math" w:hAnsi="Cambria Math" w:cs="Calibri"/>
                                      <w:color w:val="000000"/>
                                      <w:kern w:val="24"/>
                                      <w:sz w:val="22"/>
                                      <w:lang w:val="en-US"/>
                                    </w:rPr>
                                    <m:t>t</m:t>
                                  </m:r>
                                </m:e>
                              </m:d>
                              <m:r>
                                <w:rPr>
                                  <w:rFonts w:ascii="Cambria Math" w:eastAsia="Cambria Math" w:hAnsi="Cambria Math" w:cs="Calibri"/>
                                  <w:color w:val="000000"/>
                                  <w:kern w:val="24"/>
                                  <w:sz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r>
                                <w:rPr>
                                  <w:rFonts w:ascii="Cambria Math" w:eastAsia="Malgun Gothic" w:hAnsi="Cambria Math" w:cs="Calibri"/>
                                  <w:color w:val="000000"/>
                                  <w:kern w:val="24"/>
                                  <w:sz w:val="22"/>
                                </w:rPr>
                                <m:t xml:space="preserve">  ∙</m:t>
                              </m:r>
                              <m:f>
                                <m:fPr>
                                  <m:ctrlPr>
                                    <w:rPr>
                                      <w:rFonts w:ascii="Cambria Math" w:eastAsia="Malgun Gothic" w:hAnsi="Cambria Math" w:cs="Calibri"/>
                                      <w:i/>
                                      <w:color w:val="000000"/>
                                      <w:kern w:val="24"/>
                                      <w:sz w:val="22"/>
                                    </w:rPr>
                                  </m:ctrlPr>
                                </m:fPr>
                                <m:num>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num>
                                <m:den>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den>
                              </m:f>
                              <m:r>
                                <w:rPr>
                                  <w:rFonts w:ascii="Cambria Math" w:eastAsia="Malgun Gothic" w:hAnsi="Cambria Math" w:cs="Calibri"/>
                                  <w:color w:val="000000"/>
                                  <w:kern w:val="24"/>
                                  <w:sz w:val="22"/>
                                </w:rPr>
                                <m:t xml:space="preserve"> </m:t>
                              </m:r>
                            </m:oMath>
                          </w:p>
                          <w:p w14:paraId="26E640DB" w14:textId="77777777" w:rsidR="00A80ECE"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oMath>
                            <w:r w:rsidR="00A80ECE">
                              <w:rPr>
                                <w:rFonts w:ascii="Calibri" w:eastAsia="Malgun Gothic" w:hAnsi="Calibri" w:cs="Calibri" w:hint="eastAsia"/>
                                <w:color w:val="000000"/>
                                <w:kern w:val="24"/>
                                <w:sz w:val="22"/>
                              </w:rPr>
                              <w:t xml:space="preserve">: target population size </w:t>
                            </w:r>
                          </w:p>
                          <w:p w14:paraId="6A52D6F1" w14:textId="77777777" w:rsidR="00A80ECE" w:rsidRPr="00EE6640"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oMath>
                            <w:r w:rsidR="00A80ECE">
                              <w:rPr>
                                <w:rFonts w:ascii="Calibri" w:eastAsia="Malgun Gothic" w:hAnsi="Calibri" w:cs="Calibri" w:hint="eastAsia"/>
                                <w:color w:val="000000"/>
                                <w:kern w:val="24"/>
                                <w:sz w:val="22"/>
                              </w:rPr>
                              <w:t xml:space="preserve">: weekly total doses (= </w:t>
                            </w: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 xml:space="preserve">target </m:t>
                                  </m:r>
                                </m:sub>
                              </m:sSub>
                              <m:r>
                                <w:rPr>
                                  <w:rFonts w:ascii="Cambria Math" w:eastAsia="Malgun Gothic" w:hAnsi="Cambria Math" w:cs="Calibri"/>
                                  <w:color w:val="000000"/>
                                  <w:kern w:val="24"/>
                                  <w:sz w:val="22"/>
                                </w:rPr>
                                <m:t>∙</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m:t>
                              </m:r>
                            </m:oMath>
                          </w:p>
                          <w:p w14:paraId="070CBD09" w14:textId="77777777" w:rsidR="00A80ECE"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oMath>
                            <w:r w:rsidR="00A80ECE">
                              <w:rPr>
                                <w:rFonts w:ascii="Calibri" w:eastAsia="Malgun Gothic" w:hAnsi="Calibri" w:cs="Calibri" w:hint="eastAsia"/>
                                <w:color w:val="000000"/>
                                <w:kern w:val="24"/>
                                <w:sz w:val="22"/>
                              </w:rPr>
                              <w:t>total vaccination coverage (proportion of target population)</w:t>
                            </w:r>
                          </w:p>
                          <w:p w14:paraId="0EBCC1D0" w14:textId="77777777" w:rsidR="00A80ECE" w:rsidRPr="00836B4D"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oMath>
                            <w:r w:rsidR="00A80ECE">
                              <w:rPr>
                                <w:rFonts w:ascii="Calibri" w:eastAsia="Malgun Gothic" w:hAnsi="Calibri" w:cs="Calibri" w:hint="eastAsia"/>
                                <w:color w:val="000000"/>
                                <w:kern w:val="24"/>
                                <w:sz w:val="22"/>
                              </w:rPr>
                              <w:t>: weekly delivery speed (proportion of total supply delivered per week)</w:t>
                            </w:r>
                          </w:p>
                          <w:p w14:paraId="7A63FD3C" w14:textId="77777777" w:rsidR="00A80ECE" w:rsidRPr="00836B4D" w:rsidRDefault="00A80ECE" w:rsidP="00A80ECE">
                            <w:pPr>
                              <w:spacing w:line="276" w:lineRule="auto"/>
                              <w:rPr>
                                <w:rFonts w:ascii="Calibri" w:eastAsia="Malgun Gothic" w:hAnsi="Calibri" w:cs="Calibri"/>
                                <w:color w:val="000000"/>
                                <w:kern w:val="24"/>
                                <w:sz w:val="22"/>
                              </w:rPr>
                            </w:pP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oMath>
                            <w:r w:rsidRPr="00836B4D">
                              <w:rPr>
                                <w:rFonts w:ascii="Calibri" w:eastAsia="Malgun Gothic" w:hAnsi="Calibri" w:cs="Calibri"/>
                                <w:color w:val="000000"/>
                                <w:kern w:val="24"/>
                                <w:sz w:val="22"/>
                              </w:rPr>
                              <w:t>: vaccine efficacy (disease and infection blocking)</w:t>
                            </w:r>
                          </w:p>
                          <w:p w14:paraId="68F6DB3C" w14:textId="77777777" w:rsidR="00A80ECE" w:rsidRPr="00836B4D" w:rsidRDefault="00A80ECE" w:rsidP="00A80ECE">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block</m:t>
                                  </m:r>
                                </m:sub>
                              </m:sSub>
                            </m:oMath>
                            <w:r w:rsidRPr="00836B4D">
                              <w:rPr>
                                <w:rFonts w:ascii="Calibri" w:eastAsia="Malgun Gothic" w:hAnsi="Calibri" w:cs="Calibri"/>
                                <w:color w:val="000000"/>
                                <w:kern w:val="24"/>
                                <w:sz w:val="22"/>
                              </w:rPr>
                              <w:t>: vaccine efficacy (disease blocking)</w:t>
                            </w:r>
                          </w:p>
                        </w:txbxContent>
                      </wps:txbx>
                      <wps:bodyPr wrap="square" lIns="0" tIns="0" rIns="0" bIns="0" rtlCol="0">
                        <a:spAutoFit/>
                      </wps:bodyPr>
                    </wps:wsp>
                  </a:graphicData>
                </a:graphic>
              </wp:anchor>
            </w:drawing>
          </mc:Choice>
          <mc:Fallback>
            <w:pict>
              <v:shape w14:anchorId="6E889080" id="_x0000_s1032" type="#_x0000_t202" style="position:absolute;margin-left:350.35pt;margin-top:253.6pt;width:222.05pt;height:140.95pt;z-index:251673600;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" filled="f" stroked="f">
                <v:textbox style="mso-fit-shape-to-text:t" inset="0,0,0,0">
                  <w:txbxContent>
                    <w:p w14:paraId="5204EBDD" w14:textId="77777777" w:rsidR="00A80ECE" w:rsidRPr="00836B4D" w:rsidRDefault="00A80ECE" w:rsidP="00A80ECE">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γ</m:t>
                        </m:r>
                      </m:oMath>
                      <w:r w:rsidRPr="00836B4D">
                        <w:rPr>
                          <w:rFonts w:ascii="Calibri" w:eastAsia="Malgun Gothic" w:hAnsi="Calibri" w:cs="Calibri"/>
                          <w:color w:val="000000"/>
                          <w:kern w:val="24"/>
                          <w:sz w:val="22"/>
                        </w:rPr>
                        <w:t>: recovery rate</w:t>
                      </w:r>
                    </w:p>
                    <w:p w14:paraId="21D96FB4" w14:textId="77777777" w:rsidR="00A80ECE" w:rsidRPr="00836B4D" w:rsidRDefault="00A80ECE" w:rsidP="00A80ECE">
                      <w:pPr>
                        <w:spacing w:line="276" w:lineRule="auto"/>
                        <w:rPr>
                          <w:rFonts w:ascii="Calibri" w:eastAsia="Cambria Math" w:hAnsi="Calibri" w:cs="Calibri"/>
                          <w:i/>
                          <w:iCs/>
                          <w:color w:val="000000"/>
                          <w:kern w:val="24"/>
                          <w:sz w:val="22"/>
                        </w:rPr>
                      </w:pPr>
                      <m:oMath>
                        <m:r>
                          <w:rPr>
                            <w:rFonts w:ascii="Cambria Math" w:eastAsia="Cambria Math" w:hAnsi="Cambria Math" w:cs="Calibri"/>
                            <w:color w:val="000000"/>
                            <w:kern w:val="24"/>
                            <w:sz w:val="22"/>
                          </w:rPr>
                          <m:t>λ</m:t>
                        </m:r>
                      </m:oMath>
                      <w:r w:rsidRPr="00836B4D">
                        <w:rPr>
                          <w:rFonts w:ascii="Calibri" w:eastAsia="Malgun Gothic" w:hAnsi="Calibri" w:cs="Calibri"/>
                          <w:i/>
                          <w:iCs/>
                          <w:color w:val="000000"/>
                          <w:kern w:val="24"/>
                          <w:sz w:val="22"/>
                        </w:rPr>
                        <w:t xml:space="preserve">: </w:t>
                      </w:r>
                      <w:r w:rsidRPr="00836B4D">
                        <w:rPr>
                          <w:rFonts w:ascii="Calibri" w:eastAsia="Malgun Gothic" w:hAnsi="Calibri" w:cs="Calibri"/>
                          <w:color w:val="000000"/>
                          <w:kern w:val="24"/>
                          <w:sz w:val="22"/>
                        </w:rPr>
                        <w:t>force of infection</w:t>
                      </w:r>
                      <w:r w:rsidRPr="00836B4D">
                        <w:rPr>
                          <w:rFonts w:ascii="Calibri" w:eastAsia="Malgun Gothic" w:hAnsi="Calibri" w:cs="Calibri"/>
                          <w:i/>
                          <w:iCs/>
                          <w:color w:val="000000"/>
                          <w:kern w:val="24"/>
                          <w:sz w:val="22"/>
                        </w:rPr>
                        <w:t xml:space="preserve"> (</w:t>
                      </w:r>
                      <m:oMath>
                        <m: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w:rPr>
                                <w:rFonts w:ascii="Cambria Math" w:eastAsia="Cambria Math" w:hAnsi="Cambria Math" w:cs="Calibri"/>
                                <w:color w:val="000000"/>
                                <w:kern w:val="24"/>
                                <w:sz w:val="22"/>
                                <w:lang w:val="en-US"/>
                              </w:rPr>
                              <m:t>t</m:t>
                            </m:r>
                          </m:e>
                        </m:d>
                        <m:r>
                          <m:rPr>
                            <m:sty m:val="p"/>
                          </m:rPr>
                          <w:rPr>
                            <w:rFonts w:ascii="Cambria Math" w:eastAsia="Cambria Math" w:hAnsi="Cambria Math" w:cs="Calibri"/>
                            <w:color w:val="000000"/>
                            <w:kern w:val="24"/>
                            <w:sz w:val="22"/>
                            <w:lang w:val="en-US"/>
                          </w:rPr>
                          <m:t> *</m:t>
                        </m:r>
                        <m:f>
                          <m:fPr>
                            <m:ctrlPr>
                              <w:rPr>
                                <w:rFonts w:ascii="Cambria Math" w:eastAsia="Cambria Math" w:hAnsi="Cambria Math" w:cs="Calibri"/>
                                <w:i/>
                                <w:iCs/>
                                <w:color w:val="000000"/>
                                <w:kern w:val="24"/>
                                <w:sz w:val="22"/>
                                <w:lang w:val="en-US"/>
                              </w:rPr>
                            </m:ctrlPr>
                          </m:fPr>
                          <m:num>
                            <m:r>
                              <m:rPr>
                                <m:sty m:val="p"/>
                              </m:rPr>
                              <w:rPr>
                                <w:rFonts w:ascii="Cambria Math" w:eastAsia="Cambria Math" w:hAnsi="Cambria Math" w:cs="Calibri"/>
                                <w:color w:val="000000"/>
                                <w:kern w:val="24"/>
                                <w:sz w:val="22"/>
                                <w:lang w:val="en-US"/>
                              </w:rPr>
                              <m:t>I</m:t>
                            </m:r>
                          </m:num>
                          <m:den>
                            <m:r>
                              <w:rPr>
                                <w:rFonts w:ascii="Cambria Math" w:eastAsia="Cambria Math" w:hAnsi="Cambria Math" w:cs="Calibri"/>
                                <w:color w:val="000000"/>
                                <w:kern w:val="24"/>
                                <w:sz w:val="22"/>
                                <w:lang w:val="en-US"/>
                              </w:rPr>
                              <m:t>N</m:t>
                            </m:r>
                          </m:den>
                        </m:f>
                        <m:r>
                          <m:rPr>
                            <m:sty m:val="p"/>
                          </m:rPr>
                          <w:rPr>
                            <w:rFonts w:ascii="Cambria Math" w:eastAsia="Cambria Math" w:hAnsi="Cambria Math" w:cs="Calibri"/>
                            <w:color w:val="000000"/>
                            <w:kern w:val="24"/>
                            <w:sz w:val="22"/>
                            <w:lang w:val="en-US"/>
                          </w:rPr>
                          <m:t> )</m:t>
                        </m:r>
                      </m:oMath>
                    </w:p>
                    <w:p w14:paraId="2D9F0DE1" w14:textId="77777777" w:rsidR="00A80ECE" w:rsidRPr="00836B4D" w:rsidRDefault="00A80ECE" w:rsidP="00A80ECE">
                      <w:pPr>
                        <w:spacing w:line="276" w:lineRule="auto"/>
                        <w:rPr>
                          <w:rFonts w:ascii="Calibri" w:eastAsia="Cambria Math" w:hAnsi="Calibri" w:cs="Calibri"/>
                          <w:color w:val="000000" w:themeColor="text1"/>
                        </w:rPr>
                      </w:pPr>
                      <m:oMath>
                        <m:r>
                          <m:rPr>
                            <m:sty m:val="p"/>
                          </m:rPr>
                          <w:rPr>
                            <w:rFonts w:ascii="Cambria Math" w:eastAsia="Cambria Math" w:hAnsi="Cambria Math" w:cs="Calibri"/>
                            <w:color w:val="000000" w:themeColor="text1"/>
                          </w:rPr>
                          <m:t>σ</m:t>
                        </m:r>
                        <m:r>
                          <m:rPr>
                            <m:sty m:val="p"/>
                          </m:rPr>
                          <w:rPr>
                            <w:rFonts w:ascii="Cambria Math" w:eastAsia="Cambria Math" w:hAnsi="Cambria Math" w:cs="Calibri"/>
                            <w:color w:val="000000" w:themeColor="text1"/>
                            <w:lang w:val="en-US"/>
                          </w:rPr>
                          <m:t>:</m:t>
                        </m:r>
                      </m:oMath>
                      <w:r w:rsidRPr="00836B4D">
                        <w:rPr>
                          <w:rFonts w:ascii="Calibri" w:eastAsia="Malgun Gothic" w:hAnsi="Calibri" w:cs="Calibri"/>
                          <w:color w:val="000000" w:themeColor="text1"/>
                        </w:rPr>
                        <w:t xml:space="preserve"> </w:t>
                      </w:r>
                      <w:r w:rsidRPr="00836B4D">
                        <w:rPr>
                          <w:rFonts w:ascii="Calibri" w:eastAsia="Malgun Gothic" w:hAnsi="Calibri" w:cs="Calibri"/>
                          <w:color w:val="000000" w:themeColor="text1"/>
                          <w:sz w:val="22"/>
                        </w:rPr>
                        <w:t>latent to infectious rate</w:t>
                      </w:r>
                    </w:p>
                    <w:p w14:paraId="49E44123" w14:textId="77777777" w:rsidR="00A80ECE" w:rsidRPr="00836B4D" w:rsidRDefault="00A80ECE" w:rsidP="00A80ECE">
                      <w:pPr>
                        <w:spacing w:line="276" w:lineRule="auto"/>
                        <w:rPr>
                          <w:rFonts w:ascii="Calibri" w:eastAsia="Cambria Math" w:hAnsi="Calibri" w:cs="Calibri"/>
                          <w:color w:val="000000"/>
                          <w:kern w:val="24"/>
                          <w:sz w:val="22"/>
                        </w:rPr>
                      </w:pPr>
                      <m:oMath>
                        <m:r>
                          <m:rPr>
                            <m:sty m:val="p"/>
                          </m:rPr>
                          <w:rPr>
                            <w:rFonts w:ascii="Cambria Math" w:eastAsia="Cambria Math" w:hAnsi="Cambria Math" w:cs="Calibri"/>
                            <w:color w:val="000000"/>
                            <w:kern w:val="24"/>
                            <w:sz w:val="22"/>
                          </w:rPr>
                          <m:t>β</m:t>
                        </m:r>
                        <m:d>
                          <m:dPr>
                            <m:ctrlPr>
                              <w:rPr>
                                <w:rFonts w:ascii="Cambria Math" w:eastAsia="Cambria Math" w:hAnsi="Cambria Math" w:cs="Calibri"/>
                                <w:i/>
                                <w:iCs/>
                                <w:color w:val="000000"/>
                                <w:kern w:val="24"/>
                                <w:sz w:val="22"/>
                              </w:rPr>
                            </m:ctrlPr>
                          </m:dPr>
                          <m:e>
                            <m:r>
                              <m:rPr>
                                <m:sty m:val="p"/>
                              </m:rPr>
                              <w:rPr>
                                <w:rFonts w:ascii="Cambria Math" w:eastAsia="Cambria Math" w:hAnsi="Cambria Math" w:cs="Calibri"/>
                                <w:color w:val="000000"/>
                                <w:kern w:val="24"/>
                                <w:sz w:val="22"/>
                                <w:lang w:val="en-US"/>
                              </w:rPr>
                              <m:t>t</m:t>
                            </m:r>
                          </m:e>
                        </m:d>
                      </m:oMath>
                      <w:r w:rsidRPr="00836B4D">
                        <w:rPr>
                          <w:rFonts w:ascii="Calibri" w:eastAsia="Malgun Gothic" w:hAnsi="Calibri" w:cs="Calibri"/>
                          <w:color w:val="000000"/>
                          <w:kern w:val="24"/>
                          <w:sz w:val="22"/>
                        </w:rPr>
                        <w:t>: transmission rate</w:t>
                      </w:r>
                    </w:p>
                    <w:p w14:paraId="54A3B1BB" w14:textId="77777777" w:rsidR="00A80ECE" w:rsidRPr="00EE6640" w:rsidRDefault="00A80ECE" w:rsidP="00A80ECE">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Cambria Math" w:hAnsi="Cambria Math" w:cs="Calibri"/>
                            <w:color w:val="000000"/>
                            <w:kern w:val="24"/>
                            <w:sz w:val="22"/>
                            <w:lang w:val="en-US"/>
                          </w:rPr>
                          <m:t>v</m:t>
                        </m:r>
                        <m:d>
                          <m:dPr>
                            <m:ctrlPr>
                              <w:rPr>
                                <w:rFonts w:ascii="Cambria Math" w:eastAsia="Cambria Math" w:hAnsi="Cambria Math" w:cs="Calibri"/>
                                <w:i/>
                                <w:iCs/>
                                <w:color w:val="000000"/>
                                <w:kern w:val="24"/>
                                <w:sz w:val="22"/>
                                <w:lang w:val="en-US"/>
                              </w:rPr>
                            </m:ctrlPr>
                          </m:dPr>
                          <m:e>
                            <m:r>
                              <w:rPr>
                                <w:rFonts w:ascii="Cambria Math" w:eastAsia="Cambria Math" w:hAnsi="Cambria Math" w:cs="Calibri"/>
                                <w:color w:val="000000"/>
                                <w:kern w:val="24"/>
                                <w:sz w:val="22"/>
                                <w:lang w:val="en-US"/>
                              </w:rPr>
                              <m:t>t</m:t>
                            </m:r>
                          </m:e>
                        </m:d>
                        <m:r>
                          <w:rPr>
                            <w:rFonts w:ascii="Cambria Math" w:eastAsia="Cambria Math" w:hAnsi="Cambria Math" w:cs="Calibri"/>
                            <w:color w:val="000000"/>
                            <w:kern w:val="24"/>
                            <w:sz w:val="22"/>
                            <w:lang w:val="en-US"/>
                          </w:rPr>
                          <m:t>:</m:t>
                        </m:r>
                      </m:oMath>
                      <w:r w:rsidRPr="00836B4D">
                        <w:rPr>
                          <w:rFonts w:ascii="Calibri" w:eastAsia="Malgun Gothic" w:hAnsi="Calibri" w:cs="Calibri"/>
                          <w:color w:val="000000" w:themeColor="text1"/>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r>
                          <w:rPr>
                            <w:rFonts w:ascii="Cambria Math" w:eastAsia="Malgun Gothic" w:hAnsi="Cambria Math" w:cs="Calibri"/>
                            <w:color w:val="000000"/>
                            <w:kern w:val="24"/>
                            <w:sz w:val="22"/>
                          </w:rPr>
                          <m:t xml:space="preserve">  ∙</m:t>
                        </m:r>
                        <m:f>
                          <m:fPr>
                            <m:ctrlPr>
                              <w:rPr>
                                <w:rFonts w:ascii="Cambria Math" w:eastAsia="Malgun Gothic" w:hAnsi="Cambria Math" w:cs="Calibri"/>
                                <w:i/>
                                <w:color w:val="000000"/>
                                <w:kern w:val="24"/>
                                <w:sz w:val="22"/>
                              </w:rPr>
                            </m:ctrlPr>
                          </m:fPr>
                          <m:num>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num>
                          <m:den>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den>
                        </m:f>
                        <m:r>
                          <w:rPr>
                            <w:rFonts w:ascii="Cambria Math" w:eastAsia="Malgun Gothic" w:hAnsi="Cambria Math" w:cs="Calibri"/>
                            <w:color w:val="000000"/>
                            <w:kern w:val="24"/>
                            <w:sz w:val="22"/>
                          </w:rPr>
                          <m:t xml:space="preserve"> </m:t>
                        </m:r>
                      </m:oMath>
                    </w:p>
                    <w:p w14:paraId="26E640DB" w14:textId="77777777" w:rsidR="00A80ECE"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target</m:t>
                            </m:r>
                          </m:sub>
                        </m:sSub>
                      </m:oMath>
                      <w:r w:rsidR="00A80ECE">
                        <w:rPr>
                          <w:rFonts w:ascii="Calibri" w:eastAsia="Malgun Gothic" w:hAnsi="Calibri" w:cs="Calibri" w:hint="eastAsia"/>
                          <w:color w:val="000000"/>
                          <w:kern w:val="24"/>
                          <w:sz w:val="22"/>
                        </w:rPr>
                        <w:t xml:space="preserve">: target population size </w:t>
                      </w:r>
                    </w:p>
                    <w:p w14:paraId="6A52D6F1" w14:textId="77777777" w:rsidR="00A80ECE" w:rsidRPr="00EE6640"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D</m:t>
                            </m:r>
                          </m:e>
                          <m:sub>
                            <m:r>
                              <w:rPr>
                                <w:rFonts w:ascii="Cambria Math" w:eastAsia="Malgun Gothic" w:hAnsi="Cambria Math" w:cs="Calibri"/>
                                <w:color w:val="000000"/>
                                <w:kern w:val="24"/>
                                <w:sz w:val="22"/>
                              </w:rPr>
                              <m:t>t</m:t>
                            </m:r>
                          </m:sub>
                        </m:sSub>
                      </m:oMath>
                      <w:r w:rsidR="00A80ECE">
                        <w:rPr>
                          <w:rFonts w:ascii="Calibri" w:eastAsia="Malgun Gothic" w:hAnsi="Calibri" w:cs="Calibri" w:hint="eastAsia"/>
                          <w:color w:val="000000"/>
                          <w:kern w:val="24"/>
                          <w:sz w:val="22"/>
                        </w:rPr>
                        <w:t xml:space="preserve">: weekly total doses (= </w:t>
                      </w: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N</m:t>
                            </m:r>
                          </m:e>
                          <m:sub>
                            <m:r>
                              <w:rPr>
                                <w:rFonts w:ascii="Cambria Math" w:eastAsia="Malgun Gothic" w:hAnsi="Cambria Math" w:cs="Calibri"/>
                                <w:color w:val="000000"/>
                                <w:kern w:val="24"/>
                                <w:sz w:val="22"/>
                              </w:rPr>
                              <m:t xml:space="preserve">target </m:t>
                            </m:r>
                          </m:sub>
                        </m:sSub>
                        <m:r>
                          <w:rPr>
                            <w:rFonts w:ascii="Cambria Math" w:eastAsia="Malgun Gothic" w:hAnsi="Cambria Math" w:cs="Calibri"/>
                            <w:color w:val="000000"/>
                            <w:kern w:val="24"/>
                            <w:sz w:val="22"/>
                          </w:rPr>
                          <m:t>∙</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m:t>
                        </m:r>
                      </m:oMath>
                    </w:p>
                    <w:p w14:paraId="070CBD09" w14:textId="77777777" w:rsidR="00A80ECE"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c</m:t>
                            </m:r>
                          </m:e>
                          <m:sub>
                            <m:r>
                              <w:rPr>
                                <w:rFonts w:ascii="Cambria Math" w:eastAsia="Malgun Gothic" w:hAnsi="Cambria Math" w:cs="Calibri"/>
                                <w:color w:val="000000"/>
                                <w:kern w:val="24"/>
                                <w:sz w:val="22"/>
                              </w:rPr>
                              <m:t>vacc</m:t>
                            </m:r>
                          </m:sub>
                        </m:sSub>
                        <m:r>
                          <w:rPr>
                            <w:rFonts w:ascii="Cambria Math" w:eastAsia="Malgun Gothic" w:hAnsi="Cambria Math" w:cs="Calibri"/>
                            <w:color w:val="000000"/>
                            <w:kern w:val="24"/>
                            <w:sz w:val="22"/>
                          </w:rPr>
                          <m:t xml:space="preserve">: </m:t>
                        </m:r>
                      </m:oMath>
                      <w:r w:rsidR="00A80ECE">
                        <w:rPr>
                          <w:rFonts w:ascii="Calibri" w:eastAsia="Malgun Gothic" w:hAnsi="Calibri" w:cs="Calibri" w:hint="eastAsia"/>
                          <w:color w:val="000000"/>
                          <w:kern w:val="24"/>
                          <w:sz w:val="22"/>
                        </w:rPr>
                        <w:t>total vaccination coverage (proportion of target population)</w:t>
                      </w:r>
                    </w:p>
                    <w:p w14:paraId="0EBCC1D0" w14:textId="77777777" w:rsidR="00A80ECE" w:rsidRPr="00836B4D" w:rsidRDefault="000C1D3B" w:rsidP="00A80ECE">
                      <w:pPr>
                        <w:spacing w:line="276" w:lineRule="auto"/>
                        <w:rPr>
                          <w:rFonts w:ascii="Calibri" w:eastAsia="Malgun Gothic" w:hAnsi="Calibri" w:cs="Calibri"/>
                          <w:color w:val="000000"/>
                          <w:kern w:val="24"/>
                          <w:sz w:val="22"/>
                        </w:rPr>
                      </w:pPr>
                      <m:oMath>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s</m:t>
                            </m:r>
                          </m:e>
                          <m:sub>
                            <m:r>
                              <w:rPr>
                                <w:rFonts w:ascii="Cambria Math" w:eastAsia="Malgun Gothic" w:hAnsi="Cambria Math" w:cs="Calibri"/>
                                <w:color w:val="000000"/>
                                <w:kern w:val="24"/>
                                <w:sz w:val="22"/>
                              </w:rPr>
                              <m:t>vacc</m:t>
                            </m:r>
                          </m:sub>
                        </m:sSub>
                      </m:oMath>
                      <w:r w:rsidR="00A80ECE">
                        <w:rPr>
                          <w:rFonts w:ascii="Calibri" w:eastAsia="Malgun Gothic" w:hAnsi="Calibri" w:cs="Calibri" w:hint="eastAsia"/>
                          <w:color w:val="000000"/>
                          <w:kern w:val="24"/>
                          <w:sz w:val="22"/>
                        </w:rPr>
                        <w:t>: weekly delivery speed (proportion of total supply delivered per week)</w:t>
                      </w:r>
                    </w:p>
                    <w:p w14:paraId="7A63FD3C" w14:textId="77777777" w:rsidR="00A80ECE" w:rsidRPr="00836B4D" w:rsidRDefault="00A80ECE" w:rsidP="00A80ECE">
                      <w:pPr>
                        <w:spacing w:line="276" w:lineRule="auto"/>
                        <w:rPr>
                          <w:rFonts w:ascii="Calibri" w:eastAsia="Malgun Gothic" w:hAnsi="Calibri" w:cs="Calibri"/>
                          <w:color w:val="000000"/>
                          <w:kern w:val="24"/>
                          <w:sz w:val="22"/>
                        </w:rPr>
                      </w:pP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inf</m:t>
                            </m:r>
                          </m:sub>
                        </m:sSub>
                      </m:oMath>
                      <w:r w:rsidRPr="00836B4D">
                        <w:rPr>
                          <w:rFonts w:ascii="Calibri" w:eastAsia="Malgun Gothic" w:hAnsi="Calibri" w:cs="Calibri"/>
                          <w:color w:val="000000"/>
                          <w:kern w:val="24"/>
                          <w:sz w:val="22"/>
                        </w:rPr>
                        <w:t>: vaccine efficacy (disease and infection blocking)</w:t>
                      </w:r>
                    </w:p>
                    <w:p w14:paraId="68F6DB3C" w14:textId="77777777" w:rsidR="00A80ECE" w:rsidRPr="00836B4D" w:rsidRDefault="00A80ECE" w:rsidP="00A80ECE">
                      <w:pPr>
                        <w:spacing w:line="276" w:lineRule="auto"/>
                        <w:rPr>
                          <w:rFonts w:ascii="Calibri" w:eastAsia="Malgun Gothic" w:hAnsi="Calibri" w:cs="Calibri"/>
                          <w:color w:val="000000"/>
                          <w:kern w:val="24"/>
                          <w:sz w:val="22"/>
                        </w:rPr>
                      </w:pPr>
                      <w:r w:rsidRPr="00836B4D">
                        <w:rPr>
                          <w:rFonts w:ascii="Calibri" w:eastAsia="Malgun Gothic" w:hAnsi="Calibri" w:cs="Calibri"/>
                          <w:color w:val="000000"/>
                          <w:kern w:val="24"/>
                          <w:sz w:val="22"/>
                        </w:rPr>
                        <w:t xml:space="preserve"> </w:t>
                      </w:r>
                      <m:oMath>
                        <m:r>
                          <w:rPr>
                            <w:rFonts w:ascii="Cambria Math" w:eastAsia="Malgun Gothic" w:hAnsi="Cambria Math" w:cs="Calibri"/>
                            <w:color w:val="000000"/>
                            <w:kern w:val="24"/>
                            <w:sz w:val="22"/>
                          </w:rPr>
                          <m:t>V</m:t>
                        </m:r>
                        <m:sSub>
                          <m:sSubPr>
                            <m:ctrlPr>
                              <w:rPr>
                                <w:rFonts w:ascii="Cambria Math" w:eastAsia="Malgun Gothic" w:hAnsi="Cambria Math" w:cs="Calibri"/>
                                <w:i/>
                                <w:color w:val="000000"/>
                                <w:kern w:val="24"/>
                                <w:sz w:val="22"/>
                              </w:rPr>
                            </m:ctrlPr>
                          </m:sSubPr>
                          <m:e>
                            <m:r>
                              <w:rPr>
                                <w:rFonts w:ascii="Cambria Math" w:eastAsia="Malgun Gothic" w:hAnsi="Cambria Math" w:cs="Calibri"/>
                                <w:color w:val="000000"/>
                                <w:kern w:val="24"/>
                                <w:sz w:val="22"/>
                              </w:rPr>
                              <m:t>E</m:t>
                            </m:r>
                          </m:e>
                          <m:sub>
                            <m:r>
                              <w:rPr>
                                <w:rFonts w:ascii="Cambria Math" w:eastAsia="Malgun Gothic" w:hAnsi="Cambria Math" w:cs="Calibri"/>
                                <w:color w:val="000000"/>
                                <w:kern w:val="24"/>
                                <w:sz w:val="22"/>
                              </w:rPr>
                              <m:t>block</m:t>
                            </m:r>
                          </m:sub>
                        </m:sSub>
                      </m:oMath>
                      <w:r w:rsidRPr="00836B4D">
                        <w:rPr>
                          <w:rFonts w:ascii="Calibri" w:eastAsia="Malgun Gothic" w:hAnsi="Calibri" w:cs="Calibri"/>
                          <w:color w:val="000000"/>
                          <w:kern w:val="24"/>
                          <w:sz w:val="22"/>
                        </w:rPr>
                        <w:t>: vaccine efficacy (disease blocking)</w:t>
                      </w:r>
                    </w:p>
                  </w:txbxContent>
                </v:textbox>
                <w10:wrap anchorx="page"/>
              </v:shape>
            </w:pict>
          </mc:Fallback>
        </mc:AlternateContent>
      </w:r>
      <w:r w:rsidR="00A80ECE" w:rsidRPr="009166F4">
        <w:rPr>
          <w:rFonts w:eastAsiaTheme="minorEastAsia"/>
          <w:noProof/>
        </w:rPr>
        <w:drawing>
          <wp:inline distT="0" distB="0" distL="0" distR="0" wp14:anchorId="4B88934E" wp14:editId="336A68D7">
            <wp:extent cx="6363418" cy="3033657"/>
            <wp:effectExtent l="0" t="0" r="0" b="0"/>
            <wp:docPr id="328931277" name="그림 1" descr="A diagram of a vacc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931277" name="그림 1" descr="A diagram of a vaccine&#10;&#10;AI-generated content may be incorrect."/>
                    <pic:cNvPicPr/>
                  </pic:nvPicPr>
                  <pic:blipFill>
                    <a:blip r:embed="rId53"/>
                    <a:stretch>
                      <a:fillRect/>
                    </a:stretch>
                  </pic:blipFill>
                  <pic:spPr>
                    <a:xfrm>
                      <a:off x="0" y="0"/>
                      <a:ext cx="6373110" cy="3038277"/>
                    </a:xfrm>
                    <a:prstGeom prst="rect">
                      <a:avLst/>
                    </a:prstGeom>
                  </pic:spPr>
                </pic:pic>
              </a:graphicData>
            </a:graphic>
          </wp:inline>
        </w:drawing>
      </w:r>
      <w:r w:rsidR="00A80ECE" w:rsidRPr="00101DC4">
        <w:rPr>
          <w:rFonts w:eastAsiaTheme="minorEastAsia"/>
        </w:rPr>
        <w:t xml:space="preserve"> </w:t>
      </w:r>
    </w:p>
    <w:p w14:paraId="00F7EAD5" w14:textId="77777777" w:rsidR="00A80ECE" w:rsidRPr="005A0D2F" w:rsidRDefault="00A80ECE" w:rsidP="00A80ECE">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7456" behindDoc="0" locked="0" layoutInCell="1" allowOverlap="1" wp14:anchorId="66C64252" wp14:editId="5EEB2CB0">
                <wp:simplePos x="0" y="0"/>
                <wp:positionH relativeFrom="column">
                  <wp:posOffset>287655</wp:posOffset>
                </wp:positionH>
                <wp:positionV relativeFrom="paragraph">
                  <wp:posOffset>158865</wp:posOffset>
                </wp:positionV>
                <wp:extent cx="2419765" cy="624466"/>
                <wp:effectExtent l="0" t="0" r="0" b="0"/>
                <wp:wrapNone/>
                <wp:docPr id="1061413995"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1EF407AA"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rPr>
                                  <m:t>v(t) ∙</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w:pict>
              <v:shape w14:anchorId="66C64252" id="_x0000_s1033" type="#_x0000_t202" style="position:absolute;left:0;text-align:left;margin-left:22.65pt;margin-top:12.5pt;width:190.55pt;height:49.15pt;z-index:2516674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" filled="f" stroked="f">
                <v:textbox style="mso-fit-shape-to-text:t" inset="0,0,0,0">
                  <w:txbxContent>
                    <w:p w14:paraId="1EF407AA"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S</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Malgun Gothic" w:hAnsi="Cambria Math" w:cs="Arial"/>
                              <w:color w:val="000000"/>
                              <w:kern w:val="24"/>
                              <w:sz w:val="22"/>
                            </w:rPr>
                            <m:t>v(t) ∙</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v:textbox>
              </v:shape>
            </w:pict>
          </mc:Fallback>
        </mc:AlternateContent>
      </w:r>
      <w:r w:rsidRPr="005A0D2F">
        <w:rPr>
          <w:rFonts w:ascii="Calibri" w:hAnsi="Calibri" w:cs="Calibri"/>
          <w:noProof/>
        </w:rPr>
        <mc:AlternateContent>
          <mc:Choice Requires="wps">
            <w:drawing>
              <wp:anchor distT="0" distB="0" distL="114300" distR="114300" simplePos="0" relativeHeight="251670528" behindDoc="0" locked="0" layoutInCell="1" allowOverlap="1" wp14:anchorId="7F1E4129" wp14:editId="46B6D14F">
                <wp:simplePos x="0" y="0"/>
                <wp:positionH relativeFrom="column">
                  <wp:posOffset>0</wp:posOffset>
                </wp:positionH>
                <wp:positionV relativeFrom="paragraph">
                  <wp:posOffset>272852</wp:posOffset>
                </wp:positionV>
                <wp:extent cx="224852" cy="2532953"/>
                <wp:effectExtent l="0" t="0" r="16510" b="7620"/>
                <wp:wrapNone/>
                <wp:docPr id="742473559" name="Left Brace 15"/>
                <wp:cNvGraphicFramePr/>
                <a:graphic xmlns:a="http://schemas.openxmlformats.org/drawingml/2006/main">
                  <a:graphicData uri="http://schemas.microsoft.com/office/word/2010/wordprocessingShape">
                    <wps:wsp>
                      <wps:cNvSpPr/>
                      <wps:spPr>
                        <a:xfrm>
                          <a:off x="0" y="0"/>
                          <a:ext cx="224852" cy="2532953"/>
                        </a:xfrm>
                        <a:prstGeom prst="leftBrace">
                          <a:avLst>
                            <a:gd name="adj1" fmla="val 0"/>
                            <a:gd name="adj2" fmla="val 50000"/>
                          </a:avLst>
                        </a:prstGeom>
                      </wps:spPr>
                      <wps:style>
                        <a:lnRef idx="2">
                          <a:schemeClr val="dk1"/>
                        </a:lnRef>
                        <a:fillRef idx="0">
                          <a:schemeClr val="dk1"/>
                        </a:fillRef>
                        <a:effectRef idx="1">
                          <a:schemeClr val="dk1"/>
                        </a:effectRef>
                        <a:fontRef idx="minor">
                          <a:schemeClr val="tx1"/>
                        </a:fontRef>
                      </wps:style>
                      <wps:bodyPr wrap="square" rtlCol="0" anchor="ctr">
                        <a:noAutofit/>
                      </wps:bodyPr>
                    </wps:wsp>
                  </a:graphicData>
                </a:graphic>
                <wp14:sizeRelH relativeFrom="margin">
                  <wp14:pctWidth>0</wp14:pctWidth>
                </wp14:sizeRelH>
                <wp14:sizeRelV relativeFrom="margin">
                  <wp14:pctHeight>0</wp14:pctHeight>
                </wp14:sizeRelV>
              </wp:anchor>
            </w:drawing>
          </mc:Choice>
          <mc:Fallback>
            <w:pict>
              <v:shape w14:anchorId="42708E97" id="Left Brace 15" o:spid="_x0000_s1026" type="#_x0000_t87" style="position:absolute;margin-left:0;margin-top:21.5pt;width:17.7pt;height:199.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" adj="0" strokecolor="black [3200]" strokeweight="1pt">
                <v:stroke joinstyle="miter"/>
              </v:shape>
            </w:pict>
          </mc:Fallback>
        </mc:AlternateContent>
      </w:r>
    </w:p>
    <w:p w14:paraId="41F8A0EE" w14:textId="471F5839" w:rsidR="00A80ECE" w:rsidRPr="005A0D2F" w:rsidRDefault="00A80ECE" w:rsidP="00A80ECE">
      <w:pPr>
        <w:spacing w:line="276" w:lineRule="auto"/>
        <w:rPr>
          <w:rFonts w:ascii="Calibri" w:hAnsi="Calibri" w:cs="Calibri"/>
        </w:rPr>
      </w:pPr>
    </w:p>
    <w:p w14:paraId="7A42A319" w14:textId="77777777" w:rsidR="00A80ECE" w:rsidRPr="005A0D2F" w:rsidRDefault="00A80ECE" w:rsidP="00A80ECE">
      <w:pPr>
        <w:spacing w:line="276" w:lineRule="auto"/>
        <w:rPr>
          <w:rFonts w:ascii="Calibri" w:hAnsi="Calibri" w:cs="Calibri"/>
        </w:rPr>
      </w:pPr>
    </w:p>
    <w:p w14:paraId="6977FD2D" w14:textId="77777777" w:rsidR="00A80ECE" w:rsidRPr="005A0D2F" w:rsidRDefault="00A80ECE" w:rsidP="00A80ECE">
      <w:pPr>
        <w:spacing w:line="276" w:lineRule="auto"/>
        <w:rPr>
          <w:rFonts w:ascii="Calibri" w:hAnsi="Calibri" w:cs="Calibri"/>
        </w:rPr>
      </w:pPr>
    </w:p>
    <w:p w14:paraId="3B38945E" w14:textId="77777777" w:rsidR="00A80ECE" w:rsidRPr="005A0D2F" w:rsidRDefault="00A80ECE" w:rsidP="00A80ECE">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72576" behindDoc="0" locked="0" layoutInCell="1" allowOverlap="1" wp14:anchorId="43812740" wp14:editId="4CCB9C03">
                <wp:simplePos x="0" y="0"/>
                <wp:positionH relativeFrom="column">
                  <wp:posOffset>292809</wp:posOffset>
                </wp:positionH>
                <wp:positionV relativeFrom="paragraph">
                  <wp:posOffset>31414</wp:posOffset>
                </wp:positionV>
                <wp:extent cx="2419765" cy="624466"/>
                <wp:effectExtent l="0" t="0" r="0" b="0"/>
                <wp:wrapNone/>
                <wp:docPr id="1223530972" name="Text Box 11"/>
                <wp:cNvGraphicFramePr/>
                <a:graphic xmlns:a="http://schemas.openxmlformats.org/drawingml/2006/main">
                  <a:graphicData uri="http://schemas.microsoft.com/office/word/2010/wordprocessingShape">
                    <wps:wsp>
                      <wps:cNvSpPr txBox="1"/>
                      <wps:spPr>
                        <a:xfrm>
                          <a:off x="0" y="0"/>
                          <a:ext cx="2419765" cy="624466"/>
                        </a:xfrm>
                        <a:prstGeom prst="rect">
                          <a:avLst/>
                        </a:prstGeom>
                        <a:noFill/>
                      </wps:spPr>
                      <wps:txbx>
                        <w:txbxContent>
                          <w:p w14:paraId="400BFB0A" w14:textId="77777777" w:rsidR="00A80ECE" w:rsidRPr="000444C8"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43812740" id="_x0000_s1034" type="#_x0000_t202" style="position:absolute;left:0;text-align:left;margin-left:23.05pt;margin-top:2.45pt;width:190.55pt;height:49.15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" filled="f" stroked="f">
                <v:textbox style="mso-fit-shape-to-text:t" inset="0,0,0,0">
                  <w:txbxContent>
                    <w:p w14:paraId="400BFB0A" w14:textId="77777777" w:rsidR="00A80ECE" w:rsidRPr="000444C8"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E</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β</m:t>
                          </m:r>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r>
                                <w:rPr>
                                  <w:rFonts w:ascii="Cambria Math" w:eastAsia="Cambria Math" w:hAnsi="Cambria Math"/>
                                  <w:color w:val="000000" w:themeColor="text1"/>
                                  <w:kern w:val="24"/>
                                  <w:sz w:val="28"/>
                                  <w:szCs w:val="28"/>
                                  <w:lang w:val="en-US"/>
                                </w:rPr>
                                <m:t>N</m:t>
                              </m:r>
                            </m:den>
                          </m:f>
                          <m:r>
                            <w:rPr>
                              <w:rFonts w:ascii="Cambria Math" w:eastAsia="Cambria Math" w:hAnsi="Cambria Math"/>
                              <w:color w:val="000000" w:themeColor="text1"/>
                              <w:kern w:val="24"/>
                              <w:sz w:val="28"/>
                              <w:szCs w:val="28"/>
                              <w:lang w:val="en-US"/>
                            </w:rPr>
                            <m:t> *</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S</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hint="eastAsia"/>
                              <w:color w:val="000000" w:themeColor="text1"/>
                              <w:kern w:val="24"/>
                              <w:sz w:val="28"/>
                              <w:szCs w:val="28"/>
                              <w:lang w:val="en-US"/>
                            </w:rPr>
                            <m:t xml:space="preserve"> </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04A0BF02" w14:textId="77777777" w:rsidR="00A80ECE" w:rsidRPr="005A0D2F" w:rsidRDefault="00A80ECE" w:rsidP="00A80ECE">
      <w:pPr>
        <w:spacing w:line="276" w:lineRule="auto"/>
        <w:rPr>
          <w:rFonts w:ascii="Calibri" w:hAnsi="Calibri" w:cs="Calibri"/>
        </w:rPr>
      </w:pPr>
    </w:p>
    <w:p w14:paraId="25CC4F93" w14:textId="77777777" w:rsidR="00A80ECE" w:rsidRPr="005A0D2F" w:rsidRDefault="00A80ECE" w:rsidP="00A80ECE">
      <w:pPr>
        <w:spacing w:line="276" w:lineRule="auto"/>
        <w:rPr>
          <w:rFonts w:ascii="Calibri" w:hAnsi="Calibri" w:cs="Calibri"/>
        </w:rPr>
      </w:pPr>
    </w:p>
    <w:p w14:paraId="2A157573" w14:textId="77777777" w:rsidR="00A80ECE" w:rsidRPr="005A0D2F" w:rsidRDefault="00A80ECE" w:rsidP="00A80ECE">
      <w:pPr>
        <w:spacing w:line="276" w:lineRule="auto"/>
        <w:rPr>
          <w:rFonts w:ascii="Calibri" w:hAnsi="Calibri" w:cs="Calibri"/>
        </w:rPr>
      </w:pPr>
      <w:r w:rsidRPr="005A0D2F">
        <w:rPr>
          <w:rFonts w:ascii="Calibri" w:hAnsi="Calibri" w:cs="Calibri"/>
          <w:noProof/>
        </w:rPr>
        <mc:AlternateContent>
          <mc:Choice Requires="wps">
            <w:drawing>
              <wp:anchor distT="0" distB="0" distL="114300" distR="114300" simplePos="0" relativeHeight="251668480" behindDoc="0" locked="0" layoutInCell="1" allowOverlap="1" wp14:anchorId="3A2D1028" wp14:editId="6DD1AC0A">
                <wp:simplePos x="0" y="0"/>
                <wp:positionH relativeFrom="column">
                  <wp:posOffset>328632</wp:posOffset>
                </wp:positionH>
                <wp:positionV relativeFrom="paragraph">
                  <wp:posOffset>98127</wp:posOffset>
                </wp:positionV>
                <wp:extent cx="2174057" cy="624466"/>
                <wp:effectExtent l="0" t="0" r="0" b="0"/>
                <wp:wrapNone/>
                <wp:docPr id="136787514" name="Text Box 12"/>
                <wp:cNvGraphicFramePr/>
                <a:graphic xmlns:a="http://schemas.openxmlformats.org/drawingml/2006/main">
                  <a:graphicData uri="http://schemas.microsoft.com/office/word/2010/wordprocessingShape">
                    <wps:wsp>
                      <wps:cNvSpPr txBox="1"/>
                      <wps:spPr>
                        <a:xfrm>
                          <a:off x="0" y="0"/>
                          <a:ext cx="2174057" cy="624466"/>
                        </a:xfrm>
                        <a:prstGeom prst="rect">
                          <a:avLst/>
                        </a:prstGeom>
                        <a:noFill/>
                      </wps:spPr>
                      <wps:txbx>
                        <w:txbxContent>
                          <w:p w14:paraId="7833D0C3"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3A2D1028" id="_x0000_s1035" type="#_x0000_t202" style="position:absolute;left:0;text-align:left;margin-left:25.9pt;margin-top:7.75pt;width:171.2pt;height:49.15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" filled="f" stroked="f">
                <v:textbox style="mso-fit-shape-to-text:t" inset="0,0,0,0">
                  <w:txbxContent>
                    <w:p w14:paraId="7833D0C3"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I</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lang w:val="en-US"/>
                            </w:rPr>
                            <m:t>σ*</m:t>
                          </m:r>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E</m:t>
                              </m:r>
                            </m:e>
                            <m:sub>
                              <m:r>
                                <w:rPr>
                                  <w:rFonts w:ascii="Cambria Math" w:eastAsia="Cambria Math" w:hAnsi="Cambria Math"/>
                                  <w:color w:val="000000" w:themeColor="text1"/>
                                  <w:kern w:val="24"/>
                                  <w:sz w:val="28"/>
                                  <w:szCs w:val="28"/>
                                  <w:lang w:val="en-US"/>
                                </w:rPr>
                                <m:t>a</m:t>
                              </m:r>
                            </m:sub>
                          </m:sSub>
                          <m:r>
                            <w:rPr>
                              <w:rFonts w:ascii="Cambria Math" w:eastAsia="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1447755A" w14:textId="77777777" w:rsidR="00A80ECE" w:rsidRPr="005A0D2F" w:rsidRDefault="00A80ECE" w:rsidP="00A80ECE">
      <w:pPr>
        <w:spacing w:line="276" w:lineRule="auto"/>
        <w:rPr>
          <w:rFonts w:ascii="Calibri" w:hAnsi="Calibri" w:cs="Calibri"/>
        </w:rPr>
      </w:pPr>
    </w:p>
    <w:p w14:paraId="146DB67E" w14:textId="77777777" w:rsidR="00A80ECE" w:rsidRDefault="00A80ECE" w:rsidP="00A80ECE">
      <w:pPr>
        <w:spacing w:line="276" w:lineRule="auto"/>
        <w:rPr>
          <w:rFonts w:ascii="Calibri" w:hAnsi="Calibri" w:cs="Calibri"/>
          <w:sz w:val="22"/>
        </w:rPr>
      </w:pPr>
    </w:p>
    <w:p w14:paraId="4FFECD79" w14:textId="77777777" w:rsidR="00A80ECE" w:rsidRDefault="00A80ECE" w:rsidP="00A80ECE">
      <w:pPr>
        <w:spacing w:line="276" w:lineRule="auto"/>
        <w:rPr>
          <w:rFonts w:ascii="Calibri" w:hAnsi="Calibri" w:cs="Calibri"/>
          <w:sz w:val="22"/>
        </w:rPr>
      </w:pPr>
      <w:r w:rsidRPr="005A0D2F">
        <w:rPr>
          <w:rFonts w:ascii="Calibri" w:hAnsi="Calibri" w:cs="Calibri"/>
          <w:noProof/>
        </w:rPr>
        <mc:AlternateContent>
          <mc:Choice Requires="wps">
            <w:drawing>
              <wp:anchor distT="0" distB="0" distL="114300" distR="114300" simplePos="0" relativeHeight="251669504" behindDoc="0" locked="0" layoutInCell="1" allowOverlap="1" wp14:anchorId="1FC1EFD9" wp14:editId="6E1B272E">
                <wp:simplePos x="0" y="0"/>
                <wp:positionH relativeFrom="column">
                  <wp:posOffset>313354</wp:posOffset>
                </wp:positionH>
                <wp:positionV relativeFrom="paragraph">
                  <wp:posOffset>3175</wp:posOffset>
                </wp:positionV>
                <wp:extent cx="1103122" cy="624466"/>
                <wp:effectExtent l="0" t="0" r="0" b="0"/>
                <wp:wrapNone/>
                <wp:docPr id="1658563275" name="Text Box 13"/>
                <wp:cNvGraphicFramePr/>
                <a:graphic xmlns:a="http://schemas.openxmlformats.org/drawingml/2006/main">
                  <a:graphicData uri="http://schemas.microsoft.com/office/word/2010/wordprocessingShape">
                    <wps:wsp>
                      <wps:cNvSpPr txBox="1"/>
                      <wps:spPr>
                        <a:xfrm>
                          <a:off x="0" y="0"/>
                          <a:ext cx="1103122" cy="624466"/>
                        </a:xfrm>
                        <a:prstGeom prst="rect">
                          <a:avLst/>
                        </a:prstGeom>
                        <a:noFill/>
                      </wps:spPr>
                      <wps:txbx>
                        <w:txbxContent>
                          <w:p w14:paraId="0EE5BF13"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wps:txbx>
                      <wps:bodyPr wrap="none" lIns="0" tIns="0" rIns="0" bIns="0" rtlCol="0">
                        <a:spAutoFit/>
                      </wps:bodyPr>
                    </wps:wsp>
                  </a:graphicData>
                </a:graphic>
              </wp:anchor>
            </w:drawing>
          </mc:Choice>
          <mc:Fallback>
            <w:pict>
              <v:shape w14:anchorId="1FC1EFD9" id="_x0000_s1036" type="#_x0000_t202" style="position:absolute;left:0;text-align:left;margin-left:24.65pt;margin-top:.25pt;width:86.85pt;height:49.15pt;z-index:25166950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" filled="f" stroked="f">
                <v:textbox style="mso-fit-shape-to-text:t" inset="0,0,0,0">
                  <w:txbxContent>
                    <w:p w14:paraId="0EE5BF13"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R</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Cambria Math" w:hAnsi="Cambria Math"/>
                              <w:color w:val="000000" w:themeColor="text1"/>
                              <w:kern w:val="24"/>
                              <w:sz w:val="28"/>
                              <w:szCs w:val="28"/>
                            </w:rPr>
                            <m:t>γ</m:t>
                          </m:r>
                          <m:r>
                            <w:rPr>
                              <w:rFonts w:ascii="Cambria Math" w:eastAsia="Cambria Math" w:hAnsi="Cambria Math"/>
                              <w:color w:val="000000" w:themeColor="text1"/>
                              <w:kern w:val="24"/>
                              <w:sz w:val="28"/>
                              <w:szCs w:val="28"/>
                              <w:lang w:val="en-US"/>
                            </w:rPr>
                            <m:t>*</m:t>
                          </m:r>
                          <m:sSub>
                            <m:sSubPr>
                              <m:ctrlPr>
                                <w:rPr>
                                  <w:rFonts w:ascii="Cambria Math" w:eastAsia="Cambria Math" w:hAnsi="Cambria Math"/>
                                  <w:i/>
                                  <w:iCs/>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I</m:t>
                              </m:r>
                            </m:e>
                            <m:sub>
                              <m:r>
                                <w:rPr>
                                  <w:rFonts w:ascii="Cambria Math" w:eastAsia="Cambria Math" w:hAnsi="Cambria Math"/>
                                  <w:color w:val="000000" w:themeColor="text1"/>
                                  <w:kern w:val="24"/>
                                  <w:sz w:val="28"/>
                                  <w:szCs w:val="28"/>
                                  <w:lang w:val="en-US"/>
                                </w:rPr>
                                <m:t>a</m:t>
                              </m:r>
                            </m:sub>
                          </m:sSub>
                        </m:oMath>
                      </m:oMathPara>
                    </w:p>
                  </w:txbxContent>
                </v:textbox>
              </v:shape>
            </w:pict>
          </mc:Fallback>
        </mc:AlternateContent>
      </w:r>
    </w:p>
    <w:p w14:paraId="7D1D82A8" w14:textId="77777777" w:rsidR="00A80ECE" w:rsidRDefault="00A80ECE" w:rsidP="00A80ECE">
      <w:pPr>
        <w:spacing w:line="276" w:lineRule="auto"/>
        <w:rPr>
          <w:rFonts w:ascii="Calibri" w:hAnsi="Calibri" w:cs="Calibri"/>
          <w:sz w:val="22"/>
        </w:rPr>
      </w:pPr>
    </w:p>
    <w:p w14:paraId="702A4FDA" w14:textId="77777777" w:rsidR="00A80ECE" w:rsidRDefault="00A80ECE" w:rsidP="00A80ECE">
      <w:pPr>
        <w:spacing w:line="276" w:lineRule="auto"/>
        <w:rPr>
          <w:rFonts w:ascii="Calibri" w:hAnsi="Calibri" w:cs="Calibri"/>
          <w:sz w:val="22"/>
        </w:rPr>
      </w:pPr>
      <w:r w:rsidRPr="005A0D2F">
        <w:rPr>
          <w:rFonts w:ascii="Calibri" w:hAnsi="Calibri" w:cs="Calibri"/>
          <w:noProof/>
        </w:rPr>
        <mc:AlternateContent>
          <mc:Choice Requires="wps">
            <w:drawing>
              <wp:anchor distT="0" distB="0" distL="114300" distR="114300" simplePos="0" relativeHeight="251671552" behindDoc="0" locked="0" layoutInCell="1" allowOverlap="1" wp14:anchorId="22BAF744" wp14:editId="79ACA03A">
                <wp:simplePos x="0" y="0"/>
                <wp:positionH relativeFrom="column">
                  <wp:posOffset>337297</wp:posOffset>
                </wp:positionH>
                <wp:positionV relativeFrom="paragraph">
                  <wp:posOffset>39033</wp:posOffset>
                </wp:positionV>
                <wp:extent cx="1185389" cy="624466"/>
                <wp:effectExtent l="0" t="0" r="0" b="0"/>
                <wp:wrapNone/>
                <wp:docPr id="1938486552" name="Text Box 16"/>
                <wp:cNvGraphicFramePr/>
                <a:graphic xmlns:a="http://schemas.openxmlformats.org/drawingml/2006/main">
                  <a:graphicData uri="http://schemas.microsoft.com/office/word/2010/wordprocessingShape">
                    <wps:wsp>
                      <wps:cNvSpPr txBox="1"/>
                      <wps:spPr>
                        <a:xfrm>
                          <a:off x="0" y="0"/>
                          <a:ext cx="1185389" cy="624466"/>
                        </a:xfrm>
                        <a:prstGeom prst="rect">
                          <a:avLst/>
                        </a:prstGeom>
                        <a:noFill/>
                      </wps:spPr>
                      <wps:txbx>
                        <w:txbxContent>
                          <w:p w14:paraId="108A66EE"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rPr>
                                  <m:t>v(t)∙</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wps:txbx>
                      <wps:bodyPr wrap="none" lIns="0" tIns="0" rIns="0" bIns="0" rtlCol="0">
                        <a:spAutoFit/>
                      </wps:bodyPr>
                    </wps:wsp>
                  </a:graphicData>
                </a:graphic>
              </wp:anchor>
            </w:drawing>
          </mc:Choice>
          <mc:Fallback>
            <w:pict>
              <v:shape w14:anchorId="22BAF744" id="_x0000_s1037" type="#_x0000_t202" style="position:absolute;left:0;text-align:left;margin-left:26.55pt;margin-top:3.05pt;width:93.35pt;height:49.15pt;z-index:2516715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" filled="f" stroked="f">
                <v:textbox style="mso-fit-shape-to-text:t" inset="0,0,0,0">
                  <w:txbxContent>
                    <w:p w14:paraId="108A66EE" w14:textId="77777777" w:rsidR="00A80ECE" w:rsidRDefault="000C1D3B" w:rsidP="00A80ECE">
                      <w:pPr>
                        <w:rPr>
                          <w:rFonts w:ascii="Cambria Math" w:hAnsi="+mn-cs" w:hint="eastAsia"/>
                          <w:i/>
                          <w:iCs/>
                          <w:color w:val="000000" w:themeColor="text1"/>
                          <w:kern w:val="24"/>
                          <w:sz w:val="28"/>
                          <w:szCs w:val="28"/>
                          <w:lang w:val="en-US"/>
                        </w:rPr>
                      </w:pPr>
                      <m:oMathPara>
                        <m:oMathParaPr>
                          <m:jc m:val="centerGroup"/>
                        </m:oMathParaPr>
                        <m:oMath>
                          <m:f>
                            <m:fPr>
                              <m:ctrlPr>
                                <w:rPr>
                                  <w:rFonts w:ascii="Cambria Math" w:hAnsi="Cambria Math"/>
                                  <w:i/>
                                  <w:iCs/>
                                  <w:color w:val="000000" w:themeColor="text1"/>
                                  <w:kern w:val="24"/>
                                  <w:sz w:val="28"/>
                                  <w:szCs w:val="28"/>
                                  <w:lang w:val="en-US"/>
                                </w:rPr>
                              </m:ctrlPr>
                            </m:fPr>
                            <m:num>
                              <m:r>
                                <w:rPr>
                                  <w:rFonts w:ascii="Cambria Math" w:hAnsi="Cambria Math"/>
                                  <w:color w:val="000000" w:themeColor="text1"/>
                                  <w:kern w:val="24"/>
                                  <w:sz w:val="28"/>
                                  <w:szCs w:val="28"/>
                                  <w:lang w:val="en-US"/>
                                </w:rPr>
                                <m:t>d</m:t>
                              </m:r>
                              <m:sSub>
                                <m:sSubPr>
                                  <m:ctrlPr>
                                    <w:rPr>
                                      <w:rFonts w:ascii="Cambria Math" w:hAnsi="Cambria Math"/>
                                      <w:i/>
                                      <w:iCs/>
                                      <w:color w:val="000000" w:themeColor="text1"/>
                                      <w:kern w:val="24"/>
                                      <w:sz w:val="28"/>
                                      <w:szCs w:val="28"/>
                                      <w:lang w:val="en-US"/>
                                    </w:rPr>
                                  </m:ctrlPr>
                                </m:sSubPr>
                                <m:e>
                                  <m:r>
                                    <w:rPr>
                                      <w:rFonts w:ascii="Cambria Math" w:hAnsi="Cambria Math"/>
                                      <w:color w:val="000000" w:themeColor="text1"/>
                                      <w:kern w:val="24"/>
                                      <w:sz w:val="28"/>
                                      <w:szCs w:val="28"/>
                                      <w:lang w:val="en-US"/>
                                    </w:rPr>
                                    <m:t>V</m:t>
                                  </m:r>
                                </m:e>
                                <m:sub>
                                  <m:r>
                                    <w:rPr>
                                      <w:rFonts w:ascii="Cambria Math" w:hAnsi="Cambria Math"/>
                                      <w:color w:val="000000" w:themeColor="text1"/>
                                      <w:kern w:val="24"/>
                                      <w:sz w:val="28"/>
                                      <w:szCs w:val="28"/>
                                      <w:lang w:val="en-US"/>
                                    </w:rPr>
                                    <m:t>a</m:t>
                                  </m:r>
                                </m:sub>
                              </m:sSub>
                            </m:num>
                            <m:den>
                              <m:r>
                                <w:rPr>
                                  <w:rFonts w:ascii="Cambria Math" w:hAnsi="Cambria Math"/>
                                  <w:color w:val="000000" w:themeColor="text1"/>
                                  <w:kern w:val="24"/>
                                  <w:sz w:val="28"/>
                                  <w:szCs w:val="28"/>
                                  <w:lang w:val="en-US"/>
                                </w:rPr>
                                <m:t>dt</m:t>
                              </m:r>
                            </m:den>
                          </m:f>
                          <m:r>
                            <w:rPr>
                              <w:rFonts w:ascii="Cambria Math" w:hAnsi="Cambria Math"/>
                              <w:color w:val="000000" w:themeColor="text1"/>
                              <w:kern w:val="24"/>
                              <w:sz w:val="28"/>
                              <w:szCs w:val="28"/>
                              <w:lang w:val="en-US"/>
                            </w:rPr>
                            <m:t>=</m:t>
                          </m:r>
                          <m:r>
                            <w:rPr>
                              <w:rFonts w:ascii="Cambria Math" w:eastAsia="Malgun Gothic" w:hAnsi="Cambria Math" w:cs="Arial"/>
                              <w:color w:val="000000"/>
                              <w:kern w:val="24"/>
                              <w:sz w:val="22"/>
                            </w:rPr>
                            <m:t>v(t)∙</m:t>
                          </m:r>
                          <m:sSub>
                            <m:sSubPr>
                              <m:ctrlPr>
                                <w:rPr>
                                  <w:rFonts w:ascii="Cambria Math" w:eastAsia="Malgun Gothic" w:hAnsi="Cambria Math" w:cs="Arial"/>
                                  <w:i/>
                                  <w:color w:val="000000"/>
                                  <w:kern w:val="24"/>
                                  <w:sz w:val="22"/>
                                </w:rPr>
                              </m:ctrlPr>
                            </m:sSubPr>
                            <m:e>
                              <m:r>
                                <w:rPr>
                                  <w:rFonts w:ascii="Cambria Math" w:eastAsia="Malgun Gothic" w:hAnsi="Cambria Math" w:cs="Arial"/>
                                  <w:color w:val="000000"/>
                                  <w:kern w:val="24"/>
                                  <w:sz w:val="22"/>
                                </w:rPr>
                                <m:t>S</m:t>
                              </m:r>
                            </m:e>
                            <m:sub>
                              <m:r>
                                <w:rPr>
                                  <w:rFonts w:ascii="Cambria Math" w:eastAsia="Malgun Gothic" w:hAnsi="Cambria Math" w:cs="Arial"/>
                                  <w:color w:val="000000"/>
                                  <w:kern w:val="24"/>
                                  <w:sz w:val="22"/>
                                </w:rPr>
                                <m:t>a</m:t>
                              </m:r>
                            </m:sub>
                          </m:sSub>
                          <m:r>
                            <w:rPr>
                              <w:rFonts w:ascii="Cambria Math" w:eastAsia="Malgun Gothic" w:hAnsi="Cambria Math" w:cs="Arial"/>
                              <w:color w:val="000000"/>
                              <w:kern w:val="24"/>
                              <w:sz w:val="22"/>
                            </w:rPr>
                            <m:t xml:space="preserve"> </m:t>
                          </m:r>
                        </m:oMath>
                      </m:oMathPara>
                    </w:p>
                  </w:txbxContent>
                </v:textbox>
              </v:shape>
            </w:pict>
          </mc:Fallback>
        </mc:AlternateContent>
      </w:r>
    </w:p>
    <w:p w14:paraId="224662E5" w14:textId="77777777" w:rsidR="00A80ECE" w:rsidRDefault="00A80ECE" w:rsidP="00A80ECE">
      <w:pPr>
        <w:spacing w:line="276" w:lineRule="auto"/>
        <w:rPr>
          <w:rFonts w:ascii="Calibri" w:hAnsi="Calibri" w:cs="Calibri"/>
          <w:sz w:val="22"/>
        </w:rPr>
      </w:pPr>
    </w:p>
    <w:p w14:paraId="014CB90C" w14:textId="77777777" w:rsidR="00A80ECE" w:rsidRDefault="00A80ECE" w:rsidP="00A80ECE">
      <w:pPr>
        <w:spacing w:line="276" w:lineRule="auto"/>
        <w:rPr>
          <w:rFonts w:ascii="Calibri" w:hAnsi="Calibri" w:cs="Calibri"/>
          <w:sz w:val="22"/>
        </w:rPr>
      </w:pPr>
    </w:p>
    <w:p w14:paraId="7763AA44" w14:textId="77777777" w:rsidR="00A80ECE" w:rsidRDefault="00A80ECE" w:rsidP="00A80ECE">
      <w:pPr>
        <w:pStyle w:val="a3"/>
        <w:widowControl/>
        <w:numPr>
          <w:ilvl w:val="0"/>
          <w:numId w:val="11"/>
        </w:numPr>
        <w:spacing w:after="160" w:line="276" w:lineRule="auto"/>
        <w:jc w:val="left"/>
        <w:rPr>
          <w:rFonts w:ascii="Calibri" w:hAnsi="Calibri" w:cs="Calibri"/>
          <w:sz w:val="22"/>
        </w:rPr>
      </w:pPr>
      <w:r>
        <w:rPr>
          <w:rFonts w:ascii="Calibri" w:hAnsi="Calibri" w:cs="Calibri" w:hint="eastAsia"/>
          <w:sz w:val="22"/>
        </w:rPr>
        <w:t xml:space="preserve">Force of infection (FOI) and transmission dynamics </w:t>
      </w:r>
    </w:p>
    <w:p w14:paraId="4587F9A6" w14:textId="77777777" w:rsidR="00A80ECE" w:rsidRDefault="00A80ECE" w:rsidP="00A80ECE">
      <w:pPr>
        <w:spacing w:line="276" w:lineRule="auto"/>
        <w:rPr>
          <w:rFonts w:ascii="Calibri" w:hAnsi="Calibri" w:cs="Calibri"/>
          <w:sz w:val="22"/>
        </w:rPr>
      </w:pPr>
      <w:r>
        <w:rPr>
          <w:rFonts w:ascii="Calibri" w:hAnsi="Calibri" w:cs="Calibri" w:hint="eastAsia"/>
          <w:sz w:val="22"/>
        </w:rPr>
        <w:t xml:space="preserve">At each time step, the FOI on </w:t>
      </w:r>
      <w:r>
        <w:rPr>
          <w:rFonts w:ascii="Calibri" w:hAnsi="Calibri" w:cs="Calibri"/>
          <w:sz w:val="22"/>
        </w:rPr>
        <w:t>susceptible</w:t>
      </w:r>
      <w:r>
        <w:rPr>
          <w:rFonts w:ascii="Calibri" w:hAnsi="Calibri" w:cs="Calibri" w:hint="eastAsia"/>
          <w:sz w:val="22"/>
        </w:rPr>
        <w:t xml:space="preserve"> is defined as:</w:t>
      </w:r>
    </w:p>
    <w:p w14:paraId="0C813FC8" w14:textId="77777777" w:rsidR="00A80ECE" w:rsidRPr="00D42048" w:rsidRDefault="000C1D3B" w:rsidP="00A80ECE">
      <w:pPr>
        <w:spacing w:line="276" w:lineRule="auto"/>
        <w:rPr>
          <w:rFonts w:ascii="Calibri" w:hAnsi="Calibri" w:cs="Calibri"/>
          <w:i/>
          <w:sz w:val="22"/>
        </w:rPr>
      </w:pPr>
      <m:oMathPara>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r>
            <w:rPr>
              <w:rFonts w:ascii="Cambria Math" w:eastAsia="Cambria Math" w:hAnsi="Cambria Math"/>
              <w:color w:val="000000" w:themeColor="text1"/>
              <w:kern w:val="24"/>
              <w:sz w:val="28"/>
              <w:szCs w:val="28"/>
              <w:lang w:val="en-US"/>
            </w:rPr>
            <m:t>*</m:t>
          </m:r>
          <m:f>
            <m:fPr>
              <m:ctrlPr>
                <w:rPr>
                  <w:rFonts w:ascii="Cambria Math" w:eastAsia="Cambria Math" w:hAnsi="Cambria Math"/>
                  <w:i/>
                  <w:iCs/>
                  <w:color w:val="000000" w:themeColor="text1"/>
                  <w:kern w:val="24"/>
                  <w:sz w:val="28"/>
                  <w:szCs w:val="28"/>
                  <w:lang w:val="en-US"/>
                </w:rPr>
              </m:ctrlPr>
            </m:fPr>
            <m:num>
              <m:r>
                <w:rPr>
                  <w:rFonts w:ascii="Cambria Math" w:eastAsia="Cambria Math" w:hAnsi="Cambria Math"/>
                  <w:color w:val="000000" w:themeColor="text1"/>
                  <w:kern w:val="24"/>
                  <w:sz w:val="28"/>
                  <w:szCs w:val="28"/>
                  <w:lang w:val="en-US"/>
                </w:rPr>
                <m:t>I</m:t>
              </m:r>
            </m:num>
            <m:den>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den>
          </m:f>
        </m:oMath>
      </m:oMathPara>
    </w:p>
    <w:p w14:paraId="55789367" w14:textId="77777777" w:rsidR="00A80ECE" w:rsidRDefault="00A80ECE" w:rsidP="00A80ECE">
      <w:pPr>
        <w:spacing w:line="276" w:lineRule="auto"/>
        <w:rPr>
          <w:rFonts w:ascii="Calibri" w:hAnsi="Calibri" w:cs="Calibri"/>
          <w:sz w:val="22"/>
        </w:rPr>
      </w:pPr>
      <w:r>
        <w:rPr>
          <w:rFonts w:ascii="Calibri" w:hAnsi="Calibri" w:cs="Calibri"/>
          <w:sz w:val="22"/>
        </w:rPr>
        <w:t>W</w:t>
      </w:r>
      <w:r>
        <w:rPr>
          <w:rFonts w:ascii="Calibri" w:hAnsi="Calibri" w:cs="Calibri" w:hint="eastAsia"/>
          <w:sz w:val="22"/>
        </w:rPr>
        <w:t xml:space="preserve">here </w:t>
      </w:r>
      <m:oMath>
        <m:sSub>
          <m:sSubPr>
            <m:ctrlPr>
              <w:rPr>
                <w:rFonts w:ascii="Cambria Math" w:eastAsia="Cambria Math" w:hAnsi="Cambria Math"/>
                <w:i/>
                <w:color w:val="000000" w:themeColor="text1"/>
                <w:kern w:val="24"/>
                <w:sz w:val="28"/>
                <w:szCs w:val="28"/>
              </w:rPr>
            </m:ctrlPr>
          </m:sSubPr>
          <m:e>
            <m:r>
              <w:rPr>
                <w:rFonts w:ascii="Cambria Math" w:eastAsia="Cambria Math" w:hAnsi="Cambria Math"/>
                <w:color w:val="000000" w:themeColor="text1"/>
                <w:kern w:val="24"/>
                <w:sz w:val="28"/>
                <w:szCs w:val="28"/>
              </w:rPr>
              <m:t>β</m:t>
            </m:r>
          </m:e>
          <m:sub>
            <m:r>
              <w:rPr>
                <w:rFonts w:ascii="Cambria Math" w:hAnsi="Cambria Math"/>
                <w:color w:val="000000" w:themeColor="text1"/>
                <w:kern w:val="24"/>
                <w:sz w:val="28"/>
                <w:szCs w:val="28"/>
              </w:rPr>
              <m:t>r</m:t>
            </m:r>
          </m:sub>
        </m:sSub>
        <m:d>
          <m:dPr>
            <m:ctrlPr>
              <w:rPr>
                <w:rFonts w:ascii="Cambria Math" w:eastAsia="Cambria Math" w:hAnsi="Cambria Math"/>
                <w:i/>
                <w:iCs/>
                <w:color w:val="000000" w:themeColor="text1"/>
                <w:kern w:val="24"/>
                <w:sz w:val="28"/>
                <w:szCs w:val="28"/>
                <w:lang w:val="en-US"/>
              </w:rPr>
            </m:ctrlPr>
          </m:dPr>
          <m:e>
            <m:r>
              <w:rPr>
                <w:rFonts w:ascii="Cambria Math" w:eastAsia="Cambria Math" w:hAnsi="Cambria Math"/>
                <w:color w:val="000000" w:themeColor="text1"/>
                <w:kern w:val="24"/>
                <w:sz w:val="28"/>
                <w:szCs w:val="28"/>
                <w:lang w:val="en-US"/>
              </w:rPr>
              <m:t>t</m:t>
            </m:r>
          </m:e>
        </m:d>
      </m:oMath>
      <w:r>
        <w:rPr>
          <w:rFonts w:ascii="Calibri" w:hAnsi="Calibri" w:cs="Calibri" w:hint="eastAsia"/>
          <w:iCs/>
          <w:color w:val="000000" w:themeColor="text1"/>
          <w:kern w:val="24"/>
          <w:sz w:val="28"/>
          <w:szCs w:val="28"/>
          <w:lang w:val="en-US"/>
        </w:rPr>
        <w:t xml:space="preserve"> </w:t>
      </w:r>
      <w:r>
        <w:rPr>
          <w:rFonts w:ascii="Calibri" w:hAnsi="Calibri" w:cs="Calibri" w:hint="eastAsia"/>
          <w:sz w:val="22"/>
        </w:rPr>
        <w:t>is the weekly transmission rate for state</w:t>
      </w:r>
      <w:r w:rsidRPr="00D42048">
        <w:rPr>
          <w:rFonts w:ascii="Calibri" w:hAnsi="Calibri" w:cs="Calibri"/>
          <w:sz w:val="22"/>
        </w:rPr>
        <w:t xml:space="preserve"> </w:t>
      </w:r>
      <w:r>
        <w:rPr>
          <w:rFonts w:ascii="Calibri" w:hAnsi="Calibri" w:cs="Calibri" w:hint="eastAsia"/>
          <w:sz w:val="22"/>
        </w:rPr>
        <w:t xml:space="preserve"> </w:t>
      </w:r>
      <m:oMath>
        <m:r>
          <w:rPr>
            <w:rFonts w:ascii="Cambria Math" w:hAnsi="Cambria Math" w:cs="Calibri"/>
            <w:sz w:val="22"/>
          </w:rPr>
          <m:t>r</m:t>
        </m:r>
      </m:oMath>
      <w:r>
        <w:rPr>
          <w:rFonts w:ascii="Calibri" w:hAnsi="Calibri" w:cs="Calibri" w:hint="eastAsia"/>
          <w:sz w:val="22"/>
        </w:rPr>
        <w:t xml:space="preserve"> at week </w:t>
      </w:r>
      <m:oMath>
        <m:r>
          <w:rPr>
            <w:rFonts w:ascii="Cambria Math" w:hAnsi="Cambria Math" w:cs="Calibri"/>
            <w:sz w:val="22"/>
          </w:rPr>
          <m:t>t</m:t>
        </m:r>
      </m:oMath>
      <w:r>
        <w:rPr>
          <w:rFonts w:ascii="Calibri" w:hAnsi="Calibri" w:cs="Calibri" w:hint="eastAsia"/>
          <w:sz w:val="22"/>
        </w:rPr>
        <w:t xml:space="preserve">. </w:t>
      </w:r>
      <m:oMath>
        <m:sSub>
          <m:sSubPr>
            <m:ctrlPr>
              <w:rPr>
                <w:rFonts w:ascii="Cambria Math" w:eastAsia="Cambria Math" w:hAnsi="Cambria Math"/>
                <w:i/>
                <w:color w:val="000000" w:themeColor="text1"/>
                <w:kern w:val="24"/>
                <w:sz w:val="28"/>
                <w:szCs w:val="28"/>
                <w:lang w:val="en-US"/>
              </w:rPr>
            </m:ctrlPr>
          </m:sSubPr>
          <m:e>
            <m:r>
              <w:rPr>
                <w:rFonts w:ascii="Cambria Math" w:eastAsia="Cambria Math" w:hAnsi="Cambria Math"/>
                <w:color w:val="000000" w:themeColor="text1"/>
                <w:kern w:val="24"/>
                <w:sz w:val="28"/>
                <w:szCs w:val="28"/>
                <w:lang w:val="en-US"/>
              </w:rPr>
              <m:t>N</m:t>
            </m:r>
          </m:e>
          <m:sub>
            <m:r>
              <w:rPr>
                <w:rFonts w:ascii="Cambria Math" w:hAnsi="Cambria Math"/>
                <w:color w:val="000000" w:themeColor="text1"/>
                <w:kern w:val="24"/>
                <w:sz w:val="28"/>
                <w:szCs w:val="28"/>
                <w:lang w:val="en-US"/>
              </w:rPr>
              <m:t>r</m:t>
            </m:r>
          </m:sub>
        </m:sSub>
        <m:r>
          <w:rPr>
            <w:rFonts w:ascii="Cambria Math" w:hAnsi="Cambria Math" w:cs="Calibri"/>
            <w:color w:val="000000" w:themeColor="text1"/>
            <w:kern w:val="24"/>
            <w:sz w:val="28"/>
            <w:szCs w:val="28"/>
            <w:lang w:val="en-US"/>
          </w:rPr>
          <m:t xml:space="preserve">= </m:t>
        </m:r>
        <m:nary>
          <m:naryPr>
            <m:chr m:val="∑"/>
            <m:limLoc m:val="undOvr"/>
            <m:supHide m:val="1"/>
            <m:ctrlPr>
              <w:rPr>
                <w:rFonts w:ascii="Cambria Math" w:hAnsi="Cambria Math" w:cs="Calibri"/>
                <w:i/>
                <w:color w:val="000000" w:themeColor="text1"/>
                <w:kern w:val="24"/>
                <w:sz w:val="28"/>
                <w:szCs w:val="28"/>
                <w:lang w:val="en-US"/>
              </w:rPr>
            </m:ctrlPr>
          </m:naryPr>
          <m:sub>
            <m:r>
              <w:rPr>
                <w:rFonts w:ascii="Cambria Math" w:hAnsi="Cambria Math" w:cs="Calibri"/>
                <w:color w:val="000000" w:themeColor="text1"/>
                <w:kern w:val="24"/>
                <w:sz w:val="28"/>
                <w:szCs w:val="28"/>
                <w:lang w:val="en-US"/>
              </w:rPr>
              <m:t>a</m:t>
            </m:r>
          </m:sub>
          <m:sup/>
          <m:e>
            <m:sSub>
              <m:sSubPr>
                <m:ctrlPr>
                  <w:rPr>
                    <w:rFonts w:ascii="Cambria Math" w:hAnsi="Cambria Math" w:cs="Calibri"/>
                    <w:i/>
                    <w:color w:val="000000" w:themeColor="text1"/>
                    <w:kern w:val="24"/>
                    <w:sz w:val="28"/>
                    <w:szCs w:val="28"/>
                    <w:lang w:val="en-US"/>
                  </w:rPr>
                </m:ctrlPr>
              </m:sSubPr>
              <m:e>
                <m:r>
                  <w:rPr>
                    <w:rFonts w:ascii="Cambria Math" w:hAnsi="Cambria Math" w:cs="Calibri"/>
                    <w:color w:val="000000" w:themeColor="text1"/>
                    <w:kern w:val="24"/>
                    <w:sz w:val="28"/>
                    <w:szCs w:val="28"/>
                    <w:lang w:val="en-US"/>
                  </w:rPr>
                  <m:t>N</m:t>
                </m:r>
              </m:e>
              <m:sub>
                <m:r>
                  <w:rPr>
                    <w:rFonts w:ascii="Cambria Math" w:hAnsi="Cambria Math" w:cs="Calibri"/>
                    <w:color w:val="000000" w:themeColor="text1"/>
                    <w:kern w:val="24"/>
                    <w:sz w:val="28"/>
                    <w:szCs w:val="28"/>
                    <w:lang w:val="en-US"/>
                  </w:rPr>
                  <m:t>a,r</m:t>
                </m:r>
              </m:sub>
            </m:sSub>
          </m:e>
        </m:nary>
      </m:oMath>
      <w:r>
        <w:rPr>
          <w:rFonts w:ascii="Calibri" w:hAnsi="Calibri" w:cs="Calibri" w:hint="eastAsia"/>
          <w:color w:val="000000" w:themeColor="text1"/>
          <w:kern w:val="24"/>
          <w:sz w:val="28"/>
          <w:szCs w:val="28"/>
          <w:lang w:val="en-US"/>
        </w:rPr>
        <w:t xml:space="preserve">  </w:t>
      </w:r>
      <w:r>
        <w:rPr>
          <w:rFonts w:ascii="Calibri" w:hAnsi="Calibri" w:cs="Calibri" w:hint="eastAsia"/>
          <w:sz w:val="22"/>
        </w:rPr>
        <w:t xml:space="preserve">is the total state </w:t>
      </w:r>
      <w:r>
        <w:rPr>
          <w:rFonts w:ascii="Calibri" w:hAnsi="Calibri" w:cs="Calibri"/>
          <w:sz w:val="22"/>
        </w:rPr>
        <w:t>population</w:t>
      </w:r>
      <w:r>
        <w:rPr>
          <w:rFonts w:ascii="Calibri" w:hAnsi="Calibri" w:cs="Calibri" w:hint="eastAsia"/>
          <w:sz w:val="22"/>
        </w:rPr>
        <w:t xml:space="preserve">. </w:t>
      </w:r>
    </w:p>
    <w:p w14:paraId="0DBBB5A8" w14:textId="77777777" w:rsidR="00A80ECE" w:rsidRDefault="00A80ECE" w:rsidP="00A80ECE">
      <w:pPr>
        <w:spacing w:line="276" w:lineRule="auto"/>
        <w:rPr>
          <w:rFonts w:ascii="Calibri" w:hAnsi="Calibri" w:cs="Calibri"/>
          <w:sz w:val="22"/>
        </w:rPr>
      </w:pPr>
    </w:p>
    <w:p w14:paraId="75349C56" w14:textId="77777777" w:rsidR="00A80ECE" w:rsidRPr="000C1ECC" w:rsidRDefault="00A80ECE" w:rsidP="00A80ECE">
      <w:pPr>
        <w:pStyle w:val="a3"/>
        <w:widowControl/>
        <w:numPr>
          <w:ilvl w:val="0"/>
          <w:numId w:val="11"/>
        </w:numPr>
        <w:spacing w:after="160" w:line="276" w:lineRule="auto"/>
        <w:jc w:val="left"/>
        <w:rPr>
          <w:rFonts w:ascii="Calibri" w:hAnsi="Calibri" w:cs="Calibri"/>
          <w:iCs/>
          <w:sz w:val="22"/>
        </w:rPr>
      </w:pPr>
      <w:r w:rsidRPr="000C1ECC">
        <w:rPr>
          <w:rFonts w:ascii="Calibri" w:hAnsi="Calibri" w:cs="Calibri" w:hint="eastAsia"/>
          <w:iCs/>
          <w:sz w:val="22"/>
        </w:rPr>
        <w:t>Time-varying transmission rate and model fitting</w:t>
      </w:r>
    </w:p>
    <w:p w14:paraId="7E5E72D2"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The transmission rat</w:t>
      </w:r>
      <w:commentRangeStart w:id="87"/>
      <w:r>
        <w:rPr>
          <w:rFonts w:ascii="Calibri" w:hAnsi="Calibri" w:cs="Calibri" w:hint="eastAsia"/>
          <w:iCs/>
          <w:sz w:val="22"/>
          <w:lang w:val="en-US"/>
        </w:rPr>
        <w:t xml:space="preserve">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w:t>
      </w:r>
      <w:commentRangeEnd w:id="87"/>
      <w:r>
        <w:rPr>
          <w:rStyle w:val="af1"/>
          <w:rFonts w:ascii="Calibri" w:hAnsi="Calibri" w:cs="Calibri" w:hint="eastAsia"/>
          <w:iCs/>
          <w:sz w:val="22"/>
          <w:szCs w:val="22"/>
          <w:lang w:val="en-US"/>
        </w:rPr>
        <w:commentReference w:id="87"/>
      </w:r>
      <w:r>
        <w:rPr>
          <w:rFonts w:ascii="Calibri" w:hAnsi="Calibri" w:cs="Calibri" w:hint="eastAsia"/>
          <w:iCs/>
          <w:sz w:val="22"/>
          <w:lang w:val="en-US"/>
        </w:rPr>
        <w:t xml:space="preserve">s allowed to vary over time to capture seasonally and </w:t>
      </w:r>
      <w:r>
        <w:rPr>
          <w:rFonts w:ascii="Calibri" w:hAnsi="Calibri" w:cs="Calibri"/>
          <w:iCs/>
          <w:sz w:val="22"/>
          <w:lang w:val="en-US"/>
        </w:rPr>
        <w:t>epidemiologically</w:t>
      </w:r>
      <w:r>
        <w:rPr>
          <w:rFonts w:ascii="Calibri" w:hAnsi="Calibri" w:cs="Calibri" w:hint="eastAsia"/>
          <w:iCs/>
          <w:sz w:val="22"/>
          <w:lang w:val="en-US"/>
        </w:rPr>
        <w:t xml:space="preserve"> driven changes in transmission intensity. For each state </w:t>
      </w:r>
      <m:oMath>
        <m:r>
          <w:rPr>
            <w:rFonts w:ascii="Cambria Math" w:hAnsi="Cambria Math" w:cs="Calibri"/>
            <w:sz w:val="22"/>
            <w:lang w:val="en-US"/>
          </w:rPr>
          <m:t>r</m:t>
        </m:r>
      </m:oMath>
      <w:r>
        <w:rPr>
          <w:rFonts w:ascii="Calibri" w:hAnsi="Calibri" w:cs="Calibri" w:hint="eastAsia"/>
          <w:iCs/>
          <w:sz w:val="22"/>
          <w:lang w:val="en-US"/>
        </w:rPr>
        <w:t xml:space="preserve">, </w:t>
      </w:r>
      <m:oMath>
        <m:sSub>
          <m:sSubPr>
            <m:ctrlPr>
              <w:rPr>
                <w:rFonts w:ascii="Cambria Math" w:hAnsi="Cambria Math" w:cs="Calibri"/>
                <w:i/>
                <w:iCs/>
                <w:sz w:val="22"/>
                <w:lang w:val="en-US"/>
              </w:rPr>
            </m:ctrlPr>
          </m:sSubPr>
          <m:e>
            <m:r>
              <w:rPr>
                <w:rFonts w:ascii="Cambria Math" w:hAnsi="Cambria Math" w:cs="Calibri"/>
                <w:sz w:val="22"/>
                <w:lang w:val="en-US"/>
              </w:rPr>
              <m:t>β</m:t>
            </m:r>
          </m:e>
          <m:sub>
            <m:r>
              <w:rPr>
                <w:rFonts w:ascii="Cambria Math" w:hAnsi="Cambria Math" w:cs="Calibri"/>
                <w:sz w:val="22"/>
                <w:lang w:val="en-US"/>
              </w:rPr>
              <m:t>r,t</m:t>
            </m:r>
          </m:sub>
        </m:sSub>
      </m:oMath>
      <w:r>
        <w:rPr>
          <w:rFonts w:ascii="Calibri" w:hAnsi="Calibri" w:cs="Calibri" w:hint="eastAsia"/>
          <w:iCs/>
          <w:sz w:val="22"/>
          <w:lang w:val="en-US"/>
        </w:rPr>
        <w:t xml:space="preserve"> was estimated by fitting the model to the weekly reported symptomatic case time-series data from Brazil</w:t>
      </w:r>
      <w:r>
        <w:rPr>
          <w:rFonts w:ascii="Calibri" w:hAnsi="Calibri" w:cs="Calibri"/>
          <w:iCs/>
          <w:sz w:val="22"/>
          <w:lang w:val="en-US"/>
        </w:rPr>
        <w:t>’</w:t>
      </w:r>
      <w:r>
        <w:rPr>
          <w:rFonts w:ascii="Calibri" w:hAnsi="Calibri" w:cs="Calibri" w:hint="eastAsia"/>
          <w:iCs/>
          <w:sz w:val="22"/>
          <w:lang w:val="en-US"/>
        </w:rPr>
        <w:t xml:space="preserve">s SINAN surveillance in 2022, using a reported symptomatic fraction </w:t>
      </w:r>
      <m:oMath>
        <m:r>
          <w:rPr>
            <w:rFonts w:ascii="Cambria Math" w:hAnsi="Cambria Math" w:cs="Calibri"/>
            <w:sz w:val="22"/>
            <w:lang w:val="en-US"/>
          </w:rPr>
          <m:t>ρ</m:t>
        </m:r>
      </m:oMath>
      <w:r>
        <w:rPr>
          <w:rFonts w:ascii="Calibri" w:hAnsi="Calibri" w:cs="Calibri" w:hint="eastAsia"/>
          <w:iCs/>
          <w:sz w:val="22"/>
          <w:lang w:val="en-US"/>
        </w:rPr>
        <w:t xml:space="preserve"> (=reporting rate) to link model predicted symptomatic cases to observed symptomatic case counts.</w:t>
      </w:r>
    </w:p>
    <w:p w14:paraId="0867CB91" w14:textId="77777777" w:rsidR="00A80ECE" w:rsidRDefault="00A80ECE" w:rsidP="00A80ECE">
      <w:pPr>
        <w:spacing w:line="276" w:lineRule="auto"/>
        <w:rPr>
          <w:rFonts w:ascii="Calibri" w:hAnsi="Calibri" w:cs="Calibri"/>
          <w:iCs/>
          <w:sz w:val="22"/>
          <w:lang w:val="en-US"/>
        </w:rPr>
      </w:pPr>
    </w:p>
    <w:p w14:paraId="10F93519"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 xml:space="preserve">Reported cases were modelled with a negative binomial likelihood to account for overdispersion in surveillance data: </w:t>
      </w:r>
    </w:p>
    <w:p w14:paraId="4376B522" w14:textId="77777777" w:rsidR="00A80ECE" w:rsidRPr="00B028C8" w:rsidRDefault="000C1D3B" w:rsidP="00A80ECE">
      <w:pPr>
        <w:spacing w:line="276" w:lineRule="auto"/>
        <w:rPr>
          <w:rFonts w:ascii="Calibri" w:hAnsi="Calibri" w:cs="Calibri"/>
        </w:rPr>
      </w:pPr>
      <m:oMathPara>
        <m:oMath>
          <m:sSubSup>
            <m:sSubSupPr>
              <m:ctrlPr>
                <w:rPr>
                  <w:rFonts w:ascii="Cambria Math" w:hAnsi="Cambria Math" w:cs="Calibri"/>
                  <w:i/>
                </w:rPr>
              </m:ctrlPr>
            </m:sSubSupPr>
            <m:e>
              <m:r>
                <w:rPr>
                  <w:rFonts w:ascii="Cambria Math" w:hAnsi="Cambria Math" w:cs="Calibri"/>
                </w:rPr>
                <m:t>Y</m:t>
              </m:r>
            </m:e>
            <m:sub>
              <m:r>
                <w:rPr>
                  <w:rFonts w:ascii="Cambria Math" w:hAnsi="Cambria Math" w:cs="Calibri"/>
                </w:rPr>
                <m:t>a,t</m:t>
              </m:r>
            </m:sub>
            <m:sup>
              <m:r>
                <w:rPr>
                  <w:rFonts w:ascii="Cambria Math" w:hAnsi="Cambria Math" w:cs="Calibri"/>
                </w:rPr>
                <m:t>obs</m:t>
              </m:r>
            </m:sup>
          </m:sSubSup>
          <m:r>
            <w:rPr>
              <w:rFonts w:ascii="Cambria Math" w:hAnsi="Cambria Math" w:cs="Calibri"/>
            </w:rPr>
            <m:t xml:space="preserve"> ~ NegBin </m:t>
          </m:r>
          <m:d>
            <m:dPr>
              <m:ctrlPr>
                <w:rPr>
                  <w:rFonts w:ascii="Cambria Math" w:hAnsi="Cambria Math" w:cs="Calibri"/>
                  <w:i/>
                </w:rPr>
              </m:ctrlPr>
            </m:dPr>
            <m:e>
              <m:r>
                <w:rPr>
                  <w:rFonts w:ascii="Cambria Math" w:hAnsi="Cambria Math" w:cs="Calibri"/>
                </w:rPr>
                <m:t>ρ ∙</m:t>
              </m:r>
              <m:sSub>
                <m:sSubPr>
                  <m:ctrlPr>
                    <w:rPr>
                      <w:rFonts w:ascii="Cambria Math" w:hAnsi="Cambria Math" w:cs="Calibri"/>
                      <w:i/>
                    </w:rPr>
                  </m:ctrlPr>
                </m:sSubPr>
                <m:e>
                  <m:r>
                    <w:rPr>
                      <w:rFonts w:ascii="Cambria Math" w:hAnsi="Cambria Math" w:cs="Calibri"/>
                    </w:rPr>
                    <m:t>I</m:t>
                  </m:r>
                </m:e>
                <m:sub>
                  <m:r>
                    <w:rPr>
                      <w:rFonts w:ascii="Cambria Math" w:hAnsi="Cambria Math" w:cs="Calibri"/>
                    </w:rPr>
                    <m:t>t</m:t>
                  </m:r>
                </m:sub>
              </m:sSub>
              <m:r>
                <w:rPr>
                  <w:rFonts w:ascii="Cambria Math" w:hAnsi="Cambria Math" w:cs="Calibri"/>
                </w:rPr>
                <m:t xml:space="preserve"> , φ</m:t>
              </m:r>
            </m:e>
          </m:d>
        </m:oMath>
      </m:oMathPara>
    </w:p>
    <w:p w14:paraId="3C0FA3E8" w14:textId="77777777" w:rsidR="00A80ECE" w:rsidRDefault="00A80ECE" w:rsidP="00A80ECE">
      <w:pPr>
        <w:spacing w:line="276" w:lineRule="auto"/>
        <w:rPr>
          <w:rFonts w:ascii="Calibri" w:hAnsi="Calibri" w:cs="Calibri"/>
        </w:rPr>
      </w:pPr>
    </w:p>
    <w:p w14:paraId="3F0FCADB" w14:textId="77777777" w:rsidR="00A80ECE" w:rsidRPr="00FA6B0A" w:rsidRDefault="00A80ECE" w:rsidP="00A80ECE">
      <w:pPr>
        <w:spacing w:line="276" w:lineRule="auto"/>
        <w:rPr>
          <w:rFonts w:ascii="Calibri" w:hAnsi="Calibri" w:cs="Calibri"/>
          <w:sz w:val="22"/>
        </w:rPr>
      </w:pPr>
      <w:r>
        <w:rPr>
          <w:rFonts w:ascii="Calibri" w:hAnsi="Calibri" w:cs="Calibri"/>
          <w:iCs/>
          <w:sz w:val="22"/>
          <w:lang w:val="en-US"/>
        </w:rPr>
        <w:t>W</w:t>
      </w:r>
      <w:r>
        <w:rPr>
          <w:rFonts w:ascii="Calibri" w:hAnsi="Calibri" w:cs="Calibri" w:hint="eastAsia"/>
          <w:iCs/>
          <w:sz w:val="22"/>
          <w:lang w:val="en-US"/>
        </w:rPr>
        <w:t xml:space="preserve">here </w:t>
      </w:r>
      <m:oMath>
        <m:r>
          <w:rPr>
            <w:rFonts w:ascii="Cambria Math" w:hAnsi="Cambria Math" w:cs="Calibri"/>
          </w:rPr>
          <m:t>ρ</m:t>
        </m:r>
      </m:oMath>
      <w:r>
        <w:rPr>
          <w:rFonts w:ascii="Calibri" w:hAnsi="Calibri" w:cs="Calibri" w:hint="eastAsia"/>
        </w:rPr>
        <w:t xml:space="preserve"> </w:t>
      </w:r>
      <w:r>
        <w:rPr>
          <w:rFonts w:ascii="Calibri" w:hAnsi="Calibri" w:cs="Calibri" w:hint="eastAsia"/>
          <w:sz w:val="22"/>
        </w:rPr>
        <w:t xml:space="preserve">is reporting rate and </w:t>
      </w:r>
      <m:oMath>
        <m:r>
          <w:rPr>
            <w:rFonts w:ascii="Cambria Math" w:hAnsi="Cambria Math" w:cs="Calibri"/>
          </w:rPr>
          <m:t>φ</m:t>
        </m:r>
      </m:oMath>
      <w:r>
        <w:rPr>
          <w:rFonts w:ascii="Calibri" w:hAnsi="Calibri" w:cs="Calibri" w:hint="eastAsia"/>
        </w:rPr>
        <w:t xml:space="preserve"> </w:t>
      </w:r>
      <w:r>
        <w:rPr>
          <w:rFonts w:ascii="Calibri" w:hAnsi="Calibri" w:cs="Calibri" w:hint="eastAsia"/>
          <w:sz w:val="22"/>
        </w:rPr>
        <w:t xml:space="preserve">is overdispersion parameter. </w:t>
      </w:r>
    </w:p>
    <w:p w14:paraId="5BE609A6"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W</w:t>
      </w:r>
      <w:r w:rsidRPr="00FE0942">
        <w:rPr>
          <w:rFonts w:ascii="Calibri" w:hAnsi="Calibri" w:cs="Calibri"/>
          <w:iCs/>
          <w:sz w:val="22"/>
          <w:lang w:val="en-US"/>
        </w:rPr>
        <w:t>eekly transmission rates were treated as</w:t>
      </w:r>
      <w:r>
        <w:rPr>
          <w:rFonts w:ascii="Calibri" w:hAnsi="Calibri" w:cs="Calibri" w:hint="eastAsia"/>
          <w:iCs/>
          <w:sz w:val="22"/>
          <w:lang w:val="en-US"/>
        </w:rPr>
        <w:t xml:space="preserve"> independent free parameters while</w:t>
      </w:r>
      <w:r w:rsidRPr="00FE0942">
        <w:rPr>
          <w:rFonts w:ascii="Calibri" w:hAnsi="Calibri" w:cs="Calibri"/>
          <w:iCs/>
          <w:sz w:val="22"/>
          <w:lang w:val="en-US"/>
        </w:rPr>
        <w:t xml:space="preserve"> allowing dispersion</w:t>
      </w:r>
      <w:r>
        <w:rPr>
          <w:rFonts w:ascii="Calibri" w:hAnsi="Calibri" w:cs="Calibri" w:hint="eastAsia"/>
          <w:iCs/>
          <w:sz w:val="22"/>
          <w:lang w:val="en-US"/>
        </w:rPr>
        <w:t xml:space="preserve"> with following distributions assuming weakly informative </w:t>
      </w:r>
      <w:r>
        <w:rPr>
          <w:rFonts w:ascii="Calibri" w:hAnsi="Calibri" w:cs="Calibri"/>
          <w:iCs/>
          <w:sz w:val="22"/>
          <w:lang w:val="en-US"/>
        </w:rPr>
        <w:t>and</w:t>
      </w:r>
      <w:r>
        <w:rPr>
          <w:rFonts w:ascii="Calibri" w:hAnsi="Calibri" w:cs="Calibri" w:hint="eastAsia"/>
          <w:iCs/>
          <w:sz w:val="22"/>
          <w:lang w:val="en-US"/>
        </w:rPr>
        <w:t xml:space="preserve"> positive constrained rates:</w:t>
      </w:r>
    </w:p>
    <w:p w14:paraId="230D1A32" w14:textId="77777777" w:rsidR="00A80ECE" w:rsidRDefault="00A80ECE" w:rsidP="00A80ECE">
      <w:pPr>
        <w:spacing w:line="276" w:lineRule="auto"/>
        <w:rPr>
          <w:rFonts w:ascii="Calibri" w:hAnsi="Calibri" w:cs="Calibri"/>
          <w:iCs/>
          <w:sz w:val="22"/>
          <w:lang w:val="en-US"/>
        </w:rPr>
      </w:pPr>
    </w:p>
    <w:p w14:paraId="48B2B16D" w14:textId="77777777" w:rsidR="00A80ECE" w:rsidRDefault="000C1D3B" w:rsidP="00A80ECE">
      <w:pPr>
        <w:spacing w:line="276" w:lineRule="auto"/>
        <w:rPr>
          <w:rFonts w:ascii="Calibri" w:hAnsi="Calibri" w:cs="Calibri"/>
          <w:iCs/>
          <w:sz w:val="22"/>
          <w:lang w:val="en-US"/>
        </w:rPr>
      </w:pPr>
      <m:oMathPara>
        <m:oMath>
          <m:sSub>
            <m:sSubPr>
              <m:ctrlPr>
                <w:rPr>
                  <w:rFonts w:ascii="Cambria Math" w:hAnsi="Cambria Math" w:cs="Calibri"/>
                  <w:i/>
                </w:rPr>
              </m:ctrlPr>
            </m:sSubPr>
            <m:e>
              <m:r>
                <w:rPr>
                  <w:rFonts w:ascii="Cambria Math" w:hAnsi="Cambria Math" w:cs="Calibri"/>
                </w:rPr>
                <m:t>β</m:t>
              </m:r>
            </m:e>
            <m:sub>
              <m:r>
                <w:rPr>
                  <w:rFonts w:ascii="Cambria Math" w:hAnsi="Cambria Math" w:cs="Calibri"/>
                </w:rPr>
                <m:t>t</m:t>
              </m:r>
            </m:sub>
          </m:sSub>
          <m:r>
            <w:rPr>
              <w:rFonts w:ascii="Cambria Math" w:hAnsi="Cambria Math" w:cs="Calibri"/>
            </w:rPr>
            <m:t xml:space="preserve"> ~ Lognormal </m:t>
          </m:r>
          <m:d>
            <m:dPr>
              <m:ctrlPr>
                <w:rPr>
                  <w:rFonts w:ascii="Cambria Math" w:hAnsi="Cambria Math" w:cs="Calibri"/>
                  <w:i/>
                </w:rPr>
              </m:ctrlPr>
            </m:dPr>
            <m:e>
              <m:r>
                <w:rPr>
                  <w:rFonts w:ascii="Cambria Math" w:hAnsi="Cambria Math" w:cs="Calibri"/>
                </w:rPr>
                <m:t>-1, 0.5</m:t>
              </m:r>
            </m:e>
          </m:d>
        </m:oMath>
      </m:oMathPara>
    </w:p>
    <w:p w14:paraId="0A4D8475" w14:textId="77777777" w:rsidR="00A80ECE" w:rsidRDefault="00A80ECE" w:rsidP="00A80ECE">
      <w:pPr>
        <w:spacing w:line="276" w:lineRule="auto"/>
        <w:rPr>
          <w:rFonts w:ascii="Calibri" w:hAnsi="Calibri" w:cs="Calibri"/>
          <w:iCs/>
          <w:sz w:val="22"/>
          <w:lang w:val="en-US"/>
        </w:rPr>
      </w:pPr>
    </w:p>
    <w:p w14:paraId="5ADF3885" w14:textId="77777777" w:rsidR="00A80ECE" w:rsidRDefault="00A80ECE" w:rsidP="00A80ECE">
      <w:pPr>
        <w:spacing w:line="276" w:lineRule="auto"/>
        <w:rPr>
          <w:rFonts w:ascii="Calibri" w:hAnsi="Calibri" w:cs="Calibri"/>
          <w:iCs/>
          <w:sz w:val="22"/>
          <w:lang w:val="en-US"/>
        </w:rPr>
      </w:pPr>
      <w:r w:rsidRPr="00FE0942">
        <w:rPr>
          <w:rFonts w:ascii="Calibri" w:hAnsi="Calibri" w:cs="Calibri"/>
          <w:iCs/>
          <w:sz w:val="22"/>
          <w:lang w:val="en-US"/>
        </w:rPr>
        <w:t>To validate the choice of prior distributions of transmission rates, we conducted prior-predictive simulation. We conducted 1,000 times of prior predictive simulations from the 1,000 random draws, the infection curve exhibited realistic outbreak dynamics (timing, peak size, and duration), covering ranges of plausible infection peaks (max 10,000 cases as close to the maximum cases from the reported data).</w:t>
      </w:r>
      <w:r>
        <w:rPr>
          <w:rFonts w:ascii="Calibri" w:hAnsi="Calibri" w:cs="Calibri" w:hint="eastAsia"/>
          <w:iCs/>
          <w:sz w:val="22"/>
          <w:lang w:val="en-US"/>
        </w:rPr>
        <w:t xml:space="preserve"> Posterior estimates from the fitted model were used in the vaccination scenarios. The fitted transmission rates follow full temporal shape of the 2022 outbreak in each state, serving as the baseline daily FOI. </w:t>
      </w:r>
    </w:p>
    <w:p w14:paraId="4088331D" w14:textId="77777777" w:rsidR="00A80ECE" w:rsidRPr="00FE0942" w:rsidRDefault="00A80ECE" w:rsidP="00A80ECE">
      <w:pPr>
        <w:spacing w:line="276" w:lineRule="auto"/>
        <w:rPr>
          <w:rFonts w:ascii="Calibri" w:hAnsi="Calibri" w:cs="Calibri"/>
          <w:iCs/>
          <w:sz w:val="22"/>
          <w:lang w:val="en-US"/>
        </w:rPr>
      </w:pPr>
    </w:p>
    <w:p w14:paraId="441DAF7C" w14:textId="77777777" w:rsidR="00A80ECE" w:rsidRDefault="00A80ECE" w:rsidP="00A80ECE">
      <w:pPr>
        <w:pStyle w:val="a3"/>
        <w:widowControl/>
        <w:numPr>
          <w:ilvl w:val="0"/>
          <w:numId w:val="11"/>
        </w:numPr>
        <w:spacing w:after="160" w:line="276" w:lineRule="auto"/>
        <w:jc w:val="left"/>
        <w:rPr>
          <w:rFonts w:ascii="Calibri" w:hAnsi="Calibri" w:cs="Calibri"/>
          <w:iCs/>
          <w:sz w:val="22"/>
          <w:lang w:val="en-US"/>
        </w:rPr>
      </w:pPr>
      <w:r>
        <w:rPr>
          <w:rFonts w:ascii="Calibri" w:hAnsi="Calibri" w:cs="Calibri" w:hint="eastAsia"/>
          <w:iCs/>
          <w:sz w:val="22"/>
          <w:lang w:val="en-US"/>
        </w:rPr>
        <w:t>Reporting rates calibration</w:t>
      </w:r>
    </w:p>
    <w:p w14:paraId="41E1FA9E" w14:textId="77777777" w:rsidR="00A80ECE" w:rsidRPr="001A0139" w:rsidRDefault="00A80ECE" w:rsidP="6819A95C">
      <w:pPr>
        <w:spacing w:line="276" w:lineRule="auto"/>
        <w:rPr>
          <w:rFonts w:ascii="Calibri" w:hAnsi="Calibri" w:cs="Calibri"/>
          <w:sz w:val="22"/>
        </w:rPr>
      </w:pPr>
      <w:r w:rsidRPr="6819A95C">
        <w:rPr>
          <w:rFonts w:ascii="Calibri" w:hAnsi="Calibri" w:cs="Calibri"/>
          <w:sz w:val="22"/>
        </w:rPr>
        <w:t>The reporting rate was calibrated by the difference between the long-term average annual total cumulative symptomatic cases (2015 – 2024) predicted from the chikungunya FOI map and the total symptomatic cases in 2022 from the counterfactual (without vaccination) scenario. Across all age groups, total aggregated symptomatic cases are predicted as 883,544 (95%UI: 684,889-1,079,146) . Over 10 years, the average reported symptomatic cases are 222,468. Therefore, the mean reporting rate at the national level is 25% (95%UI: 21 – 32) and we used this as prior information using Beta distribution.</w:t>
      </w:r>
    </w:p>
    <w:p w14:paraId="15585FAF" w14:textId="77777777" w:rsidR="00A80ECE" w:rsidRPr="005A0D2F" w:rsidRDefault="000C1D3B" w:rsidP="00A80ECE">
      <w:pPr>
        <w:spacing w:line="276" w:lineRule="auto"/>
        <w:rPr>
          <w:rFonts w:ascii="Calibri" w:hAnsi="Calibri" w:cs="Calibri"/>
          <w:i/>
        </w:rPr>
      </w:pPr>
      <m:oMathPara>
        <m:oMath>
          <m:sSub>
            <m:sSubPr>
              <m:ctrlPr>
                <w:rPr>
                  <w:rFonts w:ascii="Cambria Math" w:hAnsi="Cambria Math" w:cs="Calibri"/>
                  <w:i/>
                </w:rPr>
              </m:ctrlPr>
            </m:sSubPr>
            <m:e>
              <m:r>
                <w:rPr>
                  <w:rFonts w:ascii="Cambria Math" w:hAnsi="Cambria Math" w:cs="Calibri"/>
                </w:rPr>
                <m:t>ρ</m:t>
              </m:r>
            </m:e>
            <m:sub>
              <m:r>
                <w:rPr>
                  <w:rFonts w:ascii="Cambria Math" w:hAnsi="Cambria Math" w:cs="Calibri"/>
                </w:rPr>
                <m:t>s</m:t>
              </m:r>
            </m:sub>
          </m:sSub>
          <m:r>
            <w:rPr>
              <w:rFonts w:ascii="Cambria Math" w:hAnsi="Cambria Math" w:cs="Calibri"/>
            </w:rPr>
            <m:t xml:space="preserve"> ~ Beta (20, 60)</m:t>
          </m:r>
        </m:oMath>
      </m:oMathPara>
    </w:p>
    <w:p w14:paraId="7A5B7FB5" w14:textId="77777777" w:rsidR="00A80ECE" w:rsidRDefault="00A80ECE" w:rsidP="00A80ECE">
      <w:pPr>
        <w:spacing w:line="276" w:lineRule="auto"/>
        <w:rPr>
          <w:rFonts w:ascii="Calibri" w:hAnsi="Calibri" w:cs="Calibri"/>
          <w:iCs/>
          <w:sz w:val="22"/>
          <w:lang w:val="en-US"/>
        </w:rPr>
      </w:pPr>
    </w:p>
    <w:p w14:paraId="233F395E" w14:textId="77777777" w:rsidR="00A80ECE" w:rsidRDefault="00A80ECE" w:rsidP="00A80ECE">
      <w:pPr>
        <w:spacing w:line="276" w:lineRule="auto"/>
        <w:rPr>
          <w:rFonts w:ascii="Calibri" w:hAnsi="Calibri" w:cs="Calibri"/>
          <w:iCs/>
          <w:sz w:val="22"/>
          <w:lang w:val="en-US"/>
        </w:rPr>
      </w:pPr>
      <w:r>
        <w:rPr>
          <w:rFonts w:ascii="Calibri" w:hAnsi="Calibri" w:cs="Calibri" w:hint="eastAsia"/>
          <w:iCs/>
          <w:sz w:val="22"/>
          <w:lang w:val="en-US"/>
        </w:rPr>
        <w:t xml:space="preserve">Based on the calculated long-term average reporting rates, we assumed that reporting rates (specific to each state) </w:t>
      </w:r>
      <w:r>
        <w:rPr>
          <w:rFonts w:ascii="Calibri" w:hAnsi="Calibri" w:cs="Calibri"/>
          <w:iCs/>
          <w:sz w:val="22"/>
          <w:lang w:val="en-US"/>
        </w:rPr>
        <w:t>follow</w:t>
      </w:r>
      <w:r>
        <w:rPr>
          <w:rFonts w:ascii="Calibri" w:hAnsi="Calibri" w:cs="Calibri" w:hint="eastAsia"/>
          <w:iCs/>
          <w:sz w:val="22"/>
          <w:lang w:val="en-US"/>
        </w:rPr>
        <w:t xml:space="preserve"> the prior </w:t>
      </w:r>
      <w:r>
        <w:rPr>
          <w:rFonts w:ascii="Calibri" w:hAnsi="Calibri" w:cs="Calibri"/>
          <w:iCs/>
          <w:sz w:val="22"/>
          <w:lang w:val="en-US"/>
        </w:rPr>
        <w:t>distribution.</w:t>
      </w:r>
    </w:p>
    <w:p w14:paraId="13234B35" w14:textId="4252CC72" w:rsidR="00836372" w:rsidRPr="007D6C74" w:rsidRDefault="00836372" w:rsidP="00A80ECE">
      <w:pPr>
        <w:pStyle w:val="figure"/>
        <w:spacing w:line="276" w:lineRule="auto"/>
        <w:rPr>
          <w:rFonts w:eastAsiaTheme="minorEastAsia"/>
        </w:rPr>
      </w:pPr>
      <w:r>
        <w:t xml:space="preserve">Figure S </w:t>
      </w:r>
      <w:r>
        <w:fldChar w:fldCharType="begin"/>
      </w:r>
      <w:r>
        <w:instrText xml:space="preserve"> SEQ Figure_S \* ARABIC </w:instrText>
      </w:r>
      <w:r>
        <w:fldChar w:fldCharType="separate"/>
      </w:r>
      <w:r>
        <w:rPr>
          <w:noProof/>
        </w:rPr>
        <w:t>4</w:t>
      </w:r>
      <w:r>
        <w:fldChar w:fldCharType="end"/>
      </w:r>
      <w:r>
        <w:rPr>
          <w:rFonts w:eastAsiaTheme="minorEastAsia" w:hint="eastAsia"/>
        </w:rPr>
        <w:t xml:space="preserve"> Model fit to observed reported </w:t>
      </w:r>
      <w:r>
        <w:rPr>
          <w:rFonts w:eastAsiaTheme="minorEastAsia"/>
        </w:rPr>
        <w:t>symptomatic</w:t>
      </w:r>
      <w:r>
        <w:rPr>
          <w:rFonts w:eastAsiaTheme="minorEastAsia" w:hint="eastAsia"/>
        </w:rPr>
        <w:t xml:space="preserve"> cases across the 11 included states </w:t>
      </w:r>
    </w:p>
    <w:p w14:paraId="63AB080F" w14:textId="77777777" w:rsidR="00972975" w:rsidRDefault="00836372" w:rsidP="00836372">
      <w:pPr>
        <w:sectPr w:rsidR="00972975" w:rsidSect="00D92E5F">
          <w:pgSz w:w="11906" w:h="16838"/>
          <w:pgMar w:top="1987" w:right="1699" w:bottom="1699" w:left="1699" w:header="850" w:footer="994" w:gutter="0"/>
          <w:lnNumType w:countBy="5" w:restart="continuous"/>
          <w:cols w:space="425"/>
          <w:docGrid w:type="lines" w:linePitch="360"/>
        </w:sectPr>
      </w:pPr>
      <w:r>
        <w:rPr>
          <w:noProof/>
        </w:rPr>
        <w:drawing>
          <wp:inline distT="0" distB="0" distL="0" distR="0" wp14:anchorId="7B2271D6" wp14:editId="3F79A9CC">
            <wp:extent cx="4579495" cy="3052828"/>
            <wp:effectExtent l="0" t="0" r="5715" b="0"/>
            <wp:docPr id="240857159" name="그림 1" descr="A group of 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857159" name="그림 1" descr="A group of red lines&#10;&#10;AI-generated content may be incorrect."/>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608282" cy="3072018"/>
                    </a:xfrm>
                    <a:prstGeom prst="rect">
                      <a:avLst/>
                    </a:prstGeom>
                    <a:noFill/>
                    <a:ln>
                      <a:noFill/>
                    </a:ln>
                  </pic:spPr>
                </pic:pic>
              </a:graphicData>
            </a:graphic>
          </wp:inline>
        </w:drawing>
      </w:r>
    </w:p>
    <w:p w14:paraId="23CF3B24" w14:textId="148D3402"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10</w:t>
      </w:r>
      <w:r w:rsidRPr="007C1A8C">
        <w:rPr>
          <w:rFonts w:ascii="Calibri" w:hAnsi="Calibri" w:cs="Calibri"/>
          <w:sz w:val="22"/>
          <w:szCs w:val="24"/>
        </w:rPr>
        <w:br/>
        <w:t>c) assumptions on vaccination coverage (e.g., fixed weekly rollout reaching 50%) are insufficiently justified and lack sensitivity analyses</w:t>
      </w:r>
    </w:p>
    <w:p w14:paraId="601CA4B3" w14:textId="77777777" w:rsidR="0007361D" w:rsidRPr="007C1A8C" w:rsidRDefault="0007361D" w:rsidP="00E820E3">
      <w:pPr>
        <w:rPr>
          <w:rFonts w:ascii="Calibri" w:eastAsia="Malgun Gothic" w:hAnsi="Calibri" w:cs="Calibri"/>
          <w:sz w:val="22"/>
          <w:szCs w:val="24"/>
          <w:lang w:eastAsia="ko-KR"/>
        </w:rPr>
      </w:pPr>
    </w:p>
    <w:p w14:paraId="45E751F3"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17F3022B" w14:textId="47BDC997" w:rsidR="00D10844" w:rsidRDefault="0007361D" w:rsidP="00D10844">
      <w:pPr>
        <w:pStyle w:val="a3"/>
        <w:numPr>
          <w:ilvl w:val="0"/>
          <w:numId w:val="3"/>
        </w:numPr>
        <w:rPr>
          <w:rFonts w:ascii="Calibri" w:eastAsia="Malgun Gothic" w:hAnsi="Calibri" w:cs="Calibri"/>
          <w:color w:val="0070C0"/>
          <w:sz w:val="22"/>
          <w:szCs w:val="24"/>
          <w:lang w:eastAsia="ko-KR"/>
        </w:rPr>
      </w:pPr>
      <w:r w:rsidRPr="00597109">
        <w:rPr>
          <w:rFonts w:ascii="Calibri" w:eastAsia="Malgun Gothic" w:hAnsi="Calibri" w:cs="Calibri"/>
          <w:color w:val="0070C0"/>
          <w:sz w:val="22"/>
          <w:szCs w:val="24"/>
          <w:lang w:eastAsia="ko-KR"/>
        </w:rPr>
        <w:t>We agree that the assumptions of a fixed weekly rollout and 50% vaccination coverage for outbreak-response immunisation should be examined in sensitivity analyses. In the main analysis, these assumptions were used to provide a standardised rollout scenario for comparing benefit-risk across settings. To address this concern, we have now added sensitivity analyses using alternative</w:t>
      </w:r>
      <w:r>
        <w:rPr>
          <w:rFonts w:ascii="Calibri" w:eastAsia="Malgun Gothic" w:hAnsi="Calibri" w:cs="Calibri" w:hint="eastAsia"/>
          <w:color w:val="0070C0"/>
          <w:sz w:val="22"/>
          <w:szCs w:val="24"/>
          <w:lang w:eastAsia="ko-KR"/>
        </w:rPr>
        <w:t xml:space="preserve"> vaccine</w:t>
      </w:r>
      <w:r w:rsidRPr="00597109">
        <w:rPr>
          <w:rFonts w:ascii="Calibri" w:eastAsia="Malgun Gothic" w:hAnsi="Calibri" w:cs="Calibri"/>
          <w:color w:val="0070C0"/>
          <w:sz w:val="22"/>
          <w:szCs w:val="24"/>
          <w:lang w:eastAsia="ko-KR"/>
        </w:rPr>
        <w:t xml:space="preserve"> coverage assumptions of 10% and 90%, and we report the corresponding BRRs and probabilities that benefits outweigh risks in the Supplementary Material. We have also revised the manuscript to make these rollout and coverage assumptions more explicit and to clarify how sensitive the conclusions are to alternative vaccination coverage scenarios.</w:t>
      </w:r>
      <w:r w:rsidR="005E246F">
        <w:rPr>
          <w:rFonts w:ascii="Calibri" w:eastAsia="Malgun Gothic" w:hAnsi="Calibri" w:cs="Calibri" w:hint="eastAsia"/>
          <w:color w:val="0070C0"/>
          <w:sz w:val="22"/>
          <w:szCs w:val="24"/>
          <w:lang w:eastAsia="ko-KR"/>
        </w:rPr>
        <w:t xml:space="preserve"> </w:t>
      </w:r>
      <w:r w:rsidR="00D10844" w:rsidRPr="00D10844">
        <w:rPr>
          <w:rFonts w:ascii="Calibri" w:eastAsia="Malgun Gothic" w:hAnsi="Calibri" w:cs="Calibri"/>
          <w:color w:val="0070C0"/>
          <w:sz w:val="22"/>
          <w:szCs w:val="24"/>
          <w:lang w:eastAsia="ko-KR"/>
        </w:rPr>
        <w:t>Sensitivity analyses using alternative coverage assumptions of 10% and 90% produced benefit-risk estimates consistent with the main analysis, indicating that conclusions are robust to vaccination coverage assumptions. This is expected, as the benefit-risk ratio is estimated per 10,000 vaccinated individuals and therefore reflects individual-level rather than programme-level outcomes; coverage affects the number of individuals exposed to benefit and risk proportionally, leaving the ratio largely unchanged.</w:t>
      </w:r>
    </w:p>
    <w:p w14:paraId="30A183FC" w14:textId="77777777" w:rsidR="00D10844" w:rsidRDefault="00D10844" w:rsidP="00D10844">
      <w:pPr>
        <w:pStyle w:val="a3"/>
        <w:rPr>
          <w:rFonts w:ascii="Calibri" w:eastAsia="Malgun Gothic" w:hAnsi="Calibri" w:cs="Calibri"/>
          <w:color w:val="0070C0"/>
          <w:sz w:val="22"/>
          <w:szCs w:val="24"/>
          <w:lang w:eastAsia="ko-KR"/>
        </w:rPr>
      </w:pPr>
    </w:p>
    <w:p w14:paraId="13345A95" w14:textId="6AA183FF" w:rsidR="00D10844" w:rsidRPr="00D10844" w:rsidRDefault="00D10844" w:rsidP="00D10844">
      <w:pPr>
        <w:pStyle w:val="a3"/>
        <w:rPr>
          <w:rFonts w:ascii="Calibri" w:eastAsia="Malgun Gothic" w:hAnsi="Calibri" w:cs="Calibri"/>
          <w:color w:val="0070C0"/>
          <w:sz w:val="22"/>
          <w:szCs w:val="24"/>
          <w:lang w:eastAsia="ko-KR"/>
        </w:rPr>
      </w:pPr>
      <w:r>
        <w:rPr>
          <w:rFonts w:ascii="Calibri" w:eastAsia="Malgun Gothic" w:hAnsi="Calibri" w:cs="Calibri"/>
          <w:color w:val="0070C0"/>
          <w:sz w:val="22"/>
          <w:szCs w:val="24"/>
          <w:lang w:eastAsia="ko-KR"/>
        </w:rPr>
        <w:t>For example,</w:t>
      </w:r>
    </w:p>
    <w:p w14:paraId="5340AFF2" w14:textId="77777777" w:rsidR="00D10844" w:rsidRPr="002E68A4" w:rsidRDefault="00D10844" w:rsidP="002E68A4">
      <w:pPr>
        <w:pStyle w:val="font-claude-response-body"/>
        <w:ind w:left="720"/>
        <w:rPr>
          <w:rFonts w:ascii="Calibri" w:hAnsi="Calibri" w:cs="Calibri"/>
          <w:color w:val="0070C0"/>
          <w:sz w:val="22"/>
          <w:szCs w:val="22"/>
        </w:rPr>
      </w:pPr>
      <w:r w:rsidRPr="002E68A4">
        <w:rPr>
          <w:rStyle w:val="af"/>
          <w:rFonts w:ascii="Calibri" w:hAnsi="Calibri" w:cs="Calibri"/>
          <w:color w:val="0070C0"/>
          <w:sz w:val="22"/>
          <w:szCs w:val="22"/>
        </w:rPr>
        <w:t>High, 18-64, Disease blocking only, DALY:</w:t>
      </w:r>
    </w:p>
    <w:p w14:paraId="73AAAA4E" w14:textId="29795B64" w:rsidR="00D10844" w:rsidRPr="002E68A4" w:rsidRDefault="00D10844" w:rsidP="002E68A4">
      <w:pPr>
        <w:pStyle w:val="whitespace-normal"/>
        <w:numPr>
          <w:ilvl w:val="0"/>
          <w:numId w:val="12"/>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t>Vaccine coverage 10%: BRR base 107.80, BRR serostatus-risk adjusted 164.52</w:t>
      </w:r>
    </w:p>
    <w:p w14:paraId="755478E7" w14:textId="165BEF1E" w:rsidR="00D10844" w:rsidRPr="002E68A4" w:rsidRDefault="00D10844" w:rsidP="002E68A4">
      <w:pPr>
        <w:pStyle w:val="whitespace-normal"/>
        <w:numPr>
          <w:ilvl w:val="0"/>
          <w:numId w:val="12"/>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t>Vaccine coverage 90%: BRR base 107.34, serostatus-risk adjusted 164.66</w:t>
      </w:r>
    </w:p>
    <w:p w14:paraId="44AF3ED0" w14:textId="77777777" w:rsidR="00D10844" w:rsidRPr="002E68A4" w:rsidRDefault="00D10844" w:rsidP="002E68A4">
      <w:pPr>
        <w:pStyle w:val="font-claude-response-body"/>
        <w:ind w:left="720"/>
        <w:rPr>
          <w:rFonts w:ascii="Calibri" w:hAnsi="Calibri" w:cs="Calibri"/>
          <w:color w:val="0070C0"/>
          <w:sz w:val="22"/>
          <w:szCs w:val="22"/>
        </w:rPr>
      </w:pPr>
      <w:r w:rsidRPr="002E68A4">
        <w:rPr>
          <w:rStyle w:val="af"/>
          <w:rFonts w:ascii="Calibri" w:hAnsi="Calibri" w:cs="Calibri"/>
          <w:color w:val="0070C0"/>
          <w:sz w:val="22"/>
          <w:szCs w:val="22"/>
        </w:rPr>
        <w:t>High, 65+, Disease and infection blocking, DALY:</w:t>
      </w:r>
    </w:p>
    <w:p w14:paraId="12098603" w14:textId="5A188F1C" w:rsidR="00D10844" w:rsidRPr="002E68A4" w:rsidRDefault="00D10844" w:rsidP="002E68A4">
      <w:pPr>
        <w:pStyle w:val="whitespace-normal"/>
        <w:numPr>
          <w:ilvl w:val="0"/>
          <w:numId w:val="13"/>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t>Vaccine coverage 10%: BRR base 12.68, BRR serostatus-risk adjusted 29.70, Pr 94%/100%</w:t>
      </w:r>
    </w:p>
    <w:p w14:paraId="65A2B03F" w14:textId="58D0F301" w:rsidR="0007361D" w:rsidRPr="002E68A4" w:rsidRDefault="00D10844" w:rsidP="00E820E3">
      <w:pPr>
        <w:pStyle w:val="whitespace-normal"/>
        <w:numPr>
          <w:ilvl w:val="0"/>
          <w:numId w:val="13"/>
        </w:numPr>
        <w:tabs>
          <w:tab w:val="clear" w:pos="720"/>
          <w:tab w:val="num" w:pos="1440"/>
        </w:tabs>
        <w:ind w:left="1440"/>
        <w:rPr>
          <w:rFonts w:ascii="Calibri" w:hAnsi="Calibri" w:cs="Calibri"/>
          <w:color w:val="0070C0"/>
          <w:sz w:val="22"/>
          <w:szCs w:val="22"/>
        </w:rPr>
      </w:pPr>
      <w:r w:rsidRPr="002E68A4">
        <w:rPr>
          <w:rFonts w:ascii="Calibri" w:hAnsi="Calibri" w:cs="Calibri"/>
          <w:color w:val="0070C0"/>
          <w:sz w:val="22"/>
          <w:szCs w:val="22"/>
        </w:rPr>
        <w:t>Vaccine coverage 90%: BRR base 12.60, BRR serostatus-risk adjusted 37.06, Pr 94%/100%</w:t>
      </w:r>
    </w:p>
    <w:p w14:paraId="534E97BF" w14:textId="77777777" w:rsidR="00E4437E" w:rsidRDefault="00E4437E" w:rsidP="00E4437E">
      <w:pPr>
        <w:rPr>
          <w:rFonts w:ascii="Calibri" w:eastAsia="Malgun Gothic" w:hAnsi="Calibri" w:cs="Calibri"/>
          <w:sz w:val="22"/>
          <w:szCs w:val="24"/>
          <w:lang w:eastAsia="ko-KR"/>
        </w:rPr>
      </w:pPr>
      <w:r>
        <w:rPr>
          <w:rFonts w:ascii="Calibri" w:eastAsia="Malgun Gothic" w:hAnsi="Calibri" w:cs="Calibri"/>
          <w:sz w:val="22"/>
          <w:szCs w:val="24"/>
          <w:lang w:eastAsia="ko-KR"/>
        </w:rPr>
        <w:t>Line number 208-210:</w:t>
      </w:r>
    </w:p>
    <w:p w14:paraId="58F8E60D" w14:textId="06324083" w:rsidR="00B64575" w:rsidRDefault="00E4437E" w:rsidP="00E4437E">
      <w:pPr>
        <w:rPr>
          <w:rFonts w:ascii="Calibri" w:eastAsia="Malgun Gothic" w:hAnsi="Calibri" w:cs="Calibri"/>
          <w:sz w:val="22"/>
          <w:szCs w:val="24"/>
          <w:lang w:eastAsia="ko-KR"/>
        </w:rPr>
      </w:pPr>
      <w:r w:rsidRPr="008011E8">
        <w:rPr>
          <w:rFonts w:ascii="Calibri" w:eastAsia="Malgun Gothic" w:hAnsi="Calibri" w:cs="Calibri"/>
          <w:sz w:val="22"/>
          <w:szCs w:val="24"/>
          <w:highlight w:val="yellow"/>
          <w:lang w:eastAsia="ko-KR"/>
        </w:rPr>
        <w:t>Vaccination was assumed to begin two weeks after outbreak onset, with delivery at 10% of the target population per week until 50% coverage was reached. Alternative scenarios with 10% and 90% of coverage are presented in Supplementary material.</w:t>
      </w:r>
      <w:r w:rsidR="002E68A4">
        <w:rPr>
          <w:rFonts w:ascii="Calibri" w:eastAsia="Malgun Gothic" w:hAnsi="Calibri" w:cs="Calibri"/>
          <w:sz w:val="22"/>
          <w:szCs w:val="24"/>
          <w:lang w:eastAsia="ko-KR"/>
        </w:rPr>
        <w:t xml:space="preserve"> </w:t>
      </w:r>
    </w:p>
    <w:p w14:paraId="3A667713" w14:textId="77777777" w:rsidR="00B64575" w:rsidRDefault="00B64575" w:rsidP="00E4437E">
      <w:pPr>
        <w:rPr>
          <w:rFonts w:ascii="Calibri" w:eastAsia="Malgun Gothic" w:hAnsi="Calibri" w:cs="Calibri"/>
          <w:sz w:val="22"/>
          <w:szCs w:val="24"/>
          <w:lang w:eastAsia="ko-KR"/>
        </w:rPr>
      </w:pPr>
    </w:p>
    <w:p w14:paraId="191B36A2" w14:textId="46D76617" w:rsidR="00E4437E" w:rsidRPr="00B64575" w:rsidRDefault="00B64575" w:rsidP="00B64575">
      <w:pPr>
        <w:pStyle w:val="figure"/>
        <w:rPr>
          <w:rFonts w:eastAsiaTheme="minorEastAsia"/>
          <w:color w:val="000000" w:themeColor="text1"/>
        </w:rPr>
      </w:pPr>
      <w:bookmarkStart w:id="88" w:name="_Toc228003701"/>
      <w:r w:rsidRPr="00B64575">
        <w:rPr>
          <w:color w:val="000000" w:themeColor="text1"/>
          <w:highlight w:val="yellow"/>
        </w:rPr>
        <w:t xml:space="preserve">Table S </w:t>
      </w:r>
      <w:r w:rsidRPr="00B64575">
        <w:rPr>
          <w:color w:val="000000" w:themeColor="text1"/>
          <w:highlight w:val="yellow"/>
        </w:rPr>
        <w:fldChar w:fldCharType="begin"/>
      </w:r>
      <w:r w:rsidRPr="00B64575">
        <w:rPr>
          <w:color w:val="000000" w:themeColor="text1"/>
          <w:highlight w:val="yellow"/>
        </w:rPr>
        <w:instrText xml:space="preserve"> SEQ Table_S \* ARABIC </w:instrText>
      </w:r>
      <w:r w:rsidRPr="00B64575">
        <w:rPr>
          <w:color w:val="000000" w:themeColor="text1"/>
          <w:highlight w:val="yellow"/>
        </w:rPr>
        <w:fldChar w:fldCharType="separate"/>
      </w:r>
      <w:r w:rsidRPr="00B64575">
        <w:rPr>
          <w:noProof/>
          <w:color w:val="000000" w:themeColor="text1"/>
          <w:highlight w:val="yellow"/>
        </w:rPr>
        <w:t>2</w:t>
      </w:r>
      <w:r w:rsidRPr="00B64575">
        <w:rPr>
          <w:color w:val="000000" w:themeColor="text1"/>
          <w:highlight w:val="yellow"/>
        </w:rPr>
        <w:fldChar w:fldCharType="end"/>
      </w:r>
      <w:r w:rsidRPr="00B64575">
        <w:rPr>
          <w:rFonts w:eastAsiaTheme="minorEastAsia" w:hint="eastAsia"/>
          <w:color w:val="000000" w:themeColor="text1"/>
          <w:highlight w:val="yellow"/>
        </w:rPr>
        <w:t xml:space="preserve"> </w:t>
      </w:r>
      <w:r w:rsidRPr="00B64575">
        <w:rPr>
          <w:rStyle w:val="a4"/>
          <w:rFonts w:eastAsiaTheme="minorEastAsia"/>
          <w:b/>
          <w:bCs/>
          <w:color w:val="000000" w:themeColor="text1"/>
          <w:szCs w:val="22"/>
          <w:highlight w:val="yellow"/>
        </w:rPr>
        <w:t xml:space="preserve">Benefit-risk assessment of </w:t>
      </w:r>
      <w:r w:rsidRPr="00B64575">
        <w:rPr>
          <w:rStyle w:val="a4"/>
          <w:rFonts w:eastAsiaTheme="minorEastAsia" w:hint="eastAsia"/>
          <w:b/>
          <w:bCs/>
          <w:color w:val="000000" w:themeColor="text1"/>
          <w:szCs w:val="22"/>
          <w:highlight w:val="yellow"/>
        </w:rPr>
        <w:t>outbreak response</w:t>
      </w:r>
      <w:r w:rsidRPr="00B64575">
        <w:rPr>
          <w:rStyle w:val="a4"/>
          <w:rFonts w:eastAsiaTheme="minorEastAsia"/>
          <w:b/>
          <w:bCs/>
          <w:color w:val="000000" w:themeColor="text1"/>
          <w:szCs w:val="22"/>
          <w:highlight w:val="yellow"/>
        </w:rPr>
        <w:t xml:space="preserve"> vaccination</w:t>
      </w:r>
      <w:r w:rsidRPr="00B64575">
        <w:rPr>
          <w:rStyle w:val="a4"/>
          <w:rFonts w:eastAsiaTheme="minorEastAsia" w:hint="eastAsia"/>
          <w:b/>
          <w:bCs/>
          <w:color w:val="000000" w:themeColor="text1"/>
          <w:szCs w:val="22"/>
          <w:highlight w:val="yellow"/>
        </w:rPr>
        <w:t xml:space="preserve"> (10% vaccine coverage)</w:t>
      </w:r>
      <w:r w:rsidRPr="00B64575">
        <w:rPr>
          <w:rStyle w:val="a4"/>
          <w:rFonts w:eastAsiaTheme="minorEastAsia"/>
          <w:b/>
          <w:bCs/>
          <w:color w:val="000000" w:themeColor="text1"/>
          <w:szCs w:val="22"/>
          <w:highlight w:val="yellow"/>
        </w:rPr>
        <w:t xml:space="preserve">. </w:t>
      </w:r>
      <w:r w:rsidRPr="00B64575">
        <w:rPr>
          <w:rStyle w:val="a4"/>
          <w:rFonts w:eastAsiaTheme="minorEastAsia"/>
          <w:color w:val="000000" w:themeColor="text1"/>
          <w:szCs w:val="22"/>
          <w:highlight w:val="yellow"/>
        </w:rPr>
        <w:t>Benefit risk ratios for travel vaccination scenarios by transmission setting, age group, and duration of travel. Benefit-risk ratio compares the benefits of DALYs/deaths/SAEs averted by vaccination to the risk of DALYs/deaths/SAEs attributable to vaccination</w:t>
      </w:r>
      <w:bookmarkEnd w:id="88"/>
    </w:p>
    <w:tbl>
      <w:tblPr>
        <w:tblW w:w="5000" w:type="pct"/>
        <w:jc w:val="center"/>
        <w:tblLook w:val="0420" w:firstRow="1" w:lastRow="0" w:firstColumn="0" w:lastColumn="0" w:noHBand="0" w:noVBand="1"/>
      </w:tblPr>
      <w:tblGrid>
        <w:gridCol w:w="887"/>
        <w:gridCol w:w="925"/>
        <w:gridCol w:w="745"/>
        <w:gridCol w:w="1678"/>
        <w:gridCol w:w="1153"/>
        <w:gridCol w:w="1361"/>
        <w:gridCol w:w="1361"/>
        <w:gridCol w:w="1504"/>
        <w:gridCol w:w="1504"/>
        <w:gridCol w:w="1017"/>
        <w:gridCol w:w="1017"/>
      </w:tblGrid>
      <w:tr w:rsidR="0005568A" w:rsidRPr="0010135A" w14:paraId="7C71E3A7" w14:textId="77777777" w:rsidTr="00A53B1A">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4AE2C7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8EC7F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E86E3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6D93F6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b/>
                <w:color w:val="000000"/>
                <w:sz w:val="18"/>
                <w:szCs w:val="18"/>
              </w:rPr>
            </w:pPr>
            <w:r w:rsidRPr="0010135A">
              <w:rPr>
                <w:rFonts w:ascii="Calibri" w:eastAsia="Arial" w:hAnsi="Calibri" w:cs="Calibri"/>
                <w:b/>
                <w:color w:val="000000"/>
                <w:sz w:val="18"/>
                <w:szCs w:val="18"/>
              </w:rPr>
              <w:t>Vaccine protection</w:t>
            </w:r>
            <w:r w:rsidRPr="0010135A">
              <w:rPr>
                <w:rFonts w:ascii="Calibri" w:eastAsia="Arial" w:hAnsi="Calibri" w:cs="Calibri"/>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2ED5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Benefit:</w:t>
            </w:r>
            <w:r w:rsidRPr="0010135A">
              <w:rPr>
                <w:rFonts w:ascii="Calibri" w:eastAsia="Arial" w:hAnsi="Calibri" w:cs="Calibri"/>
                <w:b/>
                <w:color w:val="000000"/>
                <w:sz w:val="18"/>
                <w:szCs w:val="18"/>
              </w:rPr>
              <w:br/>
              <w:t>Outcomes averted</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38446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(base):</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EA3F6E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Risk (adjusted):</w:t>
            </w:r>
            <w:r w:rsidRPr="0010135A">
              <w:rPr>
                <w:rFonts w:ascii="Calibri" w:eastAsia="Arial" w:hAnsi="Calibri" w:cs="Calibri"/>
                <w:b/>
                <w:color w:val="000000"/>
                <w:sz w:val="18"/>
                <w:szCs w:val="18"/>
              </w:rPr>
              <w:br/>
              <w:t>Outcomes attributable</w:t>
            </w:r>
            <w:r w:rsidRPr="0010135A">
              <w:rPr>
                <w:rFonts w:ascii="Calibri" w:eastAsia="Arial" w:hAnsi="Calibri" w:cs="Calibri"/>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45036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(base):</w:t>
            </w:r>
            <w:r w:rsidRPr="0010135A">
              <w:rPr>
                <w:rFonts w:ascii="Calibri" w:eastAsia="Arial" w:hAnsi="Calibri" w:cs="Calibri"/>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9A0FC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BRR (adjusted):</w:t>
            </w:r>
            <w:r w:rsidRPr="0010135A">
              <w:rPr>
                <w:rFonts w:ascii="Calibri" w:eastAsia="Arial" w:hAnsi="Calibri" w:cs="Calibri"/>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002E80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(BRR_base &gt; 1)</w:t>
            </w:r>
            <w:r w:rsidRPr="0010135A">
              <w:rPr>
                <w:rFonts w:ascii="Calibri" w:eastAsia="Arial" w:hAnsi="Calibri" w:cs="Calibri"/>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8B48B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b/>
                <w:color w:val="000000"/>
                <w:sz w:val="18"/>
                <w:szCs w:val="18"/>
              </w:rPr>
            </w:pPr>
            <w:r w:rsidRPr="0010135A">
              <w:rPr>
                <w:rFonts w:ascii="Calibri" w:eastAsia="Arial" w:hAnsi="Calibri" w:cs="Calibri"/>
                <w:b/>
                <w:color w:val="000000"/>
                <w:sz w:val="18"/>
                <w:szCs w:val="18"/>
              </w:rPr>
              <w:t>Probability</w:t>
            </w:r>
            <w:r w:rsidRPr="0010135A">
              <w:rPr>
                <w:rFonts w:ascii="Calibri" w:eastAsia="Arial" w:hAnsi="Calibri" w:cs="Calibri"/>
                <w:b/>
                <w:color w:val="000000"/>
                <w:sz w:val="18"/>
                <w:szCs w:val="18"/>
              </w:rPr>
              <w:br/>
              <w:t>(BRR_adj &gt; 1)</w:t>
            </w:r>
            <w:r w:rsidRPr="0010135A">
              <w:rPr>
                <w:rFonts w:ascii="Calibri" w:eastAsia="Arial" w:hAnsi="Calibri" w:cs="Calibri"/>
                <w:b/>
                <w:color w:val="000000"/>
                <w:sz w:val="18"/>
                <w:szCs w:val="18"/>
              </w:rPr>
              <w:br/>
              <w:t>(%)</w:t>
            </w:r>
          </w:p>
        </w:tc>
      </w:tr>
      <w:tr w:rsidR="0005568A" w:rsidRPr="0010135A" w14:paraId="09C150F9" w14:textId="77777777" w:rsidTr="00A53B1A">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83786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40760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4FD10B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7D17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C966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14.01</w:t>
            </w:r>
            <w:r w:rsidRPr="0010135A">
              <w:rPr>
                <w:rFonts w:ascii="Calibri" w:eastAsia="Arial" w:hAnsi="Calibri" w:cs="Calibri"/>
                <w:color w:val="000000"/>
                <w:sz w:val="18"/>
                <w:szCs w:val="18"/>
              </w:rPr>
              <w:br/>
              <w:t>(0.99–109.40)</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2E02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2D55B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E0D6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107.80</w:t>
            </w:r>
            <w:r w:rsidRPr="0010135A">
              <w:rPr>
                <w:rFonts w:ascii="Calibri" w:eastAsia="Arial" w:hAnsi="Calibri" w:cs="Calibri"/>
                <w:color w:val="000000"/>
                <w:sz w:val="18"/>
                <w:szCs w:val="18"/>
              </w:rPr>
              <w:br/>
              <w:t>(6.18–1178.28)</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94B33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164.52</w:t>
            </w:r>
            <w:r w:rsidRPr="0010135A">
              <w:rPr>
                <w:rFonts w:ascii="Calibri" w:eastAsia="Arial" w:hAnsi="Calibri" w:cs="Calibri"/>
                <w:color w:val="000000"/>
                <w:sz w:val="18"/>
                <w:szCs w:val="18"/>
              </w:rPr>
              <w:br/>
              <w:t>(13.72–1514.42)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BD81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DAA0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1CEF94A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4C264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65C9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FBFDB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4218F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3DB3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53.42</w:t>
            </w:r>
            <w:r w:rsidRPr="0010135A">
              <w:rPr>
                <w:rFonts w:ascii="Calibri" w:eastAsia="Arial" w:hAnsi="Calibri" w:cs="Calibri"/>
                <w:color w:val="000000"/>
                <w:sz w:val="18"/>
                <w:szCs w:val="18"/>
              </w:rPr>
              <w:br/>
              <w:t>(4.83–391.27)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BDF55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7A10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0.08</w:t>
            </w:r>
            <w:r w:rsidRPr="0010135A">
              <w:rPr>
                <w:rFonts w:ascii="Calibri" w:eastAsia="Arial" w:hAnsi="Calibri" w:cs="Calibri"/>
                <w:color w:val="000000"/>
                <w:sz w:val="18"/>
                <w:szCs w:val="18"/>
              </w:rPr>
              <w:br/>
              <w:t>(0.03–0.23)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D50F2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408.21</w:t>
            </w:r>
            <w:r w:rsidRPr="0010135A">
              <w:rPr>
                <w:rFonts w:ascii="Calibri" w:eastAsia="Arial" w:hAnsi="Calibri" w:cs="Calibri"/>
                <w:color w:val="000000"/>
                <w:sz w:val="18"/>
                <w:szCs w:val="18"/>
              </w:rPr>
              <w:br/>
              <w:t>(29.74–3979.90)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3E23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644.81</w:t>
            </w:r>
            <w:r w:rsidRPr="0010135A">
              <w:rPr>
                <w:rFonts w:ascii="Calibri" w:eastAsia="Arial" w:hAnsi="Calibri" w:cs="Calibri"/>
                <w:color w:val="000000"/>
                <w:sz w:val="18"/>
                <w:szCs w:val="18"/>
              </w:rPr>
              <w:br/>
              <w:t>(66.13–5169.15)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F9A8D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CF835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45BB0B6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E2592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637A7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5EF55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F6BBA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8B018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8.62</w:t>
            </w:r>
            <w:r w:rsidRPr="0010135A">
              <w:rPr>
                <w:rFonts w:ascii="Calibri" w:eastAsia="Arial" w:hAnsi="Calibri" w:cs="Calibri"/>
                <w:color w:val="000000"/>
                <w:sz w:val="18"/>
                <w:szCs w:val="18"/>
              </w:rPr>
              <w:br/>
              <w:t>(0.22–101.31)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C5EF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8D9D4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2.00</w:t>
            </w:r>
            <w:r w:rsidRPr="0010135A">
              <w:rPr>
                <w:rFonts w:ascii="Calibri" w:eastAsia="Arial" w:hAnsi="Calibri" w:cs="Calibri"/>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7BF2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1.77</w:t>
            </w:r>
            <w:r w:rsidRPr="0010135A">
              <w:rPr>
                <w:rFonts w:ascii="Calibri" w:eastAsia="Arial" w:hAnsi="Calibri" w:cs="Calibri"/>
                <w:color w:val="000000"/>
                <w:sz w:val="18"/>
                <w:szCs w:val="18"/>
              </w:rPr>
              <w:br/>
              <w:t>(0.04–37.17)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CC251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4.02</w:t>
            </w:r>
            <w:r w:rsidRPr="0010135A">
              <w:rPr>
                <w:rFonts w:ascii="Calibri" w:eastAsia="Arial" w:hAnsi="Calibri" w:cs="Calibri"/>
                <w:color w:val="000000"/>
                <w:sz w:val="18"/>
                <w:szCs w:val="18"/>
              </w:rPr>
              <w:br/>
              <w:t>(0.21–57.40)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B79D7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20F8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05568A" w:rsidRPr="0010135A" w14:paraId="5EA1C94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B077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F1057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6A46D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2DA0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7E660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59.17</w:t>
            </w:r>
            <w:r w:rsidRPr="0010135A">
              <w:rPr>
                <w:rFonts w:ascii="Calibri" w:eastAsia="Arial" w:hAnsi="Calibri" w:cs="Calibri"/>
                <w:color w:val="000000"/>
                <w:sz w:val="18"/>
                <w:szCs w:val="18"/>
              </w:rPr>
              <w:br/>
              <w:t>(2.98–519.82)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1D3C6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A288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1.95</w:t>
            </w:r>
            <w:r w:rsidRPr="0010135A">
              <w:rPr>
                <w:rFonts w:ascii="Calibri" w:eastAsia="Arial" w:hAnsi="Calibri" w:cs="Calibri"/>
                <w:color w:val="000000"/>
                <w:sz w:val="18"/>
                <w:szCs w:val="18"/>
              </w:rPr>
              <w:br/>
              <w:t>(0.34–8.05)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6E48B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12.68</w:t>
            </w:r>
            <w:r w:rsidRPr="0010135A">
              <w:rPr>
                <w:rFonts w:ascii="Calibri" w:eastAsia="Arial" w:hAnsi="Calibri" w:cs="Calibri"/>
                <w:color w:val="000000"/>
                <w:sz w:val="18"/>
                <w:szCs w:val="18"/>
              </w:rPr>
              <w:br/>
              <w:t>(0.51–196.81)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9AFD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29.70</w:t>
            </w:r>
            <w:r w:rsidRPr="0010135A">
              <w:rPr>
                <w:rFonts w:ascii="Calibri" w:eastAsia="Arial" w:hAnsi="Calibri" w:cs="Calibri"/>
                <w:color w:val="000000"/>
                <w:sz w:val="18"/>
                <w:szCs w:val="18"/>
              </w:rPr>
              <w:br/>
              <w:t>(2.48–330.81)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0B868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49E1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2B44501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B35FA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68EE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A28D3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FE9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EAB8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4.91</w:t>
            </w:r>
            <w:r w:rsidRPr="0010135A">
              <w:rPr>
                <w:rFonts w:ascii="Calibri" w:eastAsia="Arial" w:hAnsi="Calibri" w:cs="Calibri"/>
                <w:color w:val="000000"/>
                <w:sz w:val="18"/>
                <w:szCs w:val="18"/>
              </w:rPr>
              <w:br/>
              <w:t>(0.44–27.37)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571FE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6EB94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C7B28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36.83</w:t>
            </w:r>
            <w:r w:rsidRPr="0010135A">
              <w:rPr>
                <w:rFonts w:ascii="Calibri" w:eastAsia="Arial" w:hAnsi="Calibri" w:cs="Calibri"/>
                <w:color w:val="000000"/>
                <w:sz w:val="18"/>
                <w:szCs w:val="18"/>
              </w:rPr>
              <w:br/>
              <w:t>(2.73–304.49)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1828E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52.72</w:t>
            </w:r>
            <w:r w:rsidRPr="0010135A">
              <w:rPr>
                <w:rFonts w:ascii="Calibri" w:eastAsia="Arial" w:hAnsi="Calibri" w:cs="Calibri"/>
                <w:color w:val="000000"/>
                <w:sz w:val="18"/>
                <w:szCs w:val="18"/>
              </w:rPr>
              <w:br/>
              <w:t>(5.99–378.33)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E4F8B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252D3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23C5B13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C0D2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57698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A78971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4943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E694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16.90</w:t>
            </w:r>
            <w:r w:rsidRPr="0010135A">
              <w:rPr>
                <w:rFonts w:ascii="Calibri" w:eastAsia="Arial" w:hAnsi="Calibri" w:cs="Calibri"/>
                <w:color w:val="000000"/>
                <w:sz w:val="18"/>
                <w:szCs w:val="18"/>
              </w:rPr>
              <w:br/>
              <w:t>(1.86–88.32)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DAA9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9C0D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4A2D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128.13</w:t>
            </w:r>
            <w:r w:rsidRPr="0010135A">
              <w:rPr>
                <w:rFonts w:ascii="Calibri" w:eastAsia="Arial" w:hAnsi="Calibri" w:cs="Calibri"/>
                <w:color w:val="000000"/>
                <w:sz w:val="18"/>
                <w:szCs w:val="18"/>
              </w:rPr>
              <w:br/>
              <w:t>(11.32–942.07)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D80F7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188.97</w:t>
            </w:r>
            <w:r w:rsidRPr="0010135A">
              <w:rPr>
                <w:rFonts w:ascii="Calibri" w:eastAsia="Arial" w:hAnsi="Calibri" w:cs="Calibri"/>
                <w:color w:val="000000"/>
                <w:sz w:val="18"/>
                <w:szCs w:val="18"/>
              </w:rPr>
              <w:br/>
              <w:t>(23.48–1257.08)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5F7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7F680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3407C1C5"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2BCC4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4825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CA965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F766D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3240D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3.34</w:t>
            </w:r>
            <w:r w:rsidRPr="0010135A">
              <w:rPr>
                <w:rFonts w:ascii="Calibri" w:eastAsia="Arial" w:hAnsi="Calibri" w:cs="Calibri"/>
                <w:color w:val="000000"/>
                <w:sz w:val="18"/>
                <w:szCs w:val="18"/>
              </w:rPr>
              <w:br/>
              <w:t>(0.12–26.41)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F65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2826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2.19</w:t>
            </w:r>
            <w:r w:rsidRPr="0010135A">
              <w:rPr>
                <w:rFonts w:ascii="Calibri" w:eastAsia="Arial" w:hAnsi="Calibri" w:cs="Calibri"/>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4C631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(0.02–9.91)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82105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1.44</w:t>
            </w:r>
            <w:r w:rsidRPr="0010135A">
              <w:rPr>
                <w:rFonts w:ascii="Calibri" w:eastAsia="Arial" w:hAnsi="Calibri" w:cs="Calibri"/>
                <w:color w:val="000000"/>
                <w:sz w:val="18"/>
                <w:szCs w:val="18"/>
              </w:rPr>
              <w:br/>
              <w:t>(0.08–14.85)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B8DEA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425D7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61%</w:t>
            </w:r>
          </w:p>
        </w:tc>
      </w:tr>
      <w:tr w:rsidR="0005568A" w:rsidRPr="0010135A" w14:paraId="5B8B04E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176D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59BD0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EB5669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2EBAA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A764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20.89</w:t>
            </w:r>
            <w:r w:rsidRPr="0010135A">
              <w:rPr>
                <w:rFonts w:ascii="Calibri" w:eastAsia="Arial" w:hAnsi="Calibri" w:cs="Calibri"/>
                <w:color w:val="000000"/>
                <w:sz w:val="18"/>
                <w:szCs w:val="18"/>
              </w:rPr>
              <w:br/>
              <w:t>(1.20–138.15)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92A3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B522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w:t>
            </w:r>
            <w:r w:rsidRPr="0010135A">
              <w:rPr>
                <w:rFonts w:ascii="Calibri" w:eastAsia="Arial" w:hAnsi="Calibri" w:cs="Calibri"/>
                <w:color w:val="000000"/>
                <w:sz w:val="18"/>
                <w:szCs w:val="18"/>
              </w:rPr>
              <w:br/>
              <w:t>(0.40–8.39)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0B7DA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4.48</w:t>
            </w:r>
            <w:r w:rsidRPr="0010135A">
              <w:rPr>
                <w:rFonts w:ascii="Calibri" w:eastAsia="Arial" w:hAnsi="Calibri" w:cs="Calibri"/>
                <w:color w:val="000000"/>
                <w:sz w:val="18"/>
                <w:szCs w:val="18"/>
              </w:rPr>
              <w:br/>
              <w:t>(0.20–53.36)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DF54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9.19</w:t>
            </w:r>
            <w:r w:rsidRPr="0010135A">
              <w:rPr>
                <w:rFonts w:ascii="Calibri" w:eastAsia="Arial" w:hAnsi="Calibri" w:cs="Calibri"/>
                <w:color w:val="000000"/>
                <w:sz w:val="18"/>
                <w:szCs w:val="18"/>
              </w:rPr>
              <w:br/>
              <w:t>(0.86–87.43)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C4B84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DE4F0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r>
      <w:tr w:rsidR="0005568A" w:rsidRPr="0010135A" w14:paraId="77C24D75"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F47FCB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B5E5E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25D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9343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24F7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0.93</w:t>
            </w:r>
            <w:r w:rsidRPr="0010135A">
              <w:rPr>
                <w:rFonts w:ascii="Calibri" w:eastAsia="Arial" w:hAnsi="Calibri" w:cs="Calibri"/>
                <w:color w:val="000000"/>
                <w:sz w:val="18"/>
                <w:szCs w:val="18"/>
              </w:rPr>
              <w:br/>
              <w:t>(0.10–23.15)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6C07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82511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6E0B0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7.07</w:t>
            </w:r>
            <w:r w:rsidRPr="0010135A">
              <w:rPr>
                <w:rFonts w:ascii="Calibri" w:eastAsia="Arial" w:hAnsi="Calibri" w:cs="Calibri"/>
                <w:color w:val="000000"/>
                <w:sz w:val="18"/>
                <w:szCs w:val="18"/>
              </w:rPr>
              <w:br/>
              <w:t>(0.61–178.52)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A977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10.20</w:t>
            </w:r>
            <w:r w:rsidRPr="0010135A">
              <w:rPr>
                <w:rFonts w:ascii="Calibri" w:eastAsia="Arial" w:hAnsi="Calibri" w:cs="Calibri"/>
                <w:color w:val="000000"/>
                <w:sz w:val="18"/>
                <w:szCs w:val="18"/>
              </w:rPr>
              <w:br/>
              <w:t>(1.29–240.51)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E8FB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BD07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r>
      <w:tr w:rsidR="0005568A" w:rsidRPr="0010135A" w14:paraId="2122C16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22862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8066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7F46C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7880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2AF3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2.72</w:t>
            </w:r>
            <w:r w:rsidRPr="0010135A">
              <w:rPr>
                <w:rFonts w:ascii="Calibri" w:eastAsia="Arial" w:hAnsi="Calibri" w:cs="Calibri"/>
                <w:color w:val="000000"/>
                <w:sz w:val="18"/>
                <w:szCs w:val="18"/>
              </w:rPr>
              <w:br/>
              <w:t>(0.36–100.23)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B91B2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3339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0.09</w:t>
            </w:r>
            <w:r w:rsidRPr="0010135A">
              <w:rPr>
                <w:rFonts w:ascii="Calibri" w:eastAsia="Arial" w:hAnsi="Calibri" w:cs="Calibri"/>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EFA0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21.21</w:t>
            </w:r>
            <w:r w:rsidRPr="0010135A">
              <w:rPr>
                <w:rFonts w:ascii="Calibri" w:eastAsia="Arial" w:hAnsi="Calibri" w:cs="Calibri"/>
                <w:color w:val="000000"/>
                <w:sz w:val="18"/>
                <w:szCs w:val="18"/>
              </w:rPr>
              <w:br/>
              <w:t>(2.12–852.10)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00086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31.66</w:t>
            </w:r>
            <w:r w:rsidRPr="0010135A">
              <w:rPr>
                <w:rFonts w:ascii="Calibri" w:eastAsia="Arial" w:hAnsi="Calibri" w:cs="Calibri"/>
                <w:color w:val="000000"/>
                <w:sz w:val="18"/>
                <w:szCs w:val="18"/>
              </w:rPr>
              <w:br/>
              <w:t>(4.47–1120.46)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EAF2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363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24DC5AC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614BC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8A4EB3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028E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DAE7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6AB37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0.65</w:t>
            </w:r>
            <w:r w:rsidRPr="0010135A">
              <w:rPr>
                <w:rFonts w:ascii="Calibri" w:eastAsia="Arial" w:hAnsi="Calibri" w:cs="Calibri"/>
                <w:color w:val="000000"/>
                <w:sz w:val="18"/>
                <w:szCs w:val="18"/>
              </w:rPr>
              <w:br/>
              <w:t>(0.03–22.09)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73CAD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38DE6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2.17</w:t>
            </w:r>
            <w:r w:rsidRPr="0010135A">
              <w:rPr>
                <w:rFonts w:ascii="Calibri" w:eastAsia="Arial" w:hAnsi="Calibri" w:cs="Calibri"/>
                <w:color w:val="000000"/>
                <w:sz w:val="18"/>
                <w:szCs w:val="18"/>
              </w:rPr>
              <w:br/>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B85EB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(0.00–5.40)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6A21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(0.02–8.93)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63A9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1320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r w:rsidR="0005568A" w:rsidRPr="0010135A" w14:paraId="0107208B"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93C69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361BB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32B2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2B5C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896D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3.41</w:t>
            </w:r>
            <w:r w:rsidRPr="0010135A">
              <w:rPr>
                <w:rFonts w:ascii="Calibri" w:eastAsia="Arial" w:hAnsi="Calibri" w:cs="Calibri"/>
                <w:color w:val="000000"/>
                <w:sz w:val="18"/>
                <w:szCs w:val="18"/>
              </w:rPr>
              <w:br/>
              <w:t>(0.24–226.12)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DF66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4.73</w:t>
            </w:r>
            <w:r w:rsidRPr="0010135A">
              <w:rPr>
                <w:rFonts w:ascii="Calibri" w:eastAsia="Arial" w:hAnsi="Calibri" w:cs="Calibri"/>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5B30E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2.11</w:t>
            </w:r>
            <w:r w:rsidRPr="0010135A">
              <w:rPr>
                <w:rFonts w:ascii="Calibri" w:eastAsia="Arial" w:hAnsi="Calibri" w:cs="Calibri"/>
                <w:color w:val="000000"/>
                <w:sz w:val="18"/>
                <w:szCs w:val="18"/>
              </w:rPr>
              <w:br/>
              <w:t>(0.39–8.75)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6F03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0.76</w:t>
            </w:r>
            <w:r w:rsidRPr="0010135A">
              <w:rPr>
                <w:rFonts w:ascii="Calibri" w:eastAsia="Arial" w:hAnsi="Calibri" w:cs="Calibri"/>
                <w:color w:val="000000"/>
                <w:sz w:val="18"/>
                <w:szCs w:val="18"/>
              </w:rPr>
              <w:br/>
              <w:t>(0.04–65.09)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2F9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1.58</w:t>
            </w:r>
            <w:r w:rsidRPr="0010135A">
              <w:rPr>
                <w:rFonts w:ascii="Calibri" w:eastAsia="Arial" w:hAnsi="Calibri" w:cs="Calibri"/>
                <w:color w:val="000000"/>
                <w:sz w:val="18"/>
                <w:szCs w:val="18"/>
              </w:rPr>
              <w:br/>
              <w:t>(0.14–104.56)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CEA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39D75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63%</w:t>
            </w:r>
          </w:p>
        </w:tc>
      </w:tr>
      <w:tr w:rsidR="0005568A" w:rsidRPr="0010135A" w14:paraId="4F33DF18" w14:textId="77777777" w:rsidTr="00A53B1A">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978123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60B2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B1DB9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41ECD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28152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(0.00–0.19)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BF53B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BDE0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80F1F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CF07D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B9F3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8B77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523FC3E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028DC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10536D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01607D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770E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28D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(0.01–1.59)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3046C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194D8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C1696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F5510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29E1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E7875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2DA306B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4AA68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E3FC7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5A00B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DADE0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85639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(0.00–2.35)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49E9D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D2CC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0.26</w:t>
            </w:r>
            <w:r w:rsidRPr="0010135A">
              <w:rPr>
                <w:rFonts w:ascii="Calibri" w:eastAsia="Arial" w:hAnsi="Calibri" w:cs="Calibri"/>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CC82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0.31</w:t>
            </w:r>
            <w:r w:rsidRPr="0010135A">
              <w:rPr>
                <w:rFonts w:ascii="Calibri" w:eastAsia="Arial" w:hAnsi="Calibri" w:cs="Calibri"/>
                <w:color w:val="000000"/>
                <w:sz w:val="18"/>
                <w:szCs w:val="18"/>
              </w:rPr>
              <w:br/>
              <w:t>(0.01–11.18)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780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0.70</w:t>
            </w:r>
            <w:r w:rsidRPr="0010135A">
              <w:rPr>
                <w:rFonts w:ascii="Calibri" w:eastAsia="Arial" w:hAnsi="Calibri" w:cs="Calibri"/>
                <w:color w:val="000000"/>
                <w:sz w:val="18"/>
                <w:szCs w:val="18"/>
              </w:rPr>
              <w:br/>
              <w:t>(0.03–17.45)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88AD4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26%</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6C5FC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05568A" w:rsidRPr="0010135A" w14:paraId="260C9DB3"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46A2B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ADDB58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88D9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F039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D8B0E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0.62</w:t>
            </w:r>
            <w:r w:rsidRPr="0010135A">
              <w:rPr>
                <w:rFonts w:ascii="Calibri" w:eastAsia="Arial" w:hAnsi="Calibri" w:cs="Calibri"/>
                <w:color w:val="000000"/>
                <w:sz w:val="18"/>
                <w:szCs w:val="18"/>
              </w:rPr>
              <w:br/>
              <w:t>(0.03–5.34)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07AF5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DD73A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AA43C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1.05</w:t>
            </w:r>
            <w:r w:rsidRPr="0010135A">
              <w:rPr>
                <w:rFonts w:ascii="Calibri" w:eastAsia="Arial" w:hAnsi="Calibri" w:cs="Calibri"/>
                <w:color w:val="000000"/>
                <w:sz w:val="18"/>
                <w:szCs w:val="18"/>
              </w:rPr>
              <w:br/>
              <w:t>(0.04–27.65)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7040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2.41</w:t>
            </w:r>
            <w:r w:rsidRPr="0010135A">
              <w:rPr>
                <w:rFonts w:ascii="Calibri" w:eastAsia="Arial" w:hAnsi="Calibri" w:cs="Calibri"/>
                <w:color w:val="000000"/>
                <w:sz w:val="18"/>
                <w:szCs w:val="18"/>
              </w:rPr>
              <w:br/>
              <w:t>(0.19–47.37)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627F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C1134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74%</w:t>
            </w:r>
          </w:p>
        </w:tc>
      </w:tr>
      <w:tr w:rsidR="0005568A" w:rsidRPr="0010135A" w14:paraId="15E13A73"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D0AA3E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C3DF6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20F86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E708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35326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AA20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87E5B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84E6F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9D55C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0175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BC6E5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4ACAF9B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C8C0E8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15B56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DCBCA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3D5D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DCD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0.06</w:t>
            </w:r>
            <w:r w:rsidRPr="0010135A">
              <w:rPr>
                <w:rFonts w:ascii="Calibri" w:eastAsia="Arial" w:hAnsi="Calibri" w:cs="Calibri"/>
                <w:color w:val="000000"/>
                <w:sz w:val="18"/>
                <w:szCs w:val="18"/>
              </w:rPr>
              <w:br/>
              <w:t>(0.01–0.36)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136CD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42C14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FE455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623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CD30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78A2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087AB328"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DBBB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A690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1350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16888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8040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(0.00–0.62)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2E446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02D2C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0.29</w:t>
            </w:r>
            <w:r w:rsidRPr="0010135A">
              <w:rPr>
                <w:rFonts w:ascii="Calibri" w:eastAsia="Arial" w:hAnsi="Calibri" w:cs="Calibri"/>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5CC7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(0.00–2.92)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7097B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(0.01–4.90)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81A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AD9D5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17%</w:t>
            </w:r>
          </w:p>
        </w:tc>
      </w:tr>
      <w:tr w:rsidR="0005568A" w:rsidRPr="0010135A" w14:paraId="39A8E7D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37CC3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1324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4132D7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C39C8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5985C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0.22</w:t>
            </w:r>
            <w:r w:rsidRPr="0010135A">
              <w:rPr>
                <w:rFonts w:ascii="Calibri" w:eastAsia="Arial" w:hAnsi="Calibri" w:cs="Calibri"/>
                <w:color w:val="000000"/>
                <w:sz w:val="18"/>
                <w:szCs w:val="18"/>
              </w:rPr>
              <w:br/>
              <w:t>(0.01–1.39)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6E9BE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FE0F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46E4E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0.37</w:t>
            </w:r>
            <w:r w:rsidRPr="0010135A">
              <w:rPr>
                <w:rFonts w:ascii="Calibri" w:eastAsia="Arial" w:hAnsi="Calibri" w:cs="Calibri"/>
                <w:color w:val="000000"/>
                <w:sz w:val="18"/>
                <w:szCs w:val="18"/>
              </w:rPr>
              <w:br/>
              <w:t>(0.02–7.08)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79AE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0.74</w:t>
            </w:r>
            <w:r w:rsidRPr="0010135A">
              <w:rPr>
                <w:rFonts w:ascii="Calibri" w:eastAsia="Arial" w:hAnsi="Calibri" w:cs="Calibri"/>
                <w:color w:val="000000"/>
                <w:sz w:val="18"/>
                <w:szCs w:val="18"/>
              </w:rPr>
              <w:br/>
              <w:t>(0.07–12.65)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8F54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A4143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41%</w:t>
            </w:r>
          </w:p>
        </w:tc>
      </w:tr>
      <w:tr w:rsidR="0005568A" w:rsidRPr="0010135A" w14:paraId="3D5346D8"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FD3C7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A8FC46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6EA1A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1FC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9A68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7806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FCE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A167A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11AEC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A1A8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885C8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0495430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D19A1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116B7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5407B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9221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DBD0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A566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11CC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0.00</w:t>
            </w:r>
            <w:r w:rsidRPr="0010135A">
              <w:rPr>
                <w:rFonts w:ascii="Calibri" w:eastAsia="Arial" w:hAnsi="Calibri" w:cs="Calibri"/>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FA186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7B3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ED3F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B3D2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beneficial</w:t>
            </w:r>
          </w:p>
        </w:tc>
      </w:tr>
      <w:tr w:rsidR="0005568A" w:rsidRPr="0010135A" w14:paraId="7408C71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D3A423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0AC81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AAF64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B7704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5BA6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0.01</w:t>
            </w:r>
            <w:r w:rsidRPr="0010135A">
              <w:rPr>
                <w:rFonts w:ascii="Calibri" w:eastAsia="Arial" w:hAnsi="Calibri" w:cs="Calibri"/>
                <w:color w:val="000000"/>
                <w:sz w:val="18"/>
                <w:szCs w:val="18"/>
              </w:rPr>
              <w:br/>
              <w:t>(0.00–0.51)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2040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49A82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3C7E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(0.00–1.51)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D932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(0.00–2.30)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699DB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42E8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w:t>
            </w:r>
          </w:p>
        </w:tc>
      </w:tr>
      <w:tr w:rsidR="0005568A" w:rsidRPr="0010135A" w14:paraId="643F126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CB32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4F9F7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6A572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358CC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66FF4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0.04</w:t>
            </w:r>
            <w:r w:rsidRPr="0010135A">
              <w:rPr>
                <w:rFonts w:ascii="Calibri" w:eastAsia="Arial" w:hAnsi="Calibri" w:cs="Calibri"/>
                <w:color w:val="000000"/>
                <w:sz w:val="18"/>
                <w:szCs w:val="18"/>
              </w:rPr>
              <w:br/>
              <w:t>(0.00–1.61)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5BC4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0.63</w:t>
            </w:r>
            <w:r w:rsidRPr="0010135A">
              <w:rPr>
                <w:rFonts w:ascii="Calibri" w:eastAsia="Arial" w:hAnsi="Calibri" w:cs="Calibri"/>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8D179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0.28</w:t>
            </w:r>
            <w:r w:rsidRPr="0010135A">
              <w:rPr>
                <w:rFonts w:ascii="Calibri" w:eastAsia="Arial" w:hAnsi="Calibri" w:cs="Calibri"/>
                <w:color w:val="000000"/>
                <w:sz w:val="18"/>
                <w:szCs w:val="18"/>
              </w:rPr>
              <w:br/>
              <w:t>(0.02–1.34)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CF008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0.07</w:t>
            </w:r>
            <w:r w:rsidRPr="0010135A">
              <w:rPr>
                <w:rFonts w:ascii="Calibri" w:eastAsia="Arial" w:hAnsi="Calibri" w:cs="Calibri"/>
                <w:color w:val="000000"/>
                <w:sz w:val="18"/>
                <w:szCs w:val="18"/>
              </w:rPr>
              <w:br/>
              <w:t>(0.00–4.71)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55155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(0.01–7.98)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21591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3C3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r>
      <w:tr w:rsidR="0005568A" w:rsidRPr="0010135A" w14:paraId="2DE057C0" w14:textId="77777777" w:rsidTr="00A53B1A">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2B0FDB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020D3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C2494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830A0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23ABF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3.72</w:t>
            </w:r>
            <w:r w:rsidRPr="0010135A">
              <w:rPr>
                <w:rFonts w:ascii="Calibri" w:eastAsia="Arial" w:hAnsi="Calibri" w:cs="Calibri"/>
                <w:color w:val="000000"/>
                <w:sz w:val="18"/>
                <w:szCs w:val="18"/>
              </w:rPr>
              <w:br/>
              <w:t>(0.27–28.95)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8825C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D117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1.20</w:t>
            </w:r>
            <w:r w:rsidRPr="0010135A">
              <w:rPr>
                <w:rFonts w:ascii="Calibri" w:eastAsia="Arial" w:hAnsi="Calibri" w:cs="Calibri"/>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34C0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2.07</w:t>
            </w:r>
            <w:r w:rsidRPr="0010135A">
              <w:rPr>
                <w:rFonts w:ascii="Calibri" w:eastAsia="Arial" w:hAnsi="Calibri" w:cs="Calibri"/>
                <w:color w:val="000000"/>
                <w:sz w:val="18"/>
                <w:szCs w:val="18"/>
              </w:rPr>
              <w:br/>
              <w:t>(0.13–18.02)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DC05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3.11</w:t>
            </w:r>
            <w:r w:rsidRPr="0010135A">
              <w:rPr>
                <w:rFonts w:ascii="Calibri" w:eastAsia="Arial" w:hAnsi="Calibri" w:cs="Calibri"/>
                <w:color w:val="000000"/>
                <w:sz w:val="18"/>
                <w:szCs w:val="18"/>
              </w:rPr>
              <w:br/>
              <w:t>(0.29–23.22)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BD48F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5B36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83%</w:t>
            </w:r>
          </w:p>
        </w:tc>
      </w:tr>
      <w:tr w:rsidR="0005568A" w:rsidRPr="0010135A" w14:paraId="57AF4EA9" w14:textId="77777777" w:rsidTr="00A53B1A">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9338B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F3A7C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77B12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483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C4DC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21.27</w:t>
            </w:r>
            <w:r w:rsidRPr="0010135A">
              <w:rPr>
                <w:rFonts w:ascii="Calibri" w:eastAsia="Arial" w:hAnsi="Calibri" w:cs="Calibri"/>
                <w:color w:val="000000"/>
                <w:sz w:val="18"/>
                <w:szCs w:val="18"/>
              </w:rPr>
              <w:br/>
              <w:t>(1.96–154.65)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55A52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AD256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w:t>
            </w:r>
            <w:r w:rsidRPr="0010135A">
              <w:rPr>
                <w:rFonts w:ascii="Calibri" w:eastAsia="Arial" w:hAnsi="Calibri" w:cs="Calibri"/>
                <w:color w:val="000000"/>
                <w:sz w:val="18"/>
                <w:szCs w:val="18"/>
              </w:rPr>
              <w:br/>
              <w:t>(0.45–2.54)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81AE2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11.63</w:t>
            </w:r>
            <w:r w:rsidRPr="0010135A">
              <w:rPr>
                <w:rFonts w:ascii="Calibri" w:eastAsia="Arial" w:hAnsi="Calibri" w:cs="Calibri"/>
                <w:color w:val="000000"/>
                <w:sz w:val="18"/>
                <w:szCs w:val="18"/>
              </w:rPr>
              <w:br/>
              <w:t>(0.93–93.57)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02C2B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18.38</w:t>
            </w:r>
            <w:r w:rsidRPr="0010135A">
              <w:rPr>
                <w:rFonts w:ascii="Calibri" w:eastAsia="Arial" w:hAnsi="Calibri" w:cs="Calibri"/>
                <w:color w:val="000000"/>
                <w:sz w:val="18"/>
                <w:szCs w:val="18"/>
              </w:rPr>
              <w:br/>
              <w:t>(2.16–123.17)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F3E6C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EA32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p>
        </w:tc>
      </w:tr>
      <w:tr w:rsidR="0005568A" w:rsidRPr="0010135A" w14:paraId="472049A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69909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DC0F7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49838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476FD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9B565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3.55</w:t>
            </w:r>
            <w:r w:rsidRPr="0010135A">
              <w:rPr>
                <w:rFonts w:ascii="Calibri" w:eastAsia="Arial" w:hAnsi="Calibri" w:cs="Calibri"/>
                <w:color w:val="000000"/>
                <w:sz w:val="18"/>
                <w:szCs w:val="18"/>
              </w:rPr>
              <w:br/>
              <w:t>(0.09–41.79)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4D08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5E147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4.95</w:t>
            </w:r>
            <w:r w:rsidRPr="0010135A">
              <w:rPr>
                <w:rFonts w:ascii="Calibri" w:eastAsia="Arial" w:hAnsi="Calibri" w:cs="Calibri"/>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41B8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0.32</w:t>
            </w:r>
            <w:r w:rsidRPr="0010135A">
              <w:rPr>
                <w:rFonts w:ascii="Calibri" w:eastAsia="Arial" w:hAnsi="Calibri" w:cs="Calibri"/>
                <w:color w:val="000000"/>
                <w:sz w:val="18"/>
                <w:szCs w:val="18"/>
              </w:rPr>
              <w:br/>
              <w:t>(0.01–3.96)</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E1055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(0.04–5.83)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80CF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36387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39%</w:t>
            </w:r>
          </w:p>
        </w:tc>
      </w:tr>
      <w:tr w:rsidR="0005568A" w:rsidRPr="0010135A" w14:paraId="48DC387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B6563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A16984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FDCD8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60DDC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28DC8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25.53</w:t>
            </w:r>
            <w:r w:rsidRPr="0010135A">
              <w:rPr>
                <w:rFonts w:ascii="Calibri" w:eastAsia="Arial" w:hAnsi="Calibri" w:cs="Calibri"/>
                <w:color w:val="000000"/>
                <w:sz w:val="18"/>
                <w:szCs w:val="18"/>
              </w:rPr>
              <w:br/>
              <w:t>(1.34–219.23)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A2157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1D726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4.81</w:t>
            </w:r>
            <w:r w:rsidRPr="0010135A">
              <w:rPr>
                <w:rFonts w:ascii="Calibri" w:eastAsia="Arial" w:hAnsi="Calibri" w:cs="Calibri"/>
                <w:color w:val="000000"/>
                <w:sz w:val="18"/>
                <w:szCs w:val="18"/>
              </w:rPr>
              <w:br/>
              <w:t>(1.74–9.21)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BD2C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2.25</w:t>
            </w:r>
            <w:r w:rsidRPr="0010135A">
              <w:rPr>
                <w:rFonts w:ascii="Calibri" w:eastAsia="Arial" w:hAnsi="Calibri" w:cs="Calibri"/>
                <w:color w:val="000000"/>
                <w:sz w:val="18"/>
                <w:szCs w:val="18"/>
              </w:rPr>
              <w:br/>
              <w:t>(0.11–21.25)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912C6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5.32</w:t>
            </w:r>
            <w:r w:rsidRPr="0010135A">
              <w:rPr>
                <w:rFonts w:ascii="Calibri" w:eastAsia="Arial" w:hAnsi="Calibri" w:cs="Calibri"/>
                <w:color w:val="000000"/>
                <w:sz w:val="18"/>
                <w:szCs w:val="18"/>
              </w:rPr>
              <w:br/>
              <w:t>(0.59–33.09)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62242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1265E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94%</w:t>
            </w:r>
          </w:p>
        </w:tc>
      </w:tr>
      <w:tr w:rsidR="0005568A" w:rsidRPr="0010135A" w14:paraId="0DC7A1F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7010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D48A43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D161F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A84E9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DB0AF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1.30</w:t>
            </w:r>
            <w:r w:rsidRPr="0010135A">
              <w:rPr>
                <w:rFonts w:ascii="Calibri" w:eastAsia="Arial" w:hAnsi="Calibri" w:cs="Calibri"/>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4043A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6F3D2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1.25</w:t>
            </w:r>
            <w:r w:rsidRPr="0010135A">
              <w:rPr>
                <w:rFonts w:ascii="Calibri" w:eastAsia="Arial" w:hAnsi="Calibri" w:cs="Calibri"/>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8A97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0.71</w:t>
            </w:r>
            <w:r w:rsidRPr="0010135A">
              <w:rPr>
                <w:rFonts w:ascii="Calibri" w:eastAsia="Arial" w:hAnsi="Calibri" w:cs="Calibri"/>
                <w:color w:val="000000"/>
                <w:sz w:val="18"/>
                <w:szCs w:val="18"/>
              </w:rPr>
              <w:br/>
              <w:t>(0.06–4.90)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F5273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(0.12–6.11)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EF2BB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6C320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50%</w:t>
            </w:r>
          </w:p>
        </w:tc>
      </w:tr>
      <w:tr w:rsidR="0005568A" w:rsidRPr="0010135A" w14:paraId="48A15B8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9C4F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B4F0D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88BC8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55F0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0AB30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6.62</w:t>
            </w:r>
            <w:r w:rsidRPr="0010135A">
              <w:rPr>
                <w:rFonts w:ascii="Calibri" w:eastAsia="Arial" w:hAnsi="Calibri" w:cs="Calibri"/>
                <w:color w:val="000000"/>
                <w:sz w:val="18"/>
                <w:szCs w:val="18"/>
              </w:rPr>
              <w:br/>
              <w:t>(0.74–34.71)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2210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ADA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1.22</w:t>
            </w:r>
            <w:r w:rsidRPr="0010135A">
              <w:rPr>
                <w:rFonts w:ascii="Calibri" w:eastAsia="Arial" w:hAnsi="Calibri" w:cs="Calibri"/>
                <w:color w:val="000000"/>
                <w:sz w:val="18"/>
                <w:szCs w:val="18"/>
              </w:rPr>
              <w:br/>
              <w:t>(0.49–2.55)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E4CF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3.60</w:t>
            </w:r>
            <w:r w:rsidRPr="0010135A">
              <w:rPr>
                <w:rFonts w:ascii="Calibri" w:eastAsia="Arial" w:hAnsi="Calibri" w:cs="Calibri"/>
                <w:color w:val="000000"/>
                <w:sz w:val="18"/>
                <w:szCs w:val="18"/>
              </w:rPr>
              <w:br/>
              <w:t>(0.36–23.89)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0C159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(0.77–30.72)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45A8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31DAB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96%</w:t>
            </w:r>
          </w:p>
        </w:tc>
      </w:tr>
      <w:tr w:rsidR="0005568A" w:rsidRPr="0010135A" w14:paraId="0174941D"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1402B5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5CBB3B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2BB8C1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F92E4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2672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1.37</w:t>
            </w:r>
            <w:r w:rsidRPr="0010135A">
              <w:rPr>
                <w:rFonts w:ascii="Calibri" w:eastAsia="Arial" w:hAnsi="Calibri" w:cs="Calibri"/>
                <w:color w:val="000000"/>
                <w:sz w:val="18"/>
                <w:szCs w:val="18"/>
              </w:rPr>
              <w:br/>
              <w:t>(0.05–10.95)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8CC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84405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5.44</w:t>
            </w:r>
            <w:r w:rsidRPr="0010135A">
              <w:rPr>
                <w:rFonts w:ascii="Calibri" w:eastAsia="Arial" w:hAnsi="Calibri" w:cs="Calibri"/>
                <w:color w:val="000000"/>
                <w:sz w:val="18"/>
                <w:szCs w:val="18"/>
              </w:rPr>
              <w:br/>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7A58D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0.12</w:t>
            </w:r>
            <w:r w:rsidRPr="0010135A">
              <w:rPr>
                <w:rFonts w:ascii="Calibri" w:eastAsia="Arial" w:hAnsi="Calibri" w:cs="Calibri"/>
                <w:color w:val="000000"/>
                <w:sz w:val="18"/>
                <w:szCs w:val="18"/>
              </w:rPr>
              <w:br/>
              <w:t>(0.00–1.02)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42465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(0.02–1.51)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90520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A72CF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r>
      <w:tr w:rsidR="0005568A" w:rsidRPr="0010135A" w14:paraId="2688B27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062DF9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28B9D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16F2B0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D279E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9C061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8.87</w:t>
            </w:r>
            <w:r w:rsidRPr="0010135A">
              <w:rPr>
                <w:rFonts w:ascii="Calibri" w:eastAsia="Arial" w:hAnsi="Calibri" w:cs="Calibri"/>
                <w:color w:val="000000"/>
                <w:sz w:val="18"/>
                <w:szCs w:val="18"/>
              </w:rPr>
              <w:br/>
              <w:t>(0.52–58.22)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1578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A882F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5.29</w:t>
            </w:r>
            <w:r w:rsidRPr="0010135A">
              <w:rPr>
                <w:rFonts w:ascii="Calibri" w:eastAsia="Arial" w:hAnsi="Calibri" w:cs="Calibri"/>
                <w:color w:val="000000"/>
                <w:sz w:val="18"/>
                <w:szCs w:val="18"/>
              </w:rPr>
              <w:br/>
              <w:t>(2.01–9.70)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6265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0.79</w:t>
            </w:r>
            <w:r w:rsidRPr="0010135A">
              <w:rPr>
                <w:rFonts w:ascii="Calibri" w:eastAsia="Arial" w:hAnsi="Calibri" w:cs="Calibri"/>
                <w:color w:val="000000"/>
                <w:sz w:val="18"/>
                <w:szCs w:val="18"/>
              </w:rPr>
              <w:br/>
              <w:t>(0.05–5.44)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EA7A5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1.61</w:t>
            </w:r>
            <w:r w:rsidRPr="0010135A">
              <w:rPr>
                <w:rFonts w:ascii="Calibri" w:eastAsia="Arial" w:hAnsi="Calibri" w:cs="Calibri"/>
                <w:color w:val="000000"/>
                <w:sz w:val="18"/>
                <w:szCs w:val="18"/>
              </w:rPr>
              <w:br/>
              <w:t>(0.22–8.41)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63B95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CAFE4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69%</w:t>
            </w:r>
          </w:p>
        </w:tc>
      </w:tr>
      <w:tr w:rsidR="0005568A" w:rsidRPr="0010135A" w14:paraId="0677CCA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32870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5E73A3B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5C5A7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07E09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02519"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(0.03–6.12)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7DC0FEB"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B6A0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1.24</w:t>
            </w:r>
            <w:r w:rsidRPr="0010135A">
              <w:rPr>
                <w:rFonts w:ascii="Calibri" w:eastAsia="Arial" w:hAnsi="Calibri" w:cs="Calibri"/>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00AA6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0.14</w:t>
            </w:r>
            <w:r w:rsidRPr="0010135A">
              <w:rPr>
                <w:rFonts w:ascii="Calibri" w:eastAsia="Arial" w:hAnsi="Calibri" w:cs="Calibri"/>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96DD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0.20</w:t>
            </w:r>
            <w:r w:rsidRPr="0010135A">
              <w:rPr>
                <w:rFonts w:ascii="Calibri" w:eastAsia="Arial" w:hAnsi="Calibri" w:cs="Calibri"/>
                <w:color w:val="000000"/>
                <w:sz w:val="18"/>
                <w:szCs w:val="18"/>
              </w:rPr>
              <w:br/>
              <w:t>(0.03–4.50)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B9A9E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B75D0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w:t>
            </w:r>
          </w:p>
        </w:tc>
      </w:tr>
      <w:tr w:rsidR="0005568A" w:rsidRPr="0010135A" w14:paraId="45FEA5D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F2DB9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DFF1AC"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94732F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7A311F"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BB6FD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1.00</w:t>
            </w:r>
            <w:r w:rsidRPr="0010135A">
              <w:rPr>
                <w:rFonts w:ascii="Calibri" w:eastAsia="Arial" w:hAnsi="Calibri" w:cs="Calibri"/>
                <w:color w:val="000000"/>
                <w:sz w:val="18"/>
                <w:szCs w:val="18"/>
              </w:rPr>
              <w:br/>
              <w:t>(0.13–40.07)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BE75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1.85</w:t>
            </w:r>
            <w:r w:rsidRPr="0010135A">
              <w:rPr>
                <w:rFonts w:ascii="Calibri" w:eastAsia="Arial" w:hAnsi="Calibri" w:cs="Calibri"/>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ABCD2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1.21</w:t>
            </w:r>
            <w:r w:rsidRPr="0010135A">
              <w:rPr>
                <w:rFonts w:ascii="Calibri" w:eastAsia="Arial" w:hAnsi="Calibri" w:cs="Calibri"/>
                <w:color w:val="000000"/>
                <w:sz w:val="18"/>
                <w:szCs w:val="18"/>
              </w:rPr>
              <w:br/>
              <w:t>(0.47–2.61)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E978D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0.57</w:t>
            </w:r>
            <w:r w:rsidRPr="0010135A">
              <w:rPr>
                <w:rFonts w:ascii="Calibri" w:eastAsia="Arial" w:hAnsi="Calibri" w:cs="Calibri"/>
                <w:color w:val="000000"/>
                <w:sz w:val="18"/>
                <w:szCs w:val="18"/>
              </w:rPr>
              <w:br/>
              <w:t>(0.06–22.67)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CD30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0.83</w:t>
            </w:r>
            <w:r w:rsidRPr="0010135A">
              <w:rPr>
                <w:rFonts w:ascii="Calibri" w:eastAsia="Arial" w:hAnsi="Calibri" w:cs="Calibri"/>
                <w:color w:val="000000"/>
                <w:sz w:val="18"/>
                <w:szCs w:val="18"/>
              </w:rPr>
              <w:br/>
              <w:t>(0.13–31.00)</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B2B72"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EA07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43%</w:t>
            </w:r>
          </w:p>
        </w:tc>
      </w:tr>
      <w:tr w:rsidR="0005568A" w:rsidRPr="0010135A" w14:paraId="0EE5C4D2"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52DBE57"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EBEC24"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3CF076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5CE57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DB222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0.27</w:t>
            </w:r>
            <w:r w:rsidRPr="0010135A">
              <w:rPr>
                <w:rFonts w:ascii="Calibri" w:eastAsia="Arial" w:hAnsi="Calibri" w:cs="Calibri"/>
                <w:color w:val="000000"/>
                <w:sz w:val="18"/>
                <w:szCs w:val="18"/>
              </w:rPr>
              <w:br/>
              <w:t>(0.01–9.14)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B90C0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10342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5.41</w:t>
            </w:r>
            <w:r w:rsidRPr="0010135A">
              <w:rPr>
                <w:rFonts w:ascii="Calibri" w:eastAsia="Arial" w:hAnsi="Calibri" w:cs="Calibri"/>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AE79F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0.02</w:t>
            </w:r>
            <w:r w:rsidRPr="0010135A">
              <w:rPr>
                <w:rFonts w:ascii="Calibri" w:eastAsia="Arial" w:hAnsi="Calibri" w:cs="Calibri"/>
                <w:color w:val="000000"/>
                <w:sz w:val="18"/>
                <w:szCs w:val="18"/>
              </w:rPr>
              <w:br/>
              <w:t>(0.00–0.85)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88D2F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0.05</w:t>
            </w:r>
            <w:r w:rsidRPr="0010135A">
              <w:rPr>
                <w:rFonts w:ascii="Calibri" w:eastAsia="Arial" w:hAnsi="Calibri" w:cs="Calibri"/>
                <w:color w:val="000000"/>
                <w:sz w:val="18"/>
                <w:szCs w:val="18"/>
              </w:rPr>
              <w:br/>
              <w:t>(0.00–1.31)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1315D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39C27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3%</w:t>
            </w:r>
          </w:p>
        </w:tc>
      </w:tr>
      <w:tr w:rsidR="0005568A" w:rsidRPr="0010135A" w14:paraId="6730DF62" w14:textId="77777777" w:rsidTr="00A53B1A">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FBC564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745A44D"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5BCE9A6"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B5C70A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rPr>
                <w:rFonts w:ascii="Calibri" w:eastAsia="Arial" w:hAnsi="Calibri" w:cs="Calibri"/>
                <w:color w:val="000000"/>
                <w:sz w:val="18"/>
                <w:szCs w:val="18"/>
              </w:rPr>
            </w:pPr>
            <w:r w:rsidRPr="0010135A">
              <w:rPr>
                <w:rFonts w:ascii="Calibri" w:eastAsia="Arial" w:hAnsi="Calibri" w:cs="Calibri"/>
                <w:color w:val="000000"/>
                <w:sz w:val="18"/>
                <w:szCs w:val="18"/>
              </w:rPr>
              <w:t>Disease and 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45B81DA"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1.42</w:t>
            </w:r>
            <w:r w:rsidRPr="0010135A">
              <w:rPr>
                <w:rFonts w:ascii="Calibri" w:eastAsia="Arial" w:hAnsi="Calibri" w:cs="Calibri"/>
                <w:color w:val="000000"/>
                <w:sz w:val="18"/>
                <w:szCs w:val="18"/>
              </w:rPr>
              <w:br/>
              <w:t>(0.10–91.76)</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5915C58"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11.25</w:t>
            </w:r>
            <w:r w:rsidRPr="0010135A">
              <w:rPr>
                <w:rFonts w:ascii="Calibri" w:eastAsia="Arial" w:hAnsi="Calibri" w:cs="Calibri"/>
                <w:color w:val="000000"/>
                <w:sz w:val="18"/>
                <w:szCs w:val="18"/>
              </w:rPr>
              <w:br/>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4904EC5"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5.26</w:t>
            </w:r>
            <w:r w:rsidRPr="0010135A">
              <w:rPr>
                <w:rFonts w:ascii="Calibri" w:eastAsia="Arial" w:hAnsi="Calibri" w:cs="Calibri"/>
                <w:color w:val="000000"/>
                <w:sz w:val="18"/>
                <w:szCs w:val="18"/>
              </w:rPr>
              <w:br/>
              <w:t>(1.96–10.04)</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F2ABB41"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0.13</w:t>
            </w:r>
            <w:r w:rsidRPr="0010135A">
              <w:rPr>
                <w:rFonts w:ascii="Calibri" w:eastAsia="Arial" w:hAnsi="Calibri" w:cs="Calibri"/>
                <w:color w:val="000000"/>
                <w:sz w:val="18"/>
                <w:szCs w:val="18"/>
              </w:rPr>
              <w:br/>
              <w:t>(0.01–8.68)</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55E5E5E"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0.25</w:t>
            </w:r>
            <w:r w:rsidRPr="0010135A">
              <w:rPr>
                <w:rFonts w:ascii="Calibri" w:eastAsia="Arial" w:hAnsi="Calibri" w:cs="Calibri"/>
                <w:color w:val="000000"/>
                <w:sz w:val="18"/>
                <w:szCs w:val="18"/>
              </w:rPr>
              <w:br/>
              <w:t>(0.04–15.22)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0570700"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5B47673" w14:textId="77777777" w:rsidR="0005568A" w:rsidRPr="0010135A" w:rsidRDefault="0005568A"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Calibri" w:eastAsia="Arial" w:hAnsi="Calibri" w:cs="Calibri"/>
                <w:color w:val="000000"/>
                <w:sz w:val="18"/>
                <w:szCs w:val="18"/>
              </w:rPr>
            </w:pPr>
            <w:r w:rsidRPr="0010135A">
              <w:rPr>
                <w:rFonts w:ascii="Calibri" w:eastAsia="Arial" w:hAnsi="Calibri" w:cs="Calibri"/>
                <w:color w:val="000000"/>
                <w:sz w:val="18"/>
                <w:szCs w:val="18"/>
              </w:rPr>
              <w:t>18%</w:t>
            </w:r>
          </w:p>
        </w:tc>
      </w:tr>
    </w:tbl>
    <w:p w14:paraId="198AF354" w14:textId="77777777" w:rsidR="00E4437E" w:rsidRDefault="00E4437E" w:rsidP="00E820E3">
      <w:pPr>
        <w:rPr>
          <w:rFonts w:ascii="Calibri" w:eastAsia="Malgun Gothic" w:hAnsi="Calibri" w:cs="Calibri"/>
          <w:sz w:val="22"/>
          <w:szCs w:val="24"/>
          <w:lang w:eastAsia="ko-KR"/>
        </w:rPr>
      </w:pPr>
    </w:p>
    <w:p w14:paraId="577624EB" w14:textId="77777777" w:rsidR="00E4437E" w:rsidRDefault="00E4437E" w:rsidP="00E820E3">
      <w:pPr>
        <w:rPr>
          <w:rFonts w:ascii="Calibri" w:eastAsia="Malgun Gothic" w:hAnsi="Calibri" w:cs="Calibri"/>
          <w:sz w:val="22"/>
          <w:szCs w:val="24"/>
          <w:lang w:eastAsia="ko-KR"/>
        </w:rPr>
      </w:pPr>
    </w:p>
    <w:p w14:paraId="6D2549D2" w14:textId="77777777" w:rsidR="001E0BAA" w:rsidRDefault="001E0BAA" w:rsidP="00E820E3">
      <w:pPr>
        <w:rPr>
          <w:rFonts w:ascii="Calibri" w:eastAsia="Malgun Gothic" w:hAnsi="Calibri" w:cs="Calibri"/>
          <w:sz w:val="22"/>
          <w:szCs w:val="24"/>
          <w:lang w:eastAsia="ko-KR"/>
        </w:rPr>
      </w:pPr>
    </w:p>
    <w:p w14:paraId="69885F56" w14:textId="77777777" w:rsidR="001E0BAA" w:rsidRDefault="001E0BAA" w:rsidP="00E820E3">
      <w:pPr>
        <w:rPr>
          <w:rFonts w:ascii="Calibri" w:eastAsia="Malgun Gothic" w:hAnsi="Calibri" w:cs="Calibri"/>
          <w:sz w:val="22"/>
          <w:szCs w:val="24"/>
          <w:lang w:eastAsia="ko-KR"/>
        </w:rPr>
      </w:pPr>
    </w:p>
    <w:p w14:paraId="4926BABE" w14:textId="1002A82B" w:rsidR="009F3BB5" w:rsidRPr="00515AF6" w:rsidRDefault="00515AF6" w:rsidP="00515AF6">
      <w:pPr>
        <w:pStyle w:val="figure"/>
        <w:rPr>
          <w:rFonts w:eastAsiaTheme="minorEastAsia"/>
          <w:i w:val="0"/>
          <w:iCs w:val="0"/>
          <w:color w:val="000000" w:themeColor="text1"/>
          <w:szCs w:val="22"/>
        </w:rPr>
      </w:pPr>
      <w:bookmarkStart w:id="89" w:name="_Toc228003702"/>
      <w:r w:rsidRPr="00515AF6">
        <w:rPr>
          <w:color w:val="000000" w:themeColor="text1"/>
        </w:rPr>
        <w:t xml:space="preserve">Table S </w:t>
      </w:r>
      <w:r w:rsidRPr="00515AF6">
        <w:rPr>
          <w:color w:val="000000" w:themeColor="text1"/>
        </w:rPr>
        <w:fldChar w:fldCharType="begin"/>
      </w:r>
      <w:r w:rsidRPr="00515AF6">
        <w:rPr>
          <w:color w:val="000000" w:themeColor="text1"/>
        </w:rPr>
        <w:instrText xml:space="preserve"> SEQ Table_S \* ARABIC </w:instrText>
      </w:r>
      <w:r w:rsidRPr="00515AF6">
        <w:rPr>
          <w:color w:val="000000" w:themeColor="text1"/>
        </w:rPr>
        <w:fldChar w:fldCharType="separate"/>
      </w:r>
      <w:r w:rsidRPr="00515AF6">
        <w:rPr>
          <w:noProof/>
          <w:color w:val="000000" w:themeColor="text1"/>
        </w:rPr>
        <w:t>3</w:t>
      </w:r>
      <w:r w:rsidRPr="00515AF6">
        <w:rPr>
          <w:color w:val="000000" w:themeColor="text1"/>
        </w:rPr>
        <w:fldChar w:fldCharType="end"/>
      </w:r>
      <w:r w:rsidRPr="00515AF6">
        <w:rPr>
          <w:rFonts w:eastAsiaTheme="minorEastAsia" w:hint="eastAsia"/>
          <w:color w:val="000000" w:themeColor="text1"/>
        </w:rPr>
        <w:t xml:space="preserve"> </w:t>
      </w:r>
      <w:r w:rsidRPr="00515AF6">
        <w:rPr>
          <w:rStyle w:val="a4"/>
          <w:rFonts w:eastAsiaTheme="minorEastAsia"/>
          <w:b/>
          <w:bCs/>
          <w:color w:val="000000" w:themeColor="text1"/>
          <w:szCs w:val="22"/>
        </w:rPr>
        <w:t xml:space="preserve">Benefit-risk assessment of </w:t>
      </w:r>
      <w:r w:rsidRPr="00515AF6">
        <w:rPr>
          <w:rStyle w:val="a4"/>
          <w:rFonts w:eastAsiaTheme="minorEastAsia" w:hint="eastAsia"/>
          <w:b/>
          <w:bCs/>
          <w:color w:val="000000" w:themeColor="text1"/>
          <w:szCs w:val="22"/>
        </w:rPr>
        <w:t>outbreak response</w:t>
      </w:r>
      <w:r w:rsidRPr="00515AF6">
        <w:rPr>
          <w:rStyle w:val="a4"/>
          <w:rFonts w:eastAsiaTheme="minorEastAsia"/>
          <w:b/>
          <w:bCs/>
          <w:color w:val="000000" w:themeColor="text1"/>
          <w:szCs w:val="22"/>
        </w:rPr>
        <w:t xml:space="preserve"> vaccination</w:t>
      </w:r>
      <w:r w:rsidRPr="00515AF6">
        <w:rPr>
          <w:rStyle w:val="a4"/>
          <w:rFonts w:eastAsiaTheme="minorEastAsia" w:hint="eastAsia"/>
          <w:b/>
          <w:bCs/>
          <w:color w:val="000000" w:themeColor="text1"/>
          <w:szCs w:val="22"/>
        </w:rPr>
        <w:t xml:space="preserve"> (90% vaccine coverage)</w:t>
      </w:r>
      <w:r w:rsidRPr="00515AF6">
        <w:rPr>
          <w:rStyle w:val="a4"/>
          <w:rFonts w:eastAsiaTheme="minorEastAsia"/>
          <w:b/>
          <w:bCs/>
          <w:color w:val="000000" w:themeColor="text1"/>
          <w:szCs w:val="22"/>
        </w:rPr>
        <w:t xml:space="preserve">. </w:t>
      </w:r>
      <w:r w:rsidRPr="00515AF6">
        <w:rPr>
          <w:rStyle w:val="a4"/>
          <w:rFonts w:eastAsiaTheme="minorEastAsia"/>
          <w:color w:val="000000" w:themeColor="text1"/>
          <w:szCs w:val="22"/>
        </w:rPr>
        <w:t>Benefit risk ratios for travel vaccination scenarios by transmission setting, age group, and duration of travel. Benefit-risk ratio compares the benefits of DALYs/deaths/SAEs averted by vaccination to the risk of DALYs/deaths/SAEs attributable to vaccination.</w:t>
      </w:r>
      <w:bookmarkEnd w:id="89"/>
    </w:p>
    <w:tbl>
      <w:tblPr>
        <w:tblW w:w="5000" w:type="pct"/>
        <w:jc w:val="center"/>
        <w:tblLook w:val="0420" w:firstRow="1" w:lastRow="0" w:firstColumn="0" w:lastColumn="0" w:noHBand="0" w:noVBand="1"/>
      </w:tblPr>
      <w:tblGrid>
        <w:gridCol w:w="981"/>
        <w:gridCol w:w="961"/>
        <w:gridCol w:w="710"/>
        <w:gridCol w:w="1603"/>
        <w:gridCol w:w="1097"/>
        <w:gridCol w:w="1306"/>
        <w:gridCol w:w="1306"/>
        <w:gridCol w:w="1448"/>
        <w:gridCol w:w="1448"/>
        <w:gridCol w:w="1161"/>
        <w:gridCol w:w="1131"/>
      </w:tblGrid>
      <w:tr w:rsidR="00C97648" w14:paraId="4D4430A5" w14:textId="77777777" w:rsidTr="00A53B1A">
        <w:trPr>
          <w:tblHeader/>
          <w:jc w:val="center"/>
        </w:trPr>
        <w:tc>
          <w:tcPr>
            <w:tcW w:w="276"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BF153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Outcome</w:t>
            </w:r>
          </w:p>
        </w:tc>
        <w:tc>
          <w:tcPr>
            <w:tcW w:w="27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2DEC6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Setting</w:t>
            </w:r>
          </w:p>
        </w:tc>
        <w:tc>
          <w:tcPr>
            <w:tcW w:w="304"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0D36A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Age group</w:t>
            </w:r>
          </w:p>
        </w:tc>
        <w:tc>
          <w:tcPr>
            <w:tcW w:w="6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9A0585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b/>
                <w:color w:val="000000"/>
                <w:sz w:val="18"/>
                <w:szCs w:val="18"/>
              </w:rPr>
            </w:pPr>
            <w:r>
              <w:rPr>
                <w:rFonts w:ascii="Arial" w:eastAsia="Arial" w:hAnsi="Arial" w:cs="Arial"/>
                <w:b/>
                <w:color w:val="000000"/>
                <w:sz w:val="18"/>
                <w:szCs w:val="18"/>
              </w:rPr>
              <w:t>Vaccine protection</w:t>
            </w:r>
            <w:r>
              <w:rPr>
                <w:rFonts w:ascii="Arial" w:eastAsia="Arial" w:hAnsi="Arial" w:cs="Arial"/>
                <w:b/>
                <w:color w:val="000000"/>
                <w:sz w:val="18"/>
                <w:szCs w:val="18"/>
              </w:rPr>
              <w:br/>
              <w:t>mechanism</w:t>
            </w:r>
          </w:p>
        </w:tc>
        <w:tc>
          <w:tcPr>
            <w:tcW w:w="459"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68FC4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Benefit:</w:t>
            </w:r>
            <w:r>
              <w:rPr>
                <w:rFonts w:ascii="Arial" w:eastAsia="Arial" w:hAnsi="Arial" w:cs="Arial"/>
                <w:b/>
                <w:color w:val="000000"/>
                <w:sz w:val="18"/>
                <w:szCs w:val="18"/>
              </w:rPr>
              <w:br/>
              <w:t>Outcomes averted</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1A4373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(base):</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3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3E734F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Risk (adjusted):</w:t>
            </w:r>
            <w:r>
              <w:rPr>
                <w:rFonts w:ascii="Arial" w:eastAsia="Arial" w:hAnsi="Arial" w:cs="Arial"/>
                <w:b/>
                <w:color w:val="000000"/>
                <w:sz w:val="18"/>
                <w:szCs w:val="18"/>
              </w:rPr>
              <w:br/>
              <w:t>Outcomes attributable</w:t>
            </w:r>
            <w:r>
              <w:rPr>
                <w:rFonts w:ascii="Arial" w:eastAsia="Arial" w:hAnsi="Arial" w:cs="Arial"/>
                <w:b/>
                <w:color w:val="000000"/>
                <w:sz w:val="18"/>
                <w:szCs w:val="18"/>
              </w:rPr>
              <w:br/>
              <w:t>(per 10,000)</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7E898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(base):</w:t>
            </w:r>
            <w:r>
              <w:rPr>
                <w:rFonts w:ascii="Arial" w:eastAsia="Arial" w:hAnsi="Arial" w:cs="Arial"/>
                <w:b/>
                <w:color w:val="000000"/>
                <w:sz w:val="18"/>
                <w:szCs w:val="18"/>
              </w:rPr>
              <w:br/>
              <w:t>(Prevented per 1 caused)</w:t>
            </w:r>
          </w:p>
        </w:tc>
        <w:tc>
          <w:tcPr>
            <w:tcW w:w="592"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141FBE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BRR (adjusted):</w:t>
            </w:r>
            <w:r>
              <w:rPr>
                <w:rFonts w:ascii="Arial" w:eastAsia="Arial" w:hAnsi="Arial" w:cs="Arial"/>
                <w:b/>
                <w:color w:val="000000"/>
                <w:sz w:val="18"/>
                <w:szCs w:val="18"/>
              </w:rPr>
              <w:br/>
              <w:t>(Prevented per 1 caused)</w:t>
            </w:r>
          </w:p>
        </w:tc>
        <w:tc>
          <w:tcPr>
            <w:tcW w:w="403"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4B6986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(BRR_base &gt; 1)</w:t>
            </w:r>
            <w:r>
              <w:rPr>
                <w:rFonts w:ascii="Arial" w:eastAsia="Arial" w:hAnsi="Arial" w:cs="Arial"/>
                <w:b/>
                <w:color w:val="000000"/>
                <w:sz w:val="18"/>
                <w:szCs w:val="18"/>
              </w:rPr>
              <w:br/>
              <w:t>(%)</w:t>
            </w:r>
          </w:p>
        </w:tc>
        <w:tc>
          <w:tcPr>
            <w:tcW w:w="368" w:type="pct"/>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A4FAA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sz w:val="18"/>
                <w:szCs w:val="18"/>
              </w:rPr>
            </w:pPr>
            <w:r>
              <w:rPr>
                <w:rFonts w:ascii="Arial" w:eastAsia="Arial" w:hAnsi="Arial" w:cs="Arial"/>
                <w:b/>
                <w:color w:val="000000"/>
                <w:sz w:val="18"/>
                <w:szCs w:val="18"/>
              </w:rPr>
              <w:t>Probability</w:t>
            </w:r>
            <w:r>
              <w:rPr>
                <w:rFonts w:ascii="Arial" w:eastAsia="Arial" w:hAnsi="Arial" w:cs="Arial"/>
                <w:b/>
                <w:color w:val="000000"/>
                <w:sz w:val="18"/>
                <w:szCs w:val="18"/>
              </w:rPr>
              <w:br/>
              <w:t>(BRR_adj &gt; 1)</w:t>
            </w:r>
            <w:r>
              <w:rPr>
                <w:rFonts w:ascii="Arial" w:eastAsia="Arial" w:hAnsi="Arial" w:cs="Arial"/>
                <w:b/>
                <w:color w:val="000000"/>
                <w:sz w:val="18"/>
                <w:szCs w:val="18"/>
              </w:rPr>
              <w:br/>
              <w:t>(%)</w:t>
            </w:r>
          </w:p>
        </w:tc>
      </w:tr>
      <w:tr w:rsidR="00C97648" w14:paraId="2E94FCB0" w14:textId="77777777" w:rsidTr="00A53B1A">
        <w:trPr>
          <w:jc w:val="center"/>
        </w:trPr>
        <w:tc>
          <w:tcPr>
            <w:tcW w:w="276"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0B156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DALY</w:t>
            </w:r>
          </w:p>
        </w:tc>
        <w:tc>
          <w:tcPr>
            <w:tcW w:w="272"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4062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12061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3E2E2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7D90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13.91</w:t>
            </w:r>
            <w:r>
              <w:rPr>
                <w:rFonts w:ascii="Arial" w:eastAsia="Arial" w:hAnsi="Arial" w:cs="Arial"/>
                <w:color w:val="000000"/>
                <w:sz w:val="18"/>
                <w:szCs w:val="18"/>
              </w:rPr>
              <w:br/>
              <w:t>(1.11–107.62)</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24C02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ED4B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65F1B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107.34</w:t>
            </w:r>
            <w:r>
              <w:rPr>
                <w:rFonts w:ascii="Arial" w:eastAsia="Arial" w:hAnsi="Arial" w:cs="Arial"/>
                <w:color w:val="000000"/>
                <w:sz w:val="18"/>
                <w:szCs w:val="18"/>
              </w:rPr>
              <w:br/>
              <w:t>(6.68–1149.46)</w:t>
            </w:r>
          </w:p>
        </w:tc>
        <w:tc>
          <w:tcPr>
            <w:tcW w:w="592"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F7D7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164.66</w:t>
            </w:r>
            <w:r>
              <w:rPr>
                <w:rFonts w:ascii="Arial" w:eastAsia="Arial" w:hAnsi="Arial" w:cs="Arial"/>
                <w:color w:val="000000"/>
                <w:sz w:val="18"/>
                <w:szCs w:val="18"/>
              </w:rPr>
              <w:br/>
              <w:t>(14.71–1500.72)</w:t>
            </w:r>
          </w:p>
        </w:tc>
        <w:tc>
          <w:tcPr>
            <w:tcW w:w="403"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1AA1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A1646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17B481F9"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4AEB3C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D3454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B877B5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945F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2CEE9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53.29</w:t>
            </w:r>
            <w:r>
              <w:rPr>
                <w:rFonts w:ascii="Arial" w:eastAsia="Arial" w:hAnsi="Arial" w:cs="Arial"/>
                <w:color w:val="000000"/>
                <w:sz w:val="18"/>
                <w:szCs w:val="18"/>
              </w:rPr>
              <w:br/>
              <w:t>(4.80–378.27)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CA78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84E39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1CB23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404.48</w:t>
            </w:r>
            <w:r>
              <w:rPr>
                <w:rFonts w:ascii="Arial" w:eastAsia="Arial" w:hAnsi="Arial" w:cs="Arial"/>
                <w:color w:val="000000"/>
                <w:sz w:val="18"/>
                <w:szCs w:val="18"/>
              </w:rPr>
              <w:br/>
              <w:t>(30.42–4129.98)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EC9F1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807.97</w:t>
            </w:r>
            <w:r>
              <w:rPr>
                <w:rFonts w:ascii="Arial" w:eastAsia="Arial" w:hAnsi="Arial" w:cs="Arial"/>
                <w:color w:val="000000"/>
                <w:sz w:val="18"/>
                <w:szCs w:val="18"/>
              </w:rPr>
              <w:br/>
              <w:t>(84.32–6762.26)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A05CB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12DC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008FE13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EAD9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6A48F6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1F3E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C1AF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9444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8.64</w:t>
            </w:r>
            <w:r>
              <w:rPr>
                <w:rFonts w:ascii="Arial" w:eastAsia="Arial" w:hAnsi="Arial" w:cs="Arial"/>
                <w:color w:val="000000"/>
                <w:sz w:val="18"/>
                <w:szCs w:val="18"/>
              </w:rPr>
              <w:br/>
              <w:t>(0.25–100.63)</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0C7F5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7DBF6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2.00</w:t>
            </w:r>
            <w:r>
              <w:rPr>
                <w:rFonts w:ascii="Arial" w:eastAsia="Arial" w:hAnsi="Arial" w:cs="Arial"/>
                <w:color w:val="000000"/>
                <w:sz w:val="18"/>
                <w:szCs w:val="18"/>
              </w:rPr>
              <w:br/>
              <w:t>(0.34–8.30)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50F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1.83</w:t>
            </w:r>
            <w:r>
              <w:rPr>
                <w:rFonts w:ascii="Arial" w:eastAsia="Arial" w:hAnsi="Arial" w:cs="Arial"/>
                <w:color w:val="000000"/>
                <w:sz w:val="18"/>
                <w:szCs w:val="18"/>
              </w:rPr>
              <w:br/>
              <w:t>(0.04–38.17)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D7A60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4.05</w:t>
            </w:r>
            <w:r>
              <w:rPr>
                <w:rFonts w:ascii="Arial" w:eastAsia="Arial" w:hAnsi="Arial" w:cs="Arial"/>
                <w:color w:val="000000"/>
                <w:sz w:val="18"/>
                <w:szCs w:val="18"/>
              </w:rPr>
              <w:br/>
              <w:t>(0.21–56.52)</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096B9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71E5F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C97648" w14:paraId="198A2AF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C0B6F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E3787A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5C15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A933D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679E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59.98</w:t>
            </w:r>
            <w:r>
              <w:rPr>
                <w:rFonts w:ascii="Arial" w:eastAsia="Arial" w:hAnsi="Arial" w:cs="Arial"/>
                <w:color w:val="000000"/>
                <w:sz w:val="18"/>
                <w:szCs w:val="18"/>
              </w:rPr>
              <w:br/>
              <w:t>(2.89–515.25)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F0432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4C0E2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1.54</w:t>
            </w:r>
            <w:r>
              <w:rPr>
                <w:rFonts w:ascii="Arial" w:eastAsia="Arial" w:hAnsi="Arial" w:cs="Arial"/>
                <w:color w:val="000000"/>
                <w:sz w:val="18"/>
                <w:szCs w:val="18"/>
              </w:rPr>
              <w:br/>
              <w:t>(0.27–6.37)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7946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12.60</w:t>
            </w:r>
            <w:r>
              <w:rPr>
                <w:rFonts w:ascii="Arial" w:eastAsia="Arial" w:hAnsi="Arial" w:cs="Arial"/>
                <w:color w:val="000000"/>
                <w:sz w:val="18"/>
                <w:szCs w:val="18"/>
              </w:rPr>
              <w:br/>
              <w:t>(0.51–201.57)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943F8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37.06</w:t>
            </w:r>
            <w:r>
              <w:rPr>
                <w:rFonts w:ascii="Arial" w:eastAsia="Arial" w:hAnsi="Arial" w:cs="Arial"/>
                <w:color w:val="000000"/>
                <w:sz w:val="18"/>
                <w:szCs w:val="18"/>
              </w:rPr>
              <w:br/>
              <w:t>(3.05–419.97)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511D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9AB7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2F6D6613"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9FD48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A8DD6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420E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31832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E80870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4.94</w:t>
            </w:r>
            <w:r>
              <w:rPr>
                <w:rFonts w:ascii="Arial" w:eastAsia="Arial" w:hAnsi="Arial" w:cs="Arial"/>
                <w:color w:val="000000"/>
                <w:sz w:val="18"/>
                <w:szCs w:val="18"/>
              </w:rPr>
              <w:br/>
              <w:t>(0.44–27.34)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C8A93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0EA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0D18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37.52</w:t>
            </w:r>
            <w:r>
              <w:rPr>
                <w:rFonts w:ascii="Arial" w:eastAsia="Arial" w:hAnsi="Arial" w:cs="Arial"/>
                <w:color w:val="000000"/>
                <w:sz w:val="18"/>
                <w:szCs w:val="18"/>
              </w:rPr>
              <w:br/>
              <w:t>(2.82–292.68)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2CF3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53.40</w:t>
            </w:r>
            <w:r>
              <w:rPr>
                <w:rFonts w:ascii="Arial" w:eastAsia="Arial" w:hAnsi="Arial" w:cs="Arial"/>
                <w:color w:val="000000"/>
                <w:sz w:val="18"/>
                <w:szCs w:val="18"/>
              </w:rPr>
              <w:br/>
              <w:t>(5.90–373.81)</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B5A55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5B5D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6048ECC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2F1BB8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EB2D3B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D7233B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3681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0437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17.12</w:t>
            </w:r>
            <w:r>
              <w:rPr>
                <w:rFonts w:ascii="Arial" w:eastAsia="Arial" w:hAnsi="Arial" w:cs="Arial"/>
                <w:color w:val="000000"/>
                <w:sz w:val="18"/>
                <w:szCs w:val="18"/>
              </w:rPr>
              <w:br/>
              <w:t>(1.84–95.28)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E4A18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158F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CC04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127.69</w:t>
            </w:r>
            <w:r>
              <w:rPr>
                <w:rFonts w:ascii="Arial" w:eastAsia="Arial" w:hAnsi="Arial" w:cs="Arial"/>
                <w:color w:val="000000"/>
                <w:sz w:val="18"/>
                <w:szCs w:val="18"/>
              </w:rPr>
              <w:br/>
              <w:t>(11.43–1004.38)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A8C6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238.19</w:t>
            </w:r>
            <w:r>
              <w:rPr>
                <w:rFonts w:ascii="Arial" w:eastAsia="Arial" w:hAnsi="Arial" w:cs="Arial"/>
                <w:color w:val="000000"/>
                <w:sz w:val="18"/>
                <w:szCs w:val="18"/>
              </w:rPr>
              <w:br/>
              <w:t>(31.01–1651.35)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B2F8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EB9F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534E807C"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AFA33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1585E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5BE60E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987F6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C1AB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3.31</w:t>
            </w:r>
            <w:r>
              <w:rPr>
                <w:rFonts w:ascii="Arial" w:eastAsia="Arial" w:hAnsi="Arial" w:cs="Arial"/>
                <w:color w:val="000000"/>
                <w:sz w:val="18"/>
                <w:szCs w:val="18"/>
              </w:rPr>
              <w:br/>
              <w:t>(0.12–25.78)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7A7E5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E3DA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2.18</w:t>
            </w:r>
            <w:r>
              <w:rPr>
                <w:rFonts w:ascii="Arial" w:eastAsia="Arial" w:hAnsi="Arial" w:cs="Arial"/>
                <w:color w:val="000000"/>
                <w:sz w:val="18"/>
                <w:szCs w:val="18"/>
              </w:rPr>
              <w:br/>
              <w:t>(0.42–8.59)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A00C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0.72</w:t>
            </w:r>
            <w:r>
              <w:rPr>
                <w:rFonts w:ascii="Arial" w:eastAsia="Arial" w:hAnsi="Arial" w:cs="Arial"/>
                <w:color w:val="000000"/>
                <w:sz w:val="18"/>
                <w:szCs w:val="18"/>
              </w:rPr>
              <w:br/>
              <w:t>(0.02–9.50)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3ED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1.43</w:t>
            </w:r>
            <w:r>
              <w:rPr>
                <w:rFonts w:ascii="Arial" w:eastAsia="Arial" w:hAnsi="Arial" w:cs="Arial"/>
                <w:color w:val="000000"/>
                <w:sz w:val="18"/>
                <w:szCs w:val="18"/>
              </w:rPr>
              <w:br/>
              <w:t>(0.09–14.56)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C4B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E892A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61%</w:t>
            </w:r>
          </w:p>
        </w:tc>
      </w:tr>
      <w:tr w:rsidR="00C97648" w14:paraId="3195BE6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A3E5E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BB75BA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444113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255A5C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C5969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20.77</w:t>
            </w:r>
            <w:r>
              <w:rPr>
                <w:rFonts w:ascii="Arial" w:eastAsia="Arial" w:hAnsi="Arial" w:cs="Arial"/>
                <w:color w:val="000000"/>
                <w:sz w:val="18"/>
                <w:szCs w:val="18"/>
              </w:rPr>
              <w:br/>
              <w:t>(1.23–141.74)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2FDE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F211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1.68</w:t>
            </w:r>
            <w:r>
              <w:rPr>
                <w:rFonts w:ascii="Arial" w:eastAsia="Arial" w:hAnsi="Arial" w:cs="Arial"/>
                <w:color w:val="000000"/>
                <w:sz w:val="18"/>
                <w:szCs w:val="18"/>
              </w:rPr>
              <w:br/>
              <w:t>(0.32–6.63)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5514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4.50</w:t>
            </w:r>
            <w:r>
              <w:rPr>
                <w:rFonts w:ascii="Arial" w:eastAsia="Arial" w:hAnsi="Arial" w:cs="Arial"/>
                <w:color w:val="000000"/>
                <w:sz w:val="18"/>
                <w:szCs w:val="18"/>
              </w:rPr>
              <w:br/>
              <w:t>(0.21–49.70)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ECF0A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11.61</w:t>
            </w:r>
            <w:r>
              <w:rPr>
                <w:rFonts w:ascii="Arial" w:eastAsia="Arial" w:hAnsi="Arial" w:cs="Arial"/>
                <w:color w:val="000000"/>
                <w:sz w:val="18"/>
                <w:szCs w:val="18"/>
              </w:rPr>
              <w:br/>
              <w:t>(1.06–107.46)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D940C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9649B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98%</w:t>
            </w:r>
          </w:p>
        </w:tc>
      </w:tr>
      <w:tr w:rsidR="00C97648" w14:paraId="68EA03C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8B64A9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45930A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CACDC7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92EB5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5A68B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0.91</w:t>
            </w:r>
            <w:r>
              <w:rPr>
                <w:rFonts w:ascii="Arial" w:eastAsia="Arial" w:hAnsi="Arial" w:cs="Arial"/>
                <w:color w:val="000000"/>
                <w:sz w:val="18"/>
                <w:szCs w:val="18"/>
              </w:rPr>
              <w:br/>
              <w:t>(0.10–22.66)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6F98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49DC1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0.09</w:t>
            </w:r>
            <w:r>
              <w:rPr>
                <w:rFonts w:ascii="Arial" w:eastAsia="Arial" w:hAnsi="Arial" w:cs="Arial"/>
                <w:color w:val="000000"/>
                <w:sz w:val="18"/>
                <w:szCs w:val="18"/>
              </w:rPr>
              <w:br/>
              <w:t>(0.03–0.24)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8E2AA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7.11</w:t>
            </w:r>
            <w:r>
              <w:rPr>
                <w:rFonts w:ascii="Arial" w:eastAsia="Arial" w:hAnsi="Arial" w:cs="Arial"/>
                <w:color w:val="000000"/>
                <w:sz w:val="18"/>
                <w:szCs w:val="18"/>
              </w:rPr>
              <w:br/>
              <w:t>(0.61–195.20)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07856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10.27</w:t>
            </w:r>
            <w:r>
              <w:rPr>
                <w:rFonts w:ascii="Arial" w:eastAsia="Arial" w:hAnsi="Arial" w:cs="Arial"/>
                <w:color w:val="000000"/>
                <w:sz w:val="18"/>
                <w:szCs w:val="18"/>
              </w:rPr>
              <w:br/>
              <w:t>(1.27–248.78)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95FC3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F89E9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r>
      <w:tr w:rsidR="00C97648" w14:paraId="41294B8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A047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F35B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A17D2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FFC29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D80D5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2.74</w:t>
            </w:r>
            <w:r>
              <w:rPr>
                <w:rFonts w:ascii="Arial" w:eastAsia="Arial" w:hAnsi="Arial" w:cs="Arial"/>
                <w:color w:val="000000"/>
                <w:sz w:val="18"/>
                <w:szCs w:val="18"/>
              </w:rPr>
              <w:br/>
              <w:t>(0.35–95.99)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83B1B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(0.04–0.34)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44C8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(0.02–0.19)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C3A0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20.98</w:t>
            </w:r>
            <w:r>
              <w:rPr>
                <w:rFonts w:ascii="Arial" w:eastAsia="Arial" w:hAnsi="Arial" w:cs="Arial"/>
                <w:color w:val="000000"/>
                <w:sz w:val="18"/>
                <w:szCs w:val="18"/>
              </w:rPr>
              <w:br/>
              <w:t>(2.10–829.48)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01CE9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39.95</w:t>
            </w:r>
            <w:r>
              <w:rPr>
                <w:rFonts w:ascii="Arial" w:eastAsia="Arial" w:hAnsi="Arial" w:cs="Arial"/>
                <w:color w:val="000000"/>
                <w:sz w:val="18"/>
                <w:szCs w:val="18"/>
              </w:rPr>
              <w:br/>
              <w:t>(5.76–1369.39)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5E26B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FFB0A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09EA6C0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843C8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716D6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97F4B1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703AB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8999B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0.64</w:t>
            </w:r>
            <w:r>
              <w:rPr>
                <w:rFonts w:ascii="Arial" w:eastAsia="Arial" w:hAnsi="Arial" w:cs="Arial"/>
                <w:color w:val="000000"/>
                <w:sz w:val="18"/>
                <w:szCs w:val="18"/>
              </w:rPr>
              <w:br/>
              <w:t>(0.03–20.38)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DB829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2C89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2.17</w:t>
            </w:r>
            <w:r>
              <w:rPr>
                <w:rFonts w:ascii="Arial" w:eastAsia="Arial" w:hAnsi="Arial" w:cs="Arial"/>
                <w:color w:val="000000"/>
                <w:sz w:val="18"/>
                <w:szCs w:val="18"/>
              </w:rPr>
              <w:br/>
              <w:t>(0.41–9.04)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AF86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w:t>
            </w:r>
            <w:r>
              <w:rPr>
                <w:rFonts w:ascii="Arial" w:eastAsia="Arial" w:hAnsi="Arial" w:cs="Arial"/>
                <w:color w:val="000000"/>
                <w:sz w:val="18"/>
                <w:szCs w:val="18"/>
              </w:rPr>
              <w:br/>
              <w:t>(0.00–6.21)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BCD8C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w:t>
            </w:r>
            <w:r>
              <w:rPr>
                <w:rFonts w:ascii="Arial" w:eastAsia="Arial" w:hAnsi="Arial" w:cs="Arial"/>
                <w:color w:val="000000"/>
                <w:sz w:val="18"/>
                <w:szCs w:val="18"/>
              </w:rPr>
              <w:br/>
              <w:t>(0.02–9.19)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D51A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5C8F1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w:t>
            </w:r>
          </w:p>
        </w:tc>
      </w:tr>
      <w:tr w:rsidR="00C97648" w14:paraId="219C7AC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3E258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316FB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B98E0D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F626A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835448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3.41</w:t>
            </w:r>
            <w:r>
              <w:rPr>
                <w:rFonts w:ascii="Arial" w:eastAsia="Arial" w:hAnsi="Arial" w:cs="Arial"/>
                <w:color w:val="000000"/>
                <w:sz w:val="18"/>
                <w:szCs w:val="18"/>
              </w:rPr>
              <w:br/>
              <w:t>(0.22–214.59)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93F9C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4.73</w:t>
            </w:r>
            <w:r>
              <w:rPr>
                <w:rFonts w:ascii="Arial" w:eastAsia="Arial" w:hAnsi="Arial" w:cs="Arial"/>
                <w:color w:val="000000"/>
                <w:sz w:val="18"/>
                <w:szCs w:val="18"/>
              </w:rPr>
              <w:br/>
              <w:t>(1.08–16.36)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E1A98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1.66</w:t>
            </w:r>
            <w:r>
              <w:rPr>
                <w:rFonts w:ascii="Arial" w:eastAsia="Arial" w:hAnsi="Arial" w:cs="Arial"/>
                <w:color w:val="000000"/>
                <w:sz w:val="18"/>
                <w:szCs w:val="18"/>
              </w:rPr>
              <w:br/>
              <w:t>(0.31–6.89)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32356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0.76</w:t>
            </w:r>
            <w:r>
              <w:rPr>
                <w:rFonts w:ascii="Arial" w:eastAsia="Arial" w:hAnsi="Arial" w:cs="Arial"/>
                <w:color w:val="000000"/>
                <w:sz w:val="18"/>
                <w:szCs w:val="18"/>
              </w:rPr>
              <w:br/>
              <w:t>(0.04–64.84)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38811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1.96</w:t>
            </w:r>
            <w:r>
              <w:rPr>
                <w:rFonts w:ascii="Arial" w:eastAsia="Arial" w:hAnsi="Arial" w:cs="Arial"/>
                <w:color w:val="000000"/>
                <w:sz w:val="18"/>
                <w:szCs w:val="18"/>
              </w:rPr>
              <w:br/>
              <w:t>(0.19–132.17)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BC6DA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43%</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C7588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r>
      <w:tr w:rsidR="00C97648" w14:paraId="42E78E29" w14:textId="77777777" w:rsidTr="00A53B1A">
        <w:trPr>
          <w:jc w:val="center"/>
        </w:trPr>
        <w:tc>
          <w:tcPr>
            <w:tcW w:w="276"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B1FEE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Death</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2FC51E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4DFA57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DBEB8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E741F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(0.00–0.18)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DB0C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8AE8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F867F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B98C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4E25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312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2AEEC93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845803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D54256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2BCA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022BB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53DD1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0.20</w:t>
            </w:r>
            <w:r>
              <w:rPr>
                <w:rFonts w:ascii="Arial" w:eastAsia="Arial" w:hAnsi="Arial" w:cs="Arial"/>
                <w:color w:val="000000"/>
                <w:sz w:val="18"/>
                <w:szCs w:val="18"/>
              </w:rPr>
              <w:br/>
              <w:t>(0.01–1.56)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551AC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F0842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0AB9C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864A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DB919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6CBF2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3B6158F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A9E85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44507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1D0AC4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6E8DC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4184D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(0.00–2.37)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92613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A8091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(0.02–1.28)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70B0B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0.32</w:t>
            </w:r>
            <w:r>
              <w:rPr>
                <w:rFonts w:ascii="Arial" w:eastAsia="Arial" w:hAnsi="Arial" w:cs="Arial"/>
                <w:color w:val="000000"/>
                <w:sz w:val="18"/>
                <w:szCs w:val="18"/>
              </w:rPr>
              <w:br/>
              <w:t>(0.01–11.19)</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E38004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(0.03–18.26)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7036B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EF822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r>
      <w:tr w:rsidR="00C97648" w14:paraId="54D12BD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09E5E7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699A15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CF585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7D552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37A42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0.62</w:t>
            </w:r>
            <w:r>
              <w:rPr>
                <w:rFonts w:ascii="Arial" w:eastAsia="Arial" w:hAnsi="Arial" w:cs="Arial"/>
                <w:color w:val="000000"/>
                <w:sz w:val="18"/>
                <w:szCs w:val="18"/>
              </w:rPr>
              <w:br/>
              <w:t>(0.03–5.44)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A0A1C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6AA7E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0.20</w:t>
            </w:r>
            <w:r>
              <w:rPr>
                <w:rFonts w:ascii="Arial" w:eastAsia="Arial" w:hAnsi="Arial" w:cs="Arial"/>
                <w:color w:val="000000"/>
                <w:sz w:val="18"/>
                <w:szCs w:val="18"/>
              </w:rPr>
              <w:br/>
              <w:t>(0.02–0.98)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B74E1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1.03</w:t>
            </w:r>
            <w:r>
              <w:rPr>
                <w:rFonts w:ascii="Arial" w:eastAsia="Arial" w:hAnsi="Arial" w:cs="Arial"/>
                <w:color w:val="000000"/>
                <w:sz w:val="18"/>
                <w:szCs w:val="18"/>
              </w:rPr>
              <w:br/>
              <w:t>(0.04–27.68)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3C6D2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3.01</w:t>
            </w:r>
            <w:r>
              <w:rPr>
                <w:rFonts w:ascii="Arial" w:eastAsia="Arial" w:hAnsi="Arial" w:cs="Arial"/>
                <w:color w:val="000000"/>
                <w:sz w:val="18"/>
                <w:szCs w:val="18"/>
              </w:rPr>
              <w:br/>
              <w:t>(0.23–61.84)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352B7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D259F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80%</w:t>
            </w:r>
          </w:p>
        </w:tc>
      </w:tr>
      <w:tr w:rsidR="00C97648" w14:paraId="1B67F3D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8CE22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CBD6D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0FDE1A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C5AA2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1CF9F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(0.00–0.05)</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ADB51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084C8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6DB55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25E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76144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F440D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4131EFF0"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E02250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53073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34866B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9CBA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27B17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0.06</w:t>
            </w:r>
            <w:r>
              <w:rPr>
                <w:rFonts w:ascii="Arial" w:eastAsia="Arial" w:hAnsi="Arial" w:cs="Arial"/>
                <w:color w:val="000000"/>
                <w:sz w:val="18"/>
                <w:szCs w:val="18"/>
              </w:rPr>
              <w:br/>
              <w:t>(0.01–0.39)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CF371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781043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8B4E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D92E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089A4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470A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360B3897"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3CE920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6C5914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623B9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95B7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9D20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(0.00–0.60)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0239F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7597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0.29</w:t>
            </w:r>
            <w:r>
              <w:rPr>
                <w:rFonts w:ascii="Arial" w:eastAsia="Arial" w:hAnsi="Arial" w:cs="Arial"/>
                <w:color w:val="000000"/>
                <w:sz w:val="18"/>
                <w:szCs w:val="18"/>
              </w:rPr>
              <w:br/>
              <w:t>(0.02–1.31)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4FAD8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(0.00–2.93)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C045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w:t>
            </w:r>
            <w:r>
              <w:rPr>
                <w:rFonts w:ascii="Arial" w:eastAsia="Arial" w:hAnsi="Arial" w:cs="Arial"/>
                <w:color w:val="000000"/>
                <w:sz w:val="18"/>
                <w:szCs w:val="18"/>
              </w:rPr>
              <w:br/>
              <w:t>(0.01–4.75)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2C4BE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68156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16%</w:t>
            </w:r>
          </w:p>
        </w:tc>
      </w:tr>
      <w:tr w:rsidR="00C97648" w14:paraId="6DA37F19"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786B69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17D8D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E647A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56ED0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D074A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(0.01–1.49)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17B9E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42C1B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0E15D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0.37</w:t>
            </w:r>
            <w:r>
              <w:rPr>
                <w:rFonts w:ascii="Arial" w:eastAsia="Arial" w:hAnsi="Arial" w:cs="Arial"/>
                <w:color w:val="000000"/>
                <w:sz w:val="18"/>
                <w:szCs w:val="18"/>
              </w:rPr>
              <w:br/>
              <w:t>(0.02–7.14)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8D82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(0.08–15.77)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A5F4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674A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48%</w:t>
            </w:r>
          </w:p>
        </w:tc>
      </w:tr>
      <w:tr w:rsidR="00C97648" w14:paraId="3BC3397D"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44FE2A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B73B8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742EA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2E400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5BA0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1B5D1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D0322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20A50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7295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A928B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8B22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29C28C5A"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81459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95812F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2DB73E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A42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84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5095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73373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0.00</w:t>
            </w:r>
            <w:r>
              <w:rPr>
                <w:rFonts w:ascii="Arial" w:eastAsia="Arial" w:hAnsi="Arial" w:cs="Arial"/>
                <w:color w:val="000000"/>
                <w:sz w:val="18"/>
                <w:szCs w:val="18"/>
              </w:rPr>
              <w:br/>
              <w:t>(0.00–0.00)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1A1FD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44FD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BC56B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582CF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beneficial</w:t>
            </w:r>
          </w:p>
        </w:tc>
      </w:tr>
      <w:tr w:rsidR="00C97648" w14:paraId="6FA3879B"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78F13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6DE19A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18A0F4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77FB5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F12FF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0.01</w:t>
            </w:r>
            <w:r>
              <w:rPr>
                <w:rFonts w:ascii="Arial" w:eastAsia="Arial" w:hAnsi="Arial" w:cs="Arial"/>
                <w:color w:val="000000"/>
                <w:sz w:val="18"/>
                <w:szCs w:val="18"/>
              </w:rPr>
              <w:br/>
              <w:t>(0.00–0.47)</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8E38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CE03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0.28</w:t>
            </w:r>
            <w:r>
              <w:rPr>
                <w:rFonts w:ascii="Arial" w:eastAsia="Arial" w:hAnsi="Arial" w:cs="Arial"/>
                <w:color w:val="000000"/>
                <w:sz w:val="18"/>
                <w:szCs w:val="18"/>
              </w:rPr>
              <w:br/>
              <w:t>(0.02–1.38)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58111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(0.00–1.61)</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958E5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(0.00–2.45)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8306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9BA8B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w:t>
            </w:r>
          </w:p>
        </w:tc>
      </w:tr>
      <w:tr w:rsidR="00C97648" w14:paraId="5024284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F96488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3687F2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AE3434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99C11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92045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0.04</w:t>
            </w:r>
            <w:r>
              <w:rPr>
                <w:rFonts w:ascii="Arial" w:eastAsia="Arial" w:hAnsi="Arial" w:cs="Arial"/>
                <w:color w:val="000000"/>
                <w:sz w:val="18"/>
                <w:szCs w:val="18"/>
              </w:rPr>
              <w:br/>
              <w:t>(0.00–1.46)</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BE89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0.63</w:t>
            </w:r>
            <w:r>
              <w:rPr>
                <w:rFonts w:ascii="Arial" w:eastAsia="Arial" w:hAnsi="Arial" w:cs="Arial"/>
                <w:color w:val="000000"/>
                <w:sz w:val="18"/>
                <w:szCs w:val="18"/>
              </w:rPr>
              <w:br/>
              <w:t>(0.05–2.50)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9AB2B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0.22</w:t>
            </w:r>
            <w:r>
              <w:rPr>
                <w:rFonts w:ascii="Arial" w:eastAsia="Arial" w:hAnsi="Arial" w:cs="Arial"/>
                <w:color w:val="000000"/>
                <w:sz w:val="18"/>
                <w:szCs w:val="18"/>
              </w:rPr>
              <w:br/>
              <w:t>(0.02–1.05)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C62D8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0.07</w:t>
            </w:r>
            <w:r>
              <w:rPr>
                <w:rFonts w:ascii="Arial" w:eastAsia="Arial" w:hAnsi="Arial" w:cs="Arial"/>
                <w:color w:val="000000"/>
                <w:sz w:val="18"/>
                <w:szCs w:val="18"/>
              </w:rPr>
              <w:br/>
              <w:t>(0.00–4.77)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ACC9BB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0.17</w:t>
            </w:r>
            <w:r>
              <w:rPr>
                <w:rFonts w:ascii="Arial" w:eastAsia="Arial" w:hAnsi="Arial" w:cs="Arial"/>
                <w:color w:val="000000"/>
                <w:sz w:val="18"/>
                <w:szCs w:val="18"/>
              </w:rPr>
              <w:br/>
              <w:t>(0.02–10.75)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7E538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7576E0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15%</w:t>
            </w:r>
          </w:p>
        </w:tc>
      </w:tr>
      <w:tr w:rsidR="00C97648" w14:paraId="6B092B06" w14:textId="77777777" w:rsidTr="00A53B1A">
        <w:trPr>
          <w:jc w:val="center"/>
        </w:trPr>
        <w:tc>
          <w:tcPr>
            <w:tcW w:w="276"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629242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SAE</w:t>
            </w: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35D8EA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High</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736F21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F135A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A3A8B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3.69</w:t>
            </w:r>
            <w:r>
              <w:rPr>
                <w:rFonts w:ascii="Arial" w:eastAsia="Arial" w:hAnsi="Arial" w:cs="Arial"/>
                <w:color w:val="000000"/>
                <w:sz w:val="18"/>
                <w:szCs w:val="18"/>
              </w:rPr>
              <w:br/>
              <w:t>(0.30–28.50)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8C9A5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0B0E3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1.20</w:t>
            </w:r>
            <w:r>
              <w:rPr>
                <w:rFonts w:ascii="Arial" w:eastAsia="Arial" w:hAnsi="Arial" w:cs="Arial"/>
                <w:color w:val="000000"/>
                <w:sz w:val="18"/>
                <w:szCs w:val="18"/>
              </w:rPr>
              <w:br/>
              <w:t>(0.46–2.62)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2C6C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2.08</w:t>
            </w:r>
            <w:r>
              <w:rPr>
                <w:rFonts w:ascii="Arial" w:eastAsia="Arial" w:hAnsi="Arial" w:cs="Arial"/>
                <w:color w:val="000000"/>
                <w:sz w:val="18"/>
                <w:szCs w:val="18"/>
              </w:rPr>
              <w:br/>
              <w:t>(0.14–18.70)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42D10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3.08</w:t>
            </w:r>
            <w:r>
              <w:rPr>
                <w:rFonts w:ascii="Arial" w:eastAsia="Arial" w:hAnsi="Arial" w:cs="Arial"/>
                <w:color w:val="000000"/>
                <w:sz w:val="18"/>
                <w:szCs w:val="18"/>
              </w:rPr>
              <w:br/>
              <w:t>(0.29–23.08)</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59252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71%</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F3F4F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83%</w:t>
            </w:r>
          </w:p>
        </w:tc>
      </w:tr>
      <w:tr w:rsidR="00C97648" w14:paraId="0CB99729" w14:textId="77777777" w:rsidTr="00A53B1A">
        <w:trPr>
          <w:jc w:val="center"/>
        </w:trPr>
        <w:tc>
          <w:tcPr>
            <w:tcW w:w="276"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C4851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33252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CA1D92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8F9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8946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21.27</w:t>
            </w:r>
            <w:r>
              <w:rPr>
                <w:rFonts w:ascii="Arial" w:eastAsia="Arial" w:hAnsi="Arial" w:cs="Arial"/>
                <w:color w:val="000000"/>
                <w:sz w:val="18"/>
                <w:szCs w:val="18"/>
              </w:rPr>
              <w:br/>
              <w:t>(1.98–151.79)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E3347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60F12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0.92</w:t>
            </w:r>
            <w:r>
              <w:rPr>
                <w:rFonts w:ascii="Arial" w:eastAsia="Arial" w:hAnsi="Arial" w:cs="Arial"/>
                <w:color w:val="000000"/>
                <w:sz w:val="18"/>
                <w:szCs w:val="18"/>
              </w:rPr>
              <w:br/>
              <w:t>(0.36–2.00)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1148C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11.77</w:t>
            </w:r>
            <w:r>
              <w:rPr>
                <w:rFonts w:ascii="Arial" w:eastAsia="Arial" w:hAnsi="Arial" w:cs="Arial"/>
                <w:color w:val="000000"/>
                <w:sz w:val="18"/>
                <w:szCs w:val="18"/>
              </w:rPr>
              <w:br/>
              <w:t>(0.92–94.48)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21D6A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23.19</w:t>
            </w:r>
            <w:r>
              <w:rPr>
                <w:rFonts w:ascii="Arial" w:eastAsia="Arial" w:hAnsi="Arial" w:cs="Arial"/>
                <w:color w:val="000000"/>
                <w:sz w:val="18"/>
                <w:szCs w:val="18"/>
              </w:rPr>
              <w:br/>
              <w:t>(2.63–154.47)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35A9A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B945D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100%</w:t>
            </w:r>
          </w:p>
        </w:tc>
      </w:tr>
      <w:tr w:rsidR="00C97648" w14:paraId="7D6B9646"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6E8C70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B27334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9E7E4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4209A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07942C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3.54</w:t>
            </w:r>
            <w:r>
              <w:rPr>
                <w:rFonts w:ascii="Arial" w:eastAsia="Arial" w:hAnsi="Arial" w:cs="Arial"/>
                <w:color w:val="000000"/>
                <w:sz w:val="18"/>
                <w:szCs w:val="18"/>
              </w:rPr>
              <w:br/>
              <w:t>(0.10–41.61)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4AB5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2DB5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4.95</w:t>
            </w:r>
            <w:r>
              <w:rPr>
                <w:rFonts w:ascii="Arial" w:eastAsia="Arial" w:hAnsi="Arial" w:cs="Arial"/>
                <w:color w:val="000000"/>
                <w:sz w:val="18"/>
                <w:szCs w:val="18"/>
              </w:rPr>
              <w:br/>
              <w:t>(1.79–9.50)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8FE65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0.31</w:t>
            </w:r>
            <w:r>
              <w:rPr>
                <w:rFonts w:ascii="Arial" w:eastAsia="Arial" w:hAnsi="Arial" w:cs="Arial"/>
                <w:color w:val="000000"/>
                <w:sz w:val="18"/>
                <w:szCs w:val="18"/>
              </w:rPr>
              <w:br/>
              <w:t>(0.01–3.98)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8576D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0.70</w:t>
            </w:r>
            <w:r>
              <w:rPr>
                <w:rFonts w:ascii="Arial" w:eastAsia="Arial" w:hAnsi="Arial" w:cs="Arial"/>
                <w:color w:val="000000"/>
                <w:sz w:val="18"/>
                <w:szCs w:val="18"/>
              </w:rPr>
              <w:br/>
              <w:t>(0.05–5.79)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2E10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9F5E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40%</w:t>
            </w:r>
          </w:p>
        </w:tc>
      </w:tr>
      <w:tr w:rsidR="00C97648" w14:paraId="4FA013EF"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71093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27A901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2F7974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736A7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C831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25.65</w:t>
            </w:r>
            <w:r>
              <w:rPr>
                <w:rFonts w:ascii="Arial" w:eastAsia="Arial" w:hAnsi="Arial" w:cs="Arial"/>
                <w:color w:val="000000"/>
                <w:sz w:val="18"/>
                <w:szCs w:val="18"/>
              </w:rPr>
              <w:br/>
              <w:t>(1.32–217.84)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2C0FE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6B80E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3.80</w:t>
            </w:r>
            <w:r>
              <w:rPr>
                <w:rFonts w:ascii="Arial" w:eastAsia="Arial" w:hAnsi="Arial" w:cs="Arial"/>
                <w:color w:val="000000"/>
                <w:sz w:val="18"/>
                <w:szCs w:val="18"/>
              </w:rPr>
              <w:br/>
              <w:t>(1.37–7.27)</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3D62F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2.30</w:t>
            </w:r>
            <w:r>
              <w:rPr>
                <w:rFonts w:ascii="Arial" w:eastAsia="Arial" w:hAnsi="Arial" w:cs="Arial"/>
                <w:color w:val="000000"/>
                <w:sz w:val="18"/>
                <w:szCs w:val="18"/>
              </w:rPr>
              <w:br/>
              <w:t>(0.11–20.94)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0B147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6.76</w:t>
            </w:r>
            <w:r>
              <w:rPr>
                <w:rFonts w:ascii="Arial" w:eastAsia="Arial" w:hAnsi="Arial" w:cs="Arial"/>
                <w:color w:val="000000"/>
                <w:sz w:val="18"/>
                <w:szCs w:val="18"/>
              </w:rPr>
              <w:br/>
              <w:t>(0.73–42.49)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21D1EF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A3F6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95%</w:t>
            </w:r>
          </w:p>
        </w:tc>
      </w:tr>
      <w:tr w:rsidR="00C97648" w14:paraId="5B7DCA0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B29A1C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72FFCA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Moderate</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6FB5BD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FF3F8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3480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1.31</w:t>
            </w:r>
            <w:r>
              <w:rPr>
                <w:rFonts w:ascii="Arial" w:eastAsia="Arial" w:hAnsi="Arial" w:cs="Arial"/>
                <w:color w:val="000000"/>
                <w:sz w:val="18"/>
                <w:szCs w:val="18"/>
              </w:rPr>
              <w:br/>
              <w:t>(0.12–7.24)</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3ED84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FBC30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1.25</w:t>
            </w:r>
            <w:r>
              <w:rPr>
                <w:rFonts w:ascii="Arial" w:eastAsia="Arial" w:hAnsi="Arial" w:cs="Arial"/>
                <w:color w:val="000000"/>
                <w:sz w:val="18"/>
                <w:szCs w:val="18"/>
              </w:rPr>
              <w:br/>
              <w:t>(0.51–2.63)</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76D0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0.71</w:t>
            </w:r>
            <w:r>
              <w:rPr>
                <w:rFonts w:ascii="Arial" w:eastAsia="Arial" w:hAnsi="Arial" w:cs="Arial"/>
                <w:color w:val="000000"/>
                <w:sz w:val="18"/>
                <w:szCs w:val="18"/>
              </w:rPr>
              <w:br/>
              <w:t>(0.06–4.82)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35CED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(0.13–5.93)</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4E1EE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38%</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0427F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50%</w:t>
            </w:r>
          </w:p>
        </w:tc>
      </w:tr>
      <w:tr w:rsidR="00C97648" w14:paraId="7AE1700E"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3BB66B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475FAEC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CC1DD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4D92C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04E14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6.71</w:t>
            </w:r>
            <w:r>
              <w:rPr>
                <w:rFonts w:ascii="Arial" w:eastAsia="Arial" w:hAnsi="Arial" w:cs="Arial"/>
                <w:color w:val="000000"/>
                <w:sz w:val="18"/>
                <w:szCs w:val="18"/>
              </w:rPr>
              <w:br/>
              <w:t>(0.73–37.28)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43BD9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CDC877"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0.96</w:t>
            </w:r>
            <w:r>
              <w:rPr>
                <w:rFonts w:ascii="Arial" w:eastAsia="Arial" w:hAnsi="Arial" w:cs="Arial"/>
                <w:color w:val="000000"/>
                <w:sz w:val="18"/>
                <w:szCs w:val="18"/>
              </w:rPr>
              <w:br/>
              <w:t>(0.39–2.02)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9038F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3.65</w:t>
            </w:r>
            <w:r>
              <w:rPr>
                <w:rFonts w:ascii="Arial" w:eastAsia="Arial" w:hAnsi="Arial" w:cs="Arial"/>
                <w:color w:val="000000"/>
                <w:sz w:val="18"/>
                <w:szCs w:val="18"/>
              </w:rPr>
              <w:br/>
              <w:t>(0.36–24.20)</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5933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6.75</w:t>
            </w:r>
            <w:r>
              <w:rPr>
                <w:rFonts w:ascii="Arial" w:eastAsia="Arial" w:hAnsi="Arial" w:cs="Arial"/>
                <w:color w:val="000000"/>
                <w:sz w:val="18"/>
                <w:szCs w:val="18"/>
              </w:rPr>
              <w:br/>
              <w:t>(0.99–39.79)</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4CEBF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050D7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97%</w:t>
            </w:r>
          </w:p>
        </w:tc>
      </w:tr>
      <w:tr w:rsidR="00C97648" w14:paraId="1553F99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594B8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56E6AE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80854C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A9DC0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6A715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1.36</w:t>
            </w:r>
            <w:r>
              <w:rPr>
                <w:rFonts w:ascii="Arial" w:eastAsia="Arial" w:hAnsi="Arial" w:cs="Arial"/>
                <w:color w:val="000000"/>
                <w:sz w:val="18"/>
                <w:szCs w:val="18"/>
              </w:rPr>
              <w:br/>
              <w:t>(0.05–10.70)</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8B52C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F26D6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5.44</w:t>
            </w:r>
            <w:r>
              <w:rPr>
                <w:rFonts w:ascii="Arial" w:eastAsia="Arial" w:hAnsi="Arial" w:cs="Arial"/>
                <w:color w:val="000000"/>
                <w:sz w:val="18"/>
                <w:szCs w:val="18"/>
              </w:rPr>
              <w:br/>
              <w:t>(2.08–9.98)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5C30E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0.12</w:t>
            </w:r>
            <w:r>
              <w:rPr>
                <w:rFonts w:ascii="Arial" w:eastAsia="Arial" w:hAnsi="Arial" w:cs="Arial"/>
                <w:color w:val="000000"/>
                <w:sz w:val="18"/>
                <w:szCs w:val="18"/>
              </w:rPr>
              <w:br/>
              <w:t>(0.00–0.98)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CE07D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0.25</w:t>
            </w:r>
            <w:r>
              <w:rPr>
                <w:rFonts w:ascii="Arial" w:eastAsia="Arial" w:hAnsi="Arial" w:cs="Arial"/>
                <w:color w:val="000000"/>
                <w:sz w:val="18"/>
                <w:szCs w:val="18"/>
              </w:rPr>
              <w:br/>
              <w:t>(0.02–1.44)</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103DE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232BC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r>
      <w:tr w:rsidR="00C97648" w14:paraId="25FB010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199FBF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1B63960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567F9B4E"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75D67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B1E9A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8.84</w:t>
            </w:r>
            <w:r>
              <w:rPr>
                <w:rFonts w:ascii="Arial" w:eastAsia="Arial" w:hAnsi="Arial" w:cs="Arial"/>
                <w:color w:val="000000"/>
                <w:sz w:val="18"/>
                <w:szCs w:val="18"/>
              </w:rPr>
              <w:br/>
              <w:t>(0.55–59.48)</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5E662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815A2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4.17</w:t>
            </w:r>
            <w:r>
              <w:rPr>
                <w:rFonts w:ascii="Arial" w:eastAsia="Arial" w:hAnsi="Arial" w:cs="Arial"/>
                <w:color w:val="000000"/>
                <w:sz w:val="18"/>
                <w:szCs w:val="18"/>
              </w:rPr>
              <w:br/>
              <w:t>(1.59–7.64)</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6D6E2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0.79</w:t>
            </w:r>
            <w:r>
              <w:rPr>
                <w:rFonts w:ascii="Arial" w:eastAsia="Arial" w:hAnsi="Arial" w:cs="Arial"/>
                <w:color w:val="000000"/>
                <w:sz w:val="18"/>
                <w:szCs w:val="18"/>
              </w:rPr>
              <w:br/>
              <w:t>(0.05–5.45)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7A70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2.06</w:t>
            </w:r>
            <w:r>
              <w:rPr>
                <w:rFonts w:ascii="Arial" w:eastAsia="Arial" w:hAnsi="Arial" w:cs="Arial"/>
                <w:color w:val="000000"/>
                <w:sz w:val="18"/>
                <w:szCs w:val="18"/>
              </w:rPr>
              <w:br/>
              <w:t>(0.28–10.75)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3FC81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EB8FD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77%</w:t>
            </w:r>
          </w:p>
        </w:tc>
      </w:tr>
      <w:tr w:rsidR="00C97648" w14:paraId="5EEA62A1"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962568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3C9E91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Low</w:t>
            </w:r>
          </w:p>
        </w:tc>
        <w:tc>
          <w:tcPr>
            <w:tcW w:w="304" w:type="pct"/>
            <w:vMerge w:val="restar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A304E6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18-64</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DCB9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B7724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0.24</w:t>
            </w:r>
            <w:r>
              <w:rPr>
                <w:rFonts w:ascii="Arial" w:eastAsia="Arial" w:hAnsi="Arial" w:cs="Arial"/>
                <w:color w:val="000000"/>
                <w:sz w:val="18"/>
                <w:szCs w:val="18"/>
              </w:rPr>
              <w:br/>
              <w:t>(0.03–5.99)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A92B7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3F5949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1.24</w:t>
            </w:r>
            <w:r>
              <w:rPr>
                <w:rFonts w:ascii="Arial" w:eastAsia="Arial" w:hAnsi="Arial" w:cs="Arial"/>
                <w:color w:val="000000"/>
                <w:sz w:val="18"/>
                <w:szCs w:val="18"/>
              </w:rPr>
              <w:br/>
              <w:t>(0.49–2.68)</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51C08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0.14</w:t>
            </w:r>
            <w:r>
              <w:rPr>
                <w:rFonts w:ascii="Arial" w:eastAsia="Arial" w:hAnsi="Arial" w:cs="Arial"/>
                <w:color w:val="000000"/>
                <w:sz w:val="18"/>
                <w:szCs w:val="18"/>
              </w:rPr>
              <w:br/>
              <w:t>(0.01–3.52)</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535E1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0.19</w:t>
            </w:r>
            <w:r>
              <w:rPr>
                <w:rFonts w:ascii="Arial" w:eastAsia="Arial" w:hAnsi="Arial" w:cs="Arial"/>
                <w:color w:val="000000"/>
                <w:sz w:val="18"/>
                <w:szCs w:val="18"/>
              </w:rPr>
              <w:br/>
              <w:t>(0.03–4.55)</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EA0C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7%</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79EF9F"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w:t>
            </w:r>
          </w:p>
        </w:tc>
      </w:tr>
      <w:tr w:rsidR="00C97648" w14:paraId="30C4B4D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0D6995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3C5C38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4EABD8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74BED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C9911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1.01</w:t>
            </w:r>
            <w:r>
              <w:rPr>
                <w:rFonts w:ascii="Arial" w:eastAsia="Arial" w:hAnsi="Arial" w:cs="Arial"/>
                <w:color w:val="000000"/>
                <w:sz w:val="18"/>
                <w:szCs w:val="18"/>
              </w:rPr>
              <w:br/>
              <w:t>(0.13–38.42)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0CF597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1.85</w:t>
            </w:r>
            <w:r>
              <w:rPr>
                <w:rFonts w:ascii="Arial" w:eastAsia="Arial" w:hAnsi="Arial" w:cs="Arial"/>
                <w:color w:val="000000"/>
                <w:sz w:val="18"/>
                <w:szCs w:val="18"/>
              </w:rPr>
              <w:br/>
              <w:t>(0.80–3.72)</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A7589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0.95</w:t>
            </w:r>
            <w:r>
              <w:rPr>
                <w:rFonts w:ascii="Arial" w:eastAsia="Arial" w:hAnsi="Arial" w:cs="Arial"/>
                <w:color w:val="000000"/>
                <w:sz w:val="18"/>
                <w:szCs w:val="18"/>
              </w:rPr>
              <w:br/>
              <w:t>(0.37–2.05)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FD403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0.56</w:t>
            </w:r>
            <w:r>
              <w:rPr>
                <w:rFonts w:ascii="Arial" w:eastAsia="Arial" w:hAnsi="Arial" w:cs="Arial"/>
                <w:color w:val="000000"/>
                <w:sz w:val="18"/>
                <w:szCs w:val="18"/>
              </w:rPr>
              <w:br/>
              <w:t>(0.06–22.45)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963948"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1.07</w:t>
            </w:r>
            <w:r>
              <w:rPr>
                <w:rFonts w:ascii="Arial" w:eastAsia="Arial" w:hAnsi="Arial" w:cs="Arial"/>
                <w:color w:val="000000"/>
                <w:sz w:val="18"/>
                <w:szCs w:val="18"/>
              </w:rPr>
              <w:br/>
              <w:t>(0.17–38.46)</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203FD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30%</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3D2BC3"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52%</w:t>
            </w:r>
          </w:p>
        </w:tc>
      </w:tr>
      <w:tr w:rsidR="00C97648" w14:paraId="1B031424" w14:textId="77777777" w:rsidTr="00A53B1A">
        <w:trPr>
          <w:jc w:val="center"/>
        </w:trPr>
        <w:tc>
          <w:tcPr>
            <w:tcW w:w="276"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559EC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65D0E3E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val="restar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19C3CC8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65+</w:t>
            </w:r>
          </w:p>
        </w:tc>
        <w:tc>
          <w:tcPr>
            <w:tcW w:w="6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89B541"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blocking only</w:t>
            </w:r>
          </w:p>
        </w:tc>
        <w:tc>
          <w:tcPr>
            <w:tcW w:w="459"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FB352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0.26</w:t>
            </w:r>
            <w:r>
              <w:rPr>
                <w:rFonts w:ascii="Arial" w:eastAsia="Arial" w:hAnsi="Arial" w:cs="Arial"/>
                <w:color w:val="000000"/>
                <w:sz w:val="18"/>
                <w:szCs w:val="18"/>
              </w:rPr>
              <w:br/>
              <w:t>(0.01–8.41)</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348B9"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79D17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5.41</w:t>
            </w:r>
            <w:r>
              <w:rPr>
                <w:rFonts w:ascii="Arial" w:eastAsia="Arial" w:hAnsi="Arial" w:cs="Arial"/>
                <w:color w:val="000000"/>
                <w:sz w:val="18"/>
                <w:szCs w:val="18"/>
              </w:rPr>
              <w:br/>
              <w:t>(2.02–10.35)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65065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0.02</w:t>
            </w:r>
            <w:r>
              <w:rPr>
                <w:rFonts w:ascii="Arial" w:eastAsia="Arial" w:hAnsi="Arial" w:cs="Arial"/>
                <w:color w:val="000000"/>
                <w:sz w:val="18"/>
                <w:szCs w:val="18"/>
              </w:rPr>
              <w:br/>
              <w:t>(0.00–0.75)</w:t>
            </w:r>
          </w:p>
        </w:tc>
        <w:tc>
          <w:tcPr>
            <w:tcW w:w="592"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B1F29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0.05</w:t>
            </w:r>
            <w:r>
              <w:rPr>
                <w:rFonts w:ascii="Arial" w:eastAsia="Arial" w:hAnsi="Arial" w:cs="Arial"/>
                <w:color w:val="000000"/>
                <w:sz w:val="18"/>
                <w:szCs w:val="18"/>
              </w:rPr>
              <w:br/>
              <w:t>(0.00–1.27)</w:t>
            </w:r>
          </w:p>
        </w:tc>
        <w:tc>
          <w:tcPr>
            <w:tcW w:w="403"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4EF7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w:t>
            </w:r>
          </w:p>
        </w:tc>
        <w:tc>
          <w:tcPr>
            <w:tcW w:w="368" w:type="pct"/>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5362D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3%</w:t>
            </w:r>
          </w:p>
        </w:tc>
      </w:tr>
      <w:tr w:rsidR="00C97648" w14:paraId="21100F6B" w14:textId="77777777" w:rsidTr="00A53B1A">
        <w:trPr>
          <w:jc w:val="center"/>
        </w:trPr>
        <w:tc>
          <w:tcPr>
            <w:tcW w:w="276"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60287AAC"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272" w:type="pct"/>
            <w:vMerge/>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0BF7114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304" w:type="pct"/>
            <w:vMerge/>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tcPr>
          <w:p w14:paraId="205E566A"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p>
        </w:tc>
        <w:tc>
          <w:tcPr>
            <w:tcW w:w="6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E25EBE2"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rPr>
                <w:rFonts w:ascii="Arial" w:eastAsia="Arial" w:hAnsi="Arial" w:cs="Arial"/>
                <w:color w:val="000000"/>
                <w:sz w:val="18"/>
                <w:szCs w:val="18"/>
              </w:rPr>
            </w:pPr>
            <w:r>
              <w:rPr>
                <w:rFonts w:ascii="Arial" w:eastAsia="Arial" w:hAnsi="Arial" w:cs="Arial"/>
                <w:color w:val="000000"/>
                <w:sz w:val="18"/>
                <w:szCs w:val="18"/>
              </w:rPr>
              <w:t>Disease and infection blocking</w:t>
            </w:r>
          </w:p>
        </w:tc>
        <w:tc>
          <w:tcPr>
            <w:tcW w:w="459"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FD732F6"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1.42</w:t>
            </w:r>
            <w:r>
              <w:rPr>
                <w:rFonts w:ascii="Arial" w:eastAsia="Arial" w:hAnsi="Arial" w:cs="Arial"/>
                <w:color w:val="000000"/>
                <w:sz w:val="18"/>
                <w:szCs w:val="18"/>
              </w:rPr>
              <w:br/>
              <w:t>(0.10–88.44)</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DCAFCDB"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11.25</w:t>
            </w:r>
            <w:r>
              <w:rPr>
                <w:rFonts w:ascii="Arial" w:eastAsia="Arial" w:hAnsi="Arial" w:cs="Arial"/>
                <w:color w:val="000000"/>
                <w:sz w:val="18"/>
                <w:szCs w:val="18"/>
              </w:rPr>
              <w:br/>
              <w:t>(7.27–16.59)</w:t>
            </w:r>
          </w:p>
        </w:tc>
        <w:tc>
          <w:tcPr>
            <w:tcW w:w="53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F533034"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4.15</w:t>
            </w:r>
            <w:r>
              <w:rPr>
                <w:rFonts w:ascii="Arial" w:eastAsia="Arial" w:hAnsi="Arial" w:cs="Arial"/>
                <w:color w:val="000000"/>
                <w:sz w:val="18"/>
                <w:szCs w:val="18"/>
              </w:rPr>
              <w:br/>
              <w:t>(1.54–7.90)</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56D222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0.13</w:t>
            </w:r>
            <w:r>
              <w:rPr>
                <w:rFonts w:ascii="Arial" w:eastAsia="Arial" w:hAnsi="Arial" w:cs="Arial"/>
                <w:color w:val="000000"/>
                <w:sz w:val="18"/>
                <w:szCs w:val="18"/>
              </w:rPr>
              <w:br/>
              <w:t>(0.01–8.81)</w:t>
            </w:r>
          </w:p>
        </w:tc>
        <w:tc>
          <w:tcPr>
            <w:tcW w:w="592"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6C3A475"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0.32</w:t>
            </w:r>
            <w:r>
              <w:rPr>
                <w:rFonts w:ascii="Arial" w:eastAsia="Arial" w:hAnsi="Arial" w:cs="Arial"/>
                <w:color w:val="000000"/>
                <w:sz w:val="18"/>
                <w:szCs w:val="18"/>
              </w:rPr>
              <w:br/>
              <w:t>(0.05–18.72)</w:t>
            </w:r>
          </w:p>
        </w:tc>
        <w:tc>
          <w:tcPr>
            <w:tcW w:w="403"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A88ED20"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12%</w:t>
            </w:r>
          </w:p>
        </w:tc>
        <w:tc>
          <w:tcPr>
            <w:tcW w:w="368" w:type="pct"/>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FDCF8D" w14:textId="77777777" w:rsidR="00C97648" w:rsidRDefault="00C97648" w:rsidP="00A53B1A">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sz w:val="18"/>
                <w:szCs w:val="18"/>
              </w:rPr>
            </w:pPr>
            <w:r>
              <w:rPr>
                <w:rFonts w:ascii="Arial" w:eastAsia="Arial" w:hAnsi="Arial" w:cs="Arial"/>
                <w:color w:val="000000"/>
                <w:sz w:val="18"/>
                <w:szCs w:val="18"/>
              </w:rPr>
              <w:t>21%</w:t>
            </w:r>
          </w:p>
        </w:tc>
      </w:tr>
    </w:tbl>
    <w:p w14:paraId="3241680A" w14:textId="77777777" w:rsidR="009F3BB5" w:rsidRDefault="009F3BB5" w:rsidP="00E820E3">
      <w:pPr>
        <w:rPr>
          <w:rFonts w:ascii="Calibri" w:eastAsia="Malgun Gothic" w:hAnsi="Calibri" w:cs="Calibri"/>
          <w:sz w:val="22"/>
          <w:szCs w:val="24"/>
          <w:lang w:eastAsia="ko-KR"/>
        </w:rPr>
      </w:pPr>
    </w:p>
    <w:p w14:paraId="0B0AB68C" w14:textId="77777777" w:rsidR="00515AF6" w:rsidRDefault="00515AF6" w:rsidP="00E820E3">
      <w:pPr>
        <w:rPr>
          <w:rFonts w:ascii="Calibri" w:eastAsia="Malgun Gothic" w:hAnsi="Calibri" w:cs="Calibri"/>
          <w:sz w:val="22"/>
          <w:szCs w:val="24"/>
          <w:lang w:eastAsia="ko-KR"/>
        </w:rPr>
        <w:sectPr w:rsidR="00515AF6" w:rsidSect="003E3F37">
          <w:pgSz w:w="16838" w:h="11906" w:orient="landscape"/>
          <w:pgMar w:top="1699" w:right="1699" w:bottom="1699" w:left="1987" w:header="850" w:footer="994" w:gutter="0"/>
          <w:lnNumType w:countBy="5" w:restart="continuous"/>
          <w:cols w:space="425"/>
          <w:docGrid w:type="lines" w:linePitch="360"/>
        </w:sectPr>
      </w:pPr>
    </w:p>
    <w:p w14:paraId="2D505E2B" w14:textId="77777777" w:rsidR="0007361D" w:rsidRPr="007C1A8C"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11</w:t>
      </w:r>
      <w:r w:rsidRPr="007C1A8C">
        <w:rPr>
          <w:rFonts w:ascii="Calibri" w:hAnsi="Calibri" w:cs="Calibri"/>
          <w:sz w:val="22"/>
          <w:szCs w:val="24"/>
        </w:rPr>
        <w:br/>
        <w:t>d) the exclusion criteria for vaccine-attributable SAEs (e.g., only confirmed cases) may underestimate true risks</w:t>
      </w:r>
    </w:p>
    <w:p w14:paraId="7F396611" w14:textId="77777777" w:rsidR="0007361D" w:rsidRPr="007C1A8C" w:rsidRDefault="0007361D" w:rsidP="00E820E3">
      <w:pPr>
        <w:rPr>
          <w:rFonts w:ascii="Calibri" w:eastAsia="Malgun Gothic" w:hAnsi="Calibri" w:cs="Calibri"/>
          <w:sz w:val="22"/>
          <w:szCs w:val="24"/>
          <w:lang w:eastAsia="ko-KR"/>
        </w:rPr>
      </w:pPr>
    </w:p>
    <w:p w14:paraId="580DA132" w14:textId="77777777" w:rsidR="0007361D" w:rsidRPr="008A28C5" w:rsidRDefault="0007361D" w:rsidP="00113132">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252089F3" w14:textId="7443FA14" w:rsidR="0007361D" w:rsidRPr="0054378A" w:rsidRDefault="0007522C" w:rsidP="0007522C">
      <w:pPr>
        <w:pStyle w:val="a3"/>
        <w:numPr>
          <w:ilvl w:val="0"/>
          <w:numId w:val="3"/>
        </w:numPr>
        <w:rPr>
          <w:rFonts w:ascii="Calibri" w:eastAsia="Malgun Gothic" w:hAnsi="Calibri" w:cs="Calibri"/>
          <w:color w:val="0070C0"/>
          <w:sz w:val="22"/>
          <w:szCs w:val="24"/>
          <w:lang w:eastAsia="ko-KR"/>
        </w:rPr>
      </w:pPr>
      <w:r w:rsidRPr="0007522C">
        <w:rPr>
          <w:rFonts w:ascii="Calibri" w:eastAsia="Malgun Gothic" w:hAnsi="Calibri" w:cs="Calibri"/>
          <w:color w:val="0070C0"/>
          <w:sz w:val="22"/>
          <w:szCs w:val="24"/>
          <w:lang w:eastAsia="ko-KR"/>
        </w:rPr>
        <w:t xml:space="preserve">We clarify that vaccine-attributable SAEs were not restricted to PCR-confirmed cases only. Our case definition, following the FDA CBER suspension memorandum, included both cases testing PCR-positive for the vaccine strain and cases reporting symptoms consistent with chikungunya-like illness following vaccination. SAEs without symptoms consistent with chikungunya illness or without a plausible clinical link to vaccination were excluded to avoid overestimation of vaccine-attributable risk. </w:t>
      </w:r>
      <w:r w:rsidR="007F6098" w:rsidRPr="007F6098">
        <w:rPr>
          <w:rFonts w:ascii="Calibri" w:eastAsia="Malgun Gothic" w:hAnsi="Calibri" w:cs="Calibri"/>
          <w:color w:val="0070C0"/>
          <w:sz w:val="22"/>
          <w:szCs w:val="24"/>
          <w:lang w:eastAsia="ko-KR"/>
        </w:rPr>
        <w:t>We acknowledge that this definition may still underestimate true vaccine-attributable risk. However, vaccine-attributable deaths were reported exclusively among older adults aged ≥65 years, who already showed probabilities of benefits outweighing risks below 100% in the current analysis. Applying a broader SAE definition that includes additional events would lower benefit-risk ratio estimates in this age group, but would not alter the primary conclusions.</w:t>
      </w:r>
      <w:r w:rsidR="007F6098">
        <w:rPr>
          <w:rFonts w:ascii="Calibri" w:eastAsia="Malgun Gothic" w:hAnsi="Calibri" w:cs="Calibri"/>
          <w:color w:val="0070C0"/>
          <w:sz w:val="22"/>
          <w:szCs w:val="24"/>
          <w:lang w:eastAsia="ko-KR"/>
        </w:rPr>
        <w:t xml:space="preserve"> </w:t>
      </w:r>
      <w:r w:rsidRPr="0007522C">
        <w:rPr>
          <w:rFonts w:ascii="Calibri" w:eastAsia="Malgun Gothic" w:hAnsi="Calibri" w:cs="Calibri"/>
          <w:color w:val="0070C0"/>
          <w:sz w:val="22"/>
          <w:szCs w:val="24"/>
          <w:lang w:eastAsia="ko-KR"/>
        </w:rPr>
        <w:t>We have revised the Methods to clarify this case definition explicitly.</w:t>
      </w:r>
    </w:p>
    <w:p w14:paraId="77DE2D2F" w14:textId="77777777" w:rsidR="0054378A" w:rsidRDefault="0054378A" w:rsidP="0054378A">
      <w:pPr>
        <w:rPr>
          <w:rFonts w:ascii="Calibri" w:eastAsia="Malgun Gothic" w:hAnsi="Calibri" w:cs="Calibri"/>
          <w:color w:val="0070C0"/>
          <w:sz w:val="22"/>
          <w:szCs w:val="24"/>
          <w:lang w:eastAsia="ko-KR"/>
        </w:rPr>
      </w:pPr>
    </w:p>
    <w:p w14:paraId="6A584376" w14:textId="5831A6FF" w:rsidR="0054378A" w:rsidRPr="00380D82" w:rsidRDefault="0054378A" w:rsidP="0054378A">
      <w:pPr>
        <w:rPr>
          <w:rFonts w:ascii="Calibri" w:eastAsia="Malgun Gothic" w:hAnsi="Calibri" w:cs="Calibri"/>
          <w:color w:val="000000" w:themeColor="text1"/>
          <w:sz w:val="22"/>
          <w:szCs w:val="24"/>
          <w:lang w:val="en-US" w:eastAsia="ko-KR"/>
        </w:rPr>
      </w:pPr>
      <w:r w:rsidRPr="00380D82">
        <w:rPr>
          <w:rFonts w:ascii="Calibri" w:eastAsia="Malgun Gothic" w:hAnsi="Calibri" w:cs="Calibri"/>
          <w:color w:val="000000" w:themeColor="text1"/>
          <w:sz w:val="22"/>
          <w:szCs w:val="24"/>
          <w:lang w:val="en-US" w:eastAsia="ko-KR"/>
        </w:rPr>
        <w:t xml:space="preserve">Line number </w:t>
      </w:r>
      <w:r w:rsidR="004E24B7">
        <w:rPr>
          <w:rFonts w:ascii="Calibri" w:eastAsia="Malgun Gothic" w:hAnsi="Calibri" w:cs="Calibri" w:hint="eastAsia"/>
          <w:color w:val="000000" w:themeColor="text1"/>
          <w:sz w:val="22"/>
          <w:szCs w:val="24"/>
          <w:lang w:val="en-US" w:eastAsia="ko-KR"/>
        </w:rPr>
        <w:t>173</w:t>
      </w:r>
      <w:r w:rsidR="007F6098" w:rsidRPr="00380D82">
        <w:rPr>
          <w:rFonts w:ascii="Calibri" w:eastAsia="Malgun Gothic" w:hAnsi="Calibri" w:cs="Calibri"/>
          <w:color w:val="000000" w:themeColor="text1"/>
          <w:sz w:val="22"/>
          <w:szCs w:val="24"/>
          <w:lang w:val="en-US" w:eastAsia="ko-KR"/>
        </w:rPr>
        <w:t>-</w:t>
      </w:r>
      <w:r w:rsidR="004E24B7">
        <w:rPr>
          <w:rFonts w:ascii="Calibri" w:eastAsia="Malgun Gothic" w:hAnsi="Calibri" w:cs="Calibri" w:hint="eastAsia"/>
          <w:color w:val="000000" w:themeColor="text1"/>
          <w:sz w:val="22"/>
          <w:szCs w:val="24"/>
          <w:lang w:val="en-US" w:eastAsia="ko-KR"/>
        </w:rPr>
        <w:t>175</w:t>
      </w:r>
      <w:r w:rsidR="007F6098" w:rsidRPr="00380D82">
        <w:rPr>
          <w:rFonts w:ascii="Calibri" w:eastAsia="Malgun Gothic" w:hAnsi="Calibri" w:cs="Calibri"/>
          <w:color w:val="000000" w:themeColor="text1"/>
          <w:sz w:val="22"/>
          <w:szCs w:val="24"/>
          <w:lang w:val="en-US" w:eastAsia="ko-KR"/>
        </w:rPr>
        <w:t>:</w:t>
      </w:r>
    </w:p>
    <w:p w14:paraId="571DA4CB" w14:textId="77777777" w:rsidR="004E24B7" w:rsidRPr="00581DA5" w:rsidRDefault="004E24B7" w:rsidP="004E24B7">
      <w:pPr>
        <w:spacing w:line="360" w:lineRule="auto"/>
        <w:rPr>
          <w:rFonts w:ascii="Calibri" w:eastAsia="Malgun Gothic" w:hAnsi="Calibri" w:cs="Calibri"/>
          <w:sz w:val="22"/>
          <w:highlight w:val="yellow"/>
        </w:rPr>
      </w:pPr>
      <w:r w:rsidRPr="009C22B1">
        <w:rPr>
          <w:rFonts w:ascii="Calibri" w:eastAsia="Malgun Gothic" w:hAnsi="Calibri" w:cs="Calibri"/>
          <w:sz w:val="22"/>
          <w:highlight w:val="yellow"/>
        </w:rPr>
        <w:t>We included v</w:t>
      </w:r>
      <w:r w:rsidRPr="00581DA5">
        <w:rPr>
          <w:rFonts w:ascii="Calibri" w:eastAsia="Malgun Gothic" w:hAnsi="Calibri" w:cs="Calibri"/>
          <w:sz w:val="22"/>
          <w:highlight w:val="yellow"/>
        </w:rPr>
        <w:t>accine-attributable SAEs and deaths with reported symptoms consistent with chikungunya-like illness following vaccination or testing PCR-positive for the vaccine strain.</w:t>
      </w:r>
    </w:p>
    <w:p w14:paraId="6C2BC841" w14:textId="77777777" w:rsidR="0054378A" w:rsidRPr="0054378A" w:rsidRDefault="0054378A" w:rsidP="0054378A">
      <w:pPr>
        <w:rPr>
          <w:rFonts w:ascii="Calibri" w:eastAsia="Malgun Gothic" w:hAnsi="Calibri" w:cs="Calibri"/>
          <w:color w:val="0070C0"/>
          <w:sz w:val="22"/>
          <w:szCs w:val="24"/>
          <w:lang w:eastAsia="ko-KR"/>
        </w:rPr>
      </w:pPr>
    </w:p>
    <w:p w14:paraId="6C58ED77" w14:textId="77777777" w:rsidR="0007361D" w:rsidRDefault="0007361D" w:rsidP="00E820E3">
      <w:pPr>
        <w:rPr>
          <w:rFonts w:ascii="Calibri" w:eastAsia="Malgun Gothic" w:hAnsi="Calibri" w:cs="Calibri"/>
          <w:sz w:val="22"/>
          <w:szCs w:val="24"/>
          <w:lang w:eastAsia="ko-KR"/>
        </w:rPr>
      </w:pPr>
      <w:r w:rsidRPr="007C1A8C">
        <w:rPr>
          <w:rFonts w:ascii="Calibri" w:eastAsia="Malgun Gothic" w:hAnsi="Calibri" w:cs="Calibri"/>
          <w:b/>
          <w:bCs/>
          <w:sz w:val="22"/>
          <w:szCs w:val="24"/>
          <w:lang w:eastAsia="ko-KR"/>
        </w:rPr>
        <w:t>Comment 12</w:t>
      </w:r>
      <w:r w:rsidRPr="007C1A8C">
        <w:rPr>
          <w:rFonts w:ascii="Calibri" w:hAnsi="Calibri" w:cs="Calibri"/>
          <w:sz w:val="22"/>
          <w:szCs w:val="24"/>
        </w:rPr>
        <w:br/>
        <w:t>e) comorbidities, which are highly relevant for both infection severity and vaccine safety, are not incorporated</w:t>
      </w:r>
      <w:r w:rsidRPr="007C1A8C">
        <w:rPr>
          <w:rFonts w:ascii="Calibri" w:hAnsi="Calibri" w:cs="Calibri"/>
          <w:sz w:val="22"/>
          <w:szCs w:val="24"/>
        </w:rPr>
        <w:br/>
      </w:r>
    </w:p>
    <w:p w14:paraId="2A9AE54B" w14:textId="77777777" w:rsidR="0007361D" w:rsidRPr="008A28C5" w:rsidRDefault="0007361D" w:rsidP="00A37898">
      <w:pPr>
        <w:rPr>
          <w:rFonts w:ascii="Calibri" w:eastAsia="Malgun Gothic" w:hAnsi="Calibri" w:cs="Calibri"/>
          <w:color w:val="0070C0"/>
          <w:sz w:val="22"/>
          <w:szCs w:val="24"/>
          <w:lang w:eastAsia="ko-KR"/>
        </w:rPr>
      </w:pPr>
      <w:r w:rsidRPr="008A28C5">
        <w:rPr>
          <w:rFonts w:ascii="Calibri" w:eastAsia="Malgun Gothic" w:hAnsi="Calibri" w:cs="Calibri" w:hint="eastAsia"/>
          <w:color w:val="0070C0"/>
          <w:sz w:val="22"/>
          <w:szCs w:val="24"/>
          <w:lang w:eastAsia="ko-KR"/>
        </w:rPr>
        <w:t>Response</w:t>
      </w:r>
    </w:p>
    <w:p w14:paraId="135B39DA" w14:textId="77777777" w:rsidR="0007361D" w:rsidRPr="00656EDE" w:rsidRDefault="0007361D" w:rsidP="00656EDE">
      <w:pPr>
        <w:pStyle w:val="a3"/>
        <w:numPr>
          <w:ilvl w:val="0"/>
          <w:numId w:val="3"/>
        </w:numPr>
        <w:rPr>
          <w:rFonts w:ascii="Calibri" w:eastAsia="Malgun Gothic" w:hAnsi="Calibri" w:cs="Calibri"/>
          <w:color w:val="0070C0"/>
          <w:sz w:val="22"/>
          <w:szCs w:val="24"/>
          <w:lang w:eastAsia="ko-KR"/>
        </w:rPr>
      </w:pPr>
      <w:r w:rsidRPr="00656EDE">
        <w:rPr>
          <w:rFonts w:ascii="Calibri" w:eastAsia="Malgun Gothic" w:hAnsi="Calibri" w:cs="Calibri"/>
          <w:color w:val="0070C0"/>
          <w:sz w:val="22"/>
          <w:szCs w:val="24"/>
          <w:lang w:eastAsia="ko-KR"/>
        </w:rPr>
        <w:t>We agree that comorbidities are likely to be relevant to both the severity of chikungunya outcomes and the risk of vaccine-attributable serious adverse events. However, the currently available safety data do not support formal incorporation of comorbidity as a model parameter.</w:t>
      </w:r>
    </w:p>
    <w:p w14:paraId="2DC71E3D" w14:textId="77777777" w:rsidR="0007361D" w:rsidRDefault="0007361D" w:rsidP="00656EDE">
      <w:pPr>
        <w:pStyle w:val="a3"/>
        <w:rPr>
          <w:rFonts w:ascii="Calibri" w:eastAsia="Malgun Gothic" w:hAnsi="Calibri" w:cs="Calibri"/>
          <w:color w:val="0070C0"/>
          <w:sz w:val="22"/>
          <w:szCs w:val="24"/>
          <w:lang w:eastAsia="ko-KR"/>
        </w:rPr>
      </w:pPr>
    </w:p>
    <w:p w14:paraId="4ADFCCEC" w14:textId="77777777" w:rsidR="0007361D" w:rsidRPr="00656EDE" w:rsidRDefault="0007361D" w:rsidP="00656EDE">
      <w:pPr>
        <w:pStyle w:val="a3"/>
        <w:rPr>
          <w:rFonts w:ascii="Calibri" w:eastAsia="Malgun Gothic" w:hAnsi="Calibri" w:cs="Calibri"/>
          <w:color w:val="0070C0"/>
          <w:sz w:val="22"/>
          <w:szCs w:val="24"/>
          <w:lang w:eastAsia="ko-KR"/>
        </w:rPr>
      </w:pPr>
      <w:r w:rsidRPr="00656EDE">
        <w:rPr>
          <w:rFonts w:ascii="Calibri" w:eastAsia="Malgun Gothic" w:hAnsi="Calibri" w:cs="Calibri"/>
          <w:color w:val="0070C0"/>
          <w:sz w:val="22"/>
          <w:szCs w:val="24"/>
          <w:lang w:eastAsia="ko-KR"/>
        </w:rPr>
        <w:t>Specifically, although comorbidity information is available for the observed SAE cases, we do not have comorbidity-stratified denominator data for the total vaccinated population. This means that comorbidity-specific risks cannot be estimated reliably. In addition, the number of SAE cases in adults aged 18–64 years is very small (n = 6), which would make any attempt to estimate comorbidity effect modification highly unstable. The VAERS line list does indicate that most SAE cases had at least one underlying comorbidity (5/6 in those aged 18–64 years and approximately 85% in those aged 65 years and older), but in the absence of denominator data this evidence is descriptive rather than sufficient for formal risk stratification.</w:t>
      </w:r>
    </w:p>
    <w:p w14:paraId="06C54D82" w14:textId="77777777" w:rsidR="0007361D" w:rsidRDefault="0007361D" w:rsidP="00656EDE">
      <w:pPr>
        <w:pStyle w:val="a3"/>
        <w:rPr>
          <w:rFonts w:ascii="Calibri" w:eastAsia="Malgun Gothic" w:hAnsi="Calibri" w:cs="Calibri"/>
          <w:color w:val="0070C0"/>
          <w:sz w:val="22"/>
          <w:szCs w:val="24"/>
          <w:lang w:eastAsia="ko-KR"/>
        </w:rPr>
      </w:pPr>
    </w:p>
    <w:p w14:paraId="2ADC3126" w14:textId="1DB3CEFE" w:rsidR="0007361D" w:rsidRDefault="0007361D" w:rsidP="00633701">
      <w:pPr>
        <w:pStyle w:val="a3"/>
        <w:rPr>
          <w:rFonts w:ascii="Calibri" w:eastAsia="Malgun Gothic" w:hAnsi="Calibri" w:cs="Calibri"/>
          <w:color w:val="0070C0"/>
          <w:sz w:val="22"/>
          <w:szCs w:val="24"/>
          <w:lang w:eastAsia="ko-KR"/>
        </w:rPr>
      </w:pPr>
      <w:r w:rsidRPr="00656EDE">
        <w:rPr>
          <w:rFonts w:ascii="Calibri" w:eastAsia="Malgun Gothic" w:hAnsi="Calibri" w:cs="Calibri"/>
          <w:color w:val="0070C0"/>
          <w:sz w:val="22"/>
          <w:szCs w:val="24"/>
          <w:lang w:eastAsia="ko-KR"/>
        </w:rPr>
        <w:t>We have therefore not incorporated comorbidity explicitly into the current model and have revised the Discussion to state this limitation more clearly. We also note that future analyses with comorbidity-stratified vaccinated denominators would allow comorbidity-stratified benefit-risk estimates.</w:t>
      </w:r>
    </w:p>
    <w:p w14:paraId="05CDF921" w14:textId="77777777" w:rsidR="00633701" w:rsidRDefault="00633701" w:rsidP="00633701">
      <w:pPr>
        <w:pStyle w:val="a3"/>
        <w:rPr>
          <w:rFonts w:ascii="Calibri" w:eastAsia="Malgun Gothic" w:hAnsi="Calibri" w:cs="Calibri"/>
          <w:color w:val="0070C0"/>
          <w:sz w:val="22"/>
          <w:szCs w:val="24"/>
          <w:lang w:eastAsia="ko-KR"/>
        </w:rPr>
      </w:pPr>
    </w:p>
    <w:p w14:paraId="6A47BF9D" w14:textId="17D5EBBD" w:rsidR="00633701" w:rsidRPr="00633701" w:rsidRDefault="00633701" w:rsidP="00633701">
      <w:pPr>
        <w:pStyle w:val="a3"/>
        <w:rPr>
          <w:rFonts w:ascii="Calibri" w:eastAsia="Malgun Gothic" w:hAnsi="Calibri" w:cs="Calibri"/>
          <w:color w:val="000000" w:themeColor="text1"/>
          <w:sz w:val="22"/>
          <w:szCs w:val="24"/>
          <w:lang w:eastAsia="ko-KR"/>
        </w:rPr>
      </w:pPr>
      <w:r w:rsidRPr="00633701">
        <w:rPr>
          <w:rFonts w:ascii="Calibri" w:eastAsia="Malgun Gothic" w:hAnsi="Calibri" w:cs="Calibri"/>
          <w:color w:val="000000" w:themeColor="text1"/>
          <w:sz w:val="22"/>
          <w:szCs w:val="24"/>
          <w:lang w:eastAsia="ko-KR"/>
        </w:rPr>
        <w:t xml:space="preserve">Line number </w:t>
      </w:r>
      <w:r w:rsidR="00B70DDC">
        <w:rPr>
          <w:rFonts w:ascii="Calibri" w:eastAsia="Malgun Gothic" w:hAnsi="Calibri" w:cs="Calibri" w:hint="eastAsia"/>
          <w:color w:val="000000" w:themeColor="text1"/>
          <w:sz w:val="22"/>
          <w:szCs w:val="24"/>
          <w:lang w:eastAsia="ko-KR"/>
        </w:rPr>
        <w:t>391</w:t>
      </w:r>
      <w:r w:rsidRPr="00633701">
        <w:rPr>
          <w:rFonts w:ascii="Calibri" w:eastAsia="Malgun Gothic" w:hAnsi="Calibri" w:cs="Calibri"/>
          <w:color w:val="000000" w:themeColor="text1"/>
          <w:sz w:val="22"/>
          <w:szCs w:val="24"/>
          <w:lang w:eastAsia="ko-KR"/>
        </w:rPr>
        <w:t>-</w:t>
      </w:r>
      <w:r w:rsidR="00B70DDC">
        <w:rPr>
          <w:rFonts w:ascii="Calibri" w:eastAsia="Malgun Gothic" w:hAnsi="Calibri" w:cs="Calibri" w:hint="eastAsia"/>
          <w:color w:val="000000" w:themeColor="text1"/>
          <w:sz w:val="22"/>
          <w:szCs w:val="24"/>
          <w:lang w:eastAsia="ko-KR"/>
        </w:rPr>
        <w:t>392</w:t>
      </w:r>
      <w:r w:rsidRPr="00633701">
        <w:rPr>
          <w:rFonts w:ascii="Calibri" w:eastAsia="Malgun Gothic" w:hAnsi="Calibri" w:cs="Calibri"/>
          <w:color w:val="000000" w:themeColor="text1"/>
          <w:sz w:val="22"/>
          <w:szCs w:val="24"/>
          <w:lang w:eastAsia="ko-KR"/>
        </w:rPr>
        <w:t>:</w:t>
      </w:r>
    </w:p>
    <w:p w14:paraId="4B8109E2" w14:textId="50EBE116" w:rsidR="00633701" w:rsidRPr="00633701" w:rsidRDefault="00633701" w:rsidP="00633701">
      <w:pPr>
        <w:pStyle w:val="a3"/>
        <w:rPr>
          <w:rFonts w:ascii="Calibri" w:eastAsia="Malgun Gothic" w:hAnsi="Calibri" w:cs="Calibri"/>
          <w:color w:val="0070C0"/>
          <w:sz w:val="22"/>
          <w:szCs w:val="24"/>
          <w:lang w:eastAsia="ko-KR"/>
        </w:rPr>
      </w:pPr>
      <w:r w:rsidRPr="001A440D">
        <w:rPr>
          <w:rFonts w:ascii="Calibri" w:eastAsia="Malgun Gothic" w:hAnsi="Calibri" w:cs="Calibri"/>
          <w:sz w:val="22"/>
          <w:highlight w:val="yellow"/>
        </w:rPr>
        <w:t>Second, we did not model heterogeneity in baseline comorbidities, which could shift benefit-risk profiles within age groups</w:t>
      </w:r>
      <w:r w:rsidR="009D597D">
        <w:rPr>
          <w:rFonts w:ascii="Calibri" w:eastAsia="Malgun Gothic" w:hAnsi="Calibri" w:cs="Calibri" w:hint="eastAsia"/>
          <w:sz w:val="22"/>
          <w:lang w:eastAsia="ko-KR"/>
        </w:rPr>
        <w:t>.</w:t>
      </w:r>
      <w:r w:rsidR="009D597D" w:rsidRPr="00581DA5">
        <w:rPr>
          <w:rFonts w:ascii="Calibri" w:eastAsia="Malgun Gothic" w:hAnsi="Calibri" w:cs="Calibri"/>
          <w:sz w:val="22"/>
          <w:highlight w:val="yellow"/>
        </w:rPr>
        <w:t>Future analyses incorporating individual-level safety data linked to comorbidity status could identify subgroups within each age group for whom benefit-risk profiles differ.</w:t>
      </w:r>
    </w:p>
    <w:sectPr w:rsidR="00633701" w:rsidRPr="00633701" w:rsidSect="00515AF6">
      <w:pgSz w:w="11906" w:h="16838"/>
      <w:pgMar w:top="1987" w:right="1699" w:bottom="1699" w:left="1699" w:header="850" w:footer="994" w:gutter="0"/>
      <w:lnNumType w:countBy="5" w:restart="continuous"/>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5" w:author="slopez@gorgas.gob.pa" w:date="2026-04-17T16:58:00Z" w:initials="sl">
    <w:p w14:paraId="5E7BE8CE" w14:textId="77777777" w:rsidR="0007361D" w:rsidRDefault="0007361D">
      <w:r>
        <w:annotationRef/>
      </w:r>
      <w:r w:rsidRPr="57B2517F">
        <w:t>Maybe here remember the list of those countries to strengthen your point</w:t>
      </w:r>
    </w:p>
  </w:comment>
  <w:comment w:id="26" w:author="KANG　HYO　LIM" w:date="2026-04-30T13:36:00Z" w:initials="K">
    <w:p w14:paraId="529EFE93" w14:textId="77777777" w:rsidR="0007361D" w:rsidRDefault="0007361D" w:rsidP="00272731">
      <w:pPr>
        <w:jc w:val="left"/>
      </w:pPr>
      <w:r>
        <w:rPr>
          <w:rStyle w:val="CommentReference"/>
        </w:rPr>
        <w:annotationRef/>
      </w:r>
      <w:r>
        <w:rPr>
          <w:sz w:val="20"/>
          <w:szCs w:val="20"/>
        </w:rPr>
        <w:t>thanks for your comments, this is very valid point, but there is no information on country names in the report</w:t>
      </w:r>
    </w:p>
  </w:comment>
  <w:comment w:id="28" w:author="Sandra López" w:date="2026-05-23T20:08:00Z" w:initials="SL">
    <w:p w14:paraId="31B05BEA" w14:textId="0A372B24" w:rsidR="001C3026" w:rsidRDefault="001C3026">
      <w:pPr>
        <w:pStyle w:val="CommentText"/>
      </w:pPr>
      <w:r>
        <w:rPr>
          <w:rStyle w:val="CommentReference"/>
        </w:rPr>
        <w:annotationRef/>
      </w:r>
      <w:r w:rsidRPr="4F652053">
        <w:t>to be easy to differenciate, at the end we can leave Reviwers' comments in Black and our response in blue.</w:t>
      </w:r>
    </w:p>
  </w:comment>
  <w:comment w:id="29" w:author="KANG　HYO　LIM" w:date="2026-04-02T15:23:00Z" w:initials="HK">
    <w:p w14:paraId="38994224" w14:textId="77777777" w:rsidR="0007361D" w:rsidRDefault="0007361D">
      <w:pPr>
        <w:pStyle w:val="CommentText"/>
      </w:pPr>
      <w:r>
        <w:rPr>
          <w:rStyle w:val="CommentReference"/>
        </w:rPr>
        <w:annotationRef/>
      </w:r>
      <w:r>
        <w:rPr>
          <w:lang w:val="en-US"/>
        </w:rPr>
        <w:t>No uncertainty distribution</w:t>
      </w:r>
    </w:p>
  </w:comment>
  <w:comment w:id="30" w:author="slopez@gorgas.gob.pa" w:date="2026-04-17T17:01:00Z" w:initials="sl">
    <w:p w14:paraId="6A8B38C4" w14:textId="77777777" w:rsidR="0007361D" w:rsidRDefault="0007361D">
      <w:pPr>
        <w:pStyle w:val="CommentText"/>
      </w:pPr>
      <w:r>
        <w:rPr>
          <w:rStyle w:val="CommentReference"/>
        </w:rPr>
        <w:annotationRef/>
      </w:r>
      <w:r w:rsidRPr="223C1158">
        <w:t>is there data from the 12-17 years old from US and Canada to analyze at least that in the model? If there is not enough data, I agree to focus on adults, however you can include a apragraph on 12-17 y.o. in the discussion to include the little that is know and what should be done in future for models including that age-range.</w:t>
      </w:r>
    </w:p>
  </w:comment>
  <w:comment w:id="31" w:author="slopez@gorgas.gob.pa" w:date="2026-04-17T17:04:00Z" w:initials="sl">
    <w:p w14:paraId="6683F41F" w14:textId="77777777" w:rsidR="00C13F97" w:rsidRDefault="00C13F97" w:rsidP="00C13F97">
      <w:pPr>
        <w:pStyle w:val="CommentText"/>
      </w:pPr>
      <w:r>
        <w:rPr>
          <w:rStyle w:val="CommentReference"/>
        </w:rPr>
        <w:annotationRef/>
      </w:r>
      <w:r w:rsidRPr="7300C93A">
        <w:t>don't forget to but the real number once you are everything ready (it happens to me, so I prefer to highligh it).</w:t>
      </w:r>
    </w:p>
  </w:comment>
  <w:comment w:id="32" w:author="slopez@gorgas.gob.pa" w:date="2026-04-17T17:09:00Z" w:initials="sl">
    <w:p w14:paraId="77F1E89A" w14:textId="77777777" w:rsidR="0007361D" w:rsidRDefault="0007361D">
      <w:pPr>
        <w:pStyle w:val="CommentText"/>
      </w:pPr>
      <w:r>
        <w:rPr>
          <w:rStyle w:val="CommentReference"/>
        </w:rPr>
        <w:annotationRef/>
      </w:r>
      <w:r w:rsidRPr="689BD280">
        <w:t xml:space="preserve">I really like your response, specially because we have no ideas if the risk for travellers is extremely different than for locals: depending of the type of travellers, if it is bussines they will spend as much time indoor as working locals, but if it is turism, they might spend more time outside increasing exposition. </w:t>
      </w:r>
    </w:p>
  </w:comment>
  <w:comment w:id="42" w:author="Cristiana Toscano" w:date="2026-05-20T20:53:00Z" w:initials="CT">
    <w:p w14:paraId="1C996D0E" w14:textId="77777777" w:rsidR="00CD5CF5" w:rsidRPr="00581DA5" w:rsidRDefault="00CD5CF5">
      <w:pPr>
        <w:pStyle w:val="af0"/>
      </w:pPr>
      <w:r w:rsidRPr="00581DA5">
        <w:rPr>
          <w:rStyle w:val="af1"/>
        </w:rPr>
        <w:annotationRef/>
      </w:r>
      <w:r w:rsidRPr="00581DA5">
        <w:t xml:space="preserve">Added regions of vaccine product approval </w:t>
      </w:r>
    </w:p>
  </w:comment>
  <w:comment w:id="43" w:author="Navneet Bichha" w:date="2026-05-08T16:33:00Z" w:initials="NB">
    <w:p w14:paraId="44F983C2" w14:textId="77777777" w:rsidR="00CD5CF5" w:rsidRPr="00581DA5" w:rsidRDefault="00CD5CF5">
      <w:r w:rsidRPr="00581DA5">
        <w:rPr>
          <w:rStyle w:val="CommentReference1"/>
        </w:rPr>
        <w:annotationRef/>
      </w:r>
      <w:r w:rsidRPr="00581DA5">
        <w:t>Add both active and passive animal challenge studies by in early phase of Bharat Biotech BBV87 inactivated vaccine.</w:t>
      </w:r>
    </w:p>
  </w:comment>
  <w:comment w:id="44" w:author="Cristiana Toscano" w:date="2026-05-20T21:00:00Z" w:initials="CT">
    <w:p w14:paraId="334082DE" w14:textId="77777777" w:rsidR="00CD5CF5" w:rsidRPr="00581DA5" w:rsidRDefault="00CD5CF5">
      <w:pPr>
        <w:pStyle w:val="af0"/>
      </w:pPr>
      <w:r w:rsidRPr="00581DA5">
        <w:rPr>
          <w:rStyle w:val="af1"/>
        </w:rPr>
        <w:annotationRef/>
      </w:r>
      <w:r w:rsidRPr="00581DA5">
        <w:t>Add RCT Ref for VLP vaccine (Vimkunya)?</w:t>
      </w:r>
    </w:p>
  </w:comment>
  <w:comment w:id="45" w:author="KANG　HYO　LIM" w:date="2026-04-11T21:41:00Z" w:initials="HK">
    <w:p w14:paraId="16754FDD" w14:textId="77777777" w:rsidR="0007361D" w:rsidRDefault="0007361D" w:rsidP="00C10CE2">
      <w:pPr>
        <w:jc w:val="left"/>
      </w:pPr>
      <w:r>
        <w:rPr>
          <w:rStyle w:val="CommentReference"/>
        </w:rPr>
        <w:annotationRef/>
      </w:r>
      <w:r>
        <w:rPr>
          <w:rFonts w:ascii="Times New Roman" w:eastAsia="Times New Roman" w:hAnsi="Times New Roman" w:cs="Times New Roman"/>
          <w:kern w:val="0"/>
          <w:sz w:val="20"/>
          <w:szCs w:val="20"/>
          <w:lang w:eastAsia="ko-KR"/>
        </w:rPr>
        <w:t>add references (immunological)</w:t>
      </w:r>
    </w:p>
  </w:comment>
  <w:comment w:id="46" w:author="Navneet Bichha" w:date="2026-05-06T17:43:00Z" w:initials="NB">
    <w:p w14:paraId="68C61012" w14:textId="77777777" w:rsidR="00845A04" w:rsidRPr="00581DA5" w:rsidRDefault="00845A04" w:rsidP="00845A04">
      <w:r w:rsidRPr="00581DA5">
        <w:rPr>
          <w:rStyle w:val="CommentReference1"/>
        </w:rPr>
        <w:annotationRef/>
      </w:r>
      <w:r w:rsidRPr="00581DA5">
        <w:t>Rearrange the sentence</w:t>
      </w:r>
    </w:p>
    <w:p w14:paraId="11637721" w14:textId="77777777" w:rsidR="00845A04" w:rsidRPr="00581DA5" w:rsidRDefault="00845A04"/>
  </w:comment>
  <w:comment w:id="52" w:author="slopez@gorgas.gob.pa" w:date="2026-04-17T17:22:00Z" w:initials="sl">
    <w:p w14:paraId="7642FE82" w14:textId="77777777" w:rsidR="0007361D" w:rsidRDefault="0007361D">
      <w:pPr>
        <w:pStyle w:val="CommentText"/>
      </w:pPr>
      <w:r>
        <w:rPr>
          <w:rStyle w:val="CommentReference"/>
        </w:rPr>
        <w:annotationRef/>
      </w:r>
      <w:r w:rsidRPr="7613DEDC">
        <w:t>The explanation of your choice for the reviewer is clear, as the recognition for possible higher benefits at long-term (at least the 4 years high titers antibodies have been detected) for the locals.</w:t>
      </w:r>
    </w:p>
  </w:comment>
  <w:comment w:id="53" w:author="slopez@gorgas.gob.pa" w:date="2026-04-17T17:30:00Z" w:initials="sl">
    <w:p w14:paraId="1A3A2B7C" w14:textId="77777777" w:rsidR="0007361D" w:rsidRDefault="0007361D">
      <w:pPr>
        <w:pStyle w:val="CommentText"/>
      </w:pPr>
      <w:r>
        <w:rPr>
          <w:rStyle w:val="CommentReference"/>
        </w:rPr>
        <w:annotationRef/>
      </w:r>
      <w:r w:rsidRPr="5538FC8D">
        <w:t>Maybe now that the discussion is more nuanced, we can respond that the discussion as been updated to focus on the results on the model taking in account current data used to create it and that we have know more nuanced conclusions that differentiate nominal data and probabilities.</w:t>
      </w:r>
    </w:p>
  </w:comment>
  <w:comment w:id="61" w:author="Sandra López" w:date="2026-05-23T20:19:00Z" w:initials="SL">
    <w:p w14:paraId="4832E885" w14:textId="49CD53DA" w:rsidR="001C3026" w:rsidRDefault="001C3026">
      <w:pPr>
        <w:pStyle w:val="CommentText"/>
      </w:pPr>
      <w:r>
        <w:rPr>
          <w:rStyle w:val="CommentReference"/>
        </w:rPr>
        <w:annotationRef/>
      </w:r>
      <w:r w:rsidRPr="2D548D4E">
        <w:t>the formula is outside the limit but I am not able to make it underline.</w:t>
      </w:r>
    </w:p>
  </w:comment>
  <w:comment w:id="66" w:author="Sandra López" w:date="2026-05-23T20:20:00Z" w:initials="SL">
    <w:p w14:paraId="71418911" w14:textId="18B009A3" w:rsidR="001C3026" w:rsidRDefault="001C3026">
      <w:pPr>
        <w:pStyle w:val="CommentText"/>
      </w:pPr>
      <w:r>
        <w:rPr>
          <w:rStyle w:val="CommentReference"/>
        </w:rPr>
        <w:annotationRef/>
      </w:r>
      <w:r w:rsidRPr="39D73258">
        <w:t>again, we need to put the formula in the next line so it is not outside the limit.</w:t>
      </w:r>
    </w:p>
  </w:comment>
  <w:comment w:id="69" w:author="slopez@gorgas.gob.pa" w:date="2026-04-17T18:01:00Z" w:initials="sl">
    <w:p w14:paraId="76A9F0AD" w14:textId="77777777" w:rsidR="0085090C" w:rsidRDefault="0085090C" w:rsidP="0085090C">
      <w:pPr>
        <w:pStyle w:val="CommentText"/>
      </w:pPr>
      <w:r>
        <w:rPr>
          <w:rStyle w:val="CommentReference"/>
        </w:rPr>
        <w:annotationRef/>
      </w:r>
      <w:r w:rsidRPr="5C1036DF">
        <w:t>maybe we can cite the literature again here.</w:t>
      </w:r>
    </w:p>
  </w:comment>
  <w:comment w:id="73" w:author="slopez@gorgas.gob.pa" w:date="2026-04-17T18:04:00Z" w:initials="sl">
    <w:p w14:paraId="70831DDF" w14:textId="77777777" w:rsidR="0085090C" w:rsidRDefault="0085090C" w:rsidP="0085090C">
      <w:pPr>
        <w:pStyle w:val="CommentText"/>
      </w:pPr>
      <w:r>
        <w:rPr>
          <w:rStyle w:val="CommentReference"/>
        </w:rPr>
        <w:annotationRef/>
      </w:r>
      <w:r w:rsidRPr="5D52FAEC">
        <w:t xml:space="preserve">I am not sure if it is the drive docuemnt or my computer, but once you have all comments and you work in the final version offline, see if the equations symbols are not over pasted over the text as I am seeing currently. </w:t>
      </w:r>
    </w:p>
  </w:comment>
  <w:comment w:id="75" w:author="Sandra López" w:date="2026-05-23T20:21:00Z" w:initials="SL">
    <w:p w14:paraId="56C0425B" w14:textId="59D68172" w:rsidR="001C3026" w:rsidRDefault="001C3026">
      <w:pPr>
        <w:pStyle w:val="CommentText"/>
      </w:pPr>
      <w:r>
        <w:rPr>
          <w:rStyle w:val="CommentReference"/>
        </w:rPr>
        <w:annotationRef/>
      </w:r>
      <w:r w:rsidRPr="1B1516E4">
        <w:t>there are some formula characters between the text, I am sure once you are in World you can arrange the format, also look that everything stays right when you transform to pdf.</w:t>
      </w:r>
    </w:p>
  </w:comment>
  <w:comment w:id="83" w:author="KANG　HYO　LIM" w:date="2026-04-02T15:23:00Z" w:initials="HK">
    <w:p w14:paraId="44A306C5" w14:textId="77777777" w:rsidR="0007361D" w:rsidRDefault="0007361D" w:rsidP="006B5F89">
      <w:pPr>
        <w:pStyle w:val="CommentText"/>
      </w:pPr>
      <w:r>
        <w:rPr>
          <w:rStyle w:val="CommentReference"/>
        </w:rPr>
        <w:annotationRef/>
      </w:r>
      <w:r>
        <w:rPr>
          <w:lang w:val="en-US"/>
        </w:rPr>
        <w:t>No uncertainty distribution</w:t>
      </w:r>
    </w:p>
  </w:comment>
  <w:comment w:id="84" w:author="slopez@gorgas.gob.pa" w:date="2026-04-17T17:22:00Z" w:initials="sl">
    <w:p w14:paraId="74BB938D" w14:textId="77777777" w:rsidR="00C350E9" w:rsidRDefault="00C350E9" w:rsidP="00C350E9">
      <w:pPr>
        <w:pStyle w:val="CommentText"/>
      </w:pPr>
      <w:r>
        <w:rPr>
          <w:rStyle w:val="CommentReference"/>
        </w:rPr>
        <w:annotationRef/>
      </w:r>
      <w:r w:rsidRPr="7613DEDC">
        <w:t>The explanation of your choice for the reviewer is clear, as the recognition for possible higher benefits at long-term (at least the 4 years high titers antibodies have been detected) for the locals.</w:t>
      </w:r>
    </w:p>
  </w:comment>
  <w:comment w:id="85" w:author="Hyolim Kang" w:date="2026-04-13T10:22:00Z" w:initials="HK">
    <w:p w14:paraId="3D47926D" w14:textId="77777777" w:rsidR="00E71F74" w:rsidRDefault="0007361D" w:rsidP="00E71F74">
      <w:pPr>
        <w:pStyle w:val="af0"/>
        <w:jc w:val="left"/>
      </w:pPr>
      <w:r>
        <w:rPr>
          <w:rStyle w:val="CommentReference"/>
        </w:rPr>
        <w:annotationRef/>
      </w:r>
      <w:r w:rsidR="00E71F74">
        <w:t>This should be clearly mentioned in the methods section or elsewhere in the manuscrip</w:t>
      </w:r>
    </w:p>
  </w:comment>
  <w:comment w:id="86" w:author="slopez@gorgas.gob.pa" w:date="2026-04-17T17:42:00Z" w:initials="sl">
    <w:p w14:paraId="7DC937C9" w14:textId="00B36808" w:rsidR="0007361D" w:rsidRDefault="0007361D">
      <w:pPr>
        <w:pStyle w:val="CommentText"/>
      </w:pPr>
      <w:r>
        <w:rPr>
          <w:rStyle w:val="CommentReference"/>
        </w:rPr>
        <w:annotationRef/>
      </w:r>
      <w:r w:rsidRPr="3E05FB87">
        <w:t>Exactly, travellers from endemic countries should be analysed similarly to the locals in this case. I feel this reviewers was looking for more things to critise, but as you answered it is good that we can explain clearly than we focus on travellers from non-endemic countries.</w:t>
      </w:r>
    </w:p>
  </w:comment>
  <w:comment w:id="87" w:author="slopez@gorgas.gob.pa" w:date="2026-04-17T18:04:00Z" w:initials="sl">
    <w:p w14:paraId="6E8BB792" w14:textId="77777777" w:rsidR="00A80ECE" w:rsidRDefault="00A80ECE" w:rsidP="00A80ECE">
      <w:pPr>
        <w:pStyle w:val="CommentText"/>
      </w:pPr>
      <w:r>
        <w:rPr>
          <w:rStyle w:val="CommentReference"/>
        </w:rPr>
        <w:annotationRef/>
      </w:r>
      <w:r w:rsidRPr="5D52FAEC">
        <w:t xml:space="preserve">I am not sure if it is the drive docuemnt or my computer, but once you have all comments and you work in the final version offline, see if the equations symbols are not over pasted over the text as I am seeing currently.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7BE8CE" w15:done="1"/>
  <w15:commentEx w15:paraId="529EFE93" w15:paraIdParent="5E7BE8CE" w15:done="1"/>
  <w15:commentEx w15:paraId="31B05BEA" w15:done="1"/>
  <w15:commentEx w15:paraId="38994224" w15:done="1"/>
  <w15:commentEx w15:paraId="6A8B38C4" w15:done="1"/>
  <w15:commentEx w15:paraId="6683F41F" w15:done="1"/>
  <w15:commentEx w15:paraId="77F1E89A" w15:done="1"/>
  <w15:commentEx w15:paraId="1C996D0E" w15:done="1"/>
  <w15:commentEx w15:paraId="44F983C2" w15:done="1"/>
  <w15:commentEx w15:paraId="334082DE" w15:done="1"/>
  <w15:commentEx w15:paraId="16754FDD" w15:done="1"/>
  <w15:commentEx w15:paraId="11637721" w15:done="1"/>
  <w15:commentEx w15:paraId="7642FE82" w15:done="0"/>
  <w15:commentEx w15:paraId="1A3A2B7C" w15:done="0"/>
  <w15:commentEx w15:paraId="4832E885" w15:done="1"/>
  <w15:commentEx w15:paraId="71418911" w15:done="1"/>
  <w15:commentEx w15:paraId="76A9F0AD" w15:done="1"/>
  <w15:commentEx w15:paraId="70831DDF" w15:done="1"/>
  <w15:commentEx w15:paraId="56C0425B" w15:done="1"/>
  <w15:commentEx w15:paraId="44A306C5" w15:done="1"/>
  <w15:commentEx w15:paraId="74BB938D" w15:done="1"/>
  <w15:commentEx w15:paraId="3D47926D" w15:done="1"/>
  <w15:commentEx w15:paraId="7DC937C9" w15:done="1"/>
  <w15:commentEx w15:paraId="6E8BB792"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D145B6" w16cex:dateUtc="2026-04-17T21:58:00Z">
    <w16cex:extLst>
      <w16:ext w16:uri="{CE6994B0-6A32-4C9F-8C6B-6E91EDA988CE}">
        <cr:reactions xmlns:cr="http://schemas.microsoft.com/office/comments/2020/reactions">
          <cr:reaction reactionType="1">
            <cr:reactionInfo dateUtc="2026-04-30T04:36:31Z">
              <cr:user userId="S::aa84432519@ms.nagasaki-u.ac.jp::803037b5-35c6-4444-899a-9efafa1e9058" userProvider="AD" userName="KANG　HYO　LIM"/>
            </cr:reactionInfo>
          </cr:reaction>
        </cr:reactions>
      </w16:ext>
    </w16cex:extLst>
  </w16cex:commentExtensible>
  <w16cex:commentExtensible w16cex:durableId="075492A4" w16cex:dateUtc="2026-04-30T04:36:00Z"/>
  <w16cex:commentExtensible w16cex:durableId="5CF74376" w16cex:dateUtc="2026-05-24T01:08:00Z"/>
  <w16cex:commentExtensible w16cex:durableId="5C8645D9" w16cex:dateUtc="2026-04-02T06:23:00Z"/>
  <w16cex:commentExtensible w16cex:durableId="2E39DD0F" w16cex:dateUtc="2026-04-17T22:01:00Z">
    <w16cex:extLst>
      <w16:ext w16:uri="{CE6994B0-6A32-4C9F-8C6B-6E91EDA988CE}">
        <cr:reactions xmlns:cr="http://schemas.microsoft.com/office/comments/2020/reactions">
          <cr:reaction reactionType="1">
            <cr:reactionInfo dateUtc="2026-04-30T04:41:40Z">
              <cr:user userId="S::aa84432519@ms.nagasaki-u.ac.jp::803037b5-35c6-4444-899a-9efafa1e9058" userProvider="AD" userName="KANG　HYO　LIM"/>
            </cr:reactionInfo>
          </cr:reaction>
        </cr:reactions>
      </w16:ext>
    </w16cex:extLst>
  </w16cex:commentExtensible>
  <w16cex:commentExtensible w16cex:durableId="14A22A61" w16cex:dateUtc="2026-04-17T22:04:00Z">
    <w16cex:extLst>
      <w16:ext w16:uri="{CE6994B0-6A32-4C9F-8C6B-6E91EDA988CE}">
        <cr:reactions xmlns:cr="http://schemas.microsoft.com/office/comments/2020/reactions">
          <cr:reaction reactionType="1">
            <cr:reactionInfo dateUtc="2026-04-30T04:48:09Z">
              <cr:user userId="S::aa84432519@ms.nagasaki-u.ac.jp::803037b5-35c6-4444-899a-9efafa1e9058" userProvider="AD" userName="KANG　HYO　LIM"/>
            </cr:reactionInfo>
          </cr:reaction>
        </cr:reactions>
      </w16:ext>
    </w16cex:extLst>
  </w16cex:commentExtensible>
  <w16cex:commentExtensible w16cex:durableId="4EED0302" w16cex:dateUtc="2026-04-17T22:09:00Z"/>
  <w16cex:commentExtensible w16cex:durableId="52454FCC" w16cex:dateUtc="2026-05-20T23:53:00Z"/>
  <w16cex:commentExtensible w16cex:durableId="243B6E81" w16cex:dateUtc="2026-05-08T11:03:00Z"/>
  <w16cex:commentExtensible w16cex:durableId="2919A482" w16cex:dateUtc="2026-05-21T00:00:00Z"/>
  <w16cex:commentExtensible w16cex:durableId="19F4AFEE" w16cex:dateUtc="2026-04-11T12:41:00Z"/>
  <w16cex:commentExtensible w16cex:durableId="45AB2827" w16cex:dateUtc="2026-05-06T12:13:00Z"/>
  <w16cex:commentExtensible w16cex:durableId="57D2ECEC" w16cex:dateUtc="2026-04-17T22:22:00Z"/>
  <w16cex:commentExtensible w16cex:durableId="714D119C" w16cex:dateUtc="2026-04-17T22:30:00Z"/>
  <w16cex:commentExtensible w16cex:durableId="42C6BA34" w16cex:dateUtc="2026-05-24T01:19:00Z"/>
  <w16cex:commentExtensible w16cex:durableId="214D29DA" w16cex:dateUtc="2026-05-24T01:20:00Z"/>
  <w16cex:commentExtensible w16cex:durableId="256CF4ED" w16cex:dateUtc="2026-04-17T23:01:00Z"/>
  <w16cex:commentExtensible w16cex:durableId="60552ABA" w16cex:dateUtc="2026-04-17T23:04:00Z">
    <w16cex:extLst>
      <w16:ext w16:uri="{CE6994B0-6A32-4C9F-8C6B-6E91EDA988CE}">
        <cr:reactions xmlns:cr="http://schemas.microsoft.com/office/comments/2020/reactions">
          <cr:reaction reactionType="1">
            <cr:reactionInfo dateUtc="2026-04-20T02:58:14Z">
              <cr:user userId="S::aa84432519@ms.nagasaki-u.ac.jp::803037b5-35c6-4444-899a-9efafa1e9058" userProvider="AD" userName="KANG　HYO　LIM"/>
            </cr:reactionInfo>
          </cr:reaction>
        </cr:reactions>
      </w16:ext>
    </w16cex:extLst>
  </w16cex:commentExtensible>
  <w16cex:commentExtensible w16cex:durableId="4F39F6AF" w16cex:dateUtc="2026-05-24T01:21:00Z"/>
  <w16cex:commentExtensible w16cex:durableId="1BF22D6A" w16cex:dateUtc="2026-04-02T06:23:00Z"/>
  <w16cex:commentExtensible w16cex:durableId="2FC70BE5" w16cex:dateUtc="2026-04-17T22:22:00Z"/>
  <w16cex:commentExtensible w16cex:durableId="70DF7CA0" w16cex:dateUtc="2026-04-13T01:22:00Z"/>
  <w16cex:commentExtensible w16cex:durableId="30B9A569" w16cex:dateUtc="2026-04-17T22:42:00Z"/>
  <w16cex:commentExtensible w16cex:durableId="3BF772ED" w16cex:dateUtc="2026-04-17T23:04:00Z">
    <w16cex:extLst>
      <w16:ext w16:uri="{CE6994B0-6A32-4C9F-8C6B-6E91EDA988CE}">
        <cr:reactions xmlns:cr="http://schemas.microsoft.com/office/comments/2020/reactions">
          <cr:reaction reactionType="1">
            <cr:reactionInfo dateUtc="2026-04-20T02:58:14Z">
              <cr:user userId="S::aa84432519@ms.nagasaki-u.ac.jp::803037b5-35c6-4444-899a-9efafa1e9058" userProvider="AD" userName="KANG　HYO　LIM"/>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7BE8CE" w16cid:durableId="1CD145B6"/>
  <w16cid:commentId w16cid:paraId="529EFE93" w16cid:durableId="075492A4"/>
  <w16cid:commentId w16cid:paraId="31B05BEA" w16cid:durableId="5CF74376"/>
  <w16cid:commentId w16cid:paraId="38994224" w16cid:durableId="5C8645D9"/>
  <w16cid:commentId w16cid:paraId="6A8B38C4" w16cid:durableId="2E39DD0F"/>
  <w16cid:commentId w16cid:paraId="6683F41F" w16cid:durableId="14A22A61"/>
  <w16cid:commentId w16cid:paraId="77F1E89A" w16cid:durableId="4EED0302"/>
  <w16cid:commentId w16cid:paraId="1C996D0E" w16cid:durableId="52454FCC"/>
  <w16cid:commentId w16cid:paraId="44F983C2" w16cid:durableId="243B6E81"/>
  <w16cid:commentId w16cid:paraId="334082DE" w16cid:durableId="2919A482"/>
  <w16cid:commentId w16cid:paraId="16754FDD" w16cid:durableId="19F4AFEE"/>
  <w16cid:commentId w16cid:paraId="11637721" w16cid:durableId="45AB2827"/>
  <w16cid:commentId w16cid:paraId="7642FE82" w16cid:durableId="57D2ECEC"/>
  <w16cid:commentId w16cid:paraId="1A3A2B7C" w16cid:durableId="714D119C"/>
  <w16cid:commentId w16cid:paraId="4832E885" w16cid:durableId="42C6BA34"/>
  <w16cid:commentId w16cid:paraId="71418911" w16cid:durableId="214D29DA"/>
  <w16cid:commentId w16cid:paraId="76A9F0AD" w16cid:durableId="256CF4ED"/>
  <w16cid:commentId w16cid:paraId="70831DDF" w16cid:durableId="60552ABA"/>
  <w16cid:commentId w16cid:paraId="56C0425B" w16cid:durableId="4F39F6AF"/>
  <w16cid:commentId w16cid:paraId="44A306C5" w16cid:durableId="1BF22D6A"/>
  <w16cid:commentId w16cid:paraId="74BB938D" w16cid:durableId="2FC70BE5"/>
  <w16cid:commentId w16cid:paraId="3D47926D" w16cid:durableId="70DF7CA0"/>
  <w16cid:commentId w16cid:paraId="7DC937C9" w16cid:durableId="30B9A569"/>
  <w16cid:commentId w16cid:paraId="6E8BB792" w16cid:durableId="3BF772E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6FBED" w14:textId="77777777" w:rsidR="000C1D3B" w:rsidRDefault="000C1D3B" w:rsidP="00CF53B3">
      <w:r>
        <w:separator/>
      </w:r>
    </w:p>
  </w:endnote>
  <w:endnote w:type="continuationSeparator" w:id="0">
    <w:p w14:paraId="43F7997B" w14:textId="77777777" w:rsidR="000C1D3B" w:rsidRDefault="000C1D3B" w:rsidP="00CF53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Source Sans Pro">
    <w:charset w:val="00"/>
    <w:family w:val="swiss"/>
    <w:pitch w:val="variable"/>
    <w:sig w:usb0="600002F7" w:usb1="02000001" w:usb2="00000000" w:usb3="00000000" w:csb0="0000019F" w:csb1="00000000"/>
  </w:font>
  <w:font w:name="+mn-cs">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AC6E5" w14:textId="77777777" w:rsidR="000C1D3B" w:rsidRDefault="000C1D3B" w:rsidP="00CF53B3">
      <w:r>
        <w:separator/>
      </w:r>
    </w:p>
  </w:footnote>
  <w:footnote w:type="continuationSeparator" w:id="0">
    <w:p w14:paraId="2EA7C061" w14:textId="77777777" w:rsidR="000C1D3B" w:rsidRDefault="000C1D3B" w:rsidP="00CF53B3">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rymVinoW" int2:invalidationBookmarkName="" int2:hashCode="PLkOiG92Ck0gQI" int2:id="FCia8ttg">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7070"/>
    <w:multiLevelType w:val="hybridMultilevel"/>
    <w:tmpl w:val="C9B49808"/>
    <w:lvl w:ilvl="0" w:tplc="0409001B">
      <w:start w:val="1"/>
      <w:numFmt w:val="lowerRoman"/>
      <w:lvlText w:val="%1."/>
      <w:lvlJc w:val="righ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1146706B"/>
    <w:multiLevelType w:val="hybridMultilevel"/>
    <w:tmpl w:val="83C0FC1E"/>
    <w:lvl w:ilvl="0" w:tplc="04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27635D4"/>
    <w:multiLevelType w:val="hybridMultilevel"/>
    <w:tmpl w:val="B7DC088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4A04BCA"/>
    <w:multiLevelType w:val="multilevel"/>
    <w:tmpl w:val="AE8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D136FB"/>
    <w:multiLevelType w:val="hybridMultilevel"/>
    <w:tmpl w:val="DF9CF8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4E70B25"/>
    <w:multiLevelType w:val="hybridMultilevel"/>
    <w:tmpl w:val="53A08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8BB7536"/>
    <w:multiLevelType w:val="hybridMultilevel"/>
    <w:tmpl w:val="9828C170"/>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4DEC2D3C"/>
    <w:multiLevelType w:val="multilevel"/>
    <w:tmpl w:val="01346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625E0C"/>
    <w:multiLevelType w:val="hybridMultilevel"/>
    <w:tmpl w:val="C9B49808"/>
    <w:lvl w:ilvl="0" w:tplc="FFFFFFFF">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527805B6"/>
    <w:multiLevelType w:val="hybridMultilevel"/>
    <w:tmpl w:val="68342236"/>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67C37C1A"/>
    <w:multiLevelType w:val="hybridMultilevel"/>
    <w:tmpl w:val="9828C170"/>
    <w:lvl w:ilvl="0" w:tplc="0409001B">
      <w:start w:val="1"/>
      <w:numFmt w:val="lowerRoman"/>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762C3649"/>
    <w:multiLevelType w:val="hybridMultilevel"/>
    <w:tmpl w:val="B26C6CE6"/>
    <w:lvl w:ilvl="0" w:tplc="F2F43376">
      <w:start w:val="2"/>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D697E47"/>
    <w:multiLevelType w:val="hybridMultilevel"/>
    <w:tmpl w:val="9FFE7E2A"/>
    <w:lvl w:ilvl="0" w:tplc="FFFFFFFF">
      <w:start w:val="1"/>
      <w:numFmt w:val="lowerRoman"/>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71219961">
    <w:abstractNumId w:val="5"/>
  </w:num>
  <w:num w:numId="2" w16cid:durableId="761297909">
    <w:abstractNumId w:val="4"/>
  </w:num>
  <w:num w:numId="3" w16cid:durableId="1959026601">
    <w:abstractNumId w:val="2"/>
  </w:num>
  <w:num w:numId="4" w16cid:durableId="1744795348">
    <w:abstractNumId w:val="0"/>
  </w:num>
  <w:num w:numId="5" w16cid:durableId="1453982122">
    <w:abstractNumId w:val="11"/>
  </w:num>
  <w:num w:numId="6" w16cid:durableId="1250239036">
    <w:abstractNumId w:val="8"/>
  </w:num>
  <w:num w:numId="7" w16cid:durableId="274334389">
    <w:abstractNumId w:val="10"/>
  </w:num>
  <w:num w:numId="8" w16cid:durableId="1178424726">
    <w:abstractNumId w:val="12"/>
  </w:num>
  <w:num w:numId="9" w16cid:durableId="1044713676">
    <w:abstractNumId w:val="1"/>
  </w:num>
  <w:num w:numId="10" w16cid:durableId="1498113827">
    <w:abstractNumId w:val="9"/>
  </w:num>
  <w:num w:numId="11" w16cid:durableId="1559394182">
    <w:abstractNumId w:val="6"/>
  </w:num>
  <w:num w:numId="12" w16cid:durableId="1542131019">
    <w:abstractNumId w:val="7"/>
  </w:num>
  <w:num w:numId="13" w16cid:durableId="116536176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ja Abbas">
    <w15:presenceInfo w15:providerId="Windows Live" w15:userId="01cc2a06bc086109"/>
  </w15:person>
  <w15:person w15:author="Sandra López">
    <w15:presenceInfo w15:providerId="Windows Live" w15:userId="e05b8e46b8585862"/>
  </w15:person>
  <w15:person w15:author="slopez@gorgas.gob.pa">
    <w15:presenceInfo w15:providerId="AD" w15:userId="S::urn:spo:guest#slopez@gorgas.gob.pa::"/>
  </w15:person>
  <w15:person w15:author="KANG　HYO　LIM">
    <w15:presenceInfo w15:providerId="AD" w15:userId="S::aa84432519@ms.nagasaki-u.ac.jp::803037b5-35c6-4444-899a-9efafa1e9058"/>
  </w15:person>
  <w15:person w15:author="Cristiana Toscano">
    <w15:presenceInfo w15:providerId="Windows Live" w15:userId="7ca7e55badd92578"/>
  </w15:person>
  <w15:person w15:author="Navneet Bichha">
    <w15:presenceInfo w15:providerId="Windows Live" w15:userId="2f597f605e868d3f"/>
  </w15:person>
  <w15:person w15:author="Hyolim Kang">
    <w15:presenceInfo w15:providerId="AD" w15:userId="S::lsh1800717@lshtm.ac.uk::fcf5f5b1-69f7-471c-be3f-01c1b083557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bordersDoNotSurroundHeader/>
  <w:bordersDoNotSurroundFooter/>
  <w:defaultTabStop w:val="840"/>
  <w:drawingGridHorizontalSpacing w:val="105"/>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0E3"/>
    <w:rsid w:val="000021BE"/>
    <w:rsid w:val="00002D91"/>
    <w:rsid w:val="000035B2"/>
    <w:rsid w:val="000036FA"/>
    <w:rsid w:val="0000389E"/>
    <w:rsid w:val="00003E6B"/>
    <w:rsid w:val="0000448A"/>
    <w:rsid w:val="0000544F"/>
    <w:rsid w:val="00005AFB"/>
    <w:rsid w:val="00006934"/>
    <w:rsid w:val="00006D30"/>
    <w:rsid w:val="00007048"/>
    <w:rsid w:val="00010004"/>
    <w:rsid w:val="00010D64"/>
    <w:rsid w:val="000116ED"/>
    <w:rsid w:val="00014468"/>
    <w:rsid w:val="00014D5A"/>
    <w:rsid w:val="00017096"/>
    <w:rsid w:val="0001759F"/>
    <w:rsid w:val="0002053A"/>
    <w:rsid w:val="00020A99"/>
    <w:rsid w:val="000233AD"/>
    <w:rsid w:val="00024F1A"/>
    <w:rsid w:val="000261E1"/>
    <w:rsid w:val="0002636C"/>
    <w:rsid w:val="000322B2"/>
    <w:rsid w:val="00032587"/>
    <w:rsid w:val="000334F5"/>
    <w:rsid w:val="000346F6"/>
    <w:rsid w:val="00035A00"/>
    <w:rsid w:val="00041054"/>
    <w:rsid w:val="000410BF"/>
    <w:rsid w:val="00042BAC"/>
    <w:rsid w:val="000463F3"/>
    <w:rsid w:val="00047E47"/>
    <w:rsid w:val="000528E7"/>
    <w:rsid w:val="00053BD9"/>
    <w:rsid w:val="0005568A"/>
    <w:rsid w:val="000613D5"/>
    <w:rsid w:val="00061DCA"/>
    <w:rsid w:val="000620DF"/>
    <w:rsid w:val="00063177"/>
    <w:rsid w:val="000648C0"/>
    <w:rsid w:val="000658D3"/>
    <w:rsid w:val="000664E3"/>
    <w:rsid w:val="000707B5"/>
    <w:rsid w:val="0007361D"/>
    <w:rsid w:val="000739E4"/>
    <w:rsid w:val="0007522C"/>
    <w:rsid w:val="00075EB6"/>
    <w:rsid w:val="00077913"/>
    <w:rsid w:val="00080FA7"/>
    <w:rsid w:val="00081D7F"/>
    <w:rsid w:val="00083133"/>
    <w:rsid w:val="00083AE3"/>
    <w:rsid w:val="00083BCE"/>
    <w:rsid w:val="00084FEA"/>
    <w:rsid w:val="00085FD1"/>
    <w:rsid w:val="00087AE4"/>
    <w:rsid w:val="00090B60"/>
    <w:rsid w:val="000927E2"/>
    <w:rsid w:val="00093364"/>
    <w:rsid w:val="00093C75"/>
    <w:rsid w:val="00093F3E"/>
    <w:rsid w:val="00097912"/>
    <w:rsid w:val="00097FC5"/>
    <w:rsid w:val="000A01AF"/>
    <w:rsid w:val="000A0F8E"/>
    <w:rsid w:val="000A14B4"/>
    <w:rsid w:val="000A2E53"/>
    <w:rsid w:val="000A4CA4"/>
    <w:rsid w:val="000A5A3E"/>
    <w:rsid w:val="000A7A6D"/>
    <w:rsid w:val="000A7B13"/>
    <w:rsid w:val="000B1968"/>
    <w:rsid w:val="000B33AA"/>
    <w:rsid w:val="000B33EA"/>
    <w:rsid w:val="000B3BC2"/>
    <w:rsid w:val="000B3DF4"/>
    <w:rsid w:val="000B5CF7"/>
    <w:rsid w:val="000B5F15"/>
    <w:rsid w:val="000B7C7E"/>
    <w:rsid w:val="000C107A"/>
    <w:rsid w:val="000C1D3B"/>
    <w:rsid w:val="000C1D48"/>
    <w:rsid w:val="000C1E1E"/>
    <w:rsid w:val="000C7DE7"/>
    <w:rsid w:val="000D182F"/>
    <w:rsid w:val="000D2566"/>
    <w:rsid w:val="000D27BF"/>
    <w:rsid w:val="000D27C8"/>
    <w:rsid w:val="000D2A64"/>
    <w:rsid w:val="000D2F86"/>
    <w:rsid w:val="000D32A2"/>
    <w:rsid w:val="000D5D2A"/>
    <w:rsid w:val="000D60D0"/>
    <w:rsid w:val="000D6570"/>
    <w:rsid w:val="000E257F"/>
    <w:rsid w:val="000E5222"/>
    <w:rsid w:val="000E5D63"/>
    <w:rsid w:val="000E5E38"/>
    <w:rsid w:val="000E5E54"/>
    <w:rsid w:val="000E7CCA"/>
    <w:rsid w:val="000F304C"/>
    <w:rsid w:val="000F4D21"/>
    <w:rsid w:val="000F5320"/>
    <w:rsid w:val="000F5A85"/>
    <w:rsid w:val="00105D37"/>
    <w:rsid w:val="00106429"/>
    <w:rsid w:val="00106DF1"/>
    <w:rsid w:val="001112AE"/>
    <w:rsid w:val="00111B35"/>
    <w:rsid w:val="00112EB3"/>
    <w:rsid w:val="00113132"/>
    <w:rsid w:val="001142F8"/>
    <w:rsid w:val="00120CFA"/>
    <w:rsid w:val="00121182"/>
    <w:rsid w:val="001215D7"/>
    <w:rsid w:val="0012267F"/>
    <w:rsid w:val="001240EF"/>
    <w:rsid w:val="00126006"/>
    <w:rsid w:val="00127BCF"/>
    <w:rsid w:val="00130726"/>
    <w:rsid w:val="00130C00"/>
    <w:rsid w:val="00133F34"/>
    <w:rsid w:val="00136EAB"/>
    <w:rsid w:val="001418A9"/>
    <w:rsid w:val="00143BAE"/>
    <w:rsid w:val="001444B0"/>
    <w:rsid w:val="0014457E"/>
    <w:rsid w:val="001448DE"/>
    <w:rsid w:val="00146DC1"/>
    <w:rsid w:val="0014742D"/>
    <w:rsid w:val="00150384"/>
    <w:rsid w:val="0015449F"/>
    <w:rsid w:val="00156E35"/>
    <w:rsid w:val="001600FA"/>
    <w:rsid w:val="001603FE"/>
    <w:rsid w:val="0016054E"/>
    <w:rsid w:val="001610BC"/>
    <w:rsid w:val="0016126E"/>
    <w:rsid w:val="00161A6C"/>
    <w:rsid w:val="0016395F"/>
    <w:rsid w:val="00166E0D"/>
    <w:rsid w:val="001676D1"/>
    <w:rsid w:val="001709D5"/>
    <w:rsid w:val="00171B6E"/>
    <w:rsid w:val="001727BA"/>
    <w:rsid w:val="00174876"/>
    <w:rsid w:val="00174D5D"/>
    <w:rsid w:val="00175D31"/>
    <w:rsid w:val="00176DCA"/>
    <w:rsid w:val="00180CD4"/>
    <w:rsid w:val="001813E9"/>
    <w:rsid w:val="001818BA"/>
    <w:rsid w:val="00181D67"/>
    <w:rsid w:val="00184A02"/>
    <w:rsid w:val="001856BD"/>
    <w:rsid w:val="001856C3"/>
    <w:rsid w:val="00185C79"/>
    <w:rsid w:val="00186B2A"/>
    <w:rsid w:val="0018722F"/>
    <w:rsid w:val="00190050"/>
    <w:rsid w:val="001915CB"/>
    <w:rsid w:val="00192692"/>
    <w:rsid w:val="00192D47"/>
    <w:rsid w:val="001938E3"/>
    <w:rsid w:val="00194362"/>
    <w:rsid w:val="00195F0A"/>
    <w:rsid w:val="00197486"/>
    <w:rsid w:val="001A2B34"/>
    <w:rsid w:val="001A2EFA"/>
    <w:rsid w:val="001A3BA2"/>
    <w:rsid w:val="001A441C"/>
    <w:rsid w:val="001A4802"/>
    <w:rsid w:val="001A4F50"/>
    <w:rsid w:val="001A5BE4"/>
    <w:rsid w:val="001A6E97"/>
    <w:rsid w:val="001B16F3"/>
    <w:rsid w:val="001B244C"/>
    <w:rsid w:val="001B2F23"/>
    <w:rsid w:val="001B3134"/>
    <w:rsid w:val="001B608C"/>
    <w:rsid w:val="001B7596"/>
    <w:rsid w:val="001B7A8A"/>
    <w:rsid w:val="001C0A03"/>
    <w:rsid w:val="001C17E2"/>
    <w:rsid w:val="001C2D0E"/>
    <w:rsid w:val="001C3026"/>
    <w:rsid w:val="001C58AC"/>
    <w:rsid w:val="001D019B"/>
    <w:rsid w:val="001D1DC8"/>
    <w:rsid w:val="001D1F3F"/>
    <w:rsid w:val="001D2878"/>
    <w:rsid w:val="001D33A2"/>
    <w:rsid w:val="001D45C7"/>
    <w:rsid w:val="001D45E1"/>
    <w:rsid w:val="001D520D"/>
    <w:rsid w:val="001E0BAA"/>
    <w:rsid w:val="001E27C1"/>
    <w:rsid w:val="001E2C63"/>
    <w:rsid w:val="001E3808"/>
    <w:rsid w:val="001E439D"/>
    <w:rsid w:val="001E4CB3"/>
    <w:rsid w:val="001F0792"/>
    <w:rsid w:val="001F0DDB"/>
    <w:rsid w:val="001F0E0F"/>
    <w:rsid w:val="001F1293"/>
    <w:rsid w:val="001F2B9D"/>
    <w:rsid w:val="001F2E9F"/>
    <w:rsid w:val="001F2F95"/>
    <w:rsid w:val="001F38EE"/>
    <w:rsid w:val="001F4327"/>
    <w:rsid w:val="001F6D85"/>
    <w:rsid w:val="001F7AF5"/>
    <w:rsid w:val="00201B87"/>
    <w:rsid w:val="00204969"/>
    <w:rsid w:val="00204A9D"/>
    <w:rsid w:val="0020629C"/>
    <w:rsid w:val="00210FA5"/>
    <w:rsid w:val="00212498"/>
    <w:rsid w:val="00212D0B"/>
    <w:rsid w:val="002133AC"/>
    <w:rsid w:val="002144D0"/>
    <w:rsid w:val="002150B7"/>
    <w:rsid w:val="002158E3"/>
    <w:rsid w:val="00215968"/>
    <w:rsid w:val="0021685A"/>
    <w:rsid w:val="00220A31"/>
    <w:rsid w:val="0022259E"/>
    <w:rsid w:val="00223AAA"/>
    <w:rsid w:val="00224B27"/>
    <w:rsid w:val="002271F3"/>
    <w:rsid w:val="00231CD9"/>
    <w:rsid w:val="002323F5"/>
    <w:rsid w:val="002326BD"/>
    <w:rsid w:val="002333B3"/>
    <w:rsid w:val="0023457B"/>
    <w:rsid w:val="00235DF9"/>
    <w:rsid w:val="0024202A"/>
    <w:rsid w:val="002425EA"/>
    <w:rsid w:val="0024298D"/>
    <w:rsid w:val="00245839"/>
    <w:rsid w:val="00247E6B"/>
    <w:rsid w:val="002500D6"/>
    <w:rsid w:val="0025055B"/>
    <w:rsid w:val="002514CD"/>
    <w:rsid w:val="00252648"/>
    <w:rsid w:val="00252B4E"/>
    <w:rsid w:val="002548A2"/>
    <w:rsid w:val="00254D3B"/>
    <w:rsid w:val="00256B9F"/>
    <w:rsid w:val="00257617"/>
    <w:rsid w:val="00264E4B"/>
    <w:rsid w:val="002670B0"/>
    <w:rsid w:val="00267A12"/>
    <w:rsid w:val="00272731"/>
    <w:rsid w:val="002752DC"/>
    <w:rsid w:val="002762F8"/>
    <w:rsid w:val="002774B9"/>
    <w:rsid w:val="00277F2A"/>
    <w:rsid w:val="002812B1"/>
    <w:rsid w:val="00282F9E"/>
    <w:rsid w:val="002837AA"/>
    <w:rsid w:val="002853D6"/>
    <w:rsid w:val="00285559"/>
    <w:rsid w:val="0028696F"/>
    <w:rsid w:val="002877DD"/>
    <w:rsid w:val="002900B6"/>
    <w:rsid w:val="00290BB4"/>
    <w:rsid w:val="00291A26"/>
    <w:rsid w:val="002929BC"/>
    <w:rsid w:val="0029376A"/>
    <w:rsid w:val="0029405B"/>
    <w:rsid w:val="00295EF9"/>
    <w:rsid w:val="0029737B"/>
    <w:rsid w:val="002A03A1"/>
    <w:rsid w:val="002A042B"/>
    <w:rsid w:val="002A2A75"/>
    <w:rsid w:val="002A3E4C"/>
    <w:rsid w:val="002A5539"/>
    <w:rsid w:val="002A6FA4"/>
    <w:rsid w:val="002B215C"/>
    <w:rsid w:val="002B3231"/>
    <w:rsid w:val="002B3B1D"/>
    <w:rsid w:val="002B49A1"/>
    <w:rsid w:val="002B54CF"/>
    <w:rsid w:val="002B594B"/>
    <w:rsid w:val="002B5FED"/>
    <w:rsid w:val="002B6F12"/>
    <w:rsid w:val="002B7F20"/>
    <w:rsid w:val="002C0D9E"/>
    <w:rsid w:val="002C15A4"/>
    <w:rsid w:val="002C17A6"/>
    <w:rsid w:val="002C2693"/>
    <w:rsid w:val="002C3E78"/>
    <w:rsid w:val="002C40BC"/>
    <w:rsid w:val="002C464E"/>
    <w:rsid w:val="002C4885"/>
    <w:rsid w:val="002D07AD"/>
    <w:rsid w:val="002D0B8D"/>
    <w:rsid w:val="002D168C"/>
    <w:rsid w:val="002D2246"/>
    <w:rsid w:val="002D5654"/>
    <w:rsid w:val="002D5CA0"/>
    <w:rsid w:val="002D60DC"/>
    <w:rsid w:val="002D71F2"/>
    <w:rsid w:val="002E1CC5"/>
    <w:rsid w:val="002E2070"/>
    <w:rsid w:val="002E4705"/>
    <w:rsid w:val="002E48EB"/>
    <w:rsid w:val="002E4D2D"/>
    <w:rsid w:val="002E62C6"/>
    <w:rsid w:val="002E68A4"/>
    <w:rsid w:val="002F0455"/>
    <w:rsid w:val="002F225E"/>
    <w:rsid w:val="002F2F5F"/>
    <w:rsid w:val="002F5324"/>
    <w:rsid w:val="002F5450"/>
    <w:rsid w:val="00300A61"/>
    <w:rsid w:val="00301792"/>
    <w:rsid w:val="003032B7"/>
    <w:rsid w:val="00306617"/>
    <w:rsid w:val="00306FBC"/>
    <w:rsid w:val="00313269"/>
    <w:rsid w:val="0031347A"/>
    <w:rsid w:val="003135DC"/>
    <w:rsid w:val="003137B9"/>
    <w:rsid w:val="003139FC"/>
    <w:rsid w:val="00315D64"/>
    <w:rsid w:val="00315DB7"/>
    <w:rsid w:val="00320949"/>
    <w:rsid w:val="00321576"/>
    <w:rsid w:val="003233C7"/>
    <w:rsid w:val="003243EC"/>
    <w:rsid w:val="00324807"/>
    <w:rsid w:val="00324EBA"/>
    <w:rsid w:val="00326E11"/>
    <w:rsid w:val="00327B00"/>
    <w:rsid w:val="0033171B"/>
    <w:rsid w:val="003333EA"/>
    <w:rsid w:val="003334CB"/>
    <w:rsid w:val="0033376F"/>
    <w:rsid w:val="0034041B"/>
    <w:rsid w:val="0034073C"/>
    <w:rsid w:val="00340A4A"/>
    <w:rsid w:val="00341743"/>
    <w:rsid w:val="00342428"/>
    <w:rsid w:val="003429C1"/>
    <w:rsid w:val="00342B47"/>
    <w:rsid w:val="00343444"/>
    <w:rsid w:val="00343B6B"/>
    <w:rsid w:val="00344EC9"/>
    <w:rsid w:val="003465DD"/>
    <w:rsid w:val="00347156"/>
    <w:rsid w:val="00350C8A"/>
    <w:rsid w:val="003511B7"/>
    <w:rsid w:val="00352001"/>
    <w:rsid w:val="0035281F"/>
    <w:rsid w:val="003529ED"/>
    <w:rsid w:val="003531C0"/>
    <w:rsid w:val="00354457"/>
    <w:rsid w:val="003554EA"/>
    <w:rsid w:val="00355AFA"/>
    <w:rsid w:val="00355B8D"/>
    <w:rsid w:val="0035780C"/>
    <w:rsid w:val="003615AB"/>
    <w:rsid w:val="00361F60"/>
    <w:rsid w:val="003620C2"/>
    <w:rsid w:val="003628AE"/>
    <w:rsid w:val="003644CE"/>
    <w:rsid w:val="003657A1"/>
    <w:rsid w:val="00365EE7"/>
    <w:rsid w:val="003667AF"/>
    <w:rsid w:val="00367A25"/>
    <w:rsid w:val="003739D7"/>
    <w:rsid w:val="003745BE"/>
    <w:rsid w:val="00376995"/>
    <w:rsid w:val="00376C3F"/>
    <w:rsid w:val="00376D57"/>
    <w:rsid w:val="00380768"/>
    <w:rsid w:val="00380D82"/>
    <w:rsid w:val="00380E40"/>
    <w:rsid w:val="00382190"/>
    <w:rsid w:val="00382D08"/>
    <w:rsid w:val="003851A2"/>
    <w:rsid w:val="003852C4"/>
    <w:rsid w:val="003857D2"/>
    <w:rsid w:val="0038686E"/>
    <w:rsid w:val="00387E5F"/>
    <w:rsid w:val="00390514"/>
    <w:rsid w:val="00393911"/>
    <w:rsid w:val="00393A72"/>
    <w:rsid w:val="00394790"/>
    <w:rsid w:val="00395380"/>
    <w:rsid w:val="00396138"/>
    <w:rsid w:val="003972FC"/>
    <w:rsid w:val="003A0E74"/>
    <w:rsid w:val="003A0E87"/>
    <w:rsid w:val="003A19FC"/>
    <w:rsid w:val="003A1B29"/>
    <w:rsid w:val="003A35D6"/>
    <w:rsid w:val="003A4DF0"/>
    <w:rsid w:val="003A55AC"/>
    <w:rsid w:val="003A57FE"/>
    <w:rsid w:val="003B0785"/>
    <w:rsid w:val="003B1194"/>
    <w:rsid w:val="003B133C"/>
    <w:rsid w:val="003B1DC3"/>
    <w:rsid w:val="003B5D5C"/>
    <w:rsid w:val="003B71B3"/>
    <w:rsid w:val="003C0340"/>
    <w:rsid w:val="003C2111"/>
    <w:rsid w:val="003C2912"/>
    <w:rsid w:val="003C2AD9"/>
    <w:rsid w:val="003C3029"/>
    <w:rsid w:val="003C3DA3"/>
    <w:rsid w:val="003C6AEB"/>
    <w:rsid w:val="003D363D"/>
    <w:rsid w:val="003D3E7A"/>
    <w:rsid w:val="003D6F46"/>
    <w:rsid w:val="003E0755"/>
    <w:rsid w:val="003E0AC8"/>
    <w:rsid w:val="003E1920"/>
    <w:rsid w:val="003E238D"/>
    <w:rsid w:val="003E3F37"/>
    <w:rsid w:val="003E57AF"/>
    <w:rsid w:val="003E68DE"/>
    <w:rsid w:val="003F47DA"/>
    <w:rsid w:val="003F7069"/>
    <w:rsid w:val="00403583"/>
    <w:rsid w:val="00403DD2"/>
    <w:rsid w:val="004046A1"/>
    <w:rsid w:val="00405008"/>
    <w:rsid w:val="0040530D"/>
    <w:rsid w:val="004064A4"/>
    <w:rsid w:val="00406CB1"/>
    <w:rsid w:val="00406EA7"/>
    <w:rsid w:val="004115CE"/>
    <w:rsid w:val="0041179B"/>
    <w:rsid w:val="004138C5"/>
    <w:rsid w:val="004157DF"/>
    <w:rsid w:val="00420AFD"/>
    <w:rsid w:val="004213F9"/>
    <w:rsid w:val="004238E1"/>
    <w:rsid w:val="00423A16"/>
    <w:rsid w:val="00425D1E"/>
    <w:rsid w:val="00425EBE"/>
    <w:rsid w:val="00431194"/>
    <w:rsid w:val="00432A8B"/>
    <w:rsid w:val="00433EAE"/>
    <w:rsid w:val="00433F6C"/>
    <w:rsid w:val="00434DA1"/>
    <w:rsid w:val="00436059"/>
    <w:rsid w:val="00436953"/>
    <w:rsid w:val="00441F9E"/>
    <w:rsid w:val="00442085"/>
    <w:rsid w:val="00442578"/>
    <w:rsid w:val="00446299"/>
    <w:rsid w:val="0044736F"/>
    <w:rsid w:val="00447642"/>
    <w:rsid w:val="0045181D"/>
    <w:rsid w:val="00451E86"/>
    <w:rsid w:val="00452873"/>
    <w:rsid w:val="004564B5"/>
    <w:rsid w:val="004579BA"/>
    <w:rsid w:val="00460324"/>
    <w:rsid w:val="00460906"/>
    <w:rsid w:val="00460EFB"/>
    <w:rsid w:val="00464558"/>
    <w:rsid w:val="004656C5"/>
    <w:rsid w:val="00471CBC"/>
    <w:rsid w:val="00472591"/>
    <w:rsid w:val="00473488"/>
    <w:rsid w:val="00474758"/>
    <w:rsid w:val="004764C4"/>
    <w:rsid w:val="00480021"/>
    <w:rsid w:val="00480449"/>
    <w:rsid w:val="004808F2"/>
    <w:rsid w:val="00481D1C"/>
    <w:rsid w:val="0048239E"/>
    <w:rsid w:val="00482D05"/>
    <w:rsid w:val="0048470A"/>
    <w:rsid w:val="00487317"/>
    <w:rsid w:val="00490868"/>
    <w:rsid w:val="00491F57"/>
    <w:rsid w:val="00493744"/>
    <w:rsid w:val="00495E9E"/>
    <w:rsid w:val="00496281"/>
    <w:rsid w:val="00497075"/>
    <w:rsid w:val="004A010E"/>
    <w:rsid w:val="004A2257"/>
    <w:rsid w:val="004A244F"/>
    <w:rsid w:val="004A2CB4"/>
    <w:rsid w:val="004A5F02"/>
    <w:rsid w:val="004A64EF"/>
    <w:rsid w:val="004A6A42"/>
    <w:rsid w:val="004A7479"/>
    <w:rsid w:val="004B27E9"/>
    <w:rsid w:val="004B3958"/>
    <w:rsid w:val="004B4108"/>
    <w:rsid w:val="004B4580"/>
    <w:rsid w:val="004B50D3"/>
    <w:rsid w:val="004B527B"/>
    <w:rsid w:val="004B55F8"/>
    <w:rsid w:val="004B58B7"/>
    <w:rsid w:val="004B5F07"/>
    <w:rsid w:val="004B7CC4"/>
    <w:rsid w:val="004B7FE5"/>
    <w:rsid w:val="004C1520"/>
    <w:rsid w:val="004C1901"/>
    <w:rsid w:val="004C1BAE"/>
    <w:rsid w:val="004C1BF0"/>
    <w:rsid w:val="004C1DAF"/>
    <w:rsid w:val="004C21D8"/>
    <w:rsid w:val="004C2865"/>
    <w:rsid w:val="004C2D80"/>
    <w:rsid w:val="004C3384"/>
    <w:rsid w:val="004C590C"/>
    <w:rsid w:val="004C5AB5"/>
    <w:rsid w:val="004D0C64"/>
    <w:rsid w:val="004D1D03"/>
    <w:rsid w:val="004D5CC7"/>
    <w:rsid w:val="004D5D77"/>
    <w:rsid w:val="004D707E"/>
    <w:rsid w:val="004E204E"/>
    <w:rsid w:val="004E24B7"/>
    <w:rsid w:val="004E3486"/>
    <w:rsid w:val="004E5044"/>
    <w:rsid w:val="004E5DB0"/>
    <w:rsid w:val="004E6CCC"/>
    <w:rsid w:val="004F03D2"/>
    <w:rsid w:val="004F1F98"/>
    <w:rsid w:val="004F3773"/>
    <w:rsid w:val="004F55D2"/>
    <w:rsid w:val="004F63BF"/>
    <w:rsid w:val="004F63C6"/>
    <w:rsid w:val="004F670C"/>
    <w:rsid w:val="00500CAE"/>
    <w:rsid w:val="005027C9"/>
    <w:rsid w:val="00503045"/>
    <w:rsid w:val="005061A2"/>
    <w:rsid w:val="005070C7"/>
    <w:rsid w:val="00511E60"/>
    <w:rsid w:val="005121E4"/>
    <w:rsid w:val="00512B36"/>
    <w:rsid w:val="00514E0F"/>
    <w:rsid w:val="00515AF6"/>
    <w:rsid w:val="00521CC0"/>
    <w:rsid w:val="00522525"/>
    <w:rsid w:val="00522AA4"/>
    <w:rsid w:val="00524237"/>
    <w:rsid w:val="005270B2"/>
    <w:rsid w:val="0053024E"/>
    <w:rsid w:val="00530CDB"/>
    <w:rsid w:val="0053102F"/>
    <w:rsid w:val="00532294"/>
    <w:rsid w:val="00534FA1"/>
    <w:rsid w:val="0053520C"/>
    <w:rsid w:val="00535AEA"/>
    <w:rsid w:val="005369A1"/>
    <w:rsid w:val="00536DA6"/>
    <w:rsid w:val="00537BD4"/>
    <w:rsid w:val="00537D43"/>
    <w:rsid w:val="00540366"/>
    <w:rsid w:val="005408A5"/>
    <w:rsid w:val="005408E6"/>
    <w:rsid w:val="00542BCF"/>
    <w:rsid w:val="00542D0B"/>
    <w:rsid w:val="0054378A"/>
    <w:rsid w:val="005450C9"/>
    <w:rsid w:val="005473D4"/>
    <w:rsid w:val="0055143E"/>
    <w:rsid w:val="0055262E"/>
    <w:rsid w:val="0055394D"/>
    <w:rsid w:val="005569AB"/>
    <w:rsid w:val="00560A91"/>
    <w:rsid w:val="00562071"/>
    <w:rsid w:val="00566412"/>
    <w:rsid w:val="00566B38"/>
    <w:rsid w:val="0056706B"/>
    <w:rsid w:val="00567ADA"/>
    <w:rsid w:val="005703FD"/>
    <w:rsid w:val="005714C9"/>
    <w:rsid w:val="005714EE"/>
    <w:rsid w:val="00571BDF"/>
    <w:rsid w:val="00571E55"/>
    <w:rsid w:val="00572C71"/>
    <w:rsid w:val="00573B8C"/>
    <w:rsid w:val="00573F28"/>
    <w:rsid w:val="00575481"/>
    <w:rsid w:val="00577BD8"/>
    <w:rsid w:val="00584025"/>
    <w:rsid w:val="00585D9A"/>
    <w:rsid w:val="00586CE6"/>
    <w:rsid w:val="0058715B"/>
    <w:rsid w:val="0058760F"/>
    <w:rsid w:val="00593A23"/>
    <w:rsid w:val="005944D0"/>
    <w:rsid w:val="00597109"/>
    <w:rsid w:val="00597EF2"/>
    <w:rsid w:val="00597F01"/>
    <w:rsid w:val="005A17AB"/>
    <w:rsid w:val="005A1BA9"/>
    <w:rsid w:val="005A5088"/>
    <w:rsid w:val="005A7079"/>
    <w:rsid w:val="005B0ABA"/>
    <w:rsid w:val="005B38DE"/>
    <w:rsid w:val="005B6C6B"/>
    <w:rsid w:val="005B7D10"/>
    <w:rsid w:val="005C11C6"/>
    <w:rsid w:val="005C19C3"/>
    <w:rsid w:val="005C2B07"/>
    <w:rsid w:val="005C49F1"/>
    <w:rsid w:val="005C4BDF"/>
    <w:rsid w:val="005C4F8D"/>
    <w:rsid w:val="005C5037"/>
    <w:rsid w:val="005C6B68"/>
    <w:rsid w:val="005C794C"/>
    <w:rsid w:val="005D05DC"/>
    <w:rsid w:val="005D25C0"/>
    <w:rsid w:val="005D2963"/>
    <w:rsid w:val="005D5305"/>
    <w:rsid w:val="005D5307"/>
    <w:rsid w:val="005D5A59"/>
    <w:rsid w:val="005D5BA7"/>
    <w:rsid w:val="005D5BAF"/>
    <w:rsid w:val="005D7066"/>
    <w:rsid w:val="005E2320"/>
    <w:rsid w:val="005E246F"/>
    <w:rsid w:val="005E49FF"/>
    <w:rsid w:val="005F287A"/>
    <w:rsid w:val="005F4FB2"/>
    <w:rsid w:val="005F6913"/>
    <w:rsid w:val="00602E4D"/>
    <w:rsid w:val="00602F6C"/>
    <w:rsid w:val="0060340A"/>
    <w:rsid w:val="006034F7"/>
    <w:rsid w:val="00604434"/>
    <w:rsid w:val="00606260"/>
    <w:rsid w:val="00606279"/>
    <w:rsid w:val="00606281"/>
    <w:rsid w:val="006068A0"/>
    <w:rsid w:val="00606C18"/>
    <w:rsid w:val="00607185"/>
    <w:rsid w:val="0060723A"/>
    <w:rsid w:val="006115E2"/>
    <w:rsid w:val="00612512"/>
    <w:rsid w:val="00612774"/>
    <w:rsid w:val="00613DF9"/>
    <w:rsid w:val="006168B8"/>
    <w:rsid w:val="006175E2"/>
    <w:rsid w:val="006201CE"/>
    <w:rsid w:val="006203C2"/>
    <w:rsid w:val="0062112D"/>
    <w:rsid w:val="00621209"/>
    <w:rsid w:val="00625BE3"/>
    <w:rsid w:val="00630648"/>
    <w:rsid w:val="00631000"/>
    <w:rsid w:val="006335B1"/>
    <w:rsid w:val="00633701"/>
    <w:rsid w:val="00633FEF"/>
    <w:rsid w:val="00634178"/>
    <w:rsid w:val="00636AD6"/>
    <w:rsid w:val="006406BD"/>
    <w:rsid w:val="0064303F"/>
    <w:rsid w:val="00643FCB"/>
    <w:rsid w:val="00645DBA"/>
    <w:rsid w:val="0064601E"/>
    <w:rsid w:val="00647527"/>
    <w:rsid w:val="00650C06"/>
    <w:rsid w:val="00652049"/>
    <w:rsid w:val="00652318"/>
    <w:rsid w:val="00652996"/>
    <w:rsid w:val="00654A89"/>
    <w:rsid w:val="00654FB4"/>
    <w:rsid w:val="00655A14"/>
    <w:rsid w:val="00655A15"/>
    <w:rsid w:val="00656EDE"/>
    <w:rsid w:val="00657222"/>
    <w:rsid w:val="006617E6"/>
    <w:rsid w:val="00661A30"/>
    <w:rsid w:val="00663B30"/>
    <w:rsid w:val="00664CAB"/>
    <w:rsid w:val="0066717D"/>
    <w:rsid w:val="00667BFF"/>
    <w:rsid w:val="00667F9A"/>
    <w:rsid w:val="00670109"/>
    <w:rsid w:val="00670279"/>
    <w:rsid w:val="006726BC"/>
    <w:rsid w:val="0067389A"/>
    <w:rsid w:val="00674D09"/>
    <w:rsid w:val="00675365"/>
    <w:rsid w:val="0067563B"/>
    <w:rsid w:val="00676FE9"/>
    <w:rsid w:val="00677973"/>
    <w:rsid w:val="006779B7"/>
    <w:rsid w:val="00680F06"/>
    <w:rsid w:val="00682A26"/>
    <w:rsid w:val="0068438C"/>
    <w:rsid w:val="00684556"/>
    <w:rsid w:val="00685D9F"/>
    <w:rsid w:val="00687B13"/>
    <w:rsid w:val="006943EC"/>
    <w:rsid w:val="00695533"/>
    <w:rsid w:val="006A13FC"/>
    <w:rsid w:val="006A29D7"/>
    <w:rsid w:val="006A2C19"/>
    <w:rsid w:val="006A2E75"/>
    <w:rsid w:val="006A3001"/>
    <w:rsid w:val="006A302E"/>
    <w:rsid w:val="006A38E6"/>
    <w:rsid w:val="006A4648"/>
    <w:rsid w:val="006A5937"/>
    <w:rsid w:val="006A6998"/>
    <w:rsid w:val="006A6C30"/>
    <w:rsid w:val="006A6D34"/>
    <w:rsid w:val="006A7ADA"/>
    <w:rsid w:val="006B0452"/>
    <w:rsid w:val="006B04CA"/>
    <w:rsid w:val="006B1E2F"/>
    <w:rsid w:val="006B5826"/>
    <w:rsid w:val="006B5F89"/>
    <w:rsid w:val="006B6094"/>
    <w:rsid w:val="006B69FD"/>
    <w:rsid w:val="006B7820"/>
    <w:rsid w:val="006C0309"/>
    <w:rsid w:val="006C04AA"/>
    <w:rsid w:val="006C3D4A"/>
    <w:rsid w:val="006C3E17"/>
    <w:rsid w:val="006C4F4A"/>
    <w:rsid w:val="006C7E50"/>
    <w:rsid w:val="006D08C7"/>
    <w:rsid w:val="006D1010"/>
    <w:rsid w:val="006D1020"/>
    <w:rsid w:val="006D158D"/>
    <w:rsid w:val="006D2888"/>
    <w:rsid w:val="006D3565"/>
    <w:rsid w:val="006D3EC8"/>
    <w:rsid w:val="006D4978"/>
    <w:rsid w:val="006D4FB6"/>
    <w:rsid w:val="006D7641"/>
    <w:rsid w:val="006E0552"/>
    <w:rsid w:val="006E0E3F"/>
    <w:rsid w:val="006E2C3D"/>
    <w:rsid w:val="006E3D8B"/>
    <w:rsid w:val="006E3F43"/>
    <w:rsid w:val="006E7886"/>
    <w:rsid w:val="006F0F96"/>
    <w:rsid w:val="006F16CC"/>
    <w:rsid w:val="006F3049"/>
    <w:rsid w:val="006F309F"/>
    <w:rsid w:val="006F3574"/>
    <w:rsid w:val="006F6DA4"/>
    <w:rsid w:val="006F72C4"/>
    <w:rsid w:val="006F7EBB"/>
    <w:rsid w:val="007012CA"/>
    <w:rsid w:val="00703B15"/>
    <w:rsid w:val="0070411A"/>
    <w:rsid w:val="007041CE"/>
    <w:rsid w:val="00705F40"/>
    <w:rsid w:val="007060DB"/>
    <w:rsid w:val="00713B5D"/>
    <w:rsid w:val="00714CC0"/>
    <w:rsid w:val="00715A65"/>
    <w:rsid w:val="00715BE1"/>
    <w:rsid w:val="007169F4"/>
    <w:rsid w:val="00720286"/>
    <w:rsid w:val="0072181A"/>
    <w:rsid w:val="00722218"/>
    <w:rsid w:val="00726645"/>
    <w:rsid w:val="00726E9D"/>
    <w:rsid w:val="00731571"/>
    <w:rsid w:val="007330A3"/>
    <w:rsid w:val="00734552"/>
    <w:rsid w:val="0073498C"/>
    <w:rsid w:val="00737BBD"/>
    <w:rsid w:val="00740799"/>
    <w:rsid w:val="00741BA0"/>
    <w:rsid w:val="00741EBC"/>
    <w:rsid w:val="00743AE2"/>
    <w:rsid w:val="00745E1C"/>
    <w:rsid w:val="00746FBC"/>
    <w:rsid w:val="00747C0D"/>
    <w:rsid w:val="007510A0"/>
    <w:rsid w:val="00751C99"/>
    <w:rsid w:val="00753CB0"/>
    <w:rsid w:val="00756D1E"/>
    <w:rsid w:val="00760BE7"/>
    <w:rsid w:val="007614FC"/>
    <w:rsid w:val="00761D18"/>
    <w:rsid w:val="007648E4"/>
    <w:rsid w:val="007653A6"/>
    <w:rsid w:val="00767814"/>
    <w:rsid w:val="0077051C"/>
    <w:rsid w:val="00770739"/>
    <w:rsid w:val="00770972"/>
    <w:rsid w:val="00771CB2"/>
    <w:rsid w:val="007727AE"/>
    <w:rsid w:val="00774C11"/>
    <w:rsid w:val="00776759"/>
    <w:rsid w:val="00777D3F"/>
    <w:rsid w:val="00777E39"/>
    <w:rsid w:val="00780341"/>
    <w:rsid w:val="0078136A"/>
    <w:rsid w:val="007816E4"/>
    <w:rsid w:val="00784A2D"/>
    <w:rsid w:val="00785212"/>
    <w:rsid w:val="00785436"/>
    <w:rsid w:val="007858A4"/>
    <w:rsid w:val="00786C60"/>
    <w:rsid w:val="00786D22"/>
    <w:rsid w:val="00787693"/>
    <w:rsid w:val="007913BA"/>
    <w:rsid w:val="00794A38"/>
    <w:rsid w:val="00794A8B"/>
    <w:rsid w:val="00796BEF"/>
    <w:rsid w:val="00797F68"/>
    <w:rsid w:val="007A0D4B"/>
    <w:rsid w:val="007A1B32"/>
    <w:rsid w:val="007A2D26"/>
    <w:rsid w:val="007A3616"/>
    <w:rsid w:val="007A481F"/>
    <w:rsid w:val="007A7132"/>
    <w:rsid w:val="007A7172"/>
    <w:rsid w:val="007A7A55"/>
    <w:rsid w:val="007B0F56"/>
    <w:rsid w:val="007B1679"/>
    <w:rsid w:val="007B17E8"/>
    <w:rsid w:val="007B1CBB"/>
    <w:rsid w:val="007B2C18"/>
    <w:rsid w:val="007B37E6"/>
    <w:rsid w:val="007B789A"/>
    <w:rsid w:val="007C1A8C"/>
    <w:rsid w:val="007C307C"/>
    <w:rsid w:val="007C3272"/>
    <w:rsid w:val="007C3A96"/>
    <w:rsid w:val="007C6FF3"/>
    <w:rsid w:val="007C7EEA"/>
    <w:rsid w:val="007D0A49"/>
    <w:rsid w:val="007D0B06"/>
    <w:rsid w:val="007D19E9"/>
    <w:rsid w:val="007D298C"/>
    <w:rsid w:val="007D3B74"/>
    <w:rsid w:val="007D3B8E"/>
    <w:rsid w:val="007D77CB"/>
    <w:rsid w:val="007D7D36"/>
    <w:rsid w:val="007E1115"/>
    <w:rsid w:val="007E2CFD"/>
    <w:rsid w:val="007E4080"/>
    <w:rsid w:val="007E4D93"/>
    <w:rsid w:val="007E5575"/>
    <w:rsid w:val="007E784F"/>
    <w:rsid w:val="007F005B"/>
    <w:rsid w:val="007F0F8D"/>
    <w:rsid w:val="007F3342"/>
    <w:rsid w:val="007F5797"/>
    <w:rsid w:val="007F6098"/>
    <w:rsid w:val="007F7F21"/>
    <w:rsid w:val="008011E8"/>
    <w:rsid w:val="00801F17"/>
    <w:rsid w:val="00803A33"/>
    <w:rsid w:val="00806D0C"/>
    <w:rsid w:val="00810CAF"/>
    <w:rsid w:val="00811143"/>
    <w:rsid w:val="00811AC9"/>
    <w:rsid w:val="0081368A"/>
    <w:rsid w:val="00814954"/>
    <w:rsid w:val="0081587E"/>
    <w:rsid w:val="0081685D"/>
    <w:rsid w:val="00820BB5"/>
    <w:rsid w:val="00822974"/>
    <w:rsid w:val="008239C7"/>
    <w:rsid w:val="00824CF2"/>
    <w:rsid w:val="00827E0D"/>
    <w:rsid w:val="008300DD"/>
    <w:rsid w:val="008313C8"/>
    <w:rsid w:val="008319E8"/>
    <w:rsid w:val="00832031"/>
    <w:rsid w:val="0083269E"/>
    <w:rsid w:val="00834457"/>
    <w:rsid w:val="00834753"/>
    <w:rsid w:val="00835738"/>
    <w:rsid w:val="00836372"/>
    <w:rsid w:val="00836BAB"/>
    <w:rsid w:val="00836C73"/>
    <w:rsid w:val="00840D83"/>
    <w:rsid w:val="00844C20"/>
    <w:rsid w:val="00845A04"/>
    <w:rsid w:val="008468E7"/>
    <w:rsid w:val="00850336"/>
    <w:rsid w:val="0085090C"/>
    <w:rsid w:val="00853EC9"/>
    <w:rsid w:val="00854A59"/>
    <w:rsid w:val="00854A90"/>
    <w:rsid w:val="00857041"/>
    <w:rsid w:val="00857336"/>
    <w:rsid w:val="00861F53"/>
    <w:rsid w:val="00871AF5"/>
    <w:rsid w:val="00872459"/>
    <w:rsid w:val="008730B9"/>
    <w:rsid w:val="00873429"/>
    <w:rsid w:val="00873903"/>
    <w:rsid w:val="008773A6"/>
    <w:rsid w:val="008816A6"/>
    <w:rsid w:val="00882F7D"/>
    <w:rsid w:val="008837CD"/>
    <w:rsid w:val="00883A42"/>
    <w:rsid w:val="00890FAA"/>
    <w:rsid w:val="00897A3C"/>
    <w:rsid w:val="00897CF7"/>
    <w:rsid w:val="008A0A83"/>
    <w:rsid w:val="008A0F6A"/>
    <w:rsid w:val="008A16C3"/>
    <w:rsid w:val="008A1930"/>
    <w:rsid w:val="008A1AF6"/>
    <w:rsid w:val="008A28C5"/>
    <w:rsid w:val="008A535E"/>
    <w:rsid w:val="008A7693"/>
    <w:rsid w:val="008B00B9"/>
    <w:rsid w:val="008B0CA7"/>
    <w:rsid w:val="008B1402"/>
    <w:rsid w:val="008B2FE2"/>
    <w:rsid w:val="008B41B8"/>
    <w:rsid w:val="008B45FF"/>
    <w:rsid w:val="008B4CBF"/>
    <w:rsid w:val="008B5264"/>
    <w:rsid w:val="008B5FBD"/>
    <w:rsid w:val="008B6CE6"/>
    <w:rsid w:val="008B6E3D"/>
    <w:rsid w:val="008C0A4B"/>
    <w:rsid w:val="008C1453"/>
    <w:rsid w:val="008C195B"/>
    <w:rsid w:val="008C217B"/>
    <w:rsid w:val="008C2511"/>
    <w:rsid w:val="008C30DD"/>
    <w:rsid w:val="008C5ECA"/>
    <w:rsid w:val="008D00ED"/>
    <w:rsid w:val="008D0144"/>
    <w:rsid w:val="008D1B7E"/>
    <w:rsid w:val="008D22D1"/>
    <w:rsid w:val="008D3FF5"/>
    <w:rsid w:val="008D5C4B"/>
    <w:rsid w:val="008D7B14"/>
    <w:rsid w:val="008E1706"/>
    <w:rsid w:val="008E359A"/>
    <w:rsid w:val="008E7530"/>
    <w:rsid w:val="008E7F00"/>
    <w:rsid w:val="008F0EE6"/>
    <w:rsid w:val="008F24E6"/>
    <w:rsid w:val="008F399A"/>
    <w:rsid w:val="008F578D"/>
    <w:rsid w:val="008F5F4B"/>
    <w:rsid w:val="008F6588"/>
    <w:rsid w:val="008F6E81"/>
    <w:rsid w:val="008F6F1C"/>
    <w:rsid w:val="008F6F24"/>
    <w:rsid w:val="009006F3"/>
    <w:rsid w:val="00901DCF"/>
    <w:rsid w:val="0090200B"/>
    <w:rsid w:val="00902A4F"/>
    <w:rsid w:val="00905439"/>
    <w:rsid w:val="00905FE0"/>
    <w:rsid w:val="00907638"/>
    <w:rsid w:val="00910A48"/>
    <w:rsid w:val="00911101"/>
    <w:rsid w:val="00911238"/>
    <w:rsid w:val="00911F43"/>
    <w:rsid w:val="00912041"/>
    <w:rsid w:val="00916DD5"/>
    <w:rsid w:val="00917970"/>
    <w:rsid w:val="00917A32"/>
    <w:rsid w:val="00922D5F"/>
    <w:rsid w:val="00924207"/>
    <w:rsid w:val="00924EDD"/>
    <w:rsid w:val="00924FBA"/>
    <w:rsid w:val="00925A80"/>
    <w:rsid w:val="00927509"/>
    <w:rsid w:val="00927B3E"/>
    <w:rsid w:val="009303FB"/>
    <w:rsid w:val="009311F3"/>
    <w:rsid w:val="00931E4E"/>
    <w:rsid w:val="00932442"/>
    <w:rsid w:val="0093281E"/>
    <w:rsid w:val="00934AC7"/>
    <w:rsid w:val="00944716"/>
    <w:rsid w:val="00945DA1"/>
    <w:rsid w:val="00946E6C"/>
    <w:rsid w:val="009514F8"/>
    <w:rsid w:val="00952A3A"/>
    <w:rsid w:val="00952AD0"/>
    <w:rsid w:val="00952D81"/>
    <w:rsid w:val="00954EC6"/>
    <w:rsid w:val="00955552"/>
    <w:rsid w:val="009557AD"/>
    <w:rsid w:val="00957BE6"/>
    <w:rsid w:val="009607E7"/>
    <w:rsid w:val="00960E4B"/>
    <w:rsid w:val="009646FE"/>
    <w:rsid w:val="00966A67"/>
    <w:rsid w:val="00966FE8"/>
    <w:rsid w:val="00970343"/>
    <w:rsid w:val="00971444"/>
    <w:rsid w:val="009717CF"/>
    <w:rsid w:val="00972975"/>
    <w:rsid w:val="00973008"/>
    <w:rsid w:val="00973AD1"/>
    <w:rsid w:val="009768D5"/>
    <w:rsid w:val="009806A9"/>
    <w:rsid w:val="00980887"/>
    <w:rsid w:val="00980DF9"/>
    <w:rsid w:val="009813BF"/>
    <w:rsid w:val="009815EC"/>
    <w:rsid w:val="009818BA"/>
    <w:rsid w:val="00981AAE"/>
    <w:rsid w:val="009841A8"/>
    <w:rsid w:val="00987046"/>
    <w:rsid w:val="0098719D"/>
    <w:rsid w:val="00987503"/>
    <w:rsid w:val="009907D7"/>
    <w:rsid w:val="009908F6"/>
    <w:rsid w:val="00990AD2"/>
    <w:rsid w:val="00992689"/>
    <w:rsid w:val="00992CC9"/>
    <w:rsid w:val="00993418"/>
    <w:rsid w:val="009A079A"/>
    <w:rsid w:val="009A1AC3"/>
    <w:rsid w:val="009A3500"/>
    <w:rsid w:val="009A6176"/>
    <w:rsid w:val="009A6194"/>
    <w:rsid w:val="009A6F5C"/>
    <w:rsid w:val="009A7B22"/>
    <w:rsid w:val="009B00EF"/>
    <w:rsid w:val="009B1551"/>
    <w:rsid w:val="009B2CBF"/>
    <w:rsid w:val="009B3639"/>
    <w:rsid w:val="009B3712"/>
    <w:rsid w:val="009B3C59"/>
    <w:rsid w:val="009B4998"/>
    <w:rsid w:val="009B7608"/>
    <w:rsid w:val="009C4C51"/>
    <w:rsid w:val="009C54A4"/>
    <w:rsid w:val="009C6106"/>
    <w:rsid w:val="009C783A"/>
    <w:rsid w:val="009D0266"/>
    <w:rsid w:val="009D2547"/>
    <w:rsid w:val="009D3A8E"/>
    <w:rsid w:val="009D45E1"/>
    <w:rsid w:val="009D597D"/>
    <w:rsid w:val="009D6C53"/>
    <w:rsid w:val="009D74D3"/>
    <w:rsid w:val="009E0F9F"/>
    <w:rsid w:val="009E28BF"/>
    <w:rsid w:val="009E4C0E"/>
    <w:rsid w:val="009E523E"/>
    <w:rsid w:val="009E6EBF"/>
    <w:rsid w:val="009E7825"/>
    <w:rsid w:val="009F00CF"/>
    <w:rsid w:val="009F3725"/>
    <w:rsid w:val="009F3BB5"/>
    <w:rsid w:val="009F47CE"/>
    <w:rsid w:val="009F4FEC"/>
    <w:rsid w:val="009F589F"/>
    <w:rsid w:val="009F69B5"/>
    <w:rsid w:val="00A0142F"/>
    <w:rsid w:val="00A02869"/>
    <w:rsid w:val="00A02B22"/>
    <w:rsid w:val="00A06478"/>
    <w:rsid w:val="00A06A19"/>
    <w:rsid w:val="00A06B5E"/>
    <w:rsid w:val="00A160BF"/>
    <w:rsid w:val="00A16276"/>
    <w:rsid w:val="00A177A8"/>
    <w:rsid w:val="00A20B82"/>
    <w:rsid w:val="00A2150E"/>
    <w:rsid w:val="00A217F9"/>
    <w:rsid w:val="00A23DBC"/>
    <w:rsid w:val="00A24151"/>
    <w:rsid w:val="00A26240"/>
    <w:rsid w:val="00A26664"/>
    <w:rsid w:val="00A302AD"/>
    <w:rsid w:val="00A30C64"/>
    <w:rsid w:val="00A3109E"/>
    <w:rsid w:val="00A32439"/>
    <w:rsid w:val="00A333C6"/>
    <w:rsid w:val="00A36E0C"/>
    <w:rsid w:val="00A37177"/>
    <w:rsid w:val="00A371DB"/>
    <w:rsid w:val="00A372B3"/>
    <w:rsid w:val="00A37898"/>
    <w:rsid w:val="00A4133D"/>
    <w:rsid w:val="00A41F1D"/>
    <w:rsid w:val="00A45524"/>
    <w:rsid w:val="00A46137"/>
    <w:rsid w:val="00A4622B"/>
    <w:rsid w:val="00A512B5"/>
    <w:rsid w:val="00A51EC8"/>
    <w:rsid w:val="00A53485"/>
    <w:rsid w:val="00A5485D"/>
    <w:rsid w:val="00A6174B"/>
    <w:rsid w:val="00A61C82"/>
    <w:rsid w:val="00A62923"/>
    <w:rsid w:val="00A677DF"/>
    <w:rsid w:val="00A701BE"/>
    <w:rsid w:val="00A717DD"/>
    <w:rsid w:val="00A74CB5"/>
    <w:rsid w:val="00A7585D"/>
    <w:rsid w:val="00A76B84"/>
    <w:rsid w:val="00A76D7A"/>
    <w:rsid w:val="00A77E7D"/>
    <w:rsid w:val="00A77FC6"/>
    <w:rsid w:val="00A80782"/>
    <w:rsid w:val="00A80E14"/>
    <w:rsid w:val="00A80ECE"/>
    <w:rsid w:val="00A82889"/>
    <w:rsid w:val="00A84221"/>
    <w:rsid w:val="00A861B2"/>
    <w:rsid w:val="00A908B1"/>
    <w:rsid w:val="00A920ED"/>
    <w:rsid w:val="00A925A5"/>
    <w:rsid w:val="00A92629"/>
    <w:rsid w:val="00A94469"/>
    <w:rsid w:val="00A9457D"/>
    <w:rsid w:val="00A9540C"/>
    <w:rsid w:val="00A968F9"/>
    <w:rsid w:val="00A97276"/>
    <w:rsid w:val="00AA1B44"/>
    <w:rsid w:val="00AA2CBE"/>
    <w:rsid w:val="00AA366D"/>
    <w:rsid w:val="00AA7B18"/>
    <w:rsid w:val="00AB0A6B"/>
    <w:rsid w:val="00AB0BCA"/>
    <w:rsid w:val="00AB25F2"/>
    <w:rsid w:val="00AB3061"/>
    <w:rsid w:val="00AB35B6"/>
    <w:rsid w:val="00AB3FE6"/>
    <w:rsid w:val="00AB4DA3"/>
    <w:rsid w:val="00AB70EE"/>
    <w:rsid w:val="00AB773E"/>
    <w:rsid w:val="00AC01C1"/>
    <w:rsid w:val="00AC1AD4"/>
    <w:rsid w:val="00AC2900"/>
    <w:rsid w:val="00AC35B5"/>
    <w:rsid w:val="00AC3EC5"/>
    <w:rsid w:val="00AC5383"/>
    <w:rsid w:val="00AD1EE1"/>
    <w:rsid w:val="00AD30F2"/>
    <w:rsid w:val="00AD512C"/>
    <w:rsid w:val="00AD527D"/>
    <w:rsid w:val="00AD5668"/>
    <w:rsid w:val="00AD76F7"/>
    <w:rsid w:val="00AE1C0A"/>
    <w:rsid w:val="00AE211B"/>
    <w:rsid w:val="00AE2D58"/>
    <w:rsid w:val="00AE4508"/>
    <w:rsid w:val="00AF095A"/>
    <w:rsid w:val="00AF1BA7"/>
    <w:rsid w:val="00AF335A"/>
    <w:rsid w:val="00AF593D"/>
    <w:rsid w:val="00AF5E38"/>
    <w:rsid w:val="00AF6B70"/>
    <w:rsid w:val="00AF7940"/>
    <w:rsid w:val="00AF7BD2"/>
    <w:rsid w:val="00B00D61"/>
    <w:rsid w:val="00B03378"/>
    <w:rsid w:val="00B05D08"/>
    <w:rsid w:val="00B063F4"/>
    <w:rsid w:val="00B071DC"/>
    <w:rsid w:val="00B0757A"/>
    <w:rsid w:val="00B07C61"/>
    <w:rsid w:val="00B10E44"/>
    <w:rsid w:val="00B159DC"/>
    <w:rsid w:val="00B16C32"/>
    <w:rsid w:val="00B16E3A"/>
    <w:rsid w:val="00B205DC"/>
    <w:rsid w:val="00B219CF"/>
    <w:rsid w:val="00B22B4D"/>
    <w:rsid w:val="00B24511"/>
    <w:rsid w:val="00B248F9"/>
    <w:rsid w:val="00B24B2C"/>
    <w:rsid w:val="00B267B8"/>
    <w:rsid w:val="00B27098"/>
    <w:rsid w:val="00B27240"/>
    <w:rsid w:val="00B27E45"/>
    <w:rsid w:val="00B3011A"/>
    <w:rsid w:val="00B30519"/>
    <w:rsid w:val="00B31EC3"/>
    <w:rsid w:val="00B332DF"/>
    <w:rsid w:val="00B33C18"/>
    <w:rsid w:val="00B33EC8"/>
    <w:rsid w:val="00B3496F"/>
    <w:rsid w:val="00B351BE"/>
    <w:rsid w:val="00B41B3A"/>
    <w:rsid w:val="00B42212"/>
    <w:rsid w:val="00B44004"/>
    <w:rsid w:val="00B50D43"/>
    <w:rsid w:val="00B515EA"/>
    <w:rsid w:val="00B519C7"/>
    <w:rsid w:val="00B51B2F"/>
    <w:rsid w:val="00B52D62"/>
    <w:rsid w:val="00B552EA"/>
    <w:rsid w:val="00B55984"/>
    <w:rsid w:val="00B56DA2"/>
    <w:rsid w:val="00B56E2D"/>
    <w:rsid w:val="00B57F65"/>
    <w:rsid w:val="00B609C2"/>
    <w:rsid w:val="00B629DE"/>
    <w:rsid w:val="00B64288"/>
    <w:rsid w:val="00B64575"/>
    <w:rsid w:val="00B651ED"/>
    <w:rsid w:val="00B665B4"/>
    <w:rsid w:val="00B666FF"/>
    <w:rsid w:val="00B66887"/>
    <w:rsid w:val="00B70DDC"/>
    <w:rsid w:val="00B72920"/>
    <w:rsid w:val="00B73B10"/>
    <w:rsid w:val="00B743EA"/>
    <w:rsid w:val="00B74AC2"/>
    <w:rsid w:val="00B76F4E"/>
    <w:rsid w:val="00B808D8"/>
    <w:rsid w:val="00B80B0C"/>
    <w:rsid w:val="00B879E9"/>
    <w:rsid w:val="00B913FA"/>
    <w:rsid w:val="00B9285C"/>
    <w:rsid w:val="00B93112"/>
    <w:rsid w:val="00B93535"/>
    <w:rsid w:val="00B941E2"/>
    <w:rsid w:val="00B94843"/>
    <w:rsid w:val="00B94FA9"/>
    <w:rsid w:val="00B9798F"/>
    <w:rsid w:val="00B97A52"/>
    <w:rsid w:val="00BA06D0"/>
    <w:rsid w:val="00BA2153"/>
    <w:rsid w:val="00BA2727"/>
    <w:rsid w:val="00BA647B"/>
    <w:rsid w:val="00BB0625"/>
    <w:rsid w:val="00BB192C"/>
    <w:rsid w:val="00BB5489"/>
    <w:rsid w:val="00BB5CC1"/>
    <w:rsid w:val="00BB640A"/>
    <w:rsid w:val="00BB65A3"/>
    <w:rsid w:val="00BC241C"/>
    <w:rsid w:val="00BC3023"/>
    <w:rsid w:val="00BC35EE"/>
    <w:rsid w:val="00BC3CC3"/>
    <w:rsid w:val="00BC7505"/>
    <w:rsid w:val="00BD185E"/>
    <w:rsid w:val="00BD2DC0"/>
    <w:rsid w:val="00BD551B"/>
    <w:rsid w:val="00BD5DCB"/>
    <w:rsid w:val="00BD6B49"/>
    <w:rsid w:val="00BE3C2D"/>
    <w:rsid w:val="00BE47E7"/>
    <w:rsid w:val="00BE4D0B"/>
    <w:rsid w:val="00BE503F"/>
    <w:rsid w:val="00BE5E72"/>
    <w:rsid w:val="00BE633E"/>
    <w:rsid w:val="00BE6512"/>
    <w:rsid w:val="00BE6ECD"/>
    <w:rsid w:val="00BF0F53"/>
    <w:rsid w:val="00BF0F67"/>
    <w:rsid w:val="00BF39EC"/>
    <w:rsid w:val="00BF438B"/>
    <w:rsid w:val="00BF5577"/>
    <w:rsid w:val="00BF75A3"/>
    <w:rsid w:val="00C01061"/>
    <w:rsid w:val="00C03017"/>
    <w:rsid w:val="00C03BC7"/>
    <w:rsid w:val="00C0450A"/>
    <w:rsid w:val="00C04C43"/>
    <w:rsid w:val="00C05118"/>
    <w:rsid w:val="00C06AB9"/>
    <w:rsid w:val="00C106B0"/>
    <w:rsid w:val="00C10CE2"/>
    <w:rsid w:val="00C13F97"/>
    <w:rsid w:val="00C14432"/>
    <w:rsid w:val="00C15A1C"/>
    <w:rsid w:val="00C15EF1"/>
    <w:rsid w:val="00C17C4B"/>
    <w:rsid w:val="00C17D84"/>
    <w:rsid w:val="00C2049D"/>
    <w:rsid w:val="00C209F5"/>
    <w:rsid w:val="00C22694"/>
    <w:rsid w:val="00C23B3A"/>
    <w:rsid w:val="00C24380"/>
    <w:rsid w:val="00C24846"/>
    <w:rsid w:val="00C251CC"/>
    <w:rsid w:val="00C2554C"/>
    <w:rsid w:val="00C255C6"/>
    <w:rsid w:val="00C26FED"/>
    <w:rsid w:val="00C27587"/>
    <w:rsid w:val="00C309E2"/>
    <w:rsid w:val="00C32C90"/>
    <w:rsid w:val="00C34698"/>
    <w:rsid w:val="00C350E9"/>
    <w:rsid w:val="00C35531"/>
    <w:rsid w:val="00C36971"/>
    <w:rsid w:val="00C37F84"/>
    <w:rsid w:val="00C400C5"/>
    <w:rsid w:val="00C437DE"/>
    <w:rsid w:val="00C47C69"/>
    <w:rsid w:val="00C50762"/>
    <w:rsid w:val="00C508E3"/>
    <w:rsid w:val="00C54AD1"/>
    <w:rsid w:val="00C62084"/>
    <w:rsid w:val="00C64606"/>
    <w:rsid w:val="00C658C3"/>
    <w:rsid w:val="00C66C84"/>
    <w:rsid w:val="00C70B7A"/>
    <w:rsid w:val="00C70C4D"/>
    <w:rsid w:val="00C70D26"/>
    <w:rsid w:val="00C70D5C"/>
    <w:rsid w:val="00C71425"/>
    <w:rsid w:val="00C7200A"/>
    <w:rsid w:val="00C739E6"/>
    <w:rsid w:val="00C7563E"/>
    <w:rsid w:val="00C7733B"/>
    <w:rsid w:val="00C803DA"/>
    <w:rsid w:val="00C80A73"/>
    <w:rsid w:val="00C8134E"/>
    <w:rsid w:val="00C81FD7"/>
    <w:rsid w:val="00C821F6"/>
    <w:rsid w:val="00C82C63"/>
    <w:rsid w:val="00C838ED"/>
    <w:rsid w:val="00C8442C"/>
    <w:rsid w:val="00C85FD2"/>
    <w:rsid w:val="00C86539"/>
    <w:rsid w:val="00C9091A"/>
    <w:rsid w:val="00C93AF8"/>
    <w:rsid w:val="00C94BB1"/>
    <w:rsid w:val="00C952E7"/>
    <w:rsid w:val="00C97648"/>
    <w:rsid w:val="00C9783C"/>
    <w:rsid w:val="00CA2F39"/>
    <w:rsid w:val="00CA35C5"/>
    <w:rsid w:val="00CA368B"/>
    <w:rsid w:val="00CA3FAF"/>
    <w:rsid w:val="00CA7D46"/>
    <w:rsid w:val="00CB2B29"/>
    <w:rsid w:val="00CB3BC6"/>
    <w:rsid w:val="00CB4FCE"/>
    <w:rsid w:val="00CC0B9C"/>
    <w:rsid w:val="00CC1641"/>
    <w:rsid w:val="00CC2292"/>
    <w:rsid w:val="00CC2F30"/>
    <w:rsid w:val="00CC3AEC"/>
    <w:rsid w:val="00CC3D97"/>
    <w:rsid w:val="00CC597A"/>
    <w:rsid w:val="00CC690D"/>
    <w:rsid w:val="00CC6F10"/>
    <w:rsid w:val="00CD07AC"/>
    <w:rsid w:val="00CD173F"/>
    <w:rsid w:val="00CD2A5C"/>
    <w:rsid w:val="00CD2C98"/>
    <w:rsid w:val="00CD5CF5"/>
    <w:rsid w:val="00CE04ED"/>
    <w:rsid w:val="00CE104D"/>
    <w:rsid w:val="00CE106C"/>
    <w:rsid w:val="00CE2886"/>
    <w:rsid w:val="00CE2CC6"/>
    <w:rsid w:val="00CE30E6"/>
    <w:rsid w:val="00CE3F9F"/>
    <w:rsid w:val="00CE59DF"/>
    <w:rsid w:val="00CE5AFB"/>
    <w:rsid w:val="00CE61DB"/>
    <w:rsid w:val="00CF1944"/>
    <w:rsid w:val="00CF1A32"/>
    <w:rsid w:val="00CF436C"/>
    <w:rsid w:val="00CF4444"/>
    <w:rsid w:val="00CF44D3"/>
    <w:rsid w:val="00CF48C1"/>
    <w:rsid w:val="00CF52C5"/>
    <w:rsid w:val="00CF53B3"/>
    <w:rsid w:val="00CF585B"/>
    <w:rsid w:val="00D05460"/>
    <w:rsid w:val="00D06103"/>
    <w:rsid w:val="00D0701A"/>
    <w:rsid w:val="00D10844"/>
    <w:rsid w:val="00D1386F"/>
    <w:rsid w:val="00D13FC6"/>
    <w:rsid w:val="00D207C7"/>
    <w:rsid w:val="00D20C42"/>
    <w:rsid w:val="00D2156B"/>
    <w:rsid w:val="00D2191F"/>
    <w:rsid w:val="00D234A2"/>
    <w:rsid w:val="00D249A0"/>
    <w:rsid w:val="00D24C61"/>
    <w:rsid w:val="00D31F24"/>
    <w:rsid w:val="00D32DA5"/>
    <w:rsid w:val="00D32F4A"/>
    <w:rsid w:val="00D3344B"/>
    <w:rsid w:val="00D338C1"/>
    <w:rsid w:val="00D375CC"/>
    <w:rsid w:val="00D4004F"/>
    <w:rsid w:val="00D413ED"/>
    <w:rsid w:val="00D42BAF"/>
    <w:rsid w:val="00D43FD4"/>
    <w:rsid w:val="00D4415A"/>
    <w:rsid w:val="00D452D8"/>
    <w:rsid w:val="00D46BBB"/>
    <w:rsid w:val="00D47DC9"/>
    <w:rsid w:val="00D50486"/>
    <w:rsid w:val="00D51894"/>
    <w:rsid w:val="00D52BBB"/>
    <w:rsid w:val="00D616A8"/>
    <w:rsid w:val="00D62151"/>
    <w:rsid w:val="00D628DC"/>
    <w:rsid w:val="00D63100"/>
    <w:rsid w:val="00D63D28"/>
    <w:rsid w:val="00D67215"/>
    <w:rsid w:val="00D67F03"/>
    <w:rsid w:val="00D710B8"/>
    <w:rsid w:val="00D72E11"/>
    <w:rsid w:val="00D74397"/>
    <w:rsid w:val="00D76C5B"/>
    <w:rsid w:val="00D7723C"/>
    <w:rsid w:val="00D80D53"/>
    <w:rsid w:val="00D8154F"/>
    <w:rsid w:val="00D817A3"/>
    <w:rsid w:val="00D81F93"/>
    <w:rsid w:val="00D845E3"/>
    <w:rsid w:val="00D90746"/>
    <w:rsid w:val="00D90D23"/>
    <w:rsid w:val="00D90EAB"/>
    <w:rsid w:val="00D92E5F"/>
    <w:rsid w:val="00D93F84"/>
    <w:rsid w:val="00D942E3"/>
    <w:rsid w:val="00D95F33"/>
    <w:rsid w:val="00DA0ABB"/>
    <w:rsid w:val="00DA2208"/>
    <w:rsid w:val="00DA2476"/>
    <w:rsid w:val="00DA26A6"/>
    <w:rsid w:val="00DA2841"/>
    <w:rsid w:val="00DA35F6"/>
    <w:rsid w:val="00DA56FC"/>
    <w:rsid w:val="00DA74F2"/>
    <w:rsid w:val="00DA757A"/>
    <w:rsid w:val="00DA799E"/>
    <w:rsid w:val="00DB12F6"/>
    <w:rsid w:val="00DB16D2"/>
    <w:rsid w:val="00DB1C16"/>
    <w:rsid w:val="00DB509F"/>
    <w:rsid w:val="00DB5DCE"/>
    <w:rsid w:val="00DB6531"/>
    <w:rsid w:val="00DC0016"/>
    <w:rsid w:val="00DC0BE3"/>
    <w:rsid w:val="00DC1C37"/>
    <w:rsid w:val="00DC2992"/>
    <w:rsid w:val="00DC46ED"/>
    <w:rsid w:val="00DC4C4C"/>
    <w:rsid w:val="00DC52B2"/>
    <w:rsid w:val="00DC7038"/>
    <w:rsid w:val="00DC7960"/>
    <w:rsid w:val="00DD1D00"/>
    <w:rsid w:val="00DD3267"/>
    <w:rsid w:val="00DD39FC"/>
    <w:rsid w:val="00DD3CA0"/>
    <w:rsid w:val="00DE2E16"/>
    <w:rsid w:val="00DE2E9B"/>
    <w:rsid w:val="00DE2F80"/>
    <w:rsid w:val="00DE31BC"/>
    <w:rsid w:val="00DE5564"/>
    <w:rsid w:val="00DE5F52"/>
    <w:rsid w:val="00DF16EC"/>
    <w:rsid w:val="00DF3074"/>
    <w:rsid w:val="00DF43A3"/>
    <w:rsid w:val="00DF4FC4"/>
    <w:rsid w:val="00DF69C7"/>
    <w:rsid w:val="00DF6EA5"/>
    <w:rsid w:val="00DF7651"/>
    <w:rsid w:val="00DF7EAC"/>
    <w:rsid w:val="00E00280"/>
    <w:rsid w:val="00E00782"/>
    <w:rsid w:val="00E0152D"/>
    <w:rsid w:val="00E01AE6"/>
    <w:rsid w:val="00E035D6"/>
    <w:rsid w:val="00E059A2"/>
    <w:rsid w:val="00E06225"/>
    <w:rsid w:val="00E067F7"/>
    <w:rsid w:val="00E07679"/>
    <w:rsid w:val="00E10425"/>
    <w:rsid w:val="00E137AA"/>
    <w:rsid w:val="00E13BF4"/>
    <w:rsid w:val="00E156B0"/>
    <w:rsid w:val="00E16208"/>
    <w:rsid w:val="00E218DB"/>
    <w:rsid w:val="00E21D81"/>
    <w:rsid w:val="00E23BE2"/>
    <w:rsid w:val="00E240DF"/>
    <w:rsid w:val="00E24686"/>
    <w:rsid w:val="00E24BCE"/>
    <w:rsid w:val="00E24FAE"/>
    <w:rsid w:val="00E25291"/>
    <w:rsid w:val="00E2618D"/>
    <w:rsid w:val="00E27509"/>
    <w:rsid w:val="00E30051"/>
    <w:rsid w:val="00E328F7"/>
    <w:rsid w:val="00E339C4"/>
    <w:rsid w:val="00E34BFA"/>
    <w:rsid w:val="00E357F0"/>
    <w:rsid w:val="00E35824"/>
    <w:rsid w:val="00E3686E"/>
    <w:rsid w:val="00E408DD"/>
    <w:rsid w:val="00E40B54"/>
    <w:rsid w:val="00E41201"/>
    <w:rsid w:val="00E4437E"/>
    <w:rsid w:val="00E45516"/>
    <w:rsid w:val="00E46F9B"/>
    <w:rsid w:val="00E47019"/>
    <w:rsid w:val="00E51613"/>
    <w:rsid w:val="00E5271A"/>
    <w:rsid w:val="00E52838"/>
    <w:rsid w:val="00E555C2"/>
    <w:rsid w:val="00E565E2"/>
    <w:rsid w:val="00E61074"/>
    <w:rsid w:val="00E65508"/>
    <w:rsid w:val="00E701FC"/>
    <w:rsid w:val="00E7078B"/>
    <w:rsid w:val="00E70D08"/>
    <w:rsid w:val="00E71F74"/>
    <w:rsid w:val="00E72A0C"/>
    <w:rsid w:val="00E72F56"/>
    <w:rsid w:val="00E735D7"/>
    <w:rsid w:val="00E7582B"/>
    <w:rsid w:val="00E7651A"/>
    <w:rsid w:val="00E76E56"/>
    <w:rsid w:val="00E808D1"/>
    <w:rsid w:val="00E814F2"/>
    <w:rsid w:val="00E820E3"/>
    <w:rsid w:val="00E82CB4"/>
    <w:rsid w:val="00E847F1"/>
    <w:rsid w:val="00E84906"/>
    <w:rsid w:val="00E87D03"/>
    <w:rsid w:val="00E90EDE"/>
    <w:rsid w:val="00E92876"/>
    <w:rsid w:val="00E929CE"/>
    <w:rsid w:val="00E92DB7"/>
    <w:rsid w:val="00E967E3"/>
    <w:rsid w:val="00E97E39"/>
    <w:rsid w:val="00EA0105"/>
    <w:rsid w:val="00EA32DB"/>
    <w:rsid w:val="00EA349B"/>
    <w:rsid w:val="00EA3BD3"/>
    <w:rsid w:val="00EA4B01"/>
    <w:rsid w:val="00EA5125"/>
    <w:rsid w:val="00EA5CF8"/>
    <w:rsid w:val="00EA5EF3"/>
    <w:rsid w:val="00EB2043"/>
    <w:rsid w:val="00EB25D4"/>
    <w:rsid w:val="00EB2F6B"/>
    <w:rsid w:val="00EB3134"/>
    <w:rsid w:val="00EB3516"/>
    <w:rsid w:val="00EB3D4F"/>
    <w:rsid w:val="00EB48F1"/>
    <w:rsid w:val="00EB6E8A"/>
    <w:rsid w:val="00EC026A"/>
    <w:rsid w:val="00EC0937"/>
    <w:rsid w:val="00EC1219"/>
    <w:rsid w:val="00EC42FB"/>
    <w:rsid w:val="00EC489D"/>
    <w:rsid w:val="00EC5325"/>
    <w:rsid w:val="00EC77C5"/>
    <w:rsid w:val="00ED2127"/>
    <w:rsid w:val="00ED2472"/>
    <w:rsid w:val="00ED4C8E"/>
    <w:rsid w:val="00ED5EB7"/>
    <w:rsid w:val="00ED7867"/>
    <w:rsid w:val="00EE130C"/>
    <w:rsid w:val="00EE1845"/>
    <w:rsid w:val="00EE59E4"/>
    <w:rsid w:val="00EE6019"/>
    <w:rsid w:val="00EF1158"/>
    <w:rsid w:val="00EF25A1"/>
    <w:rsid w:val="00EF3DD8"/>
    <w:rsid w:val="00EF7463"/>
    <w:rsid w:val="00F00415"/>
    <w:rsid w:val="00F00479"/>
    <w:rsid w:val="00F023AB"/>
    <w:rsid w:val="00F02CB3"/>
    <w:rsid w:val="00F038EA"/>
    <w:rsid w:val="00F043AF"/>
    <w:rsid w:val="00F1155A"/>
    <w:rsid w:val="00F12389"/>
    <w:rsid w:val="00F1267C"/>
    <w:rsid w:val="00F128FA"/>
    <w:rsid w:val="00F134A1"/>
    <w:rsid w:val="00F13D92"/>
    <w:rsid w:val="00F1408F"/>
    <w:rsid w:val="00F15D86"/>
    <w:rsid w:val="00F16BBA"/>
    <w:rsid w:val="00F2058B"/>
    <w:rsid w:val="00F2245D"/>
    <w:rsid w:val="00F25973"/>
    <w:rsid w:val="00F27A36"/>
    <w:rsid w:val="00F300B8"/>
    <w:rsid w:val="00F30B3B"/>
    <w:rsid w:val="00F3149A"/>
    <w:rsid w:val="00F3158F"/>
    <w:rsid w:val="00F3500B"/>
    <w:rsid w:val="00F3531A"/>
    <w:rsid w:val="00F40046"/>
    <w:rsid w:val="00F423FA"/>
    <w:rsid w:val="00F439AF"/>
    <w:rsid w:val="00F43F28"/>
    <w:rsid w:val="00F446F5"/>
    <w:rsid w:val="00F457EF"/>
    <w:rsid w:val="00F476F5"/>
    <w:rsid w:val="00F51EAB"/>
    <w:rsid w:val="00F53F2C"/>
    <w:rsid w:val="00F55A61"/>
    <w:rsid w:val="00F56B52"/>
    <w:rsid w:val="00F56CC9"/>
    <w:rsid w:val="00F57FF8"/>
    <w:rsid w:val="00F61C89"/>
    <w:rsid w:val="00F622E9"/>
    <w:rsid w:val="00F6289B"/>
    <w:rsid w:val="00F62983"/>
    <w:rsid w:val="00F64A43"/>
    <w:rsid w:val="00F6568E"/>
    <w:rsid w:val="00F70CA9"/>
    <w:rsid w:val="00F725F6"/>
    <w:rsid w:val="00F72DB7"/>
    <w:rsid w:val="00F7440C"/>
    <w:rsid w:val="00F75830"/>
    <w:rsid w:val="00F84763"/>
    <w:rsid w:val="00F8513C"/>
    <w:rsid w:val="00F85C0F"/>
    <w:rsid w:val="00F85C21"/>
    <w:rsid w:val="00F87020"/>
    <w:rsid w:val="00F87043"/>
    <w:rsid w:val="00F90AE0"/>
    <w:rsid w:val="00F945A7"/>
    <w:rsid w:val="00F960B4"/>
    <w:rsid w:val="00FA28BE"/>
    <w:rsid w:val="00FA3002"/>
    <w:rsid w:val="00FA48AE"/>
    <w:rsid w:val="00FA53E6"/>
    <w:rsid w:val="00FA6854"/>
    <w:rsid w:val="00FB0A2C"/>
    <w:rsid w:val="00FB0A38"/>
    <w:rsid w:val="00FB1086"/>
    <w:rsid w:val="00FB12EF"/>
    <w:rsid w:val="00FB16DA"/>
    <w:rsid w:val="00FB1E30"/>
    <w:rsid w:val="00FB3936"/>
    <w:rsid w:val="00FB6B0D"/>
    <w:rsid w:val="00FB7042"/>
    <w:rsid w:val="00FC2D5A"/>
    <w:rsid w:val="00FC4ACD"/>
    <w:rsid w:val="00FC5DE8"/>
    <w:rsid w:val="00FC6804"/>
    <w:rsid w:val="00FC73E1"/>
    <w:rsid w:val="00FC77C2"/>
    <w:rsid w:val="00FD0693"/>
    <w:rsid w:val="00FD1F16"/>
    <w:rsid w:val="00FD2FB1"/>
    <w:rsid w:val="00FD3507"/>
    <w:rsid w:val="00FD4EA4"/>
    <w:rsid w:val="00FD6F45"/>
    <w:rsid w:val="00FD7395"/>
    <w:rsid w:val="00FD79C0"/>
    <w:rsid w:val="00FE0EDD"/>
    <w:rsid w:val="00FE112C"/>
    <w:rsid w:val="00FE275C"/>
    <w:rsid w:val="00FE3376"/>
    <w:rsid w:val="00FE454B"/>
    <w:rsid w:val="00FE53A9"/>
    <w:rsid w:val="00FE799E"/>
    <w:rsid w:val="00FE7DA1"/>
    <w:rsid w:val="00FF11FB"/>
    <w:rsid w:val="00FF3082"/>
    <w:rsid w:val="00FF3137"/>
    <w:rsid w:val="00FF4402"/>
    <w:rsid w:val="00FF5219"/>
    <w:rsid w:val="00FF63C0"/>
    <w:rsid w:val="00FF7540"/>
    <w:rsid w:val="01F72381"/>
    <w:rsid w:val="040A69F1"/>
    <w:rsid w:val="09E0A440"/>
    <w:rsid w:val="0C40725B"/>
    <w:rsid w:val="11542475"/>
    <w:rsid w:val="16AF47A9"/>
    <w:rsid w:val="19266209"/>
    <w:rsid w:val="1AD85016"/>
    <w:rsid w:val="1DF36698"/>
    <w:rsid w:val="1E37402E"/>
    <w:rsid w:val="24246B61"/>
    <w:rsid w:val="2514D425"/>
    <w:rsid w:val="277DEC01"/>
    <w:rsid w:val="3369F967"/>
    <w:rsid w:val="35A1DF0D"/>
    <w:rsid w:val="3957EFC4"/>
    <w:rsid w:val="3C6304D5"/>
    <w:rsid w:val="3F656F1E"/>
    <w:rsid w:val="42F6523A"/>
    <w:rsid w:val="45F86DF6"/>
    <w:rsid w:val="46199ED0"/>
    <w:rsid w:val="48C02A74"/>
    <w:rsid w:val="4AF5035A"/>
    <w:rsid w:val="4C323C85"/>
    <w:rsid w:val="5460777A"/>
    <w:rsid w:val="55F6621A"/>
    <w:rsid w:val="58224FF8"/>
    <w:rsid w:val="5AE9549E"/>
    <w:rsid w:val="5DEE7DC8"/>
    <w:rsid w:val="5EEF5CD8"/>
    <w:rsid w:val="61BB7792"/>
    <w:rsid w:val="6260784D"/>
    <w:rsid w:val="63F142DC"/>
    <w:rsid w:val="6540A6CE"/>
    <w:rsid w:val="6819A95C"/>
    <w:rsid w:val="6A29B46B"/>
    <w:rsid w:val="6B8E0DF6"/>
    <w:rsid w:val="6FE54D70"/>
    <w:rsid w:val="71076471"/>
    <w:rsid w:val="7383880B"/>
    <w:rsid w:val="750FF540"/>
    <w:rsid w:val="7D030B61"/>
    <w:rsid w:val="7D3253F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DB5C2"/>
  <w15:chartTrackingRefBased/>
  <w15:docId w15:val="{E28F308F-6B48-4D56-88B8-B0B92FF0F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130C"/>
    <w:pPr>
      <w:widowControl w:val="0"/>
      <w:jc w:val="both"/>
    </w:pPr>
    <w:rPr>
      <w:lang w:val="en-GB"/>
    </w:rPr>
  </w:style>
  <w:style w:type="paragraph" w:styleId="1">
    <w:name w:val="heading 1"/>
    <w:basedOn w:val="a"/>
    <w:next w:val="a"/>
    <w:uiPriority w:val="9"/>
    <w:qFormat/>
    <w:rsid w:val="00E820E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uiPriority w:val="9"/>
    <w:semiHidden/>
    <w:unhideWhenUsed/>
    <w:qFormat/>
    <w:rsid w:val="00E820E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uiPriority w:val="9"/>
    <w:semiHidden/>
    <w:unhideWhenUsed/>
    <w:qFormat/>
    <w:rsid w:val="00E820E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1"/>
    <w:uiPriority w:val="9"/>
    <w:semiHidden/>
    <w:unhideWhenUsed/>
    <w:qFormat/>
    <w:rsid w:val="00E820E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uiPriority w:val="9"/>
    <w:semiHidden/>
    <w:unhideWhenUsed/>
    <w:qFormat/>
    <w:rsid w:val="00E820E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uiPriority w:val="9"/>
    <w:semiHidden/>
    <w:unhideWhenUsed/>
    <w:qFormat/>
    <w:rsid w:val="00E820E3"/>
    <w:pPr>
      <w:keepNext/>
      <w:keepLines/>
      <w:spacing w:before="40"/>
      <w:outlineLvl w:val="5"/>
    </w:pPr>
    <w:rPr>
      <w:rFonts w:eastAsiaTheme="majorEastAsia" w:cstheme="majorBidi"/>
      <w:i/>
      <w:iCs/>
      <w:color w:val="595959" w:themeColor="text1" w:themeTint="A6"/>
    </w:rPr>
  </w:style>
  <w:style w:type="paragraph" w:styleId="7">
    <w:name w:val="heading 7"/>
    <w:basedOn w:val="a"/>
    <w:next w:val="a"/>
    <w:uiPriority w:val="9"/>
    <w:semiHidden/>
    <w:unhideWhenUsed/>
    <w:qFormat/>
    <w:rsid w:val="00E820E3"/>
    <w:pPr>
      <w:keepNext/>
      <w:keepLines/>
      <w:spacing w:before="40"/>
      <w:outlineLvl w:val="6"/>
    </w:pPr>
    <w:rPr>
      <w:rFonts w:eastAsiaTheme="majorEastAsia" w:cstheme="majorBidi"/>
      <w:color w:val="595959" w:themeColor="text1" w:themeTint="A6"/>
    </w:rPr>
  </w:style>
  <w:style w:type="paragraph" w:styleId="8">
    <w:name w:val="heading 8"/>
    <w:basedOn w:val="a"/>
    <w:next w:val="a"/>
    <w:uiPriority w:val="9"/>
    <w:semiHidden/>
    <w:unhideWhenUsed/>
    <w:qFormat/>
    <w:rsid w:val="00E820E3"/>
    <w:pPr>
      <w:keepNext/>
      <w:keepLines/>
      <w:outlineLvl w:val="7"/>
    </w:pPr>
    <w:rPr>
      <w:rFonts w:eastAsiaTheme="majorEastAsia" w:cstheme="majorBidi"/>
      <w:i/>
      <w:iCs/>
      <w:color w:val="272727" w:themeColor="text1" w:themeTint="D8"/>
    </w:rPr>
  </w:style>
  <w:style w:type="paragraph" w:styleId="9">
    <w:name w:val="heading 9"/>
    <w:basedOn w:val="a"/>
    <w:next w:val="a"/>
    <w:uiPriority w:val="9"/>
    <w:semiHidden/>
    <w:unhideWhenUsed/>
    <w:qFormat/>
    <w:rsid w:val="00E820E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820E3"/>
    <w:pPr>
      <w:ind w:left="720"/>
      <w:contextualSpacing/>
    </w:pPr>
  </w:style>
  <w:style w:type="character" w:styleId="a4">
    <w:name w:val="Intense Emphasis"/>
    <w:basedOn w:val="a0"/>
    <w:uiPriority w:val="21"/>
    <w:qFormat/>
    <w:rsid w:val="00E820E3"/>
    <w:rPr>
      <w:i/>
      <w:iCs/>
      <w:color w:val="2F5496" w:themeColor="accent1" w:themeShade="BF"/>
    </w:rPr>
  </w:style>
  <w:style w:type="character" w:styleId="a5">
    <w:name w:val="Intense Reference"/>
    <w:basedOn w:val="a0"/>
    <w:uiPriority w:val="32"/>
    <w:qFormat/>
    <w:rsid w:val="00E820E3"/>
    <w:rPr>
      <w:b/>
      <w:bCs/>
      <w:smallCaps/>
      <w:color w:val="2F5496" w:themeColor="accent1" w:themeShade="BF"/>
      <w:spacing w:val="5"/>
    </w:rPr>
  </w:style>
  <w:style w:type="character" w:styleId="a6">
    <w:name w:val="line number"/>
    <w:basedOn w:val="a0"/>
    <w:uiPriority w:val="99"/>
    <w:semiHidden/>
    <w:unhideWhenUsed/>
    <w:rsid w:val="00E820E3"/>
  </w:style>
  <w:style w:type="paragraph" w:styleId="a7">
    <w:name w:val="header"/>
    <w:basedOn w:val="a"/>
    <w:link w:val="Char1"/>
    <w:uiPriority w:val="99"/>
    <w:unhideWhenUsed/>
    <w:rsid w:val="004B27E9"/>
    <w:pPr>
      <w:tabs>
        <w:tab w:val="center" w:pos="4252"/>
        <w:tab w:val="right" w:pos="8504"/>
      </w:tabs>
    </w:pPr>
  </w:style>
  <w:style w:type="character" w:customStyle="1" w:styleId="Char1">
    <w:name w:val="머리글 Char1"/>
    <w:basedOn w:val="a0"/>
    <w:link w:val="a7"/>
    <w:uiPriority w:val="99"/>
    <w:rsid w:val="00CF53B3"/>
    <w:rPr>
      <w:lang w:val="en-GB"/>
    </w:rPr>
  </w:style>
  <w:style w:type="paragraph" w:styleId="a8">
    <w:name w:val="footer"/>
    <w:basedOn w:val="a"/>
    <w:link w:val="Char10"/>
    <w:uiPriority w:val="99"/>
    <w:unhideWhenUsed/>
    <w:rsid w:val="004B27E9"/>
    <w:pPr>
      <w:tabs>
        <w:tab w:val="center" w:pos="4252"/>
        <w:tab w:val="right" w:pos="8504"/>
      </w:tabs>
    </w:pPr>
  </w:style>
  <w:style w:type="character" w:customStyle="1" w:styleId="Char10">
    <w:name w:val="바닥글 Char1"/>
    <w:basedOn w:val="a0"/>
    <w:link w:val="a8"/>
    <w:uiPriority w:val="99"/>
    <w:rsid w:val="00CF53B3"/>
    <w:rPr>
      <w:lang w:val="en-GB"/>
    </w:rPr>
  </w:style>
  <w:style w:type="paragraph" w:customStyle="1" w:styleId="CommentText">
    <w:name w:val="Comment Text"/>
    <w:basedOn w:val="a"/>
    <w:link w:val="CommentTextChar"/>
    <w:uiPriority w:val="99"/>
    <w:unhideWhenUsed/>
    <w:rPr>
      <w:sz w:val="20"/>
      <w:szCs w:val="20"/>
    </w:rPr>
  </w:style>
  <w:style w:type="character" w:customStyle="1" w:styleId="CommentTextChar">
    <w:name w:val="Comment Text Char"/>
    <w:basedOn w:val="a0"/>
    <w:link w:val="CommentText"/>
    <w:uiPriority w:val="99"/>
    <w:rPr>
      <w:sz w:val="20"/>
      <w:szCs w:val="20"/>
      <w:lang w:val="en-GB"/>
    </w:rPr>
  </w:style>
  <w:style w:type="character" w:customStyle="1" w:styleId="CommentReference">
    <w:name w:val="Comment Reference"/>
    <w:basedOn w:val="a0"/>
    <w:uiPriority w:val="99"/>
    <w:semiHidden/>
    <w:unhideWhenUsed/>
    <w:rPr>
      <w:sz w:val="16"/>
      <w:szCs w:val="16"/>
    </w:rPr>
  </w:style>
  <w:style w:type="table" w:styleId="a9">
    <w:name w:val="Grid Table Light"/>
    <w:basedOn w:val="a1"/>
    <w:uiPriority w:val="40"/>
    <w:rsid w:val="000B3BC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30">
    <w:name w:val="Plain Table 3"/>
    <w:basedOn w:val="a1"/>
    <w:uiPriority w:val="43"/>
    <w:rsid w:val="000B3BC2"/>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CommentSubject">
    <w:name w:val="Comment Subject"/>
    <w:basedOn w:val="CommentText"/>
    <w:next w:val="CommentText"/>
    <w:link w:val="CommentSubjectChar"/>
    <w:uiPriority w:val="99"/>
    <w:semiHidden/>
    <w:unhideWhenUsed/>
    <w:rsid w:val="000B3BC2"/>
    <w:rPr>
      <w:b/>
      <w:bCs/>
    </w:rPr>
  </w:style>
  <w:style w:type="character" w:customStyle="1" w:styleId="CommentSubjectChar">
    <w:name w:val="Comment Subject Char"/>
    <w:basedOn w:val="CommentTextChar"/>
    <w:link w:val="CommentSubject"/>
    <w:uiPriority w:val="99"/>
    <w:semiHidden/>
    <w:rsid w:val="000B3BC2"/>
    <w:rPr>
      <w:b/>
      <w:bCs/>
      <w:sz w:val="20"/>
      <w:szCs w:val="20"/>
      <w:lang w:val="en-GB"/>
    </w:rPr>
  </w:style>
  <w:style w:type="paragraph" w:customStyle="1" w:styleId="font-claude-response-body">
    <w:name w:val="font-claude-response-body"/>
    <w:basedOn w:val="a"/>
    <w:rsid w:val="000B3BC2"/>
    <w:pPr>
      <w:widowControl/>
      <w:spacing w:before="100" w:beforeAutospacing="1" w:after="100" w:afterAutospacing="1"/>
      <w:jc w:val="left"/>
    </w:pPr>
    <w:rPr>
      <w:rFonts w:ascii="Times New Roman" w:eastAsia="Times New Roman" w:hAnsi="Times New Roman" w:cs="Times New Roman"/>
      <w:kern w:val="0"/>
      <w:sz w:val="24"/>
      <w:szCs w:val="24"/>
      <w:lang w:eastAsia="ko-KR"/>
    </w:rPr>
  </w:style>
  <w:style w:type="table" w:styleId="20">
    <w:name w:val="Plain Table 2"/>
    <w:basedOn w:val="a1"/>
    <w:uiPriority w:val="42"/>
    <w:rsid w:val="000B3BC2"/>
    <w:rPr>
      <w:sz w:val="24"/>
      <w:szCs w:val="24"/>
      <w:lang w:val="en-GB" w:eastAsia="ko-KR"/>
      <w14:ligatures w14:val="standardContextua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1Char">
    <w:name w:val="제목 1 Char"/>
    <w:basedOn w:val="a0"/>
    <w:uiPriority w:val="9"/>
    <w:rsid w:val="000B3BC2"/>
    <w:rPr>
      <w:rFonts w:asciiTheme="majorHAnsi" w:eastAsiaTheme="majorEastAsia" w:hAnsiTheme="majorHAnsi" w:cstheme="majorBidi"/>
      <w:color w:val="2F5496" w:themeColor="accent1" w:themeShade="BF"/>
      <w:sz w:val="40"/>
      <w:szCs w:val="40"/>
      <w:lang w:val="en-GB"/>
    </w:rPr>
  </w:style>
  <w:style w:type="character" w:customStyle="1" w:styleId="2Char">
    <w:name w:val="제목 2 Char"/>
    <w:basedOn w:val="a0"/>
    <w:uiPriority w:val="9"/>
    <w:semiHidden/>
    <w:rsid w:val="000B3BC2"/>
    <w:rPr>
      <w:rFonts w:asciiTheme="majorHAnsi" w:eastAsiaTheme="majorEastAsia" w:hAnsiTheme="majorHAnsi" w:cstheme="majorBidi"/>
      <w:color w:val="2F5496" w:themeColor="accent1" w:themeShade="BF"/>
      <w:sz w:val="32"/>
      <w:szCs w:val="32"/>
      <w:lang w:val="en-GB"/>
    </w:rPr>
  </w:style>
  <w:style w:type="character" w:customStyle="1" w:styleId="3Char">
    <w:name w:val="제목 3 Char"/>
    <w:basedOn w:val="a0"/>
    <w:uiPriority w:val="9"/>
    <w:semiHidden/>
    <w:rsid w:val="000B3BC2"/>
    <w:rPr>
      <w:rFonts w:eastAsiaTheme="majorEastAsia" w:cstheme="majorBidi"/>
      <w:color w:val="2F5496" w:themeColor="accent1" w:themeShade="BF"/>
      <w:sz w:val="28"/>
      <w:szCs w:val="28"/>
      <w:lang w:val="en-GB"/>
    </w:rPr>
  </w:style>
  <w:style w:type="character" w:customStyle="1" w:styleId="4Char">
    <w:name w:val="제목 4 Char"/>
    <w:basedOn w:val="a0"/>
    <w:uiPriority w:val="9"/>
    <w:rsid w:val="000B3BC2"/>
    <w:rPr>
      <w:rFonts w:eastAsiaTheme="majorEastAsia" w:cstheme="majorBidi"/>
      <w:i/>
      <w:iCs/>
      <w:color w:val="2F5496" w:themeColor="accent1" w:themeShade="BF"/>
      <w:lang w:val="en-GB"/>
    </w:rPr>
  </w:style>
  <w:style w:type="character" w:customStyle="1" w:styleId="5Char">
    <w:name w:val="제목 5 Char"/>
    <w:basedOn w:val="a0"/>
    <w:uiPriority w:val="9"/>
    <w:semiHidden/>
    <w:rsid w:val="000B3BC2"/>
    <w:rPr>
      <w:rFonts w:eastAsiaTheme="majorEastAsia" w:cstheme="majorBidi"/>
      <w:color w:val="2F5496" w:themeColor="accent1" w:themeShade="BF"/>
      <w:lang w:val="en-GB"/>
    </w:rPr>
  </w:style>
  <w:style w:type="character" w:customStyle="1" w:styleId="6Char">
    <w:name w:val="제목 6 Char"/>
    <w:basedOn w:val="a0"/>
    <w:uiPriority w:val="9"/>
    <w:semiHidden/>
    <w:rsid w:val="000B3BC2"/>
    <w:rPr>
      <w:rFonts w:eastAsiaTheme="majorEastAsia" w:cstheme="majorBidi"/>
      <w:i/>
      <w:iCs/>
      <w:color w:val="595959" w:themeColor="text1" w:themeTint="A6"/>
      <w:lang w:val="en-GB"/>
    </w:rPr>
  </w:style>
  <w:style w:type="character" w:customStyle="1" w:styleId="7Char">
    <w:name w:val="제목 7 Char"/>
    <w:basedOn w:val="a0"/>
    <w:uiPriority w:val="9"/>
    <w:semiHidden/>
    <w:rsid w:val="000B3BC2"/>
    <w:rPr>
      <w:rFonts w:eastAsiaTheme="majorEastAsia" w:cstheme="majorBidi"/>
      <w:color w:val="595959" w:themeColor="text1" w:themeTint="A6"/>
      <w:lang w:val="en-GB"/>
    </w:rPr>
  </w:style>
  <w:style w:type="character" w:customStyle="1" w:styleId="8Char">
    <w:name w:val="제목 8 Char"/>
    <w:basedOn w:val="a0"/>
    <w:uiPriority w:val="9"/>
    <w:semiHidden/>
    <w:rsid w:val="000B3BC2"/>
    <w:rPr>
      <w:rFonts w:eastAsiaTheme="majorEastAsia" w:cstheme="majorBidi"/>
      <w:i/>
      <w:iCs/>
      <w:color w:val="272727" w:themeColor="text1" w:themeTint="D8"/>
      <w:lang w:val="en-GB"/>
    </w:rPr>
  </w:style>
  <w:style w:type="character" w:customStyle="1" w:styleId="9Char">
    <w:name w:val="제목 9 Char"/>
    <w:basedOn w:val="a0"/>
    <w:uiPriority w:val="9"/>
    <w:semiHidden/>
    <w:rsid w:val="000B3BC2"/>
    <w:rPr>
      <w:rFonts w:eastAsiaTheme="majorEastAsia" w:cstheme="majorBidi"/>
      <w:color w:val="272727" w:themeColor="text1" w:themeTint="D8"/>
      <w:lang w:val="en-GB"/>
    </w:rPr>
  </w:style>
  <w:style w:type="character" w:customStyle="1" w:styleId="Char">
    <w:name w:val="제목 Char"/>
    <w:basedOn w:val="a0"/>
    <w:uiPriority w:val="10"/>
    <w:rsid w:val="000B3BC2"/>
    <w:rPr>
      <w:rFonts w:asciiTheme="majorHAnsi" w:eastAsiaTheme="majorEastAsia" w:hAnsiTheme="majorHAnsi" w:cstheme="majorBidi"/>
      <w:spacing w:val="-10"/>
      <w:kern w:val="28"/>
      <w:sz w:val="56"/>
      <w:szCs w:val="56"/>
      <w:lang w:val="en-GB"/>
    </w:rPr>
  </w:style>
  <w:style w:type="character" w:customStyle="1" w:styleId="Char0">
    <w:name w:val="부제 Char"/>
    <w:basedOn w:val="a0"/>
    <w:uiPriority w:val="11"/>
    <w:rsid w:val="000B3BC2"/>
    <w:rPr>
      <w:rFonts w:eastAsiaTheme="majorEastAsia" w:cstheme="majorBidi"/>
      <w:color w:val="595959" w:themeColor="text1" w:themeTint="A6"/>
      <w:spacing w:val="15"/>
      <w:sz w:val="28"/>
      <w:szCs w:val="28"/>
      <w:lang w:val="en-GB"/>
    </w:rPr>
  </w:style>
  <w:style w:type="character" w:customStyle="1" w:styleId="Char2">
    <w:name w:val="인용 Char"/>
    <w:basedOn w:val="a0"/>
    <w:uiPriority w:val="29"/>
    <w:rsid w:val="000B3BC2"/>
    <w:rPr>
      <w:i/>
      <w:iCs/>
      <w:color w:val="404040" w:themeColor="text1" w:themeTint="BF"/>
      <w:lang w:val="en-GB"/>
    </w:rPr>
  </w:style>
  <w:style w:type="character" w:customStyle="1" w:styleId="Char3">
    <w:name w:val="강한 인용 Char"/>
    <w:basedOn w:val="a0"/>
    <w:uiPriority w:val="30"/>
    <w:rsid w:val="000B3BC2"/>
    <w:rPr>
      <w:i/>
      <w:iCs/>
      <w:color w:val="2F5496" w:themeColor="accent1" w:themeShade="BF"/>
      <w:lang w:val="en-GB"/>
    </w:rPr>
  </w:style>
  <w:style w:type="character" w:customStyle="1" w:styleId="Char4">
    <w:name w:val="머리글 Char"/>
    <w:basedOn w:val="a0"/>
    <w:uiPriority w:val="99"/>
    <w:rsid w:val="000B3BC2"/>
    <w:rPr>
      <w:lang w:val="en-GB"/>
    </w:rPr>
  </w:style>
  <w:style w:type="character" w:customStyle="1" w:styleId="Char5">
    <w:name w:val="바닥글 Char"/>
    <w:basedOn w:val="a0"/>
    <w:uiPriority w:val="99"/>
    <w:rsid w:val="000B3BC2"/>
    <w:rPr>
      <w:lang w:val="en-GB"/>
    </w:rPr>
  </w:style>
  <w:style w:type="character" w:styleId="aa">
    <w:name w:val="Hyperlink"/>
    <w:basedOn w:val="a0"/>
    <w:uiPriority w:val="99"/>
    <w:unhideWhenUsed/>
    <w:rsid w:val="000B3BC2"/>
    <w:rPr>
      <w:color w:val="0563C1" w:themeColor="hyperlink"/>
      <w:u w:val="single"/>
    </w:rPr>
  </w:style>
  <w:style w:type="character" w:styleId="ab">
    <w:name w:val="Unresolved Mention"/>
    <w:basedOn w:val="a0"/>
    <w:uiPriority w:val="99"/>
    <w:semiHidden/>
    <w:unhideWhenUsed/>
    <w:rsid w:val="000B3BC2"/>
    <w:rPr>
      <w:color w:val="605E5C"/>
      <w:shd w:val="clear" w:color="auto" w:fill="E1DFDD"/>
    </w:rPr>
  </w:style>
  <w:style w:type="character" w:styleId="ac">
    <w:name w:val="Placeholder Text"/>
    <w:basedOn w:val="a0"/>
    <w:uiPriority w:val="99"/>
    <w:semiHidden/>
    <w:rsid w:val="00D74397"/>
    <w:rPr>
      <w:color w:val="666666"/>
    </w:rPr>
  </w:style>
  <w:style w:type="paragraph" w:styleId="ad">
    <w:name w:val="Normal (Web)"/>
    <w:basedOn w:val="a"/>
    <w:uiPriority w:val="99"/>
    <w:unhideWhenUsed/>
    <w:rsid w:val="006068A0"/>
    <w:pPr>
      <w:widowControl/>
      <w:spacing w:before="100" w:beforeAutospacing="1" w:after="100" w:afterAutospacing="1"/>
      <w:jc w:val="left"/>
    </w:pPr>
    <w:rPr>
      <w:rFonts w:ascii="Times New Roman" w:hAnsi="Times New Roman" w:cs="Times New Roman"/>
      <w:kern w:val="0"/>
      <w:sz w:val="24"/>
      <w:szCs w:val="24"/>
      <w:lang w:eastAsia="ko-KR"/>
    </w:rPr>
  </w:style>
  <w:style w:type="character" w:customStyle="1" w:styleId="csl-left-margin">
    <w:name w:val="csl-left-margin"/>
    <w:basedOn w:val="a0"/>
    <w:rsid w:val="006068A0"/>
  </w:style>
  <w:style w:type="character" w:customStyle="1" w:styleId="csl-right-inline">
    <w:name w:val="csl-right-inline"/>
    <w:basedOn w:val="a0"/>
    <w:rsid w:val="006068A0"/>
  </w:style>
  <w:style w:type="paragraph" w:customStyle="1" w:styleId="msonormal0">
    <w:name w:val="msonormal"/>
    <w:basedOn w:val="a"/>
    <w:rsid w:val="0007361D"/>
    <w:pPr>
      <w:widowControl/>
      <w:spacing w:before="100" w:beforeAutospacing="1" w:after="100" w:afterAutospacing="1"/>
      <w:jc w:val="left"/>
    </w:pPr>
    <w:rPr>
      <w:rFonts w:ascii="Times New Roman" w:hAnsi="Times New Roman" w:cs="Times New Roman"/>
      <w:kern w:val="0"/>
      <w:sz w:val="24"/>
      <w:szCs w:val="24"/>
      <w:lang w:eastAsia="ko-KR"/>
    </w:rPr>
  </w:style>
  <w:style w:type="character" w:customStyle="1" w:styleId="4Char1">
    <w:name w:val="제목 4 Char1"/>
    <w:basedOn w:val="a0"/>
    <w:link w:val="4"/>
    <w:uiPriority w:val="9"/>
    <w:semiHidden/>
    <w:rsid w:val="004B7FE5"/>
    <w:rPr>
      <w:rFonts w:eastAsiaTheme="majorEastAsia" w:cstheme="majorBidi"/>
      <w:i/>
      <w:iCs/>
      <w:color w:val="2F5496" w:themeColor="accent1" w:themeShade="BF"/>
      <w:lang w:val="en-GB"/>
    </w:rPr>
  </w:style>
  <w:style w:type="paragraph" w:customStyle="1" w:styleId="figure">
    <w:name w:val="figure 제목"/>
    <w:basedOn w:val="a"/>
    <w:link w:val="figureChar"/>
    <w:qFormat/>
    <w:rsid w:val="00FF3082"/>
    <w:pPr>
      <w:widowControl/>
      <w:spacing w:after="200"/>
      <w:jc w:val="left"/>
    </w:pPr>
    <w:rPr>
      <w:rFonts w:ascii="Calibri" w:eastAsia="Times New Roman" w:hAnsi="Calibri" w:cs="Calibri"/>
      <w:i/>
      <w:iCs/>
      <w:color w:val="4472C4" w:themeColor="accent1"/>
      <w:kern w:val="0"/>
      <w:sz w:val="22"/>
      <w:szCs w:val="24"/>
      <w:lang w:eastAsia="ko-KR"/>
    </w:rPr>
  </w:style>
  <w:style w:type="character" w:customStyle="1" w:styleId="figureChar">
    <w:name w:val="figure 제목 Char"/>
    <w:basedOn w:val="a0"/>
    <w:link w:val="figure"/>
    <w:rsid w:val="00FF3082"/>
    <w:rPr>
      <w:rFonts w:ascii="Calibri" w:eastAsia="Times New Roman" w:hAnsi="Calibri" w:cs="Calibri"/>
      <w:i/>
      <w:iCs/>
      <w:color w:val="4472C4" w:themeColor="accent1"/>
      <w:kern w:val="0"/>
      <w:sz w:val="22"/>
      <w:szCs w:val="24"/>
      <w:lang w:val="en-GB" w:eastAsia="ko-KR"/>
    </w:rPr>
  </w:style>
  <w:style w:type="paragraph" w:styleId="ae">
    <w:name w:val="caption"/>
    <w:basedOn w:val="a"/>
    <w:next w:val="a"/>
    <w:link w:val="Char6"/>
    <w:uiPriority w:val="35"/>
    <w:unhideWhenUsed/>
    <w:qFormat/>
    <w:rsid w:val="0085090C"/>
    <w:pPr>
      <w:widowControl/>
      <w:spacing w:after="200"/>
      <w:jc w:val="left"/>
    </w:pPr>
    <w:rPr>
      <w:rFonts w:ascii="Times New Roman" w:eastAsia="Times New Roman" w:hAnsi="Times New Roman" w:cs="Times New Roman"/>
      <w:i/>
      <w:iCs/>
      <w:color w:val="44546A" w:themeColor="text2"/>
      <w:kern w:val="0"/>
      <w:sz w:val="18"/>
      <w:szCs w:val="18"/>
      <w:lang w:eastAsia="ko-KR"/>
    </w:rPr>
  </w:style>
  <w:style w:type="character" w:customStyle="1" w:styleId="Char6">
    <w:name w:val="캡션 Char"/>
    <w:basedOn w:val="a0"/>
    <w:link w:val="ae"/>
    <w:uiPriority w:val="35"/>
    <w:rsid w:val="0085090C"/>
    <w:rPr>
      <w:rFonts w:ascii="Times New Roman" w:eastAsia="Times New Roman" w:hAnsi="Times New Roman" w:cs="Times New Roman"/>
      <w:i/>
      <w:iCs/>
      <w:color w:val="44546A" w:themeColor="text2"/>
      <w:kern w:val="0"/>
      <w:sz w:val="18"/>
      <w:szCs w:val="18"/>
      <w:lang w:val="en-GB" w:eastAsia="ko-KR"/>
    </w:rPr>
  </w:style>
  <w:style w:type="character" w:styleId="af">
    <w:name w:val="Strong"/>
    <w:basedOn w:val="a0"/>
    <w:uiPriority w:val="22"/>
    <w:qFormat/>
    <w:rsid w:val="00D10844"/>
    <w:rPr>
      <w:b/>
      <w:bCs/>
    </w:rPr>
  </w:style>
  <w:style w:type="paragraph" w:customStyle="1" w:styleId="whitespace-normal">
    <w:name w:val="whitespace-normal"/>
    <w:basedOn w:val="a"/>
    <w:rsid w:val="00D10844"/>
    <w:pPr>
      <w:widowControl/>
      <w:spacing w:before="100" w:beforeAutospacing="1" w:after="100" w:afterAutospacing="1"/>
      <w:jc w:val="left"/>
    </w:pPr>
    <w:rPr>
      <w:rFonts w:ascii="Times New Roman" w:eastAsia="Times New Roman" w:hAnsi="Times New Roman" w:cs="Times New Roman"/>
      <w:kern w:val="0"/>
      <w:sz w:val="24"/>
      <w:szCs w:val="24"/>
      <w:lang w:eastAsia="ko-KR"/>
    </w:rPr>
  </w:style>
  <w:style w:type="paragraph" w:styleId="af0">
    <w:name w:val="annotation text"/>
    <w:basedOn w:val="a"/>
    <w:link w:val="Char7"/>
    <w:uiPriority w:val="99"/>
    <w:unhideWhenUsed/>
    <w:rPr>
      <w:sz w:val="20"/>
      <w:szCs w:val="20"/>
    </w:rPr>
  </w:style>
  <w:style w:type="character" w:customStyle="1" w:styleId="Char7">
    <w:name w:val="메모 텍스트 Char"/>
    <w:basedOn w:val="a0"/>
    <w:link w:val="af0"/>
    <w:uiPriority w:val="99"/>
    <w:rPr>
      <w:sz w:val="20"/>
      <w:szCs w:val="20"/>
      <w:lang w:val="en-GB"/>
    </w:rPr>
  </w:style>
  <w:style w:type="character" w:styleId="af1">
    <w:name w:val="annotation reference"/>
    <w:basedOn w:val="a0"/>
    <w:uiPriority w:val="99"/>
    <w:semiHidden/>
    <w:unhideWhenUsed/>
    <w:rPr>
      <w:sz w:val="16"/>
      <w:szCs w:val="16"/>
    </w:rPr>
  </w:style>
  <w:style w:type="character" w:customStyle="1" w:styleId="CommentReference1">
    <w:name w:val="Comment Reference1"/>
    <w:basedOn w:val="a0"/>
    <w:uiPriority w:val="99"/>
    <w:semiHidden/>
    <w:unhideWhenUsed/>
    <w:rsid w:val="00CD5CF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ciwheel.com/work/bibliography/18837338" TargetMode="External"/><Relationship Id="rId21" Type="http://schemas.openxmlformats.org/officeDocument/2006/relationships/hyperlink" Target="https://sciwheel.com/work/bibliography/18814491" TargetMode="External"/><Relationship Id="rId34" Type="http://schemas.openxmlformats.org/officeDocument/2006/relationships/hyperlink" Target="https://sciwheel.com/work/bibliography/17825734" TargetMode="External"/><Relationship Id="rId42" Type="http://schemas.openxmlformats.org/officeDocument/2006/relationships/hyperlink" Target="https://sciwheel.com/work/citation?ids=854002&amp;pre=&amp;suf=&amp;sa=0&amp;dbf=0" TargetMode="External"/><Relationship Id="rId47" Type="http://schemas.openxmlformats.org/officeDocument/2006/relationships/hyperlink" Target="https://sciwheel.com/work/citation?ids=15507432,14646426&amp;pre=&amp;pre=&amp;suf=&amp;suf=&amp;sa=0,0&amp;dbf=0&amp;dbf=0" TargetMode="External"/><Relationship Id="rId50" Type="http://schemas.openxmlformats.org/officeDocument/2006/relationships/hyperlink" Target="https://sciwheel.com/work/citation?ids=12383358&amp;pre=&amp;suf=&amp;sa=0&amp;dbf=0" TargetMode="External"/><Relationship Id="rId55" Type="http://schemas.openxmlformats.org/officeDocument/2006/relationships/hyperlink" Target="https://sciwheel.com/work/citation?ids=18551749&amp;pre=&amp;suf=&amp;sa=0&amp;dbf=0" TargetMode="External"/><Relationship Id="rId63" Type="http://schemas.openxmlformats.org/officeDocument/2006/relationships/image" Target="media/image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sciwheel.com/work/citation?ids=18551749&amp;pre=&amp;suf=&amp;sa=0&amp;dbf=0" TargetMode="External"/><Relationship Id="rId29" Type="http://schemas.openxmlformats.org/officeDocument/2006/relationships/hyperlink" Target="https://sciwheel.com/work/citation?ids=7161600,16489973&amp;pre=&amp;pre=&amp;suf=&amp;suf=&amp;sa=0,0&amp;dbf=0&amp;dbf=0" TargetMode="External"/><Relationship Id="rId11" Type="http://schemas.microsoft.com/office/2018/08/relationships/commentsExtensible" Target="commentsExtensible.xml"/><Relationship Id="rId24" Type="http://schemas.openxmlformats.org/officeDocument/2006/relationships/image" Target="media/image3.png"/><Relationship Id="rId32" Type="http://schemas.openxmlformats.org/officeDocument/2006/relationships/hyperlink" Target="https://sciwheel.com/work/citation?ids=17825734,18332060,18538180,17372528&amp;pre=&amp;pre=&amp;pre=&amp;pre=&amp;suf=&amp;suf=&amp;suf=&amp;suf=&amp;sa=0,0,0,0&amp;dbf=0&amp;dbf=0&amp;dbf=0&amp;dbf=0" TargetMode="External"/><Relationship Id="rId37" Type="http://schemas.openxmlformats.org/officeDocument/2006/relationships/hyperlink" Target="https://sciwheel.com/work/citation?ids=18332060,16033691&amp;pre=&amp;pre=&amp;suf=&amp;suf=&amp;sa=0,0&amp;dbf=0&amp;dbf=0" TargetMode="External"/><Relationship Id="rId40" Type="http://schemas.openxmlformats.org/officeDocument/2006/relationships/hyperlink" Target="https://sciwheel.com/work/citation?ids=854002&amp;pre=&amp;suf=&amp;sa=0&amp;dbf=0" TargetMode="External"/><Relationship Id="rId45" Type="http://schemas.openxmlformats.org/officeDocument/2006/relationships/hyperlink" Target="https://sciwheel.com/work/citation?ids=15507432,14646426&amp;pre=&amp;pre=&amp;suf=&amp;suf=&amp;sa=0,0&amp;dbf=0&amp;dbf=0" TargetMode="External"/><Relationship Id="rId53" Type="http://schemas.openxmlformats.org/officeDocument/2006/relationships/image" Target="media/image5.png"/><Relationship Id="rId58" Type="http://schemas.openxmlformats.org/officeDocument/2006/relationships/hyperlink" Target="https://sciwheel.com/work/citation?ids=18551749&amp;pre=&amp;suf=&amp;sa=0&amp;dbf=0" TargetMode="External"/><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sciwheel.com/work/citation?ids=15078716&amp;pre=&amp;suf=&amp;sa=0&amp;dbf=0" TargetMode="External"/><Relationship Id="rId19" Type="http://schemas.openxmlformats.org/officeDocument/2006/relationships/hyperlink" Target="https://sciwheel.com/work/citation?ids=18814491,425087&amp;pre=&amp;pre=&amp;suf=&amp;suf=&amp;sa=0,0&amp;dbf=0&amp;dbf=0" TargetMode="External"/><Relationship Id="rId14" Type="http://schemas.openxmlformats.org/officeDocument/2006/relationships/hyperlink" Target="https://sciwheel.com/work/citation?ids=18551749&amp;pre=&amp;suf=&amp;sa=0&amp;dbf=0" TargetMode="External"/><Relationship Id="rId22" Type="http://schemas.openxmlformats.org/officeDocument/2006/relationships/hyperlink" Target="https://sciwheel.com/work/bibliography/1512874" TargetMode="External"/><Relationship Id="rId27" Type="http://schemas.openxmlformats.org/officeDocument/2006/relationships/hyperlink" Target="https://sciwheel.com/work/citation?ids=15078716&amp;pre=&amp;suf=&amp;sa=0&amp;dbf=0" TargetMode="External"/><Relationship Id="rId30" Type="http://schemas.openxmlformats.org/officeDocument/2006/relationships/hyperlink" Target="https://sciwheel.com/work/citation?ids=15078716,17919057&amp;pre=&amp;pre=&amp;suf=&amp;suf=&amp;sa=0,0&amp;dbf=0&amp;dbf=0" TargetMode="External"/><Relationship Id="rId35" Type="http://schemas.openxmlformats.org/officeDocument/2006/relationships/hyperlink" Target="https://sciwheel.com/work/bibliography/18332060" TargetMode="External"/><Relationship Id="rId43" Type="http://schemas.openxmlformats.org/officeDocument/2006/relationships/hyperlink" Target="https://sciwheel.com/work/citation?ids=15507432,14646426&amp;pre=&amp;pre=&amp;suf=&amp;suf=&amp;sa=0,0&amp;dbf=0&amp;dbf=0" TargetMode="External"/><Relationship Id="rId48" Type="http://schemas.openxmlformats.org/officeDocument/2006/relationships/hyperlink" Target="https://sciwheel.com/work/citation?ids=12383358&amp;pre=&amp;suf=&amp;sa=0&amp;dbf=0" TargetMode="External"/><Relationship Id="rId56" Type="http://schemas.openxmlformats.org/officeDocument/2006/relationships/hyperlink" Target="https://sciwheel.com/work/citation?ids=18551749&amp;pre=&amp;suf=&amp;sa=0&amp;dbf=0" TargetMode="External"/><Relationship Id="rId64"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hyperlink" Target="https://sciwheel.com/work/citation?ids=12383358&amp;pre=&amp;suf=&amp;sa=0&amp;dbf=0"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sciwheel.com/work/citation?ids=18551749&amp;pre=&amp;suf=&amp;sa=0&amp;dbf=0" TargetMode="External"/><Relationship Id="rId25" Type="http://schemas.openxmlformats.org/officeDocument/2006/relationships/hyperlink" Target="https://sciwheel.com/work/citation?ids=18837338&amp;pre=&amp;suf=&amp;sa=0&amp;dbf=0" TargetMode="External"/><Relationship Id="rId33" Type="http://schemas.openxmlformats.org/officeDocument/2006/relationships/hyperlink" Target="https://sciwheel.com/work/bibliography/18538180" TargetMode="External"/><Relationship Id="rId38" Type="http://schemas.openxmlformats.org/officeDocument/2006/relationships/hyperlink" Target="https://sciwheel.com/work/citation?ids=16826344&amp;pre=&amp;suf=&amp;sa=0&amp;dbf=0" TargetMode="External"/><Relationship Id="rId46" Type="http://schemas.openxmlformats.org/officeDocument/2006/relationships/hyperlink" Target="https://sciwheel.com/work/citation?ids=15507432,14646426&amp;pre=&amp;pre=&amp;suf=&amp;suf=&amp;sa=0,0&amp;dbf=0&amp;dbf=0" TargetMode="External"/><Relationship Id="rId59" Type="http://schemas.openxmlformats.org/officeDocument/2006/relationships/hyperlink" Target="https://sciwheel.com/work/citation?ids=16826344&amp;pre=&amp;suf=&amp;sa=0&amp;dbf=0" TargetMode="External"/><Relationship Id="rId67" Type="http://schemas.microsoft.com/office/2020/10/relationships/intelligence" Target="intelligence2.xml"/><Relationship Id="rId20" Type="http://schemas.openxmlformats.org/officeDocument/2006/relationships/hyperlink" Target="https://sciwheel.com/work/bibliography/425087" TargetMode="External"/><Relationship Id="rId41" Type="http://schemas.openxmlformats.org/officeDocument/2006/relationships/hyperlink" Target="https://sciwheel.com/work/citation?ids=854002&amp;pre=&amp;suf=&amp;sa=0&amp;dbf=0" TargetMode="External"/><Relationship Id="rId54" Type="http://schemas.openxmlformats.org/officeDocument/2006/relationships/hyperlink" Target="https://sciwheel.com/work/citation?ids=18551749&amp;pre=&amp;suf=&amp;sa=0&amp;dbf=0" TargetMode="External"/><Relationship Id="rId62" Type="http://schemas.openxmlformats.org/officeDocument/2006/relationships/hyperlink" Target="https://sciwheel.com/work/citation?ids=18332060,16033691&amp;pre=&amp;pre=&amp;suf=&amp;suf=&amp;sa=0,0&amp;dbf=0&amp;dbf=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sciwheel.com/work/citation?ids=18551749&amp;pre=&amp;suf=&amp;sa=0&amp;dbf=0" TargetMode="External"/><Relationship Id="rId23" Type="http://schemas.openxmlformats.org/officeDocument/2006/relationships/image" Target="media/image2.png"/><Relationship Id="rId28" Type="http://schemas.openxmlformats.org/officeDocument/2006/relationships/hyperlink" Target="https://sciwheel.com/work/citation?ids=17731178,16487586&amp;pre=&amp;pre=&amp;suf=&amp;suf=&amp;sa=0,0&amp;dbf=0&amp;dbf=0" TargetMode="External"/><Relationship Id="rId36" Type="http://schemas.openxmlformats.org/officeDocument/2006/relationships/hyperlink" Target="https://sciwheel.com/work/bibliography/17372528" TargetMode="External"/><Relationship Id="rId49" Type="http://schemas.openxmlformats.org/officeDocument/2006/relationships/hyperlink" Target="https://sciwheel.com/work/citation?ids=12383358&amp;pre=&amp;suf=&amp;sa=0&amp;dbf=0" TargetMode="External"/><Relationship Id="rId57" Type="http://schemas.openxmlformats.org/officeDocument/2006/relationships/hyperlink" Target="https://sciwheel.com/work/citation?ids=18551749&amp;pre=&amp;suf=&amp;sa=0&amp;dbf=0" TargetMode="External"/><Relationship Id="rId10" Type="http://schemas.microsoft.com/office/2016/09/relationships/commentsIds" Target="commentsIds.xml"/><Relationship Id="rId31" Type="http://schemas.openxmlformats.org/officeDocument/2006/relationships/hyperlink" Target="https://sciwheel.com/work/citation?ids=18223492&amp;pre=&amp;suf=&amp;sa=0&amp;dbf=0" TargetMode="External"/><Relationship Id="rId44" Type="http://schemas.openxmlformats.org/officeDocument/2006/relationships/hyperlink" Target="https://sciwheel.com/work/citation?ids=15507432,14646426&amp;pre=&amp;pre=&amp;suf=&amp;suf=&amp;sa=0,0&amp;dbf=0&amp;dbf=0" TargetMode="External"/><Relationship Id="rId52" Type="http://schemas.openxmlformats.org/officeDocument/2006/relationships/hyperlink" Target="https://sciwheel.com/work/citation?ids=12383358&amp;pre=&amp;suf=&amp;sa=0&amp;dbf=0" TargetMode="External"/><Relationship Id="rId60" Type="http://schemas.openxmlformats.org/officeDocument/2006/relationships/hyperlink" Target="https://sciwheel.com/work/citation?ids=16489976&amp;pre=&amp;suf=&amp;sa=0&amp;dbf=0" TargetMode="External"/><Relationship Id="rId65"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https://sciwheel.com/work/citation?ids=18551749&amp;pre=&amp;suf=&amp;sa=0&amp;dbf=0" TargetMode="External"/><Relationship Id="rId18" Type="http://schemas.openxmlformats.org/officeDocument/2006/relationships/hyperlink" Target="https://sciwheel.com/work/citation?ids=425087&amp;pre=&amp;suf=&amp;sa=0&amp;dbf=0" TargetMode="External"/><Relationship Id="rId3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D83285-F672-0C4E-B5BA-0A8210C90F1F}">
  <we:reference id="wa200002534" version="7.0.0.1" store="ko-KR" storeType="OMEX"/>
  <we:alternateReferences>
    <we:reference id="wa200002534" version="7.0.0.1" store="ko-KR" storeType="OMEX"/>
  </we:alternateReferences>
  <we:properties>
    <we:property name="sciwheel-csl-items" value="[{&quot;title&quot;:&quot;Chikungunya seroprevalence, force of infection, and prevalence of chronic disability after infection in endemic and epidemic settings: a systematic review, meta-analysis, and modelling study.&quot;,&quot;page&quot;:&quot;488-503&quot;,&quot;volume&quot;:&quot;24&quot;,&quot;issue&quot;:&quot;5&quot;,&quot;journalAbbreviation&quot;:&quot;Lancet Infect. Dis.&quot;,&quot;id&quot;:&quot;16033691&quot;,&quot;type&quot;:&quot;article-journal&quot;,&quot;container-title&quot;:&quot;The Lancet Infectious Diseases&quot;,&quot;container-title-short&quot;:&quot;Lancet Infect. Dis.&quot;,&quot;author&quot;:[{&quot;family&quot;:&quot;Kang&quot;,&quot;given&quot;:&quot;Hyolim&quot;},{&quot;family&quot;:&quot;Auzenbergs&quot;,&quot;given&quot;:&quot;Megan&quot;},{&quot;family&quot;:&quot;Clapham&quot;,&quot;given&quot;:&quot;Hannah&quot;},{&quot;family&quot;:&quot;Maure&quot;,&quot;given&quot;:&quot;Clara&quot;},{&quot;family&quot;:&quot;Kim&quot;,&quot;given&quot;:&quot;Jong-Hoon&quot;},{&quot;family&quot;:&quot;Salje&quot;,&quot;given&quot;:&quot;Henrik&quot;},{&quot;family&quot;:&quot;Taylor&quot;,&quot;given&quot;:&quot;Christopher G&quot;},{&quot;family&quot;:&quot;Lim&quot;,&quot;given&quot;:&quot;Ahyoung&quot;},{&quot;family&quot;:&quot;Clark&quot;,&quot;given&quot;:&quot;Andrew&quot;},{&quot;family&quot;:&quot;Edmunds&quot;,&quot;given&quot;:&quot;W John&quot;},{&quot;family&quot;:&quot;Sahastrabuddhe&quot;,&quot;given&quot;:&quot;Sushant&quot;},{&quot;family&quot;:&quot;Brady&quot;,&quot;given&quot;:&quot;Oliver J&quot;},{&quot;family&quot;:&quot;Abbas&quot;,&quot;given&quot;:&quot;Kaja&quot;}],&quot;issued&quot;:{&quot;date-parts&quot;:[[&quot;2024&quot;,&quot;5&quot;]]},&quot;DOI&quot;:&quot;10.1016/S1473-3099(23)00810-1&quot;,&quot;PMID&quot;:&quot;38342105&quot;,&quot;citation-label&quot;:&quot;16033691&quot;},{&quot;title&quot;:&quot;Modeling the impact of vaccine campaigns on the epidemic transmission dynamics of chikungunya virus outbreaks.&quot;,&quot;page&quot;:&quot;2335-2341&quot;,&quot;volume&quot;:&quot;31&quot;,&quot;issue&quot;:&quot;7&quot;,&quot;journalAbbreviation&quot;:&quot;Nat. Med.&quot;,&quot;id&quot;:&quot;17825734&quot;,&quot;type&quot;:&quot;article-journal&quot;,&quot;container-title&quot;:&quot;Nature Medicine&quot;,&quot;container-title-short&quot;:&quot;Nat. Med.&quot;,&quot;abstract&quot;:&quot;A licensed chikungunya vaccine now exists; however, it remains unclear whether it could be deployed during outbreaks to reduce the health burden. We used an epidemic in Paraguay as a case study. We conducted a seroprevalence study and used models to reconstruct epidemic transmission dynamics, providing a framework to assess the theoretical impact of a vaccine had it been available. We estimated that 33.0% (95% confidence interval (CI) 30.1-36.0%) of the population became infected during the outbreak. Of these individuals, 6.3% (95% CI 5.8-6.9%) were detected by the surveillance system, with a mean infection fatality ratio of 0.013% (95% CI 0.012-0.014%). A disease-blocking vaccine with 75% efficacy deployed in 40% of individuals aged ≥12 years over a 3-month period would have prevented 34,200 (95% CI 30,900-38,000) cases, representing 23% of all cases, and 73 (95% CI 66-81) deaths. If the vaccine also leads to infection blocking, 88% of cases would have been averted. These findings suggest that the vaccine is an important new tool to control outbreaks.© 2025. The Author(s).&quot;,&quot;author&quot;:[{&quot;family&quot;:&quot;Pérez-Estigarribia&quot;,&quot;given&quot;:&quot;Pastor E&quot;},{&quot;family&quot;:&quot;Ribeiro Dos Santos&quot;,&quot;given&quot;:&quot;Gabriel&quot;},{&quot;family&quot;:&quot;Cauchemez&quot;,&quot;given&quot;:&quot;Simon&quot;},{&quot;family&quot;:&quot;Vazquez&quot;,&quot;given&quot;:&quot;Cynthia&quot;},{&quot;family&quot;:&quot;Ibarrola-Vannucci&quot;,&quot;given&quot;:&quot;Ana Karina&quot;},{&quot;family&quot;:&quot;Sequera&quot;,&quot;given&quot;:&quot;Guillermo&quot;},{&quot;family&quot;:&quot;Villalba&quot;,&quot;given&quot;:&quot;Shirley&quot;},{&quot;family&quot;:&quot;Ortega&quot;,&quot;given&quot;:&quot;María José&quot;},{&quot;family&quot;:&quot;Di Fabio&quot;,&quot;given&quot;:&quot;Jose Luis&quot;},{&quot;family&quot;:&quot;Scarponi&quot;,&quot;given&quot;:&quot;Danny&quot;},{&quot;family&quot;:&quot;Mukandavire&quot;,&quot;given&quot;:&quot;Christinah&quot;},{&quot;family&quot;:&quot;Deol&quot;,&quot;given&quot;:&quot;Arminder&quot;},{&quot;family&quot;:&quot;Cabello&quot;,&quot;given&quot;:&quot;Águeda&quot;},{&quot;family&quot;:&quot;Vargas&quot;,&quot;given&quot;:&quot;Elsi&quot;},{&quot;family&quot;:&quot;Fernández&quot;,&quot;given&quot;:&quot;Cyntia&quot;},{&quot;family&quot;:&quot;León&quot;,&quot;given&quot;:&quot;Liz&quot;},{&quot;family&quot;:&quot;Salje&quot;,&quot;given&quot;:&quot;Henrik&quot;}],&quot;issued&quot;:{&quot;date-parts&quot;:[[&quot;2025&quot;,&quot;7&quot;]]},&quot;DOI&quot;:&quot;10.1038/s41591-025-03684-w&quot;,&quot;PMID&quot;:&quot;40312589&quot;,&quot;citation-label&quot;:&quot;17825734&quot;},{&quot;title&quot;:&quot;The Effect of Age on the Immunogenicity of the Live Attenuated Zoster Vaccine Is Predicted by Baseline Regulatory T Cells and Varicella-Zoster Virus-Specific T Cell Immunity.&quot;,&quot;volume&quot;:&quot;93&quot;,&quot;issue&quot;:&quot;15&quot;,&quot;journalAbbreviation&quot;:&quot;J. Virol.&quot;,&quot;id&quot;:&quot;18814491&quot;,&quot;type&quot;:&quot;article-journal&quot;,&quot;container-title&quot;:&quot;Journal of Virology&quot;,&quot;container-title-short&quot;:&quot;J. Virol.&quot;,&quot;abstract&quot;:&quot;Older age is associated with increased infectious morbidity and decreased immune responses to vaccines, but the mechanisms that mediate this effect are incompletely understood. The efficacy and immunogenicity of the live attenuated zoster vaccine (ZVL) have a very-well-described negative association with the age of the vaccinee. In a study of 600 ZVL recipients 50 to &gt;80 years of age, we investigated immunological factors that might explain the effect of age on the immunogenicity of ZVL. Using FluoroSpot assays and flow cytometry, we determined that varicella-zoster virus (VZV)-specific peak T helper 1 (VZV-Th1) responses to ZVL were independently predicted by prevaccination VZV-Th1 responses, regulatory T cells (Treg), and PD1-expressing immune checkpoint T cells (Tcheck) but not by the age of the vaccinee. Persistence of VZV-Th1 1 year after vaccination was independently predicted by the factors mentioned above, by peak VZV-Th1 responses to ZVL, and by the age of the vaccinee. We further demonstrated by ex vivo blocking experiments the mechanistic role of PD1 and CTLA4 as modulators of decreased VZV-Th1 responses in the study participants. VZV-specific cytotoxic T cell (VZV-CTL) and T follicular helper responses to ZVL did not correlate with age, but similar to other Th1 responses, VZV-CTL peak and baseline responses were independently correlated. These data expand our understanding of the factors affecting the magnitude and kinetics of T cell responses to ZVL in older adults and show the importance of prevaccination Treg and Tcheck in modulating the immunogenicity of ZVL. This presents new potential interventions to increase vaccine responses in older adults.IMPORTANCE Vaccination is the most effective method to protect older adults against viral infections. However, the immunogenicity of viral vaccines in older adults is notoriously poor. The live attenuated zoster vaccine (ZVL) provides the best example of a gradual decrease of vaccine immunogenicity with every 10-year age increase above 50 years. Here we show that the abundance of regulatory T cells before vaccine administration to older adults has a significant inhibitory effect on immune responses to ZVL and, together with baseline immunity to varicella-zoster virus, explains the effect of age on the immunogenicity of ZVL. Moreover, in vitro blockade of regulatory T cell mechanisms of action with biologic modulators restores immune responses to varicella-zoster virus in vaccinees. Collectively, these observations suggest that immune modulators that block regulatory T cell activity may increase responses to viral attenuated vaccines in older adults.Copyright © 2019 American Society for Microbiology.&quot;,&quot;author&quot;:[{&quot;family&quot;:&quot;Weinberg&quot;,&quot;given&quot;:&quot;Adriana&quot;},{&quot;family&quot;:&quot;Pang&quot;,&quot;given&quot;:&quot;Lei&quot;},{&quot;family&quot;:&quot;Johnson&quot;,&quot;given&quot;:&quot;Michael J&quot;},{&quot;family&quot;:&quot;Caldas&quot;,&quot;given&quot;:&quot;Yupanqui&quot;},{&quot;family&quot;:&quot;Cho&quot;,&quot;given&quot;:&quot;Alice&quot;},{&quot;family&quot;:&quot;Tovar-Salazar&quot;,&quot;given&quot;:&quot;Adriana&quot;},{&quot;family&quot;:&quot;Canniff&quot;,&quot;given&quot;:&quot;Jennifer&quot;},{&quot;family&quot;:&quot;Schmader&quot;,&quot;given&quot;:&quot;Kenneth E&quot;},{&quot;family&quot;:&quot;Popmihajlov&quot;,&quot;given&quot;:&quot;Zoran&quot;},{&quot;family&quot;:&quot;Levin&quot;,&quot;given&quot;:&quot;Myron J&quot;}],&quot;issued&quot;:{&quot;date-parts&quot;:[[&quot;2019&quot;,&quot;8&quot;,&quot;1&quot;]]},&quot;DOI&quot;:&quot;10.1128/JVI.00305-19&quot;,&quot;PMID&quot;:&quot;31092579&quot;,&quot;PMCID&quot;:&quot;PMC6639287&quot;,&quot;citation-label&quot;:&quot;18814491&quot;},{&quot;title&quot;:&quot;Cellular immune responses in children and adults receiving inactivated or live attenuated influenza vaccines.&quot;,&quot;page&quot;:&quot;11756-11766&quot;,&quot;volume&quot;:&quot;80&quot;,&quot;issue&quot;:&quot;23&quot;,&quot;journalAbbreviation&quot;:&quot;J. Virol.&quot;,&quot;id&quot;:&quot;425087&quot;,&quot;type&quot;:&quot;article-journal&quot;,&quot;container-title&quot;:&quot;Journal of Virology&quot;,&quot;container-title-short&quot;:&quot;J. Virol.&quot;,&quot;abstract&quot;:&quot;The patterns of cellular immune responses induced by live attenuated influenza vaccine (LAIV) versus those of the trivalent inactivated influenza vaccine (TIV) have not been studied extensively, especially in children. The goals of this study were to evaluate the effects of TIV and LAIV immunization on cellular immunity to live influenza A virus in children and adults and to explore factors associated with variations in responses to influenza vaccines among individuals. A gamma interferon (IFN-gamma) flow cytometry assay was used to measure IFN-gamma-producing (IFN-gamma+) NK and T cells in peripheral blood mononuclear cell cultures stimulated with a live influenza A virus strain before and after LAIV or TIV immunization of children and adults. The mean percentages of influenza A virus-specific IFN-gamma+ CD4 and CD8 T cells increased significantly after LAIV, but not TIV, immunization in children aged 5 to 9 years. No increases in the mean levels of influenza A virus-reactive IFN-gamma+ T cells and NK cells were observed in adults given LAIV or TIV. TIV induced a significant increase in influenza A virus-reactive T cells in 6-month- to 4-year-old children; LAIV was not evaluated in this age group. The postvaccination changes (n-fold) in the percentages of influenza A virus-reactive IFN-gamma+ T and NK cells in adults were highly variable and correlated inversely with the prevaccination percentages, in particular with that of the CD56(dim) NK cell subset. In conclusion, our findings identify age, type of vaccine, and prevaccination levels of immune reactivity to influenza A virus as factors significantly associated with the magnitude of cellular immune responses to influenza vaccines.&quot;,&quot;author&quot;:[{&quot;family&quot;:&quot;He&quot;,&quot;given&quot;:&quot;Xiao-Song&quot;},{&quot;family&quot;:&quot;Holmes&quot;,&quot;given&quot;:&quot;Tyson H&quot;},{&quot;family&quot;:&quot;Zhang&quot;,&quot;given&quot;:&quot;Caiqiu&quot;},{&quot;family&quot;:&quot;Mahmood&quot;,&quot;given&quot;:&quot;Kutubuddin&quot;},{&quot;family&quot;:&quot;Kemble&quot;,&quot;given&quot;:&quot;George W&quot;},{&quot;family&quot;:&quot;Lewis&quot;,&quot;given&quot;:&quot;David B&quot;},{&quot;family&quot;:&quot;Dekker&quot;,&quot;given&quot;:&quot;Cornelia L&quot;},{&quot;family&quot;:&quot;Greenberg&quot;,&quot;given&quot;:&quot;Harry B&quot;},{&quot;family&quot;:&quot;Arvin&quot;,&quot;given&quot;:&quot;Ann M&quot;}],&quot;issued&quot;:{&quot;date-parts&quot;:[[&quot;2006&quot;,&quot;12&quot;]]},&quot;DOI&quot;:&quot;10.1128/JVI.01460-06&quot;,&quot;PMID&quot;:&quot;16971435&quot;,&quot;PMCID&quot;:&quot;PMC1642596&quot;,&quot;citation-label&quot;:&quot;425087&quot;},{&quot;title&quot;:&quot;Suspension Memo of Biologics License 1909 - IXCHIQ&quot;,&quot;id&quot;:&quot;18551749&quot;,&quot;type&quot;:&quot;article-journal&quot;,&quot;author&quot;:[{&quot;family&quot;:&quot;US Food and Drug Administration&quot;}],&quot;issued&quot;:{&quot;date-parts&quot;:[[&quot;2025&quot;,&quot;8&quot;,&quot;15&quot;]]},&quot;citation-label&quot;:&quot;18551749&quot;},{&quot;title&quot;:&quot;Model parameter estimation and uncertainty: a report of the ISPOR-SMDM Modeling Good Research Practices Task Force--6.&quot;,&quot;page&quot;:&quot;835-842&quot;,&quot;volume&quot;:&quot;15&quot;,&quot;issue&quot;:&quot;6&quot;,&quot;journalAbbreviation&quot;:&quot;Value Health&quot;,&quot;id&quot;:&quot;1512874&quot;,&quot;type&quot;:&quot;article-journal&quot;,&quot;container-title&quot;:&quot;Value in Health&quot;,&quot;container-title-short&quot;:&quot;Value Health&quot;,&quot;abstract&quot;:&quot;A model's purpose is to inform medical decisions and health care resource allocation. Modelers employ quantitative methods to structure the clinical, epidemiological, and economic evidence base and gain qualitative insight to assist decision makers in making better decisions. From a policy perspective, the value of a model-based analysis lies not simply in its ability to generate a precise point estimate for a specific outcome but also in the systematic examination and responsible reporting of uncertainty surrounding this outcome and the ultimate decision being addressed. Different concepts relating to uncertainty in decision modeling are explored. Stochastic (first-order) uncertainty is distinguished from both parameter (second-order) uncertainty and from heterogeneity, with structural uncertainty relating to the model itself forming another level of uncertainty to consider. The article argues that the estimation of point estimates and uncertainty in parameters is part of a single process and explores the link between parameter uncertainty through to decision uncertainty and the relationship to value of information analysis. The article also makes extensive recommendations around the reporting of uncertainty, in terms of both deterministic sensitivity analysis techniques and probabilistic methods. Expected value of perfect information is argued to be the most appropriate presentational technique, alongside cost-effectiveness acceptability curves, for representing decision uncertainty from probabilistic analysis.Copyright © 2012 International Society for Pharmacoeconomics and Outcomes Research (ISPOR). Published by Elsevier Inc. All rights reserved.&quot;,&quot;author&quot;:[{&quot;family&quot;:&quot;Briggs&quot;,&quot;given&quot;:&quot;Andrew H&quot;},{&quot;family&quot;:&quot;Weinstein&quot;,&quot;given&quot;:&quot;Milton C&quot;},{&quot;family&quot;:&quot;Fenwick&quot;,&quot;given&quot;:&quot;Elisabeth A L&quot;},{&quot;family&quot;:&quot;Karnon&quot;,&quot;given&quot;:&quot;Jonathan&quot;},{&quot;family&quot;:&quot;Sculpher&quot;,&quot;given&quot;:&quot;Mark J&quot;},{&quot;family&quot;:&quot;Paltiel&quot;,&quot;given&quot;:&quot;A David&quot;},{&quot;family&quot;:&quot;ISPOR-SMDM Modeling Good Research Practices Task Force&quot;}],&quot;issued&quot;:{&quot;date-parts&quot;:[[&quot;2012&quot;]]},&quot;DOI&quot;:&quot;10.1016/j.jval.2012.04.014&quot;,&quot;PMID&quot;:&quot;22999133&quot;,&quot;citation-label&quot;:&quot;1512874&quot;},{&quot;title&quot;:&quot;Recommendations for the use of chikungunya live attenuated vaccine (IXCHIQ)&quot;,&quot;accessed&quot;:{&quot;date-parts&quot;:[[&quot;2026&quot;,&quot;4&quot;,&quot;30&quot;]]},&quot;id&quot;:&quot;18837338&quot;,&quot;type&quot;:&quot;webpage&quot;,&quot;author&quot;:[{&quot;family&quot;:&quot;Government of Canada&quot;}],&quot;issued&quot;:{&quot;date-parts&quot;:[[&quot;2025&quot;,&quot;12&quot;,&quot;24&quot;]]},&quot;URL&quot;:&quot;https://www.canada.ca/en/public-health/services/catmat/recommendations-use-chikungunya-vaccine.html&quot;,&quot;citation-label&quot;:&quot;18837338&quot;}]"/>
    <we:property name="sciwheel-selectedStyle" value="{&quot;id&quot;:&quot;ieee&quot;,&quot;name&quot;:&quot;IEE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3B183-50C5-42F3-96FD-AC3A7226EE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35</Pages>
  <Words>20694</Words>
  <Characters>117960</Characters>
  <Application>Microsoft Office Word</Application>
  <DocSecurity>0</DocSecurity>
  <Lines>983</Lines>
  <Paragraphs>276</Paragraphs>
  <ScaleCrop>false</ScaleCrop>
  <Company/>
  <LinksUpToDate>false</LinksUpToDate>
  <CharactersWithSpaces>138378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Hyolim Kang</dc:creator>
  <cp:keywords/>
  <dc:description/>
  <cp:lastModifiedBy>효림 강</cp:lastModifiedBy>
  <cp:revision>2</cp:revision>
  <dcterms:created xsi:type="dcterms:W3CDTF">2026-05-26T03:41:00Z</dcterms:created>
  <dcterms:modified xsi:type="dcterms:W3CDTF">2026-05-26T03:41:00Z</dcterms:modified>
</cp:coreProperties>
</file>