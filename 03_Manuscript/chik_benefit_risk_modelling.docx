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16492" w14:textId="04DD78B0" w:rsidR="00445231" w:rsidRPr="009E7DEC" w:rsidRDefault="00445231" w:rsidP="67A93E4B">
      <w:pPr>
        <w:pStyle w:val="31"/>
        <w:spacing w:line="360" w:lineRule="auto"/>
        <w:rPr>
          <w:rFonts w:ascii="Calibri" w:eastAsiaTheme="minorEastAsia" w:hAnsi="Calibri" w:cs="Calibri"/>
          <w:b/>
          <w:bCs/>
          <w:color w:val="000000"/>
          <w:u w:val="single"/>
          <w:lang w:val="en-US"/>
        </w:rPr>
      </w:pPr>
      <w:commentRangeStart w:id="0"/>
      <w:r w:rsidRPr="67A93E4B">
        <w:rPr>
          <w:rFonts w:ascii="Calibri" w:hAnsi="Calibri" w:cs="Calibri"/>
        </w:rPr>
        <w:t>Benefit</w:t>
      </w:r>
      <w:commentRangeEnd w:id="0"/>
      <w:r w:rsidRPr="67A93E4B">
        <w:rPr>
          <w:rStyle w:val="af8"/>
          <w:rFonts w:ascii="Calibri" w:hAnsi="Calibri" w:cs="Calibri"/>
          <w:sz w:val="28"/>
          <w:szCs w:val="28"/>
        </w:rPr>
        <w:commentReference w:id="0"/>
      </w:r>
      <w:r w:rsidRPr="67A93E4B">
        <w:rPr>
          <w:rFonts w:ascii="Calibri" w:hAnsi="Calibri" w:cs="Calibri"/>
        </w:rPr>
        <w:t xml:space="preserve">-risk of the live-attenuated chikungunya vaccine Ixchiq for travel vaccination and age-specific outbreak </w:t>
      </w:r>
      <w:r w:rsidR="006D5E60">
        <w:rPr>
          <w:rFonts w:ascii="Calibri" w:hAnsi="Calibri" w:cs="Calibri"/>
        </w:rPr>
        <w:t xml:space="preserve">response </w:t>
      </w:r>
      <w:r w:rsidRPr="67A93E4B">
        <w:rPr>
          <w:rFonts w:ascii="Calibri" w:hAnsi="Calibri" w:cs="Calibri"/>
        </w:rPr>
        <w:t>immunisation strategies</w:t>
      </w:r>
      <w:r w:rsidRPr="67A93E4B">
        <w:rPr>
          <w:rFonts w:ascii="Calibri" w:hAnsi="Calibri" w:cs="Calibri"/>
          <w:sz w:val="24"/>
          <w:szCs w:val="24"/>
        </w:rPr>
        <w:t xml:space="preserve">: </w:t>
      </w:r>
      <w:r w:rsidRPr="67A93E4B">
        <w:rPr>
          <w:rFonts w:ascii="Calibri" w:eastAsia="Malgun Gothic" w:hAnsi="Calibri" w:cs="Calibri"/>
        </w:rPr>
        <w:t>a</w:t>
      </w:r>
      <w:r w:rsidRPr="67A93E4B">
        <w:rPr>
          <w:rFonts w:ascii="Calibri" w:hAnsi="Calibri" w:cs="Calibri"/>
        </w:rPr>
        <w:t xml:space="preserve"> modelling study</w:t>
      </w:r>
    </w:p>
    <w:p w14:paraId="42ABF627" w14:textId="6ED2EBBC" w:rsidR="00445231" w:rsidRPr="0096445A" w:rsidRDefault="00445231" w:rsidP="633D0B75">
      <w:pPr>
        <w:spacing w:line="360" w:lineRule="auto"/>
        <w:rPr>
          <w:rFonts w:ascii="Calibri" w:eastAsia="Malgun Gothic" w:hAnsi="Calibri" w:cs="Calibri"/>
          <w:color w:val="000000" w:themeColor="text1"/>
          <w:sz w:val="22"/>
          <w:szCs w:val="22"/>
          <w:vertAlign w:val="superscript"/>
          <w:lang w:val="en-US"/>
        </w:rPr>
      </w:pPr>
      <w:r w:rsidRPr="36B11CA1">
        <w:rPr>
          <w:rFonts w:ascii="Calibri" w:eastAsia="Malgun Gothic" w:hAnsi="Calibri" w:cs="Calibri"/>
          <w:color w:val="000000" w:themeColor="text1"/>
          <w:sz w:val="22"/>
          <w:szCs w:val="22"/>
          <w:lang w:val="en-US"/>
        </w:rPr>
        <w:t>Hyolim Kang</w:t>
      </w:r>
      <w:r w:rsidRPr="36B11CA1">
        <w:rPr>
          <w:rFonts w:ascii="Calibri" w:eastAsia="Malgun Gothic" w:hAnsi="Calibri" w:cs="Calibri"/>
          <w:color w:val="000000" w:themeColor="text1"/>
          <w:sz w:val="22"/>
          <w:szCs w:val="22"/>
          <w:vertAlign w:val="superscript"/>
          <w:lang w:val="en-US"/>
        </w:rPr>
        <w:t>1</w:t>
      </w:r>
      <w:r w:rsidRPr="36B11CA1">
        <w:rPr>
          <w:rFonts w:ascii="Calibri" w:eastAsia="Malgun Gothic" w:hAnsi="Calibri" w:cs="Calibri"/>
          <w:color w:val="000000" w:themeColor="text1"/>
          <w:sz w:val="22"/>
          <w:szCs w:val="22"/>
          <w:lang w:val="en-US"/>
        </w:rPr>
        <w:t>, Andrew Clark</w:t>
      </w:r>
      <w:r w:rsidRPr="36B11CA1">
        <w:rPr>
          <w:rFonts w:ascii="Calibri" w:eastAsia="Malgun Gothic" w:hAnsi="Calibri" w:cs="Calibri"/>
          <w:color w:val="000000" w:themeColor="text1"/>
          <w:sz w:val="22"/>
          <w:szCs w:val="22"/>
          <w:vertAlign w:val="superscript"/>
          <w:lang w:val="en-US"/>
        </w:rPr>
        <w:t>2</w:t>
      </w:r>
      <w:r w:rsidRPr="36B11CA1">
        <w:rPr>
          <w:rFonts w:ascii="Calibri" w:eastAsia="Malgun Gothic" w:hAnsi="Calibri" w:cs="Calibri"/>
          <w:color w:val="000000" w:themeColor="text1"/>
          <w:sz w:val="22"/>
          <w:szCs w:val="22"/>
          <w:lang w:val="en-US"/>
        </w:rPr>
        <w:t>, Ahyoung Lim</w:t>
      </w:r>
      <w:r w:rsidRPr="36B11CA1">
        <w:rPr>
          <w:rFonts w:ascii="Calibri" w:eastAsia="Malgun Gothic" w:hAnsi="Calibri" w:cs="Calibri"/>
          <w:color w:val="000000" w:themeColor="text1"/>
          <w:sz w:val="22"/>
          <w:szCs w:val="22"/>
          <w:vertAlign w:val="superscript"/>
          <w:lang w:val="en-US"/>
        </w:rPr>
        <w:t>3</w:t>
      </w:r>
      <w:r w:rsidRPr="36B11CA1">
        <w:rPr>
          <w:rFonts w:ascii="Calibri" w:eastAsia="Malgun Gothic" w:hAnsi="Calibri" w:cs="Calibri"/>
          <w:color w:val="000000" w:themeColor="text1"/>
          <w:sz w:val="22"/>
          <w:szCs w:val="22"/>
          <w:lang w:val="en-US"/>
        </w:rPr>
        <w:t>, Felipe J. Colón González</w:t>
      </w:r>
      <w:r w:rsidRPr="36B11CA1">
        <w:rPr>
          <w:rFonts w:ascii="Calibri" w:eastAsia="Malgun Gothic" w:hAnsi="Calibri" w:cs="Calibri"/>
          <w:color w:val="000000" w:themeColor="text1"/>
          <w:sz w:val="22"/>
          <w:szCs w:val="22"/>
          <w:vertAlign w:val="superscript"/>
          <w:lang w:val="en-US"/>
        </w:rPr>
        <w:t>4</w:t>
      </w:r>
      <w:r w:rsidRPr="36B11CA1">
        <w:rPr>
          <w:rFonts w:ascii="Calibri" w:eastAsia="Malgun Gothic" w:hAnsi="Calibri" w:cs="Calibri"/>
          <w:color w:val="000000" w:themeColor="text1"/>
          <w:sz w:val="22"/>
          <w:szCs w:val="22"/>
          <w:lang w:val="en-US"/>
        </w:rPr>
        <w:t>, Thiago Cerqueira Silva</w:t>
      </w:r>
      <w:r w:rsidRPr="36B11CA1">
        <w:rPr>
          <w:rFonts w:ascii="Calibri" w:eastAsia="Malgun Gothic" w:hAnsi="Calibri" w:cs="Calibri"/>
          <w:color w:val="000000" w:themeColor="text1"/>
          <w:sz w:val="22"/>
          <w:szCs w:val="22"/>
          <w:vertAlign w:val="superscript"/>
          <w:lang w:val="en-US"/>
        </w:rPr>
        <w:t>5,6</w:t>
      </w:r>
      <w:r w:rsidRPr="36B11CA1">
        <w:rPr>
          <w:rFonts w:ascii="Calibri" w:eastAsia="Malgun Gothic" w:hAnsi="Calibri" w:cs="Calibri"/>
          <w:color w:val="000000" w:themeColor="text1"/>
          <w:sz w:val="22"/>
          <w:szCs w:val="22"/>
          <w:lang w:val="en-US"/>
        </w:rPr>
        <w:t xml:space="preserve">, </w:t>
      </w:r>
      <w:r w:rsidRPr="36B11CA1">
        <w:rPr>
          <w:rFonts w:ascii="Calibri" w:eastAsia="Malgun Gothic" w:hAnsi="Calibri" w:cs="Calibri"/>
          <w:sz w:val="22"/>
          <w:szCs w:val="22"/>
          <w:lang w:val="en-US"/>
        </w:rPr>
        <w:t>Jong-Hoon Kim</w:t>
      </w:r>
      <w:r w:rsidRPr="36B11CA1">
        <w:rPr>
          <w:rFonts w:ascii="Calibri" w:eastAsia="Malgun Gothic" w:hAnsi="Calibri" w:cs="Calibri"/>
          <w:sz w:val="22"/>
          <w:szCs w:val="22"/>
          <w:vertAlign w:val="superscript"/>
          <w:lang w:val="en-US"/>
        </w:rPr>
        <w:t>7</w:t>
      </w:r>
      <w:r w:rsidRPr="36B11CA1">
        <w:rPr>
          <w:rFonts w:ascii="Calibri" w:eastAsia="Malgun Gothic" w:hAnsi="Calibri" w:cs="Calibri"/>
          <w:sz w:val="22"/>
          <w:szCs w:val="22"/>
          <w:lang w:val="en-US"/>
        </w:rPr>
        <w:t>, Megan Auzenbergs</w:t>
      </w:r>
      <w:r w:rsidRPr="36B11CA1">
        <w:rPr>
          <w:rFonts w:ascii="Calibri" w:eastAsia="Malgun Gothic" w:hAnsi="Calibri" w:cs="Calibri"/>
          <w:color w:val="000000" w:themeColor="text1"/>
          <w:sz w:val="22"/>
          <w:szCs w:val="22"/>
          <w:vertAlign w:val="superscript"/>
          <w:lang w:val="en-US"/>
        </w:rPr>
        <w:t>8</w:t>
      </w:r>
      <w:r w:rsidRPr="36B11CA1">
        <w:rPr>
          <w:rFonts w:ascii="Calibri" w:eastAsia="Malgun Gothic" w:hAnsi="Calibri" w:cs="Calibri"/>
          <w:sz w:val="22"/>
          <w:szCs w:val="22"/>
          <w:lang w:val="en-US"/>
        </w:rPr>
        <w:t>, Navneet Bichha</w:t>
      </w:r>
      <w:r w:rsidRPr="36B11CA1">
        <w:rPr>
          <w:rFonts w:ascii="Calibri" w:eastAsia="Malgun Gothic" w:hAnsi="Calibri" w:cs="Calibri"/>
          <w:color w:val="000000" w:themeColor="text1"/>
          <w:sz w:val="22"/>
          <w:szCs w:val="22"/>
          <w:vertAlign w:val="superscript"/>
          <w:lang w:val="en-US"/>
        </w:rPr>
        <w:t>9</w:t>
      </w:r>
      <w:r w:rsidRPr="36B11CA1">
        <w:rPr>
          <w:rFonts w:ascii="Calibri" w:eastAsia="Malgun Gothic" w:hAnsi="Calibri" w:cs="Calibri"/>
          <w:sz w:val="22"/>
          <w:szCs w:val="22"/>
          <w:lang w:val="en-US"/>
        </w:rPr>
        <w:t>, Narendra K Arora</w:t>
      </w:r>
      <w:r w:rsidRPr="36B11CA1">
        <w:rPr>
          <w:rFonts w:ascii="Calibri" w:eastAsia="Malgun Gothic" w:hAnsi="Calibri" w:cs="Calibri"/>
          <w:color w:val="000000" w:themeColor="text1"/>
          <w:sz w:val="22"/>
          <w:szCs w:val="22"/>
          <w:vertAlign w:val="superscript"/>
          <w:lang w:val="en-US"/>
        </w:rPr>
        <w:t>9</w:t>
      </w:r>
      <w:r w:rsidRPr="36B11CA1">
        <w:rPr>
          <w:rFonts w:ascii="Calibri" w:eastAsia="Malgun Gothic" w:hAnsi="Calibri" w:cs="Calibri"/>
          <w:sz w:val="22"/>
          <w:szCs w:val="22"/>
          <w:lang w:val="en-US"/>
        </w:rPr>
        <w:t xml:space="preserve">, </w:t>
      </w:r>
      <w:r w:rsidRPr="36B11CA1">
        <w:rPr>
          <w:rFonts w:ascii="Calibri" w:eastAsia="Malgun Gothic" w:hAnsi="Calibri" w:cs="Calibri"/>
          <w:color w:val="000000" w:themeColor="text1"/>
          <w:sz w:val="22"/>
          <w:szCs w:val="22"/>
          <w:lang w:val="en-US"/>
        </w:rPr>
        <w:t>So Yoon Sim</w:t>
      </w:r>
      <w:r w:rsidRPr="36B11CA1">
        <w:rPr>
          <w:rFonts w:ascii="Calibri" w:eastAsia="Malgun Gothic" w:hAnsi="Calibri" w:cs="Calibri"/>
          <w:color w:val="000000" w:themeColor="text1"/>
          <w:sz w:val="22"/>
          <w:szCs w:val="22"/>
          <w:vertAlign w:val="superscript"/>
          <w:lang w:val="en-US"/>
        </w:rPr>
        <w:t>10</w:t>
      </w:r>
      <w:r w:rsidRPr="36B11CA1">
        <w:rPr>
          <w:rFonts w:ascii="Calibri" w:eastAsia="Malgun Gothic" w:hAnsi="Calibri" w:cs="Calibri"/>
          <w:color w:val="000000" w:themeColor="text1"/>
          <w:sz w:val="22"/>
          <w:szCs w:val="22"/>
          <w:lang w:val="en-US"/>
        </w:rPr>
        <w:t>, Sandra López-Vergès</w:t>
      </w:r>
      <w:r w:rsidRPr="36B11CA1">
        <w:rPr>
          <w:rFonts w:ascii="Calibri" w:eastAsia="Malgun Gothic" w:hAnsi="Calibri" w:cs="Calibri"/>
          <w:color w:val="000000" w:themeColor="text1"/>
          <w:sz w:val="22"/>
          <w:szCs w:val="22"/>
          <w:vertAlign w:val="superscript"/>
          <w:lang w:val="en-US"/>
        </w:rPr>
        <w:t>11,12,13</w:t>
      </w:r>
      <w:r w:rsidRPr="36B11CA1">
        <w:rPr>
          <w:rFonts w:ascii="Calibri" w:eastAsia="Malgun Gothic" w:hAnsi="Calibri" w:cs="Calibri"/>
          <w:color w:val="000000" w:themeColor="text1"/>
          <w:sz w:val="22"/>
          <w:szCs w:val="22"/>
          <w:lang w:val="en-US"/>
        </w:rPr>
        <w:t>, S</w:t>
      </w:r>
      <w:commentRangeStart w:id="1"/>
      <w:r w:rsidRPr="36B11CA1">
        <w:rPr>
          <w:rFonts w:ascii="Calibri" w:eastAsia="Malgun Gothic" w:hAnsi="Calibri" w:cs="Calibri"/>
          <w:color w:val="000000" w:themeColor="text1"/>
          <w:sz w:val="22"/>
          <w:szCs w:val="22"/>
          <w:lang w:val="en-US"/>
        </w:rPr>
        <w:t>ushan</w:t>
      </w:r>
      <w:commentRangeEnd w:id="1"/>
      <w:r w:rsidRPr="36B11CA1">
        <w:rPr>
          <w:rStyle w:val="af8"/>
          <w:rFonts w:ascii="Calibri" w:eastAsia="Malgun Gothic" w:hAnsi="Calibri" w:cs="Calibri"/>
          <w:color w:val="000000" w:themeColor="text1"/>
          <w:sz w:val="22"/>
          <w:szCs w:val="22"/>
          <w:lang w:val="en-US"/>
        </w:rPr>
        <w:commentReference w:id="1"/>
      </w:r>
      <w:r w:rsidRPr="36B11CA1">
        <w:rPr>
          <w:rFonts w:ascii="Calibri" w:eastAsia="Malgun Gothic" w:hAnsi="Calibri" w:cs="Calibri"/>
          <w:color w:val="000000" w:themeColor="text1"/>
          <w:sz w:val="22"/>
          <w:szCs w:val="22"/>
          <w:lang w:val="en-US"/>
        </w:rPr>
        <w:t>t Sahastrabuddhe</w:t>
      </w:r>
      <w:r w:rsidRPr="36B11CA1">
        <w:rPr>
          <w:rFonts w:ascii="Calibri" w:eastAsia="Malgun Gothic" w:hAnsi="Calibri" w:cs="Calibri"/>
          <w:color w:val="000000" w:themeColor="text1"/>
          <w:sz w:val="22"/>
          <w:szCs w:val="22"/>
          <w:vertAlign w:val="superscript"/>
          <w:lang w:val="en-US"/>
        </w:rPr>
        <w:t>1,</w:t>
      </w:r>
      <w:r>
        <w:rPr>
          <w:rFonts w:ascii="Calibri" w:eastAsia="Malgun Gothic" w:hAnsi="Calibri" w:cs="Calibri"/>
          <w:color w:val="000000" w:themeColor="text1"/>
          <w:sz w:val="22"/>
          <w:szCs w:val="22"/>
          <w:vertAlign w:val="superscript"/>
          <w:lang w:val="en-US"/>
        </w:rPr>
        <w:t>7,</w:t>
      </w:r>
      <w:r w:rsidRPr="36B11CA1">
        <w:rPr>
          <w:rFonts w:ascii="Calibri" w:eastAsia="Malgun Gothic" w:hAnsi="Calibri" w:cs="Calibri"/>
          <w:color w:val="000000" w:themeColor="text1"/>
          <w:sz w:val="22"/>
          <w:szCs w:val="22"/>
          <w:vertAlign w:val="superscript"/>
          <w:lang w:val="en-US"/>
        </w:rPr>
        <w:t>14,15</w:t>
      </w:r>
      <w:r w:rsidRPr="36B11CA1">
        <w:rPr>
          <w:rFonts w:ascii="Calibri" w:eastAsia="Malgun Gothic" w:hAnsi="Calibri" w:cs="Calibri"/>
          <w:color w:val="000000" w:themeColor="text1"/>
          <w:sz w:val="22"/>
          <w:szCs w:val="22"/>
          <w:lang w:val="en-US"/>
        </w:rPr>
        <w:t>, Oliver J. Brady</w:t>
      </w:r>
      <w:r w:rsidRPr="36B11CA1">
        <w:rPr>
          <w:rFonts w:ascii="Calibri" w:eastAsia="Malgun Gothic" w:hAnsi="Calibri" w:cs="Calibri"/>
          <w:color w:val="000000" w:themeColor="text1"/>
          <w:sz w:val="22"/>
          <w:szCs w:val="22"/>
          <w:vertAlign w:val="superscript"/>
          <w:lang w:val="en-US"/>
        </w:rPr>
        <w:t>3</w:t>
      </w:r>
      <w:r w:rsidRPr="36B11CA1">
        <w:rPr>
          <w:rFonts w:ascii="Calibri" w:eastAsia="Malgun Gothic" w:hAnsi="Calibri" w:cs="Calibri"/>
          <w:color w:val="000000" w:themeColor="text1"/>
          <w:sz w:val="22"/>
          <w:szCs w:val="22"/>
          <w:lang w:val="en-US"/>
        </w:rPr>
        <w:t>, Kaja Abbas</w:t>
      </w:r>
      <w:r w:rsidRPr="36B11CA1">
        <w:rPr>
          <w:rFonts w:ascii="Calibri" w:eastAsia="Malgun Gothic" w:hAnsi="Calibri" w:cs="Calibri"/>
          <w:color w:val="000000" w:themeColor="text1"/>
          <w:sz w:val="22"/>
          <w:szCs w:val="22"/>
          <w:vertAlign w:val="superscript"/>
          <w:lang w:val="en-US"/>
        </w:rPr>
        <w:t>1,3,16,17,18</w:t>
      </w:r>
    </w:p>
    <w:p w14:paraId="5A0F0A16" w14:textId="77777777" w:rsidR="00445231" w:rsidRPr="00280478" w:rsidRDefault="00445231" w:rsidP="00442163">
      <w:pPr>
        <w:spacing w:line="360" w:lineRule="auto"/>
        <w:rPr>
          <w:rFonts w:ascii="Calibri" w:eastAsiaTheme="minorEastAsia" w:hAnsi="Calibri" w:cs="Calibri"/>
          <w:bCs/>
          <w:color w:val="000000"/>
          <w:sz w:val="20"/>
          <w:szCs w:val="20"/>
        </w:rPr>
      </w:pPr>
    </w:p>
    <w:p w14:paraId="0E02D89E" w14:textId="7ADF4468" w:rsidR="00445231" w:rsidRPr="00280478" w:rsidRDefault="00445231" w:rsidP="4829D2C5">
      <w:pPr>
        <w:spacing w:line="360" w:lineRule="auto"/>
        <w:rPr>
          <w:rFonts w:ascii="Calibri" w:eastAsiaTheme="minorEastAsia" w:hAnsi="Calibri" w:cs="Calibri"/>
          <w:color w:val="000000"/>
          <w:sz w:val="20"/>
          <w:szCs w:val="20"/>
        </w:rPr>
      </w:pPr>
      <w:r w:rsidRPr="4829D2C5">
        <w:rPr>
          <w:rFonts w:ascii="Calibri" w:eastAsiaTheme="minorEastAsia" w:hAnsi="Calibri" w:cs="Calibri"/>
          <w:color w:val="000000" w:themeColor="text1"/>
          <w:sz w:val="20"/>
          <w:szCs w:val="20"/>
          <w:vertAlign w:val="superscript"/>
        </w:rPr>
        <w:t xml:space="preserve">1 </w:t>
      </w:r>
      <w:r w:rsidRPr="4829D2C5">
        <w:rPr>
          <w:rFonts w:ascii="Calibri" w:eastAsiaTheme="minorEastAsia" w:hAnsi="Calibri" w:cs="Calibri"/>
          <w:color w:val="000000" w:themeColor="text1"/>
          <w:sz w:val="20"/>
          <w:szCs w:val="20"/>
        </w:rPr>
        <w:t>Department of Infectious Disease Epidemiology and Dynamics,</w:t>
      </w:r>
      <w:r w:rsidRPr="4829D2C5">
        <w:rPr>
          <w:rFonts w:ascii="Calibri" w:eastAsia="Calibri" w:hAnsi="Calibri" w:cs="Calibri"/>
          <w:color w:val="000000" w:themeColor="text1"/>
          <w:sz w:val="20"/>
          <w:szCs w:val="20"/>
        </w:rPr>
        <w:t xml:space="preserve"> Institute of Tropical Medicine, Nagasaki University, Nagasaki, Japan</w:t>
      </w:r>
    </w:p>
    <w:p w14:paraId="1E3CEB16" w14:textId="77777777" w:rsidR="00445231" w:rsidRPr="00280478" w:rsidRDefault="00445231" w:rsidP="005E59EF">
      <w:pPr>
        <w:spacing w:line="360" w:lineRule="auto"/>
        <w:rPr>
          <w:rFonts w:ascii="Calibri" w:eastAsiaTheme="minorEastAsia" w:hAnsi="Calibri" w:cs="Calibri"/>
          <w:color w:val="000000"/>
          <w:sz w:val="20"/>
          <w:szCs w:val="20"/>
        </w:rPr>
      </w:pPr>
      <w:r w:rsidRPr="00280478">
        <w:rPr>
          <w:rFonts w:ascii="Calibri" w:eastAsiaTheme="minorEastAsia" w:hAnsi="Calibri" w:cs="Calibri" w:hint="eastAsia"/>
          <w:color w:val="000000"/>
          <w:sz w:val="20"/>
          <w:szCs w:val="20"/>
          <w:vertAlign w:val="superscript"/>
        </w:rPr>
        <w:t>2</w:t>
      </w:r>
      <w:r w:rsidRPr="00280478">
        <w:rPr>
          <w:rFonts w:ascii="Calibri" w:eastAsiaTheme="minorEastAsia" w:hAnsi="Calibri" w:cs="Calibri" w:hint="eastAsia"/>
          <w:color w:val="000000"/>
          <w:sz w:val="20"/>
          <w:szCs w:val="20"/>
        </w:rPr>
        <w:t xml:space="preserve"> </w:t>
      </w:r>
      <w:r w:rsidRPr="00280478">
        <w:rPr>
          <w:rFonts w:ascii="Calibri" w:eastAsiaTheme="minorEastAsia" w:hAnsi="Calibri" w:cs="Calibri"/>
          <w:color w:val="000000"/>
          <w:sz w:val="20"/>
          <w:szCs w:val="20"/>
        </w:rPr>
        <w:t>Department of Health Services Research and Policy, Faculty of Public Health and Policy, London School of Hygiene &amp; Tropical</w:t>
      </w:r>
      <w:r w:rsidRPr="00280478">
        <w:rPr>
          <w:rFonts w:ascii="Calibri" w:eastAsiaTheme="minorEastAsia" w:hAnsi="Calibri" w:cs="Calibri" w:hint="eastAsia"/>
          <w:color w:val="000000"/>
          <w:sz w:val="20"/>
          <w:szCs w:val="20"/>
        </w:rPr>
        <w:t xml:space="preserve"> </w:t>
      </w:r>
      <w:r w:rsidRPr="00280478">
        <w:rPr>
          <w:rFonts w:ascii="Calibri" w:eastAsiaTheme="minorEastAsia" w:hAnsi="Calibri" w:cs="Calibri"/>
          <w:color w:val="000000"/>
          <w:sz w:val="20"/>
          <w:szCs w:val="20"/>
        </w:rPr>
        <w:t>Medicine, London, UK</w:t>
      </w:r>
    </w:p>
    <w:p w14:paraId="22135B9F" w14:textId="77777777" w:rsidR="00445231" w:rsidRPr="00280478" w:rsidRDefault="00445231" w:rsidP="00594DE5">
      <w:pPr>
        <w:spacing w:line="360" w:lineRule="auto"/>
        <w:rPr>
          <w:rFonts w:ascii="Calibri" w:eastAsiaTheme="minorEastAsia" w:hAnsi="Calibri" w:cs="Calibri"/>
          <w:color w:val="000000"/>
          <w:sz w:val="20"/>
          <w:szCs w:val="20"/>
        </w:rPr>
      </w:pPr>
      <w:r w:rsidRPr="00280478">
        <w:rPr>
          <w:rFonts w:ascii="Calibri" w:eastAsiaTheme="minorEastAsia" w:hAnsi="Calibri" w:cs="Calibri" w:hint="eastAsia"/>
          <w:color w:val="000000"/>
          <w:sz w:val="20"/>
          <w:szCs w:val="20"/>
          <w:vertAlign w:val="superscript"/>
        </w:rPr>
        <w:t>3</w:t>
      </w:r>
      <w:r w:rsidRPr="00280478">
        <w:rPr>
          <w:rFonts w:ascii="Calibri" w:eastAsiaTheme="minorEastAsia" w:hAnsi="Calibri" w:cs="Calibri" w:hint="eastAsia"/>
          <w:color w:val="000000"/>
          <w:sz w:val="20"/>
          <w:szCs w:val="20"/>
        </w:rPr>
        <w:t xml:space="preserve"> </w:t>
      </w:r>
      <w:r w:rsidRPr="00280478">
        <w:rPr>
          <w:rFonts w:ascii="Calibri" w:eastAsiaTheme="minorEastAsia" w:hAnsi="Calibri" w:cs="Calibri"/>
          <w:color w:val="000000"/>
          <w:sz w:val="20"/>
          <w:szCs w:val="20"/>
        </w:rPr>
        <w:t>Department of Infectious Disease Epidemiology and Dynamics, Faculty of Epidemiology and Population Health, London School of</w:t>
      </w:r>
      <w:r w:rsidRPr="00280478">
        <w:rPr>
          <w:rFonts w:ascii="Calibri" w:eastAsiaTheme="minorEastAsia" w:hAnsi="Calibri" w:cs="Calibri" w:hint="eastAsia"/>
          <w:color w:val="000000"/>
          <w:sz w:val="20"/>
          <w:szCs w:val="20"/>
        </w:rPr>
        <w:t xml:space="preserve"> </w:t>
      </w:r>
      <w:r w:rsidRPr="00280478">
        <w:rPr>
          <w:rFonts w:ascii="Calibri" w:eastAsiaTheme="minorEastAsia" w:hAnsi="Calibri" w:cs="Calibri"/>
          <w:color w:val="000000"/>
          <w:sz w:val="20"/>
          <w:szCs w:val="20"/>
        </w:rPr>
        <w:t>Hygiene &amp; Tropical Medicine, London, UK</w:t>
      </w:r>
    </w:p>
    <w:p w14:paraId="5BAEB82E" w14:textId="77777777" w:rsidR="00445231" w:rsidRPr="00280478" w:rsidRDefault="00445231" w:rsidP="00442163">
      <w:pPr>
        <w:spacing w:line="360" w:lineRule="auto"/>
        <w:rPr>
          <w:rFonts w:ascii="Calibri" w:eastAsiaTheme="minorEastAsia" w:hAnsi="Calibri" w:cs="Calibri"/>
          <w:color w:val="000000"/>
          <w:sz w:val="20"/>
          <w:szCs w:val="20"/>
        </w:rPr>
      </w:pPr>
      <w:r w:rsidRPr="00280478">
        <w:rPr>
          <w:rFonts w:ascii="Calibri" w:eastAsiaTheme="minorEastAsia" w:hAnsi="Calibri" w:cs="Calibri" w:hint="eastAsia"/>
          <w:color w:val="000000"/>
          <w:sz w:val="20"/>
          <w:szCs w:val="20"/>
          <w:vertAlign w:val="superscript"/>
        </w:rPr>
        <w:t xml:space="preserve">4 </w:t>
      </w:r>
      <w:r w:rsidRPr="00280478">
        <w:rPr>
          <w:rFonts w:ascii="Calibri" w:eastAsiaTheme="minorEastAsia" w:hAnsi="Calibri" w:cs="Calibri"/>
          <w:color w:val="000000"/>
          <w:sz w:val="20"/>
          <w:szCs w:val="20"/>
        </w:rPr>
        <w:t>Data for Science and Health, Wellcome Trust, London, UK</w:t>
      </w:r>
    </w:p>
    <w:p w14:paraId="58DC993F" w14:textId="77777777" w:rsidR="00445231" w:rsidRDefault="00445231" w:rsidP="00442163">
      <w:pPr>
        <w:spacing w:line="360" w:lineRule="auto"/>
        <w:rPr>
          <w:rFonts w:ascii="Calibri" w:eastAsiaTheme="minorEastAsia" w:hAnsi="Calibri" w:cs="Calibri"/>
          <w:color w:val="000000"/>
          <w:sz w:val="20"/>
          <w:szCs w:val="20"/>
        </w:rPr>
      </w:pPr>
      <w:r w:rsidRPr="00280478">
        <w:rPr>
          <w:rFonts w:ascii="Calibri" w:eastAsiaTheme="minorEastAsia" w:hAnsi="Calibri" w:cs="Calibri" w:hint="eastAsia"/>
          <w:color w:val="000000"/>
          <w:sz w:val="20"/>
          <w:szCs w:val="20"/>
          <w:vertAlign w:val="superscript"/>
        </w:rPr>
        <w:t>5</w:t>
      </w:r>
      <w:r w:rsidRPr="00280478">
        <w:rPr>
          <w:rFonts w:ascii="Calibri" w:eastAsiaTheme="minorEastAsia" w:hAnsi="Calibri" w:cs="Calibri" w:hint="eastAsia"/>
          <w:color w:val="000000"/>
          <w:sz w:val="20"/>
          <w:szCs w:val="20"/>
        </w:rPr>
        <w:t xml:space="preserve"> </w:t>
      </w:r>
      <w:r w:rsidRPr="00280478">
        <w:rPr>
          <w:rFonts w:ascii="Calibri" w:eastAsiaTheme="minorEastAsia" w:hAnsi="Calibri" w:cs="Calibri"/>
          <w:color w:val="000000"/>
          <w:sz w:val="20"/>
          <w:szCs w:val="20"/>
        </w:rPr>
        <w:t xml:space="preserve">Department of </w:t>
      </w:r>
      <w:r w:rsidRPr="00280478">
        <w:rPr>
          <w:rFonts w:ascii="Calibri" w:eastAsiaTheme="minorEastAsia" w:hAnsi="Calibri" w:cs="Calibri"/>
          <w:color w:val="000000"/>
          <w:sz w:val="20"/>
          <w:szCs w:val="20"/>
          <w:lang w:val="en-US"/>
        </w:rPr>
        <w:t>Medical Statistics</w:t>
      </w:r>
      <w:r w:rsidRPr="00280478">
        <w:rPr>
          <w:rFonts w:ascii="Calibri" w:eastAsiaTheme="minorEastAsia" w:hAnsi="Calibri" w:cs="Calibri"/>
          <w:color w:val="000000"/>
          <w:sz w:val="20"/>
          <w:szCs w:val="20"/>
        </w:rPr>
        <w:t>, London School of Hygiene &amp; Tropical</w:t>
      </w:r>
      <w:r w:rsidRPr="00280478">
        <w:rPr>
          <w:rFonts w:ascii="Calibri" w:eastAsiaTheme="minorEastAsia" w:hAnsi="Calibri" w:cs="Calibri" w:hint="eastAsia"/>
          <w:color w:val="000000"/>
          <w:sz w:val="20"/>
          <w:szCs w:val="20"/>
        </w:rPr>
        <w:t xml:space="preserve"> </w:t>
      </w:r>
      <w:r w:rsidRPr="00280478">
        <w:rPr>
          <w:rFonts w:ascii="Calibri" w:eastAsiaTheme="minorEastAsia" w:hAnsi="Calibri" w:cs="Calibri"/>
          <w:color w:val="000000"/>
          <w:sz w:val="20"/>
          <w:szCs w:val="20"/>
        </w:rPr>
        <w:t>Medicine, London, UK</w:t>
      </w:r>
    </w:p>
    <w:p w14:paraId="04EC2A50" w14:textId="0A6F5CD9" w:rsidR="00445231" w:rsidRPr="00EC5328" w:rsidRDefault="00445231" w:rsidP="00442163">
      <w:pPr>
        <w:spacing w:line="360" w:lineRule="auto"/>
        <w:rPr>
          <w:rFonts w:ascii="Calibri" w:eastAsiaTheme="minorEastAsia" w:hAnsi="Calibri" w:cs="Calibri"/>
          <w:color w:val="000000"/>
          <w:sz w:val="20"/>
          <w:szCs w:val="20"/>
          <w:lang w:val="pt-BR"/>
        </w:rPr>
      </w:pPr>
      <w:r w:rsidRPr="00EC5328">
        <w:rPr>
          <w:rFonts w:ascii="Calibri" w:eastAsiaTheme="minorEastAsia" w:hAnsi="Calibri" w:cs="Calibri"/>
          <w:color w:val="000000"/>
          <w:sz w:val="20"/>
          <w:szCs w:val="20"/>
          <w:vertAlign w:val="superscript"/>
          <w:lang w:val="pt-BR"/>
        </w:rPr>
        <w:t>6</w:t>
      </w:r>
      <w:r w:rsidRPr="00EC5328">
        <w:rPr>
          <w:rFonts w:ascii="Calibri" w:eastAsiaTheme="minorEastAsia" w:hAnsi="Calibri" w:cs="Calibri"/>
          <w:color w:val="000000"/>
          <w:sz w:val="20"/>
          <w:szCs w:val="20"/>
          <w:lang w:val="pt-BR"/>
        </w:rPr>
        <w:t xml:space="preserve"> Laboratório de Medicina e Saúde Pública de Precisão - Fundação Oswaldo Cruz, Salvador, Brazil</w:t>
      </w:r>
    </w:p>
    <w:p w14:paraId="21EFEC3E" w14:textId="1ECE4468" w:rsidR="00445231" w:rsidRPr="00280478" w:rsidRDefault="00445231" w:rsidP="00EE67BC">
      <w:pPr>
        <w:spacing w:line="360" w:lineRule="auto"/>
        <w:rPr>
          <w:rFonts w:ascii="Calibri" w:eastAsiaTheme="minorEastAsia" w:hAnsi="Calibri" w:cs="Calibri"/>
          <w:color w:val="000000"/>
          <w:sz w:val="20"/>
          <w:szCs w:val="20"/>
        </w:rPr>
      </w:pPr>
      <w:r>
        <w:rPr>
          <w:rFonts w:ascii="Calibri" w:eastAsiaTheme="minorEastAsia" w:hAnsi="Calibri" w:cs="Calibri"/>
          <w:color w:val="000000"/>
          <w:sz w:val="20"/>
          <w:szCs w:val="20"/>
          <w:vertAlign w:val="superscript"/>
        </w:rPr>
        <w:t>7</w:t>
      </w:r>
      <w:r w:rsidRPr="00280478">
        <w:rPr>
          <w:rFonts w:ascii="Calibri" w:eastAsiaTheme="minorEastAsia" w:hAnsi="Calibri" w:cs="Calibri"/>
          <w:color w:val="000000"/>
          <w:sz w:val="20"/>
          <w:szCs w:val="20"/>
        </w:rPr>
        <w:t xml:space="preserve"> International Vaccine Institute, Seoul, South Korea</w:t>
      </w:r>
    </w:p>
    <w:p w14:paraId="0C46BEA6" w14:textId="155E2DB5" w:rsidR="00445231" w:rsidRPr="00280478" w:rsidRDefault="00445231" w:rsidP="00442163">
      <w:pPr>
        <w:spacing w:line="360" w:lineRule="auto"/>
        <w:rPr>
          <w:rFonts w:ascii="Calibri" w:eastAsiaTheme="minorEastAsia" w:hAnsi="Calibri" w:cs="Calibri"/>
          <w:color w:val="000000"/>
          <w:sz w:val="20"/>
          <w:szCs w:val="20"/>
        </w:rPr>
      </w:pPr>
      <w:r>
        <w:rPr>
          <w:rFonts w:ascii="Calibri" w:eastAsiaTheme="minorEastAsia" w:hAnsi="Calibri" w:cs="Calibri"/>
          <w:color w:val="000000"/>
          <w:sz w:val="20"/>
          <w:szCs w:val="20"/>
          <w:vertAlign w:val="superscript"/>
        </w:rPr>
        <w:t>8</w:t>
      </w:r>
      <w:r w:rsidRPr="00280478">
        <w:rPr>
          <w:rFonts w:ascii="Calibri" w:eastAsiaTheme="minorEastAsia" w:hAnsi="Calibri" w:cs="Calibri"/>
          <w:color w:val="000000"/>
          <w:sz w:val="20"/>
          <w:szCs w:val="20"/>
        </w:rPr>
        <w:t xml:space="preserve"> Imperial College London, London, UK</w:t>
      </w:r>
    </w:p>
    <w:p w14:paraId="110C9BA8" w14:textId="229FEFBE" w:rsidR="00445231" w:rsidRPr="00280478" w:rsidRDefault="00445231" w:rsidP="00442163">
      <w:pPr>
        <w:spacing w:line="360" w:lineRule="auto"/>
        <w:rPr>
          <w:rFonts w:ascii="Calibri" w:eastAsiaTheme="minorEastAsia" w:hAnsi="Calibri" w:cs="Calibri"/>
          <w:color w:val="000000"/>
          <w:sz w:val="20"/>
          <w:szCs w:val="20"/>
        </w:rPr>
      </w:pPr>
      <w:r>
        <w:rPr>
          <w:rFonts w:ascii="Calibri" w:eastAsiaTheme="minorEastAsia" w:hAnsi="Calibri" w:cs="Calibri"/>
          <w:color w:val="000000"/>
          <w:sz w:val="20"/>
          <w:szCs w:val="20"/>
          <w:vertAlign w:val="superscript"/>
        </w:rPr>
        <w:t>9</w:t>
      </w:r>
      <w:r w:rsidRPr="00280478">
        <w:rPr>
          <w:rFonts w:ascii="Calibri" w:eastAsiaTheme="minorEastAsia" w:hAnsi="Calibri" w:cs="Calibri"/>
          <w:color w:val="000000"/>
          <w:sz w:val="20"/>
          <w:szCs w:val="20"/>
        </w:rPr>
        <w:t xml:space="preserve"> The INCLEN Trust, New Delhi, India</w:t>
      </w:r>
    </w:p>
    <w:p w14:paraId="2BBC3C19" w14:textId="5D2DE487" w:rsidR="00445231" w:rsidRPr="00280478" w:rsidRDefault="00445231" w:rsidP="00442163">
      <w:pPr>
        <w:spacing w:line="360" w:lineRule="auto"/>
        <w:rPr>
          <w:rFonts w:ascii="Calibri" w:eastAsiaTheme="minorEastAsia" w:hAnsi="Calibri" w:cs="Calibri"/>
          <w:color w:val="000000"/>
          <w:sz w:val="20"/>
          <w:szCs w:val="20"/>
        </w:rPr>
      </w:pPr>
      <w:r>
        <w:rPr>
          <w:rFonts w:ascii="Calibri" w:eastAsiaTheme="minorEastAsia" w:hAnsi="Calibri" w:cs="Calibri"/>
          <w:color w:val="000000"/>
          <w:sz w:val="20"/>
          <w:szCs w:val="20"/>
          <w:vertAlign w:val="superscript"/>
        </w:rPr>
        <w:t>10</w:t>
      </w:r>
      <w:r w:rsidRPr="00280478">
        <w:rPr>
          <w:rFonts w:ascii="Calibri" w:eastAsiaTheme="minorEastAsia" w:hAnsi="Calibri" w:cs="Calibri"/>
          <w:color w:val="000000"/>
          <w:sz w:val="20"/>
          <w:szCs w:val="20"/>
        </w:rPr>
        <w:t xml:space="preserve"> Department of Immunization, Vaccines, and Biologicals, World Health Organization, Geneva, Switzerland</w:t>
      </w:r>
    </w:p>
    <w:p w14:paraId="6F5A4A2B" w14:textId="0A5007D1" w:rsidR="00445231" w:rsidRPr="00280478" w:rsidRDefault="00445231" w:rsidP="00A60EF5">
      <w:pPr>
        <w:spacing w:line="360" w:lineRule="auto"/>
        <w:rPr>
          <w:rFonts w:ascii="Calibri" w:eastAsiaTheme="minorEastAsia" w:hAnsi="Calibri" w:cs="Calibri"/>
          <w:color w:val="000000"/>
          <w:sz w:val="20"/>
          <w:szCs w:val="20"/>
        </w:rPr>
      </w:pPr>
      <w:r w:rsidRPr="00280478">
        <w:rPr>
          <w:rFonts w:ascii="Calibri" w:eastAsiaTheme="minorEastAsia" w:hAnsi="Calibri" w:cs="Calibri" w:hint="eastAsia"/>
          <w:color w:val="000000"/>
          <w:sz w:val="20"/>
          <w:szCs w:val="20"/>
          <w:vertAlign w:val="superscript"/>
        </w:rPr>
        <w:t>1</w:t>
      </w:r>
      <w:r>
        <w:rPr>
          <w:rFonts w:ascii="Calibri" w:eastAsiaTheme="minorEastAsia" w:hAnsi="Calibri" w:cs="Calibri"/>
          <w:color w:val="000000"/>
          <w:sz w:val="20"/>
          <w:szCs w:val="20"/>
          <w:vertAlign w:val="superscript"/>
        </w:rPr>
        <w:t>1</w:t>
      </w:r>
      <w:r w:rsidRPr="00280478">
        <w:rPr>
          <w:rFonts w:ascii="Calibri" w:eastAsiaTheme="minorEastAsia" w:hAnsi="Calibri" w:cs="Calibri"/>
          <w:color w:val="000000"/>
          <w:sz w:val="20"/>
          <w:szCs w:val="20"/>
        </w:rPr>
        <w:t xml:space="preserve"> Gorgas Memorial Institute for Health Studies, Panama City, Panama</w:t>
      </w:r>
    </w:p>
    <w:p w14:paraId="75DC5193" w14:textId="44F0F776" w:rsidR="00445231" w:rsidRPr="0020543F" w:rsidRDefault="00445231" w:rsidP="36B11CA1">
      <w:pPr>
        <w:spacing w:line="360" w:lineRule="auto"/>
        <w:rPr>
          <w:rFonts w:ascii="Calibri" w:eastAsiaTheme="minorEastAsia" w:hAnsi="Calibri" w:cs="Calibri"/>
          <w:color w:val="000000"/>
          <w:sz w:val="20"/>
          <w:szCs w:val="20"/>
          <w:lang w:val="pt-BR"/>
        </w:rPr>
      </w:pPr>
      <w:r w:rsidRPr="36B11CA1">
        <w:rPr>
          <w:rFonts w:ascii="Calibri" w:eastAsiaTheme="minorEastAsia" w:hAnsi="Calibri" w:cs="Calibri"/>
          <w:color w:val="000000" w:themeColor="text1"/>
          <w:sz w:val="20"/>
          <w:szCs w:val="20"/>
          <w:vertAlign w:val="superscript"/>
          <w:lang w:val="pt-BR"/>
        </w:rPr>
        <w:t>12</w:t>
      </w:r>
      <w:r w:rsidRPr="36B11CA1">
        <w:rPr>
          <w:sz w:val="21"/>
          <w:szCs w:val="21"/>
          <w:lang w:val="pt-BR"/>
        </w:rPr>
        <w:t xml:space="preserve"> </w:t>
      </w:r>
      <w:r w:rsidRPr="36B11CA1">
        <w:rPr>
          <w:rFonts w:ascii="Calibri" w:eastAsiaTheme="minorEastAsia" w:hAnsi="Calibri" w:cs="Calibri"/>
          <w:color w:val="000000" w:themeColor="text1"/>
          <w:sz w:val="20"/>
          <w:szCs w:val="20"/>
          <w:lang w:val="pt-BR"/>
        </w:rPr>
        <w:t>Instituto de Investigaciones Científicas y Servicios de Alta Tecnología de Panamá AIP, Panama City, Panama</w:t>
      </w:r>
    </w:p>
    <w:p w14:paraId="20325B48" w14:textId="60576FAF" w:rsidR="00445231" w:rsidRPr="00280478" w:rsidRDefault="00445231" w:rsidP="36B11CA1">
      <w:pPr>
        <w:spacing w:line="360" w:lineRule="auto"/>
        <w:rPr>
          <w:rFonts w:ascii="Calibri" w:eastAsiaTheme="minorEastAsia" w:hAnsi="Calibri" w:cs="Calibri"/>
          <w:color w:val="000000"/>
          <w:sz w:val="20"/>
          <w:szCs w:val="20"/>
        </w:rPr>
      </w:pPr>
      <w:r w:rsidRPr="36B11CA1">
        <w:rPr>
          <w:rFonts w:ascii="Calibri" w:eastAsiaTheme="minorEastAsia" w:hAnsi="Calibri" w:cs="Calibri"/>
          <w:color w:val="000000" w:themeColor="text1"/>
          <w:sz w:val="20"/>
          <w:szCs w:val="20"/>
          <w:vertAlign w:val="superscript"/>
        </w:rPr>
        <w:t>13</w:t>
      </w:r>
      <w:r w:rsidRPr="36B11CA1">
        <w:rPr>
          <w:rFonts w:ascii="Calibri" w:eastAsiaTheme="minorEastAsia" w:hAnsi="Calibri" w:cs="Calibri"/>
          <w:color w:val="000000" w:themeColor="text1"/>
          <w:sz w:val="20"/>
          <w:szCs w:val="20"/>
        </w:rPr>
        <w:t xml:space="preserve"> Sistema Nacional de Investigación, Panama</w:t>
      </w:r>
    </w:p>
    <w:p w14:paraId="46E49BC4" w14:textId="53B95493" w:rsidR="00445231" w:rsidRPr="00D13D3A" w:rsidRDefault="00445231" w:rsidP="00442163">
      <w:pPr>
        <w:spacing w:line="360" w:lineRule="auto"/>
        <w:rPr>
          <w:rFonts w:ascii="Calibri" w:eastAsiaTheme="minorEastAsia" w:hAnsi="Calibri" w:cs="Calibri"/>
          <w:color w:val="000000"/>
          <w:sz w:val="20"/>
          <w:szCs w:val="20"/>
          <w:lang w:val="en-US"/>
        </w:rPr>
      </w:pPr>
      <w:r w:rsidRPr="00280478">
        <w:rPr>
          <w:rFonts w:ascii="Calibri" w:eastAsiaTheme="minorEastAsia" w:hAnsi="Calibri" w:cs="Calibri" w:hint="eastAsia"/>
          <w:color w:val="000000"/>
          <w:sz w:val="20"/>
          <w:szCs w:val="20"/>
          <w:vertAlign w:val="superscript"/>
        </w:rPr>
        <w:t>1</w:t>
      </w:r>
      <w:r>
        <w:rPr>
          <w:rFonts w:ascii="Calibri" w:eastAsiaTheme="minorEastAsia" w:hAnsi="Calibri" w:cs="Calibri"/>
          <w:color w:val="000000"/>
          <w:sz w:val="20"/>
          <w:szCs w:val="20"/>
          <w:vertAlign w:val="superscript"/>
        </w:rPr>
        <w:t>4</w:t>
      </w:r>
      <w:r w:rsidRPr="00280478">
        <w:rPr>
          <w:rFonts w:ascii="Calibri" w:eastAsiaTheme="minorEastAsia" w:hAnsi="Calibri" w:cs="Calibri"/>
          <w:color w:val="000000"/>
          <w:sz w:val="20"/>
          <w:szCs w:val="20"/>
        </w:rPr>
        <w:t xml:space="preserve"> Department of Microbiology, College of Medicine, Yonsei University, Seoul, South Korea</w:t>
      </w:r>
    </w:p>
    <w:p w14:paraId="4B389A66" w14:textId="7F5BC994" w:rsidR="00445231" w:rsidRPr="00280478" w:rsidRDefault="00445231" w:rsidP="00442163">
      <w:pPr>
        <w:spacing w:line="360" w:lineRule="auto"/>
        <w:rPr>
          <w:rFonts w:ascii="Calibri" w:eastAsiaTheme="minorEastAsia" w:hAnsi="Calibri" w:cs="Calibri"/>
          <w:color w:val="000000"/>
          <w:sz w:val="20"/>
          <w:szCs w:val="20"/>
        </w:rPr>
      </w:pPr>
      <w:r w:rsidRPr="00280478">
        <w:rPr>
          <w:rFonts w:ascii="Calibri" w:eastAsiaTheme="minorEastAsia" w:hAnsi="Calibri" w:cs="Calibri" w:hint="eastAsia"/>
          <w:color w:val="000000"/>
          <w:sz w:val="20"/>
          <w:szCs w:val="20"/>
          <w:vertAlign w:val="superscript"/>
        </w:rPr>
        <w:t>1</w:t>
      </w:r>
      <w:r>
        <w:rPr>
          <w:rFonts w:ascii="Calibri" w:eastAsiaTheme="minorEastAsia" w:hAnsi="Calibri" w:cs="Calibri"/>
          <w:color w:val="000000"/>
          <w:sz w:val="20"/>
          <w:szCs w:val="20"/>
          <w:vertAlign w:val="superscript"/>
        </w:rPr>
        <w:t>5</w:t>
      </w:r>
      <w:r w:rsidRPr="00280478">
        <w:rPr>
          <w:rFonts w:ascii="Calibri" w:eastAsiaTheme="minorEastAsia" w:hAnsi="Calibri" w:cs="Calibri"/>
          <w:color w:val="000000"/>
          <w:sz w:val="20"/>
          <w:szCs w:val="20"/>
        </w:rPr>
        <w:t xml:space="preserve"> Centre International de Recherche en Infectiologie, Université Jean Monnet, Université Claude Bernard Lyon 1, France</w:t>
      </w:r>
    </w:p>
    <w:p w14:paraId="55881FFB" w14:textId="07DBA412" w:rsidR="00445231" w:rsidRPr="00280478" w:rsidRDefault="00445231" w:rsidP="00CA6503">
      <w:pPr>
        <w:spacing w:line="360" w:lineRule="auto"/>
        <w:rPr>
          <w:rFonts w:ascii="Calibri" w:eastAsiaTheme="minorEastAsia" w:hAnsi="Calibri" w:cs="Calibri"/>
          <w:color w:val="000000"/>
          <w:sz w:val="20"/>
          <w:szCs w:val="20"/>
        </w:rPr>
      </w:pPr>
      <w:r w:rsidRPr="00280478">
        <w:rPr>
          <w:rFonts w:ascii="Calibri" w:eastAsiaTheme="minorEastAsia" w:hAnsi="Calibri" w:cs="Calibri"/>
          <w:color w:val="000000"/>
          <w:sz w:val="20"/>
          <w:szCs w:val="20"/>
          <w:vertAlign w:val="superscript"/>
        </w:rPr>
        <w:t>1</w:t>
      </w:r>
      <w:r>
        <w:rPr>
          <w:rFonts w:ascii="Calibri" w:eastAsiaTheme="minorEastAsia" w:hAnsi="Calibri" w:cs="Calibri"/>
          <w:color w:val="000000"/>
          <w:sz w:val="20"/>
          <w:szCs w:val="20"/>
          <w:vertAlign w:val="superscript"/>
        </w:rPr>
        <w:t>6</w:t>
      </w:r>
      <w:r w:rsidRPr="00280478">
        <w:rPr>
          <w:rFonts w:ascii="Calibri" w:eastAsiaTheme="minorEastAsia" w:hAnsi="Calibri" w:cs="Calibri"/>
          <w:color w:val="000000"/>
          <w:sz w:val="20"/>
          <w:szCs w:val="20"/>
        </w:rPr>
        <w:t xml:space="preserve"> School of Tropical Medicine and Global Health, Nagasaki University, Nagasaki, Japan</w:t>
      </w:r>
    </w:p>
    <w:p w14:paraId="623FD3B9" w14:textId="44EEAD73" w:rsidR="00445231" w:rsidRPr="00280478" w:rsidRDefault="00445231" w:rsidP="00CA6503">
      <w:pPr>
        <w:spacing w:line="360" w:lineRule="auto"/>
        <w:rPr>
          <w:rFonts w:ascii="Calibri" w:eastAsiaTheme="minorEastAsia" w:hAnsi="Calibri" w:cs="Calibri"/>
          <w:color w:val="000000"/>
          <w:sz w:val="20"/>
          <w:szCs w:val="20"/>
        </w:rPr>
      </w:pPr>
      <w:r w:rsidRPr="00280478">
        <w:rPr>
          <w:rFonts w:ascii="Calibri" w:eastAsiaTheme="minorEastAsia" w:hAnsi="Calibri" w:cs="Calibri"/>
          <w:color w:val="000000"/>
          <w:sz w:val="20"/>
          <w:szCs w:val="20"/>
          <w:vertAlign w:val="superscript"/>
        </w:rPr>
        <w:t>1</w:t>
      </w:r>
      <w:r>
        <w:rPr>
          <w:rFonts w:ascii="Calibri" w:eastAsiaTheme="minorEastAsia" w:hAnsi="Calibri" w:cs="Calibri"/>
          <w:color w:val="000000"/>
          <w:sz w:val="20"/>
          <w:szCs w:val="20"/>
          <w:vertAlign w:val="superscript"/>
        </w:rPr>
        <w:t>7</w:t>
      </w:r>
      <w:r w:rsidRPr="00280478">
        <w:rPr>
          <w:rFonts w:ascii="Calibri" w:eastAsiaTheme="minorEastAsia" w:hAnsi="Calibri" w:cs="Calibri"/>
          <w:color w:val="000000"/>
          <w:sz w:val="20"/>
          <w:szCs w:val="20"/>
        </w:rPr>
        <w:t xml:space="preserve"> Public Health Foundation of India, New Delhi, India</w:t>
      </w:r>
    </w:p>
    <w:p w14:paraId="45AA3D7E" w14:textId="547FD2DF" w:rsidR="00445231" w:rsidRDefault="00445231" w:rsidP="00CA6503">
      <w:pPr>
        <w:spacing w:line="360" w:lineRule="auto"/>
        <w:rPr>
          <w:rFonts w:ascii="Calibri" w:eastAsiaTheme="minorEastAsia" w:hAnsi="Calibri" w:cs="Calibri"/>
          <w:color w:val="000000"/>
          <w:sz w:val="20"/>
          <w:szCs w:val="20"/>
        </w:rPr>
      </w:pPr>
      <w:r w:rsidRPr="00280478">
        <w:rPr>
          <w:rFonts w:ascii="Calibri" w:eastAsiaTheme="minorEastAsia" w:hAnsi="Calibri" w:cs="Calibri"/>
          <w:color w:val="000000"/>
          <w:sz w:val="20"/>
          <w:szCs w:val="20"/>
          <w:vertAlign w:val="superscript"/>
        </w:rPr>
        <w:t>1</w:t>
      </w:r>
      <w:r>
        <w:rPr>
          <w:rFonts w:ascii="Calibri" w:eastAsiaTheme="minorEastAsia" w:hAnsi="Calibri" w:cs="Calibri"/>
          <w:color w:val="000000"/>
          <w:sz w:val="20"/>
          <w:szCs w:val="20"/>
          <w:vertAlign w:val="superscript"/>
        </w:rPr>
        <w:t>8</w:t>
      </w:r>
      <w:r w:rsidRPr="00280478">
        <w:rPr>
          <w:rFonts w:ascii="Calibri" w:eastAsiaTheme="minorEastAsia" w:hAnsi="Calibri" w:cs="Calibri"/>
          <w:color w:val="000000"/>
          <w:sz w:val="20"/>
          <w:szCs w:val="20"/>
        </w:rPr>
        <w:t xml:space="preserve"> National Institute of Infectious Diseases, Japan Institute for Health Security, Tokyo, Japan</w:t>
      </w:r>
    </w:p>
    <w:p w14:paraId="10F20345" w14:textId="77777777" w:rsidR="00445231" w:rsidRPr="00280478" w:rsidRDefault="00445231" w:rsidP="00CA6503">
      <w:pPr>
        <w:spacing w:line="360" w:lineRule="auto"/>
        <w:rPr>
          <w:rFonts w:ascii="Calibri" w:eastAsiaTheme="minorEastAsia" w:hAnsi="Calibri" w:cs="Calibri"/>
          <w:color w:val="000000"/>
          <w:sz w:val="20"/>
          <w:szCs w:val="20"/>
        </w:rPr>
      </w:pPr>
    </w:p>
    <w:p w14:paraId="466EBE7A" w14:textId="77777777" w:rsidR="00445231" w:rsidRPr="00EF0785" w:rsidRDefault="00445231" w:rsidP="56B2B664">
      <w:pPr>
        <w:spacing w:before="240" w:after="240" w:line="360" w:lineRule="auto"/>
        <w:rPr>
          <w:rFonts w:ascii="Calibri" w:eastAsia="Calibri" w:hAnsi="Calibri" w:cs="Calibri"/>
          <w:sz w:val="22"/>
          <w:szCs w:val="22"/>
          <w:lang w:val="en-US"/>
        </w:rPr>
        <w:sectPr w:rsidR="00445231" w:rsidRPr="00EF0785" w:rsidSect="00445231">
          <w:pgSz w:w="11906" w:h="16838"/>
          <w:pgMar w:top="1440" w:right="1440" w:bottom="1440" w:left="1440" w:header="709" w:footer="709" w:gutter="0"/>
          <w:lnNumType w:countBy="5" w:restart="continuous"/>
          <w:cols w:space="708"/>
          <w:docGrid w:linePitch="360"/>
        </w:sectPr>
      </w:pPr>
      <w:r w:rsidRPr="56B2B664">
        <w:rPr>
          <w:rFonts w:ascii="Calibri" w:eastAsia="Calibri" w:hAnsi="Calibri" w:cs="Calibri"/>
          <w:sz w:val="22"/>
          <w:szCs w:val="22"/>
          <w:lang w:val="en-US"/>
        </w:rPr>
        <w:t>Correspondance: Hyolim Kang (</w:t>
      </w:r>
      <w:hyperlink r:id="rId12">
        <w:r w:rsidRPr="56B2B664">
          <w:rPr>
            <w:rStyle w:val="af5"/>
            <w:rFonts w:ascii="Calibri" w:eastAsia="Calibri" w:hAnsi="Calibri" w:cs="Calibri"/>
            <w:sz w:val="22"/>
            <w:szCs w:val="22"/>
            <w:lang w:val="en-US"/>
          </w:rPr>
          <w:t>hyolim.kang@nagasaki-u.ac.jp</w:t>
        </w:r>
      </w:hyperlink>
      <w:r w:rsidRPr="56B2B664">
        <w:rPr>
          <w:rFonts w:ascii="Calibri" w:eastAsia="Calibri" w:hAnsi="Calibri" w:cs="Calibri"/>
          <w:sz w:val="22"/>
          <w:szCs w:val="22"/>
          <w:lang w:val="en-US"/>
        </w:rPr>
        <w:t>)</w:t>
      </w:r>
      <w:commentRangeStart w:id="2"/>
      <w:commentRangeEnd w:id="2"/>
      <w:r w:rsidRPr="00EF0785">
        <w:rPr>
          <w:rStyle w:val="af8"/>
          <w:rFonts w:ascii="Calibri" w:eastAsia="Calibri" w:hAnsi="Calibri" w:cs="Calibri"/>
          <w:sz w:val="22"/>
          <w:szCs w:val="22"/>
          <w:lang w:val="en-US"/>
        </w:rPr>
        <w:commentReference w:id="2"/>
      </w:r>
    </w:p>
    <w:p w14:paraId="07A1B6DB" w14:textId="77777777" w:rsidR="00445231" w:rsidRPr="00EF0785" w:rsidRDefault="00445231" w:rsidP="00442163">
      <w:pPr>
        <w:spacing w:line="360" w:lineRule="auto"/>
        <w:rPr>
          <w:rStyle w:val="a9"/>
          <w:rFonts w:ascii="Calibri" w:hAnsi="Calibri" w:cs="Calibri"/>
          <w:i w:val="0"/>
          <w:sz w:val="28"/>
          <w:szCs w:val="28"/>
        </w:rPr>
      </w:pPr>
      <w:r w:rsidRPr="4CA7DDD5">
        <w:rPr>
          <w:rStyle w:val="a9"/>
          <w:rFonts w:ascii="Calibri" w:eastAsia="Malgun Gothic" w:hAnsi="Calibri" w:cs="Calibri"/>
          <w:i w:val="0"/>
          <w:sz w:val="28"/>
          <w:szCs w:val="28"/>
        </w:rPr>
        <w:lastRenderedPageBreak/>
        <w:t>Summary</w:t>
      </w:r>
    </w:p>
    <w:p w14:paraId="61F0B0AB" w14:textId="0EFF625D" w:rsidR="00445231" w:rsidRPr="00A81076" w:rsidRDefault="00445231" w:rsidP="1F37D898">
      <w:pPr>
        <w:spacing w:line="360" w:lineRule="auto"/>
        <w:rPr>
          <w:rFonts w:ascii="Calibri" w:eastAsia="Malgun Gothic" w:hAnsi="Calibri" w:cs="Calibri"/>
          <w:color w:val="000000" w:themeColor="text1"/>
          <w:sz w:val="22"/>
          <w:szCs w:val="22"/>
        </w:rPr>
      </w:pPr>
      <w:r w:rsidRPr="67A93E4B">
        <w:rPr>
          <w:rFonts w:ascii="Calibri" w:eastAsia="Malgun Gothic" w:hAnsi="Calibri" w:cs="Calibri"/>
          <w:b/>
          <w:bCs/>
          <w:color w:val="000000" w:themeColor="text1"/>
          <w:sz w:val="22"/>
          <w:szCs w:val="22"/>
        </w:rPr>
        <w:t xml:space="preserve">Background </w:t>
      </w:r>
      <w:r w:rsidRPr="67A93E4B">
        <w:rPr>
          <w:rFonts w:ascii="Calibri" w:eastAsia="Malgun Gothic" w:hAnsi="Calibri" w:cs="Calibri"/>
          <w:color w:val="000000" w:themeColor="text1"/>
          <w:sz w:val="22"/>
          <w:szCs w:val="22"/>
        </w:rPr>
        <w:t xml:space="preserve">Safety concerns for Ixchiq, a live-attenuated chikungunya vaccine, has led to age-based use restrictions in multiple countries. We conducted </w:t>
      </w:r>
      <w:r w:rsidRPr="1CBBDAFB">
        <w:rPr>
          <w:rFonts w:ascii="Calibri" w:eastAsia="Malgun Gothic" w:hAnsi="Calibri" w:cs="Calibri"/>
          <w:color w:val="000000" w:themeColor="text1"/>
          <w:sz w:val="22"/>
          <w:szCs w:val="22"/>
        </w:rPr>
        <w:t>a</w:t>
      </w:r>
      <w:r w:rsidRPr="67A93E4B">
        <w:rPr>
          <w:rFonts w:ascii="Calibri" w:eastAsia="Malgun Gothic" w:hAnsi="Calibri" w:cs="Calibri"/>
          <w:color w:val="000000" w:themeColor="text1"/>
          <w:sz w:val="22"/>
          <w:szCs w:val="22"/>
        </w:rPr>
        <w:t xml:space="preserve"> benefit–risk analysis of Ixchiq for travel vaccination and outbreak-response immunisation strategies across transmission settings.</w:t>
      </w:r>
    </w:p>
    <w:p w14:paraId="11023AE8" w14:textId="61263820" w:rsidR="00445231" w:rsidRDefault="00445231" w:rsidP="36B11CA1">
      <w:pPr>
        <w:spacing w:line="360" w:lineRule="auto"/>
        <w:rPr>
          <w:rFonts w:ascii="Calibri" w:eastAsia="Malgun Gothic" w:hAnsi="Calibri" w:cs="Calibri"/>
          <w:color w:val="000000" w:themeColor="text1"/>
          <w:sz w:val="22"/>
          <w:szCs w:val="22"/>
        </w:rPr>
      </w:pPr>
    </w:p>
    <w:p w14:paraId="653C2E04" w14:textId="3238929B" w:rsidR="00445231" w:rsidRDefault="00445231" w:rsidP="000D4FE5">
      <w:pPr>
        <w:spacing w:line="360" w:lineRule="auto"/>
        <w:rPr>
          <w:rFonts w:ascii="Calibri" w:eastAsia="Malgun Gothic" w:hAnsi="Calibri" w:cs="Calibri"/>
          <w:color w:val="000000" w:themeColor="text1"/>
          <w:sz w:val="22"/>
          <w:szCs w:val="22"/>
        </w:rPr>
      </w:pPr>
      <w:r w:rsidRPr="11AF279A">
        <w:rPr>
          <w:rFonts w:ascii="Calibri" w:eastAsia="Malgun Gothic" w:hAnsi="Calibri" w:cs="Calibri"/>
          <w:b/>
          <w:bCs/>
          <w:color w:val="000000" w:themeColor="text1"/>
          <w:sz w:val="22"/>
          <w:szCs w:val="22"/>
        </w:rPr>
        <w:t xml:space="preserve">Methods </w:t>
      </w:r>
      <w:r w:rsidRPr="11AF279A">
        <w:rPr>
          <w:rFonts w:ascii="Calibri" w:eastAsia="Malgun Gothic" w:hAnsi="Calibri" w:cs="Calibri"/>
          <w:color w:val="000000" w:themeColor="text1"/>
          <w:sz w:val="22"/>
          <w:szCs w:val="22"/>
        </w:rPr>
        <w:t xml:space="preserve">Using Brazilian surveillance and post-licensure data, we evaluated four age groups (1–11, 12–17, 18–64, and ≥65 </w:t>
      </w:r>
      <w:r w:rsidRPr="11AF279A">
        <w:rPr>
          <w:rFonts w:ascii="Calibri" w:eastAsia="Source Sans Pro" w:hAnsi="Calibri" w:cs="Calibri"/>
          <w:color w:val="000000" w:themeColor="text1"/>
          <w:sz w:val="22"/>
          <w:szCs w:val="22"/>
        </w:rPr>
        <w:t>years</w:t>
      </w:r>
      <w:r w:rsidRPr="11AF279A">
        <w:rPr>
          <w:rFonts w:ascii="Calibri" w:eastAsia="Malgun Gothic" w:hAnsi="Calibri" w:cs="Calibri"/>
          <w:color w:val="000000" w:themeColor="text1"/>
          <w:sz w:val="22"/>
          <w:szCs w:val="22"/>
        </w:rPr>
        <w:t xml:space="preserve">). We assessed travel vaccination for 7–90 days, and outbreak-response immunisation for two vaccine protection assumptions </w:t>
      </w:r>
      <w:r w:rsidRPr="1CBBDAFB">
        <w:rPr>
          <w:rFonts w:ascii="Calibri" w:eastAsia="Malgun Gothic" w:hAnsi="Calibri" w:cs="Calibri"/>
          <w:color w:val="000000" w:themeColor="text1"/>
          <w:sz w:val="22"/>
          <w:szCs w:val="22"/>
        </w:rPr>
        <w:t>—</w:t>
      </w:r>
      <w:r w:rsidRPr="11AF279A">
        <w:rPr>
          <w:rFonts w:ascii="Calibri" w:eastAsia="Malgun Gothic" w:hAnsi="Calibri" w:cs="Calibri"/>
          <w:color w:val="000000" w:themeColor="text1"/>
          <w:sz w:val="22"/>
          <w:szCs w:val="22"/>
        </w:rPr>
        <w:t xml:space="preserve"> against disease only, and against both disease and infection. We estimated benefit–risk ratios and the probability that benefits outweighed risks for disability-adjusted life years (DALYs), deaths, and serious adverse events (SAEs).</w:t>
      </w:r>
    </w:p>
    <w:p w14:paraId="54F33B38" w14:textId="22FC3FE0" w:rsidR="00445231" w:rsidRDefault="00445231" w:rsidP="36B11CA1">
      <w:pPr>
        <w:spacing w:line="360" w:lineRule="auto"/>
        <w:rPr>
          <w:rFonts w:ascii="Calibri" w:eastAsia="Malgun Gothic" w:hAnsi="Calibri" w:cs="Calibri"/>
          <w:color w:val="000000" w:themeColor="text1"/>
          <w:sz w:val="22"/>
          <w:szCs w:val="22"/>
        </w:rPr>
      </w:pPr>
    </w:p>
    <w:p w14:paraId="32DDEB80" w14:textId="5667470A" w:rsidR="00445231" w:rsidRDefault="00445231" w:rsidP="4C24C0F1">
      <w:pPr>
        <w:spacing w:line="360" w:lineRule="auto"/>
        <w:rPr>
          <w:rFonts w:ascii="Calibri" w:eastAsia="Source Sans Pro" w:hAnsi="Calibri" w:cs="Calibri"/>
          <w:color w:val="000000" w:themeColor="text1"/>
          <w:sz w:val="22"/>
          <w:szCs w:val="22"/>
        </w:rPr>
      </w:pPr>
      <w:r w:rsidRPr="67A93E4B">
        <w:rPr>
          <w:rFonts w:ascii="Calibri" w:eastAsia="Malgun Gothic" w:hAnsi="Calibri" w:cs="Calibri"/>
          <w:b/>
          <w:bCs/>
          <w:color w:val="000000" w:themeColor="text1"/>
          <w:sz w:val="22"/>
          <w:szCs w:val="22"/>
        </w:rPr>
        <w:t>Findings</w:t>
      </w:r>
      <w:r w:rsidRPr="67A93E4B">
        <w:rPr>
          <w:rFonts w:ascii="Calibri" w:eastAsia="Source Sans Pro" w:hAnsi="Calibri" w:cs="Calibri"/>
          <w:color w:val="000000" w:themeColor="text1"/>
          <w:sz w:val="22"/>
          <w:szCs w:val="22"/>
        </w:rPr>
        <w:t xml:space="preserve"> Vaccine-attributable SAEs were 1 per 4,939 (95% uncertainty interval 2,537–11,710) vaccinated individuals </w:t>
      </w:r>
      <w:r>
        <w:rPr>
          <w:rFonts w:ascii="Calibri" w:eastAsia="Source Sans Pro" w:hAnsi="Calibri" w:cs="Calibri"/>
          <w:color w:val="000000" w:themeColor="text1"/>
          <w:sz w:val="22"/>
          <w:szCs w:val="22"/>
        </w:rPr>
        <w:t xml:space="preserve">for </w:t>
      </w:r>
      <w:r w:rsidRPr="67A93E4B">
        <w:rPr>
          <w:rFonts w:ascii="Calibri" w:eastAsia="Source Sans Pro" w:hAnsi="Calibri" w:cs="Calibri"/>
          <w:color w:val="000000" w:themeColor="text1"/>
          <w:sz w:val="22"/>
          <w:szCs w:val="22"/>
        </w:rPr>
        <w:t xml:space="preserve">aged 1–64 years and 1 per 892 (595–1,420) for </w:t>
      </w:r>
      <w:r w:rsidRPr="67A93E4B">
        <w:rPr>
          <w:rFonts w:ascii="Calibri" w:eastAsia="Malgun Gothic" w:hAnsi="Calibri" w:cs="Calibri"/>
          <w:color w:val="000000" w:themeColor="text1"/>
          <w:sz w:val="22"/>
          <w:szCs w:val="22"/>
        </w:rPr>
        <w:t xml:space="preserve">≥65 </w:t>
      </w:r>
      <w:r w:rsidRPr="67A93E4B">
        <w:rPr>
          <w:rFonts w:ascii="Calibri" w:eastAsia="Source Sans Pro" w:hAnsi="Calibri" w:cs="Calibri"/>
          <w:color w:val="000000" w:themeColor="text1"/>
          <w:sz w:val="22"/>
          <w:szCs w:val="22"/>
        </w:rPr>
        <w:t>years. For 90-day travel in high transmission settings, 6.18 [0.14–329.02] DALYs were prevented per DALY caused by vaccination, with 82% probability that benefits outweighed risks among individuals aged 18-64 years. Outbreak-response immunisation of individuals aged 1–64 years is favourable</w:t>
      </w:r>
      <w:r w:rsidRPr="67A93E4B" w:rsidDel="67A93E4B">
        <w:rPr>
          <w:rFonts w:ascii="Calibri" w:eastAsia="Source Sans Pro" w:hAnsi="Calibri" w:cs="Calibri"/>
          <w:color w:val="000000" w:themeColor="text1"/>
          <w:sz w:val="22"/>
          <w:szCs w:val="22"/>
        </w:rPr>
        <w:t xml:space="preserve"> </w:t>
      </w:r>
      <w:r w:rsidRPr="67A93E4B">
        <w:rPr>
          <w:rFonts w:ascii="Calibri" w:eastAsia="Source Sans Pro" w:hAnsi="Calibri" w:cs="Calibri"/>
          <w:color w:val="000000" w:themeColor="text1"/>
          <w:sz w:val="22"/>
          <w:szCs w:val="22"/>
        </w:rPr>
        <w:t>in moderate-to-high transmission settings if vaccine protects against both</w:t>
      </w:r>
      <w:r w:rsidRPr="67A93E4B">
        <w:rPr>
          <w:rFonts w:ascii="Calibri" w:eastAsia="Malgun Gothic" w:hAnsi="Calibri" w:cs="Calibri"/>
          <w:color w:val="000000" w:themeColor="text1"/>
          <w:sz w:val="22"/>
          <w:szCs w:val="22"/>
        </w:rPr>
        <w:t xml:space="preserve"> disease and </w:t>
      </w:r>
      <w:r w:rsidRPr="1CBBDAFB">
        <w:rPr>
          <w:rFonts w:ascii="Calibri" w:eastAsia="Malgun Gothic" w:hAnsi="Calibri" w:cs="Calibri"/>
          <w:color w:val="000000" w:themeColor="text1"/>
          <w:sz w:val="22"/>
          <w:szCs w:val="22"/>
        </w:rPr>
        <w:t>infection</w:t>
      </w:r>
      <w:r w:rsidRPr="67A93E4B">
        <w:rPr>
          <w:rFonts w:ascii="Calibri" w:eastAsia="Source Sans Pro" w:hAnsi="Calibri" w:cs="Calibri"/>
          <w:color w:val="000000" w:themeColor="text1"/>
          <w:sz w:val="22"/>
          <w:szCs w:val="22"/>
        </w:rPr>
        <w:t xml:space="preserve">, with </w:t>
      </w:r>
      <w:r w:rsidRPr="67A93E4B">
        <w:rPr>
          <w:rFonts w:ascii="Calibri" w:eastAsia="Malgun Gothic" w:hAnsi="Calibri" w:cs="Calibri"/>
          <w:color w:val="000000" w:themeColor="text1"/>
          <w:sz w:val="22"/>
          <w:szCs w:val="22"/>
        </w:rPr>
        <w:t>≥85</w:t>
      </w:r>
      <w:r w:rsidRPr="67A93E4B">
        <w:rPr>
          <w:rFonts w:ascii="Calibri" w:eastAsia="Source Sans Pro" w:hAnsi="Calibri" w:cs="Calibri"/>
          <w:color w:val="000000" w:themeColor="text1"/>
          <w:sz w:val="22"/>
          <w:szCs w:val="22"/>
        </w:rPr>
        <w:t xml:space="preserve">% probability that benefits outweighed risks in terms of DALYs prevented by vaccination versus DALYs caused by vaccination. </w:t>
      </w:r>
    </w:p>
    <w:p w14:paraId="6CEA83CE" w14:textId="34972504" w:rsidR="00445231" w:rsidRDefault="00445231" w:rsidP="36B11CA1">
      <w:pPr>
        <w:spacing w:line="360" w:lineRule="auto"/>
        <w:rPr>
          <w:rFonts w:ascii="Calibri" w:eastAsia="Source Sans Pro" w:hAnsi="Calibri" w:cs="Calibri"/>
          <w:color w:val="000000" w:themeColor="text1"/>
          <w:sz w:val="22"/>
          <w:szCs w:val="22"/>
        </w:rPr>
      </w:pPr>
    </w:p>
    <w:p w14:paraId="43DE6E1F" w14:textId="2CAA76F8" w:rsidR="00445231" w:rsidRDefault="00445231" w:rsidP="01C93730">
      <w:pPr>
        <w:spacing w:line="360" w:lineRule="auto"/>
        <w:rPr>
          <w:rFonts w:ascii="Calibri" w:eastAsia="Malgun Gothic" w:hAnsi="Calibri" w:cs="Calibri"/>
          <w:color w:val="000000" w:themeColor="text1"/>
          <w:sz w:val="22"/>
          <w:szCs w:val="22"/>
        </w:rPr>
      </w:pPr>
      <w:r w:rsidRPr="1CBBDAFB">
        <w:rPr>
          <w:rFonts w:ascii="Calibri" w:eastAsia="Malgun Gothic" w:hAnsi="Calibri" w:cs="Calibri"/>
          <w:b/>
          <w:bCs/>
          <w:color w:val="000000" w:themeColor="text1"/>
          <w:sz w:val="22"/>
          <w:szCs w:val="22"/>
        </w:rPr>
        <w:t>I</w:t>
      </w:r>
      <w:commentRangeStart w:id="3"/>
      <w:r w:rsidRPr="1CBBDAFB">
        <w:rPr>
          <w:rFonts w:ascii="Calibri" w:eastAsia="Malgun Gothic" w:hAnsi="Calibri" w:cs="Calibri"/>
          <w:b/>
          <w:bCs/>
          <w:color w:val="000000" w:themeColor="text1"/>
          <w:sz w:val="22"/>
          <w:szCs w:val="22"/>
        </w:rPr>
        <w:t>nterpretation</w:t>
      </w:r>
      <w:commentRangeEnd w:id="3"/>
      <w:r w:rsidRPr="1CBBDAFB">
        <w:rPr>
          <w:rStyle w:val="af8"/>
          <w:rFonts w:ascii="Calibri" w:eastAsia="Malgun Gothic" w:hAnsi="Calibri" w:cs="Calibri"/>
          <w:b/>
          <w:bCs/>
          <w:color w:val="000000" w:themeColor="text1"/>
          <w:sz w:val="22"/>
          <w:szCs w:val="22"/>
        </w:rPr>
        <w:commentReference w:id="3"/>
      </w:r>
      <w:r w:rsidRPr="1CBBDAFB">
        <w:rPr>
          <w:rFonts w:ascii="Calibri" w:eastAsia="Malgun Gothic" w:hAnsi="Calibri" w:cs="Calibri"/>
          <w:b/>
          <w:bCs/>
          <w:color w:val="000000" w:themeColor="text1"/>
          <w:sz w:val="22"/>
          <w:szCs w:val="22"/>
        </w:rPr>
        <w:t xml:space="preserve"> </w:t>
      </w:r>
      <w:r w:rsidRPr="1CBBDAFB">
        <w:rPr>
          <w:rFonts w:ascii="Calibri" w:eastAsia="Malgun Gothic" w:hAnsi="Calibri" w:cs="Calibri"/>
          <w:color w:val="000000" w:themeColor="text1"/>
          <w:sz w:val="22"/>
          <w:szCs w:val="22"/>
        </w:rPr>
        <w:t>If Ixchiq vaccine is able to block transmission, then it could have a marginally favourable benefit-risk ratio for individuals aged &lt;65 years in high-transmission outbreak scenarios, but in most other travel and outbreak scenarios, the potential risk of vaccination is likely to exceed the potential benefit.</w:t>
      </w:r>
    </w:p>
    <w:p w14:paraId="25BB02DA" w14:textId="33AB5F6A" w:rsidR="00445231" w:rsidRDefault="00445231" w:rsidP="36B11CA1">
      <w:pPr>
        <w:spacing w:line="360" w:lineRule="auto"/>
        <w:rPr>
          <w:rFonts w:ascii="Calibri" w:eastAsia="Malgun Gothic" w:hAnsi="Calibri" w:cs="Calibri"/>
          <w:color w:val="000000" w:themeColor="text1"/>
          <w:sz w:val="22"/>
          <w:szCs w:val="22"/>
        </w:rPr>
      </w:pPr>
    </w:p>
    <w:p w14:paraId="2137E03D" w14:textId="71656044" w:rsidR="00445231" w:rsidRPr="00A81076" w:rsidRDefault="00445231" w:rsidP="00442163">
      <w:pPr>
        <w:spacing w:line="360" w:lineRule="auto"/>
        <w:rPr>
          <w:rFonts w:ascii="Calibri" w:eastAsia="Malgun Gothic" w:hAnsi="Calibri" w:cs="Calibri"/>
          <w:b/>
          <w:color w:val="000000" w:themeColor="text1"/>
          <w:sz w:val="22"/>
          <w:szCs w:val="22"/>
          <w:lang w:val="en-US"/>
        </w:rPr>
        <w:sectPr w:rsidR="00445231" w:rsidRPr="00A81076" w:rsidSect="00445231">
          <w:pgSz w:w="11906" w:h="16838"/>
          <w:pgMar w:top="1440" w:right="1440" w:bottom="1440" w:left="1440" w:header="708" w:footer="708" w:gutter="0"/>
          <w:cols w:space="708"/>
          <w:docGrid w:linePitch="360"/>
        </w:sectPr>
      </w:pPr>
      <w:r w:rsidRPr="67A93E4B">
        <w:rPr>
          <w:rFonts w:ascii="Calibri" w:eastAsia="Malgun Gothic" w:hAnsi="Calibri" w:cs="Calibri"/>
          <w:b/>
          <w:bCs/>
          <w:color w:val="000000" w:themeColor="text1"/>
          <w:sz w:val="22"/>
          <w:szCs w:val="22"/>
        </w:rPr>
        <w:t xml:space="preserve">Funding </w:t>
      </w:r>
      <w:r w:rsidRPr="67A93E4B">
        <w:rPr>
          <w:rFonts w:ascii="Calibri" w:hAnsi="Calibri" w:cs="Calibri"/>
          <w:color w:val="000000" w:themeColor="text1"/>
          <w:sz w:val="22"/>
          <w:szCs w:val="22"/>
        </w:rPr>
        <w:t>Japan Agency for Medical Research and Development (JP223fa627004)</w:t>
      </w:r>
    </w:p>
    <w:p w14:paraId="77A24425" w14:textId="77777777" w:rsidR="00445231" w:rsidRPr="00EF0785" w:rsidRDefault="00445231" w:rsidP="00442163">
      <w:pPr>
        <w:spacing w:line="360" w:lineRule="auto"/>
        <w:rPr>
          <w:rStyle w:val="a9"/>
          <w:rFonts w:ascii="Calibri" w:hAnsi="Calibri" w:cs="Calibri"/>
          <w:i w:val="0"/>
          <w:sz w:val="28"/>
          <w:szCs w:val="28"/>
        </w:rPr>
      </w:pPr>
      <w:r w:rsidRPr="4CA7DDD5">
        <w:rPr>
          <w:rStyle w:val="a9"/>
          <w:rFonts w:ascii="Calibri" w:hAnsi="Calibri" w:cs="Calibri"/>
          <w:i w:val="0"/>
          <w:sz w:val="28"/>
          <w:szCs w:val="28"/>
        </w:rPr>
        <w:lastRenderedPageBreak/>
        <w:t>Research in context</w:t>
      </w:r>
    </w:p>
    <w:p w14:paraId="271D444B" w14:textId="77777777" w:rsidR="00445231" w:rsidRPr="00EF0785" w:rsidRDefault="00445231" w:rsidP="00442163">
      <w:pPr>
        <w:spacing w:line="360" w:lineRule="auto"/>
        <w:rPr>
          <w:rFonts w:ascii="Calibri" w:hAnsi="Calibri" w:cs="Calibri"/>
          <w:b/>
          <w:sz w:val="22"/>
          <w:szCs w:val="22"/>
        </w:rPr>
      </w:pPr>
      <w:r w:rsidRPr="00EF0785">
        <w:rPr>
          <w:rFonts w:ascii="Calibri" w:eastAsia="Malgun Gothic" w:hAnsi="Calibri" w:cs="Calibri"/>
          <w:b/>
          <w:sz w:val="22"/>
          <w:szCs w:val="22"/>
        </w:rPr>
        <w:t>Evidence before this study</w:t>
      </w:r>
    </w:p>
    <w:p w14:paraId="28D1A6AC" w14:textId="22A2E2AF" w:rsidR="00445231" w:rsidRDefault="00445231" w:rsidP="00E03B03">
      <w:pPr>
        <w:spacing w:line="360" w:lineRule="auto"/>
        <w:rPr>
          <w:rFonts w:ascii="Calibri" w:eastAsia="Malgun Gothic" w:hAnsi="Calibri" w:cs="Calibri"/>
          <w:sz w:val="22"/>
          <w:szCs w:val="22"/>
        </w:rPr>
      </w:pPr>
      <w:r w:rsidRPr="31B44C30">
        <w:rPr>
          <w:rFonts w:ascii="Calibri" w:eastAsia="Malgun Gothic" w:hAnsi="Calibri" w:cs="Calibri"/>
          <w:sz w:val="22"/>
          <w:szCs w:val="22"/>
        </w:rPr>
        <w:t>As of August 15, 2025, post-licensure surveillance data from the US Vaccine Adverse Event Reporting System (VAERS) identified 38 serious adverse events (SAEs).</w:t>
      </w:r>
      <w:r>
        <w:t xml:space="preserve"> </w:t>
      </w:r>
      <w:r w:rsidRPr="31B44C30">
        <w:rPr>
          <w:rFonts w:ascii="Calibri" w:eastAsia="Malgun Gothic" w:hAnsi="Calibri" w:cs="Calibri"/>
          <w:sz w:val="22"/>
          <w:szCs w:val="22"/>
        </w:rPr>
        <w:t>Among these, 25 unique non-fatal SAE cases and one death were reported with symptoms consistent with chikungunya illness after vaccination or tested PCR-positive for the vaccine strain. Reports predominantly involved older adults aged ≥65 years, including 19 non-fatal SAEs and one death in this age group. Regulatory authorities, including Health Canada and the European Medicines Agency, introduced age-</w:t>
      </w:r>
      <w:r w:rsidRPr="31B44C30">
        <w:rPr>
          <w:rFonts w:ascii="Calibri" w:eastAsia="Malgun Gothic" w:hAnsi="Calibri" w:cs="Calibri"/>
          <w:sz w:val="22"/>
          <w:szCs w:val="22"/>
          <w:lang w:val="en-US"/>
        </w:rPr>
        <w:t xml:space="preserve">specific </w:t>
      </w:r>
      <w:r w:rsidRPr="31B44C30">
        <w:rPr>
          <w:rFonts w:ascii="Calibri" w:eastAsia="Malgun Gothic" w:hAnsi="Calibri" w:cs="Calibri"/>
          <w:sz w:val="22"/>
          <w:szCs w:val="22"/>
        </w:rPr>
        <w:t xml:space="preserve">recommendations for older adults aged ≥ 65 years, recommending travel </w:t>
      </w:r>
      <w:commentRangeStart w:id="4"/>
      <w:r w:rsidRPr="31B44C30">
        <w:rPr>
          <w:rFonts w:ascii="Calibri" w:eastAsia="Malgun Gothic" w:hAnsi="Calibri" w:cs="Calibri"/>
          <w:sz w:val="22"/>
          <w:szCs w:val="22"/>
        </w:rPr>
        <w:t xml:space="preserve">vaccination </w:t>
      </w:r>
      <w:commentRangeEnd w:id="4"/>
      <w:r w:rsidRPr="31B44C30">
        <w:rPr>
          <w:rStyle w:val="af8"/>
          <w:rFonts w:ascii="Calibri" w:eastAsia="Malgun Gothic" w:hAnsi="Calibri" w:cs="Calibri"/>
          <w:sz w:val="22"/>
          <w:szCs w:val="22"/>
        </w:rPr>
        <w:commentReference w:id="4"/>
      </w:r>
      <w:r w:rsidRPr="31B44C30">
        <w:rPr>
          <w:rFonts w:ascii="Calibri" w:eastAsia="Malgun Gothic" w:hAnsi="Calibri" w:cs="Calibri"/>
          <w:sz w:val="22"/>
          <w:szCs w:val="22"/>
        </w:rPr>
        <w:t xml:space="preserve">only when there is a </w:t>
      </w:r>
      <w:commentRangeStart w:id="5"/>
      <w:commentRangeStart w:id="6"/>
      <w:r w:rsidRPr="31B44C30">
        <w:rPr>
          <w:rFonts w:ascii="Calibri" w:eastAsia="Malgun Gothic" w:hAnsi="Calibri" w:cs="Calibri"/>
          <w:sz w:val="22"/>
          <w:szCs w:val="22"/>
        </w:rPr>
        <w:t>significant</w:t>
      </w:r>
      <w:commentRangeEnd w:id="5"/>
      <w:r w:rsidRPr="31B44C30">
        <w:rPr>
          <w:rStyle w:val="af8"/>
          <w:rFonts w:ascii="Calibri" w:eastAsia="Malgun Gothic" w:hAnsi="Calibri" w:cs="Calibri"/>
          <w:sz w:val="22"/>
          <w:szCs w:val="22"/>
        </w:rPr>
        <w:commentReference w:id="5"/>
      </w:r>
      <w:commentRangeEnd w:id="6"/>
      <w:r w:rsidRPr="31B44C30">
        <w:rPr>
          <w:rStyle w:val="af8"/>
          <w:rFonts w:ascii="Calibri" w:eastAsia="Malgun Gothic" w:hAnsi="Calibri" w:cs="Calibri"/>
          <w:sz w:val="22"/>
          <w:szCs w:val="22"/>
        </w:rPr>
        <w:commentReference w:id="6"/>
      </w:r>
      <w:r w:rsidRPr="31B44C30">
        <w:rPr>
          <w:rFonts w:ascii="Calibri" w:eastAsia="Malgun Gothic" w:hAnsi="Calibri" w:cs="Calibri"/>
          <w:sz w:val="22"/>
          <w:szCs w:val="22"/>
        </w:rPr>
        <w:t xml:space="preserve"> risk of chikungunya infection. In August 2025, the US FDA suspended Ixchiq’s biologic license, and Valneva voluntarily withdraw the product from the US market in </w:t>
      </w:r>
      <w:commentRangeStart w:id="7"/>
      <w:r w:rsidRPr="31B44C30">
        <w:rPr>
          <w:rFonts w:ascii="Calibri" w:eastAsia="Malgun Gothic" w:hAnsi="Calibri" w:cs="Calibri"/>
          <w:sz w:val="22"/>
          <w:szCs w:val="22"/>
        </w:rPr>
        <w:t>January 2026</w:t>
      </w:r>
      <w:commentRangeEnd w:id="7"/>
      <w:r w:rsidRPr="31B44C30">
        <w:rPr>
          <w:rStyle w:val="af8"/>
          <w:rFonts w:ascii="Calibri" w:eastAsia="Malgun Gothic" w:hAnsi="Calibri" w:cs="Calibri"/>
          <w:sz w:val="22"/>
          <w:szCs w:val="22"/>
        </w:rPr>
        <w:commentReference w:id="7"/>
      </w:r>
      <w:r w:rsidRPr="31B44C30">
        <w:rPr>
          <w:rFonts w:ascii="Calibri" w:eastAsia="Malgun Gothic" w:hAnsi="Calibri" w:cs="Calibri"/>
          <w:sz w:val="22"/>
          <w:szCs w:val="22"/>
        </w:rPr>
        <w:t xml:space="preserve">. </w:t>
      </w:r>
      <w:commentRangeStart w:id="8"/>
      <w:commentRangeEnd w:id="8"/>
      <w:r w:rsidRPr="31B44C30">
        <w:rPr>
          <w:rStyle w:val="af8"/>
          <w:rFonts w:ascii="Calibri" w:eastAsia="Malgun Gothic" w:hAnsi="Calibri" w:cs="Calibri"/>
          <w:sz w:val="22"/>
          <w:szCs w:val="22"/>
        </w:rPr>
        <w:commentReference w:id="8"/>
      </w:r>
      <w:r w:rsidRPr="31B44C30">
        <w:rPr>
          <w:rFonts w:ascii="Calibri" w:eastAsia="Malgun Gothic" w:hAnsi="Calibri" w:cs="Calibri"/>
          <w:sz w:val="22"/>
          <w:szCs w:val="22"/>
        </w:rPr>
        <w:t xml:space="preserve"> </w:t>
      </w:r>
      <w:r w:rsidRPr="31B44C30">
        <w:rPr>
          <w:rFonts w:ascii="Calibri" w:eastAsia="Malgun Gothic" w:hAnsi="Calibri" w:cs="Calibri"/>
          <w:sz w:val="22"/>
          <w:szCs w:val="22"/>
          <w:lang w:val="en-US"/>
        </w:rPr>
        <w:t xml:space="preserve">We searched PubMed for studies published before February 19, 2026, using the terms “chikungunya” AND (“vaccine” OR vaccination OR immuni* OR Ixchiq OR Valneva OR VLA1553) AND (“benefit-risk” OR “risk-benefit” OR safety OR “adverse event*” OR “serious adverse event*” OR “post-licensure” OR pharmacovigilance) in the title and abstract fields. </w:t>
      </w:r>
      <w:commentRangeStart w:id="9"/>
      <w:r w:rsidRPr="31B44C30">
        <w:rPr>
          <w:rFonts w:ascii="Calibri" w:eastAsia="Malgun Gothic" w:hAnsi="Calibri" w:cs="Calibri"/>
          <w:sz w:val="22"/>
          <w:szCs w:val="22"/>
        </w:rPr>
        <w:t xml:space="preserve">Of the 99 identified studies, a modelling study proposed a scenario-based framework to assess the benefit-risk of Ixchiq in endemic, epidemic, and </w:t>
      </w:r>
      <w:commentRangeStart w:id="10"/>
      <w:r w:rsidRPr="31B44C30">
        <w:rPr>
          <w:rFonts w:ascii="Calibri" w:eastAsia="Malgun Gothic" w:hAnsi="Calibri" w:cs="Calibri"/>
          <w:sz w:val="22"/>
          <w:szCs w:val="22"/>
        </w:rPr>
        <w:t>travel settings, and a</w:t>
      </w:r>
      <w:commentRangeEnd w:id="10"/>
      <w:r w:rsidRPr="31B44C30">
        <w:rPr>
          <w:rStyle w:val="af8"/>
          <w:rFonts w:ascii="Calibri" w:eastAsia="Malgun Gothic" w:hAnsi="Calibri" w:cs="Calibri"/>
          <w:sz w:val="22"/>
          <w:szCs w:val="22"/>
        </w:rPr>
        <w:commentReference w:id="10"/>
      </w:r>
      <w:r w:rsidRPr="31B44C30">
        <w:rPr>
          <w:rFonts w:ascii="Calibri" w:eastAsia="Malgun Gothic" w:hAnsi="Calibri" w:cs="Calibri"/>
          <w:sz w:val="22"/>
          <w:szCs w:val="22"/>
        </w:rPr>
        <w:t xml:space="preserve"> post-authorisation study using US VAERS assessed individual-level risk after Ixchiq vaccination. </w:t>
      </w:r>
      <w:commentRangeEnd w:id="9"/>
      <w:r>
        <w:rPr>
          <w:rStyle w:val="af8"/>
          <w:rFonts w:ascii="Calibri" w:eastAsia="Malgun Gothic" w:hAnsi="Calibri" w:cs="Calibri"/>
          <w:sz w:val="22"/>
          <w:szCs w:val="22"/>
        </w:rPr>
        <w:commentReference w:id="9"/>
      </w:r>
    </w:p>
    <w:p w14:paraId="7B8C06AB" w14:textId="77777777" w:rsidR="00445231" w:rsidRPr="00EF0785" w:rsidRDefault="00445231" w:rsidP="00E03B03">
      <w:pPr>
        <w:spacing w:line="360" w:lineRule="auto"/>
        <w:rPr>
          <w:rFonts w:ascii="Calibri" w:eastAsia="Malgun Gothic" w:hAnsi="Calibri" w:cs="Calibri"/>
          <w:sz w:val="22"/>
          <w:szCs w:val="22"/>
        </w:rPr>
      </w:pPr>
      <w:commentRangeStart w:id="11"/>
      <w:commentRangeEnd w:id="11"/>
      <w:r w:rsidRPr="00EF0785">
        <w:rPr>
          <w:rStyle w:val="af8"/>
          <w:rFonts w:ascii="Calibri" w:eastAsia="Malgun Gothic" w:hAnsi="Calibri" w:cs="Calibri"/>
          <w:sz w:val="22"/>
          <w:szCs w:val="22"/>
        </w:rPr>
        <w:commentReference w:id="11"/>
      </w:r>
    </w:p>
    <w:p w14:paraId="5F393849" w14:textId="77777777" w:rsidR="00445231" w:rsidRPr="00EF0785" w:rsidRDefault="00445231" w:rsidP="00442163">
      <w:pPr>
        <w:spacing w:line="360" w:lineRule="auto"/>
        <w:rPr>
          <w:rFonts w:ascii="Calibri" w:eastAsia="Malgun Gothic" w:hAnsi="Calibri" w:cs="Calibri"/>
          <w:b/>
          <w:sz w:val="22"/>
          <w:szCs w:val="22"/>
        </w:rPr>
      </w:pPr>
      <w:r w:rsidRPr="31B44C30">
        <w:rPr>
          <w:rFonts w:ascii="Calibri" w:eastAsia="Malgun Gothic" w:hAnsi="Calibri" w:cs="Calibri"/>
          <w:b/>
          <w:bCs/>
          <w:sz w:val="22"/>
          <w:szCs w:val="22"/>
        </w:rPr>
        <w:t>Added value of this study</w:t>
      </w:r>
    </w:p>
    <w:p w14:paraId="325168B7" w14:textId="3B1B96B1" w:rsidR="00445231" w:rsidRDefault="00445231" w:rsidP="468E4F2C">
      <w:pPr>
        <w:spacing w:line="360" w:lineRule="auto"/>
        <w:rPr>
          <w:rFonts w:ascii="Calibri" w:eastAsia="Malgun Gothic" w:hAnsi="Calibri" w:cs="Calibri"/>
          <w:color w:val="000000" w:themeColor="text1"/>
          <w:sz w:val="22"/>
          <w:szCs w:val="22"/>
        </w:rPr>
      </w:pPr>
      <w:r w:rsidRPr="468E4F2C">
        <w:rPr>
          <w:rFonts w:ascii="Calibri" w:eastAsia="Malgun Gothic" w:hAnsi="Calibri" w:cs="Calibri"/>
          <w:color w:val="000000" w:themeColor="text1"/>
          <w:sz w:val="22"/>
          <w:szCs w:val="22"/>
        </w:rPr>
        <w:t xml:space="preserve">For travel vaccination, the benefit-risk profile of Ixchiq was unfavourable for travel duration of less than a month across all age-groups. For outbreak response immunisation and if Ixchiq protects against both disease and infection, the benefit-risk profile was favourable for vaccinating </w:t>
      </w:r>
      <w:r w:rsidRPr="468E4F2C">
        <w:rPr>
          <w:rFonts w:ascii="Calibri" w:eastAsia="Source Sans Pro" w:hAnsi="Calibri" w:cs="Calibri"/>
          <w:color w:val="000000" w:themeColor="text1"/>
          <w:sz w:val="22"/>
          <w:szCs w:val="22"/>
        </w:rPr>
        <w:t xml:space="preserve">individuals aged 1–64 years in moderate to high transmission settings. </w:t>
      </w:r>
    </w:p>
    <w:p w14:paraId="5856E92D" w14:textId="77777777" w:rsidR="00445231" w:rsidRDefault="00445231" w:rsidP="31B44C30">
      <w:pPr>
        <w:spacing w:line="360" w:lineRule="auto"/>
        <w:rPr>
          <w:rFonts w:ascii="Calibri" w:eastAsia="Malgun Gothic" w:hAnsi="Calibri" w:cs="Calibri"/>
          <w:sz w:val="22"/>
          <w:szCs w:val="22"/>
        </w:rPr>
      </w:pPr>
      <w:commentRangeStart w:id="12"/>
      <w:commentRangeStart w:id="13"/>
      <w:commentRangeEnd w:id="13"/>
      <w:r>
        <w:rPr>
          <w:rStyle w:val="af8"/>
          <w:rFonts w:ascii="Calibri" w:eastAsia="Malgun Gothic" w:hAnsi="Calibri" w:cs="Calibri"/>
          <w:sz w:val="22"/>
          <w:szCs w:val="22"/>
        </w:rPr>
        <w:commentReference w:id="13"/>
      </w:r>
      <w:commentRangeEnd w:id="12"/>
      <w:r>
        <w:rPr>
          <w:rStyle w:val="af8"/>
          <w:rFonts w:ascii="Calibri" w:eastAsia="Malgun Gothic" w:hAnsi="Calibri" w:cs="Calibri"/>
          <w:sz w:val="22"/>
          <w:szCs w:val="22"/>
        </w:rPr>
        <w:commentReference w:id="12"/>
      </w:r>
    </w:p>
    <w:p w14:paraId="58AF8DEE" w14:textId="29E78A6C" w:rsidR="00445231" w:rsidRDefault="00445231" w:rsidP="00442163">
      <w:pPr>
        <w:spacing w:line="360" w:lineRule="auto"/>
        <w:rPr>
          <w:rFonts w:ascii="Calibri" w:eastAsia="Malgun Gothic" w:hAnsi="Calibri" w:cs="Calibri"/>
          <w:b/>
          <w:sz w:val="22"/>
          <w:szCs w:val="22"/>
        </w:rPr>
      </w:pPr>
      <w:r w:rsidRPr="31B44C30">
        <w:rPr>
          <w:rFonts w:ascii="Calibri" w:eastAsia="Malgun Gothic" w:hAnsi="Calibri" w:cs="Calibri"/>
          <w:b/>
          <w:bCs/>
          <w:sz w:val="22"/>
          <w:szCs w:val="22"/>
        </w:rPr>
        <w:t xml:space="preserve">Implications of all the available evidence </w:t>
      </w:r>
    </w:p>
    <w:p w14:paraId="51822572" w14:textId="5521CF49" w:rsidR="00445231" w:rsidRDefault="00445231" w:rsidP="468E4F2C">
      <w:pPr>
        <w:spacing w:line="360" w:lineRule="auto"/>
        <w:rPr>
          <w:rFonts w:ascii="Calibri" w:eastAsia="Malgun Gothic" w:hAnsi="Calibri" w:cs="Calibri"/>
          <w:sz w:val="22"/>
          <w:szCs w:val="22"/>
          <w:lang w:val="en-US"/>
        </w:rPr>
      </w:pPr>
      <w:r w:rsidRPr="468E4F2C">
        <w:rPr>
          <w:rFonts w:ascii="Calibri" w:eastAsia="Malgun Gothic" w:hAnsi="Calibri" w:cs="Calibri"/>
          <w:sz w:val="22"/>
          <w:szCs w:val="22"/>
        </w:rPr>
        <w:t xml:space="preserve">Our benefit-risk assessment of Ixchiq across age groups and transmission settings would be useful to inform decision-making for outbreak response immunisation in epidemic settings and for travel vaccination in countries without autochthonous transmission. </w:t>
      </w:r>
      <w:r w:rsidRPr="468E4F2C">
        <w:rPr>
          <w:rFonts w:ascii="Segoe UI" w:eastAsia="Segoe UI" w:hAnsi="Segoe UI" w:cs="Segoe UI"/>
          <w:sz w:val="21"/>
          <w:szCs w:val="21"/>
        </w:rPr>
        <w:t xml:space="preserve">As additional evidence on pharmacovigilance and </w:t>
      </w:r>
      <w:r w:rsidRPr="468E4F2C">
        <w:rPr>
          <w:rFonts w:ascii="Calibri" w:eastAsia="Malgun Gothic" w:hAnsi="Calibri" w:cs="Calibri"/>
          <w:sz w:val="22"/>
          <w:szCs w:val="22"/>
          <w:lang w:val="en-US"/>
        </w:rPr>
        <w:t>real-world vaccine effectiveness data on Ixchiq becomes available, they should be incorporated to update benefit-risk assessments, stratified by age and comorbidities.</w:t>
      </w:r>
    </w:p>
    <w:p w14:paraId="29DB4558" w14:textId="1294FE3A" w:rsidR="00445231" w:rsidRDefault="00445231" w:rsidP="468E4F2C">
      <w:pPr>
        <w:spacing w:line="360" w:lineRule="auto"/>
        <w:rPr>
          <w:rFonts w:ascii="Calibri" w:eastAsia="Malgun Gothic" w:hAnsi="Calibri" w:cs="Calibri"/>
          <w:sz w:val="22"/>
          <w:szCs w:val="22"/>
        </w:rPr>
      </w:pPr>
    </w:p>
    <w:p w14:paraId="78A8A9A0" w14:textId="77777777" w:rsidR="0056038A" w:rsidRDefault="0056038A" w:rsidP="468E4F2C">
      <w:pPr>
        <w:spacing w:line="360" w:lineRule="auto"/>
        <w:rPr>
          <w:rFonts w:ascii="Calibri" w:eastAsia="Malgun Gothic" w:hAnsi="Calibri" w:cs="Calibri"/>
          <w:sz w:val="22"/>
          <w:szCs w:val="22"/>
        </w:rPr>
      </w:pPr>
    </w:p>
    <w:p w14:paraId="18419EE1" w14:textId="28CC742D" w:rsidR="00445231" w:rsidRPr="009256F3" w:rsidRDefault="00445231" w:rsidP="5ACB01BF">
      <w:pPr>
        <w:spacing w:line="360" w:lineRule="auto"/>
        <w:rPr>
          <w:rFonts w:ascii="Segoe UI" w:eastAsia="Segoe UI" w:hAnsi="Segoe UI" w:cs="Segoe UI"/>
          <w:sz w:val="21"/>
          <w:szCs w:val="21"/>
        </w:rPr>
      </w:pPr>
    </w:p>
    <w:p w14:paraId="020F5796" w14:textId="5DDF1E34" w:rsidR="00445231" w:rsidRPr="00EF0785" w:rsidRDefault="00445231" w:rsidP="5ACB01BF">
      <w:pPr>
        <w:spacing w:line="360" w:lineRule="auto"/>
        <w:rPr>
          <w:rFonts w:ascii="Calibri" w:hAnsi="Calibri" w:cs="Calibri"/>
          <w:i/>
          <w:iCs/>
          <w:color w:val="0F4761" w:themeColor="accent1" w:themeShade="BF"/>
          <w:sz w:val="28"/>
          <w:szCs w:val="28"/>
        </w:rPr>
      </w:pPr>
      <w:commentRangeStart w:id="14"/>
      <w:commentRangeEnd w:id="14"/>
      <w:r w:rsidRPr="5ACB01BF">
        <w:rPr>
          <w:rStyle w:val="af8"/>
          <w:rFonts w:ascii="Calibri" w:hAnsi="Calibri" w:cs="Calibri"/>
          <w:color w:val="0F4761" w:themeColor="accent1" w:themeShade="BF"/>
          <w:sz w:val="28"/>
          <w:szCs w:val="28"/>
        </w:rPr>
        <w:lastRenderedPageBreak/>
        <w:commentReference w:id="14"/>
      </w:r>
      <w:r w:rsidRPr="5ACB01BF">
        <w:rPr>
          <w:rStyle w:val="a9"/>
          <w:rFonts w:ascii="Calibri" w:hAnsi="Calibri" w:cs="Calibri"/>
          <w:i w:val="0"/>
          <w:iCs w:val="0"/>
          <w:sz w:val="28"/>
          <w:szCs w:val="28"/>
        </w:rPr>
        <w:t>Introduction</w:t>
      </w:r>
    </w:p>
    <w:p w14:paraId="219FCB85" w14:textId="269F8D47" w:rsidR="00445231" w:rsidRPr="00B76A61" w:rsidRDefault="00445231" w:rsidP="00442163">
      <w:pPr>
        <w:spacing w:line="360" w:lineRule="auto"/>
        <w:rPr>
          <w:rFonts w:ascii="Calibri" w:eastAsia="Malgun Gothic" w:hAnsi="Calibri" w:cs="Calibri"/>
          <w:sz w:val="22"/>
          <w:szCs w:val="22"/>
        </w:rPr>
      </w:pPr>
      <w:r w:rsidRPr="11AF279A">
        <w:rPr>
          <w:rFonts w:ascii="Calibri" w:eastAsia="Malgun Gothic" w:hAnsi="Calibri" w:cs="Calibri"/>
          <w:sz w:val="22"/>
          <w:szCs w:val="22"/>
        </w:rPr>
        <w:t xml:space="preserve">Chikungunya virus (CHIKV) is transmitted by </w:t>
      </w:r>
      <w:r w:rsidRPr="11AF279A">
        <w:rPr>
          <w:rFonts w:ascii="Calibri" w:eastAsia="Malgun Gothic" w:hAnsi="Calibri" w:cs="Calibri"/>
          <w:i/>
          <w:iCs/>
          <w:sz w:val="22"/>
          <w:szCs w:val="22"/>
        </w:rPr>
        <w:t>Aedes aegypti</w:t>
      </w:r>
      <w:r w:rsidRPr="11AF279A">
        <w:rPr>
          <w:rFonts w:ascii="Calibri" w:eastAsia="Malgun Gothic" w:hAnsi="Calibri" w:cs="Calibri"/>
          <w:sz w:val="22"/>
          <w:szCs w:val="22"/>
        </w:rPr>
        <w:t xml:space="preserve"> and </w:t>
      </w:r>
      <w:r w:rsidRPr="11AF279A">
        <w:rPr>
          <w:rFonts w:ascii="Calibri" w:eastAsia="Malgun Gothic" w:hAnsi="Calibri" w:cs="Calibri"/>
          <w:i/>
          <w:iCs/>
          <w:sz w:val="22"/>
          <w:szCs w:val="22"/>
        </w:rPr>
        <w:t>Aedes albopictus</w:t>
      </w:r>
      <w:r w:rsidRPr="11AF279A">
        <w:rPr>
          <w:rFonts w:ascii="Calibri" w:eastAsia="Malgun Gothic" w:hAnsi="Calibri" w:cs="Calibri"/>
          <w:sz w:val="22"/>
          <w:szCs w:val="22"/>
        </w:rPr>
        <w:t xml:space="preserve"> mosquitoes and causes debilitating illness characterised by acute fever, myalgia, and severe joint pain</w:t>
      </w:r>
      <w:r>
        <w:t xml:space="preserve"> </w:t>
      </w:r>
      <w:hyperlink r:id="rId13">
        <w:r>
          <w:rPr>
            <w:rFonts w:ascii="Calibri" w:hAnsi="Calibri" w:cs="Calibri"/>
            <w:sz w:val="22"/>
            <w:szCs w:val="22"/>
          </w:rPr>
          <w:t>[1]</w:t>
        </w:r>
      </w:hyperlink>
      <w:r w:rsidRPr="11AF279A">
        <w:rPr>
          <w:rFonts w:ascii="Calibri" w:eastAsia="Malgun Gothic" w:hAnsi="Calibri" w:cs="Calibri"/>
          <w:sz w:val="22"/>
          <w:szCs w:val="22"/>
        </w:rPr>
        <w:t xml:space="preserve">. A substantial proportion of symptomatic infections progress to chronic sequelae, most commonly persistent arthralgia or inflammatory arthritis, with more than half of symptomatic patients experiencing long-term sequelae </w:t>
      </w:r>
      <w:hyperlink r:id="rId14">
        <w:r>
          <w:rPr>
            <w:rFonts w:ascii="Calibri" w:hAnsi="Calibri" w:cs="Calibri"/>
            <w:sz w:val="22"/>
            <w:szCs w:val="22"/>
          </w:rPr>
          <w:t>[1,2]</w:t>
        </w:r>
      </w:hyperlink>
      <w:r w:rsidRPr="11AF279A">
        <w:rPr>
          <w:rFonts w:ascii="Calibri" w:eastAsia="Malgun Gothic" w:hAnsi="Calibri" w:cs="Calibri"/>
          <w:sz w:val="22"/>
          <w:szCs w:val="22"/>
        </w:rPr>
        <w:t xml:space="preserve">. Severe disease can also occur among neonates and children under five years old who are at increased risk of neurological complications </w:t>
      </w:r>
      <w:hyperlink r:id="rId15">
        <w:r>
          <w:rPr>
            <w:rFonts w:ascii="Calibri" w:hAnsi="Calibri" w:cs="Calibri"/>
            <w:sz w:val="22"/>
            <w:szCs w:val="22"/>
          </w:rPr>
          <w:t>[3]</w:t>
        </w:r>
      </w:hyperlink>
      <w:r w:rsidRPr="11AF279A">
        <w:rPr>
          <w:rFonts w:ascii="Calibri" w:eastAsia="Malgun Gothic" w:hAnsi="Calibri" w:cs="Calibri"/>
          <w:sz w:val="22"/>
          <w:szCs w:val="22"/>
        </w:rPr>
        <w:t xml:space="preserve">. </w:t>
      </w:r>
    </w:p>
    <w:p w14:paraId="0A4F5F60" w14:textId="77777777" w:rsidR="00445231" w:rsidRPr="00EF0785" w:rsidRDefault="00445231" w:rsidP="00442163">
      <w:pPr>
        <w:spacing w:line="360" w:lineRule="auto"/>
        <w:rPr>
          <w:rFonts w:ascii="Calibri" w:eastAsia="Malgun Gothic" w:hAnsi="Calibri" w:cs="Calibri"/>
          <w:sz w:val="22"/>
          <w:szCs w:val="22"/>
        </w:rPr>
      </w:pPr>
    </w:p>
    <w:p w14:paraId="220A96E1" w14:textId="01357B1E" w:rsidR="00445231" w:rsidRPr="00C70702" w:rsidRDefault="00445231" w:rsidP="00442163">
      <w:pPr>
        <w:spacing w:line="360" w:lineRule="auto"/>
        <w:rPr>
          <w:rFonts w:ascii="Calibri" w:eastAsia="Malgun Gothic" w:hAnsi="Calibri" w:cs="Calibri"/>
          <w:sz w:val="22"/>
          <w:szCs w:val="22"/>
          <w:lang w:val="en-US"/>
        </w:rPr>
      </w:pPr>
      <w:r w:rsidRPr="11AF279A">
        <w:rPr>
          <w:rFonts w:ascii="Calibri" w:eastAsia="Malgun Gothic" w:hAnsi="Calibri" w:cs="Calibri"/>
          <w:sz w:val="22"/>
          <w:szCs w:val="22"/>
        </w:rPr>
        <w:t>As of February 2026, two chikungunya vaccines have been licensed</w:t>
      </w:r>
      <w:r w:rsidRPr="4B993ABA">
        <w:rPr>
          <w:rFonts w:ascii="Calibri" w:eastAsia="Malgun Gothic" w:hAnsi="Calibri" w:cs="Calibri"/>
          <w:sz w:val="22"/>
          <w:szCs w:val="22"/>
        </w:rPr>
        <w:t xml:space="preserve"> –</w:t>
      </w:r>
      <w:r w:rsidRPr="11AF279A">
        <w:rPr>
          <w:rFonts w:ascii="Calibri" w:eastAsia="Malgun Gothic" w:hAnsi="Calibri" w:cs="Calibri"/>
          <w:sz w:val="22"/>
          <w:szCs w:val="22"/>
        </w:rPr>
        <w:t xml:space="preserve"> live-attenuated vaccine (Ixchiq) and virus-like particle vaccine (Vimkunya). Both vaccines were approved through accelerated regulatory pathways based on immunogenicity surrogate endpoints rather than clinical efficacy against disease outcomes </w:t>
      </w:r>
      <w:hyperlink r:id="rId16">
        <w:r>
          <w:rPr>
            <w:rFonts w:ascii="Calibri" w:hAnsi="Calibri" w:cs="Calibri"/>
            <w:sz w:val="22"/>
            <w:szCs w:val="22"/>
          </w:rPr>
          <w:t>[4,5]</w:t>
        </w:r>
      </w:hyperlink>
      <w:r w:rsidRPr="11AF279A">
        <w:rPr>
          <w:rFonts w:ascii="Calibri" w:eastAsia="Malgun Gothic" w:hAnsi="Calibri" w:cs="Calibri"/>
          <w:sz w:val="22"/>
          <w:szCs w:val="22"/>
        </w:rPr>
        <w:t xml:space="preserve">. These accelerated approval pathways reflect the absence of an established correlate of protection and the practical difficulty of conducting traditional clinical trials given the unpredictable nature of chikungunya outbreaks </w:t>
      </w:r>
      <w:hyperlink r:id="rId17">
        <w:r>
          <w:rPr>
            <w:rFonts w:ascii="Calibri" w:hAnsi="Calibri" w:cs="Calibri"/>
            <w:sz w:val="22"/>
            <w:szCs w:val="22"/>
          </w:rPr>
          <w:t>[6]</w:t>
        </w:r>
      </w:hyperlink>
      <w:r w:rsidRPr="11AF279A">
        <w:rPr>
          <w:rFonts w:ascii="Calibri" w:eastAsia="Malgun Gothic" w:hAnsi="Calibri" w:cs="Calibri"/>
          <w:sz w:val="22"/>
          <w:szCs w:val="22"/>
        </w:rPr>
        <w:t xml:space="preserve">. In adolescents aged 12-17 years, and adults aged 18 years and older, Ixchiq has shown robust neutralising antibody responses following a single dose, with antibody persistence observed for up to two years after vaccination in adults </w:t>
      </w:r>
      <w:hyperlink r:id="rId18">
        <w:r>
          <w:rPr>
            <w:rFonts w:ascii="Calibri" w:hAnsi="Calibri" w:cs="Calibri"/>
            <w:sz w:val="22"/>
            <w:szCs w:val="22"/>
          </w:rPr>
          <w:t>[7–9]</w:t>
        </w:r>
      </w:hyperlink>
      <w:r w:rsidRPr="11AF279A">
        <w:rPr>
          <w:rFonts w:ascii="Calibri" w:eastAsia="Malgun Gothic" w:hAnsi="Calibri" w:cs="Calibri"/>
          <w:sz w:val="22"/>
          <w:szCs w:val="22"/>
        </w:rPr>
        <w:t>.</w:t>
      </w:r>
      <w:r w:rsidRPr="11AF279A">
        <w:rPr>
          <w:rFonts w:ascii="Calibri" w:eastAsia="Malgun Gothic" w:hAnsi="Calibri" w:cs="Calibri"/>
          <w:sz w:val="22"/>
          <w:szCs w:val="22"/>
          <w:lang w:val="en-US"/>
        </w:rPr>
        <w:t xml:space="preserve"> A Phase 2 trial in children aged 1-11 years in Dominican Republic and Honduras also demonstrated high immunogenicity comparable to adolescents and adults </w:t>
      </w:r>
      <w:hyperlink r:id="rId19">
        <w:r>
          <w:rPr>
            <w:rFonts w:ascii="Calibri" w:hAnsi="Calibri" w:cs="Calibri"/>
            <w:sz w:val="22"/>
            <w:szCs w:val="22"/>
          </w:rPr>
          <w:t>[10]</w:t>
        </w:r>
      </w:hyperlink>
      <w:r w:rsidRPr="11AF279A">
        <w:rPr>
          <w:rFonts w:ascii="Calibri" w:eastAsia="Malgun Gothic" w:hAnsi="Calibri" w:cs="Calibri"/>
          <w:sz w:val="22"/>
          <w:szCs w:val="22"/>
          <w:lang w:val="en-US"/>
        </w:rPr>
        <w:t xml:space="preserve">. </w:t>
      </w:r>
    </w:p>
    <w:p w14:paraId="0B4B07A3" w14:textId="77777777" w:rsidR="00445231" w:rsidRPr="00EF0785" w:rsidRDefault="00445231" w:rsidP="00442163">
      <w:pPr>
        <w:spacing w:line="360" w:lineRule="auto"/>
        <w:rPr>
          <w:rFonts w:ascii="Calibri" w:eastAsia="Malgun Gothic" w:hAnsi="Calibri" w:cs="Calibri"/>
          <w:sz w:val="22"/>
          <w:szCs w:val="22"/>
        </w:rPr>
      </w:pPr>
    </w:p>
    <w:p w14:paraId="5870C025" w14:textId="5396876F" w:rsidR="00445231" w:rsidRPr="00EF0785" w:rsidRDefault="00445231" w:rsidP="11AF279A">
      <w:pPr>
        <w:spacing w:line="360" w:lineRule="auto"/>
        <w:rPr>
          <w:rFonts w:ascii="Calibri" w:eastAsia="Malgun Gothic" w:hAnsi="Calibri" w:cs="Calibri"/>
          <w:sz w:val="22"/>
          <w:szCs w:val="22"/>
        </w:rPr>
      </w:pPr>
      <w:r w:rsidRPr="11AF279A">
        <w:rPr>
          <w:rFonts w:ascii="Calibri" w:eastAsia="Malgun Gothic" w:hAnsi="Calibri" w:cs="Calibri"/>
          <w:sz w:val="22"/>
          <w:szCs w:val="22"/>
        </w:rPr>
        <w:t xml:space="preserve">Despite the favourable immunogenicity profiles, post-licensure safety concerns, particularly in older adults aged </w:t>
      </w:r>
      <w:r>
        <w:t xml:space="preserve">≥ </w:t>
      </w:r>
      <w:r w:rsidRPr="11AF279A">
        <w:rPr>
          <w:rFonts w:ascii="Calibri" w:eastAsia="Malgun Gothic" w:hAnsi="Calibri" w:cs="Calibri"/>
          <w:sz w:val="22"/>
          <w:szCs w:val="22"/>
        </w:rPr>
        <w:t xml:space="preserve">65 years, have reshaped policy discussions and regulatory decisions for Ixchiq vaccination. In response to an outbreak in La Reunion in April 2025, a vaccination campaign was initiated but impeded after 3 weeks due to reports of serious adverse events (SAEs) in the media. The National Agency for the Safety of Medicines in France identified 3 SAEs among individuals aged </w:t>
      </w:r>
      <w:r>
        <w:t>≥</w:t>
      </w:r>
      <w:r w:rsidRPr="11AF279A">
        <w:rPr>
          <w:rFonts w:ascii="Calibri" w:eastAsia="Malgun Gothic" w:hAnsi="Calibri" w:cs="Calibri"/>
          <w:sz w:val="22"/>
          <w:szCs w:val="22"/>
        </w:rPr>
        <w:t xml:space="preserve"> 80 years, including one death</w:t>
      </w:r>
      <w:r>
        <w:t xml:space="preserve"> </w:t>
      </w:r>
      <w:commentRangeStart w:id="15"/>
      <w:r>
        <w:fldChar w:fldCharType="begin"/>
      </w:r>
      <w:r>
        <w:instrText>HYPERLINK "https://sciwheel.com/work/citation?ids=18675320&amp;pre=&amp;suf=&amp;sa=0&amp;dbf=0" \h</w:instrText>
      </w:r>
      <w:r>
        <w:fldChar w:fldCharType="separate"/>
      </w:r>
      <w:r w:rsidRPr="11AF279A">
        <w:rPr>
          <w:rFonts w:ascii="Calibri" w:hAnsi="Calibri" w:cs="Calibri"/>
          <w:sz w:val="22"/>
          <w:szCs w:val="22"/>
        </w:rPr>
        <w:t>[11]</w:t>
      </w:r>
      <w:r>
        <w:fldChar w:fldCharType="end"/>
      </w:r>
      <w:commentRangeEnd w:id="15"/>
      <w:r w:rsidRPr="11AF279A">
        <w:rPr>
          <w:rStyle w:val="af8"/>
          <w:rFonts w:ascii="Calibri" w:hAnsi="Calibri" w:cs="Calibri"/>
          <w:sz w:val="22"/>
          <w:szCs w:val="22"/>
        </w:rPr>
        <w:commentReference w:id="15"/>
      </w:r>
      <w:r w:rsidRPr="11AF279A">
        <w:rPr>
          <w:rFonts w:ascii="Calibri" w:hAnsi="Calibri" w:cs="Calibri"/>
          <w:sz w:val="22"/>
          <w:szCs w:val="22"/>
        </w:rPr>
        <w:t>.</w:t>
      </w:r>
      <w:r w:rsidRPr="11AF279A">
        <w:rPr>
          <w:rFonts w:ascii="Calibri" w:eastAsia="Calibri" w:hAnsi="Calibri" w:cs="Calibri"/>
          <w:sz w:val="22"/>
          <w:szCs w:val="22"/>
        </w:rPr>
        <w:t xml:space="preserve"> </w:t>
      </w:r>
      <w:r w:rsidRPr="11AF279A">
        <w:rPr>
          <w:rFonts w:ascii="Calibri" w:eastAsia="Malgun Gothic" w:hAnsi="Calibri" w:cs="Calibri"/>
          <w:sz w:val="22"/>
          <w:szCs w:val="22"/>
        </w:rPr>
        <w:t xml:space="preserve">For travel vaccination, the US Vaccine Adverse Event Reporting System (VAERS) recorded safety events, predominantly among individuals </w:t>
      </w:r>
      <w:r>
        <w:t>≥</w:t>
      </w:r>
      <w:r w:rsidRPr="11AF279A">
        <w:rPr>
          <w:rFonts w:ascii="Calibri" w:eastAsia="Malgun Gothic" w:hAnsi="Calibri" w:cs="Calibri"/>
          <w:sz w:val="22"/>
          <w:szCs w:val="22"/>
        </w:rPr>
        <w:t xml:space="preserve"> 65 years. Among 51,394 vaccinated individuals, </w:t>
      </w:r>
      <w:commentRangeStart w:id="16"/>
      <w:r w:rsidRPr="11AF279A">
        <w:rPr>
          <w:rFonts w:ascii="Calibri" w:eastAsia="Malgun Gothic" w:hAnsi="Calibri" w:cs="Calibri"/>
          <w:sz w:val="22"/>
          <w:szCs w:val="22"/>
        </w:rPr>
        <w:t>one death</w:t>
      </w:r>
      <w:commentRangeEnd w:id="16"/>
      <w:r w:rsidRPr="11AF279A">
        <w:rPr>
          <w:rStyle w:val="af8"/>
          <w:rFonts w:ascii="Calibri" w:eastAsia="Malgun Gothic" w:hAnsi="Calibri" w:cs="Calibri"/>
          <w:sz w:val="22"/>
          <w:szCs w:val="22"/>
        </w:rPr>
        <w:commentReference w:id="16"/>
      </w:r>
      <w:r w:rsidRPr="11AF279A">
        <w:rPr>
          <w:rFonts w:ascii="Calibri" w:eastAsia="Malgun Gothic" w:hAnsi="Calibri" w:cs="Calibri"/>
          <w:sz w:val="22"/>
          <w:szCs w:val="22"/>
        </w:rPr>
        <w:t xml:space="preserve"> was caused by encephalitis and attributable to the vaccine in an individual aged </w:t>
      </w:r>
      <w:r>
        <w:t>≥</w:t>
      </w:r>
      <w:r w:rsidRPr="11AF279A">
        <w:rPr>
          <w:rFonts w:ascii="Calibri" w:eastAsia="Malgun Gothic" w:hAnsi="Calibri" w:cs="Calibri"/>
          <w:sz w:val="22"/>
          <w:szCs w:val="22"/>
        </w:rPr>
        <w:t xml:space="preserve"> 65 years </w:t>
      </w:r>
      <w:hyperlink r:id="rId20">
        <w:r>
          <w:rPr>
            <w:rFonts w:ascii="Calibri" w:hAnsi="Calibri" w:cs="Calibri"/>
            <w:sz w:val="22"/>
            <w:szCs w:val="22"/>
          </w:rPr>
          <w:t>[11]</w:t>
        </w:r>
      </w:hyperlink>
      <w:r w:rsidRPr="11AF279A">
        <w:rPr>
          <w:rFonts w:ascii="Calibri" w:eastAsia="Malgun Gothic" w:hAnsi="Calibri" w:cs="Calibri"/>
          <w:sz w:val="22"/>
          <w:szCs w:val="22"/>
        </w:rPr>
        <w:t xml:space="preserve">. In response, several regulatory authorities introduced age-based restrictions or precautionary recommendations for Ixchiq, and the US Food and Drug Administration (FDA) suspended Ixchiq’s biologic license in August 2025 </w:t>
      </w:r>
      <w:hyperlink r:id="rId21">
        <w:r>
          <w:rPr>
            <w:rFonts w:ascii="Calibri" w:hAnsi="Calibri" w:cs="Calibri"/>
            <w:sz w:val="22"/>
            <w:szCs w:val="22"/>
          </w:rPr>
          <w:t>[12,13]</w:t>
        </w:r>
      </w:hyperlink>
      <w:r w:rsidRPr="11AF279A">
        <w:rPr>
          <w:rFonts w:ascii="Calibri" w:eastAsia="Malgun Gothic" w:hAnsi="Calibri" w:cs="Calibri"/>
          <w:sz w:val="22"/>
          <w:szCs w:val="22"/>
        </w:rPr>
        <w:t xml:space="preserve">. In January 2026, Valneva voluntarily withdrew the biologics license application and investigational new drug application for Ixchiq in the US </w:t>
      </w:r>
      <w:hyperlink r:id="rId22">
        <w:r>
          <w:rPr>
            <w:rFonts w:ascii="Calibri" w:hAnsi="Calibri" w:cs="Calibri"/>
            <w:sz w:val="22"/>
            <w:szCs w:val="22"/>
          </w:rPr>
          <w:t>[14]</w:t>
        </w:r>
      </w:hyperlink>
      <w:r w:rsidRPr="11AF279A">
        <w:rPr>
          <w:rFonts w:ascii="Calibri" w:eastAsia="Malgun Gothic" w:hAnsi="Calibri" w:cs="Calibri"/>
          <w:sz w:val="22"/>
          <w:szCs w:val="22"/>
        </w:rPr>
        <w:t xml:space="preserve">. As of February 2026, Brazil initiated a large-scale pilot vaccination strategy using up to 500,000 doses of Ixchiq across 10 municipalities among adults aged 18-59 years, with the aim of generating post-marketing vaccine safety and real-world vaccine effectiveness data </w:t>
      </w:r>
      <w:hyperlink r:id="rId23" w:history="1">
        <w:r>
          <w:rPr>
            <w:rFonts w:ascii="Calibri" w:hAnsi="Calibri" w:cs="Calibri"/>
            <w:sz w:val="22"/>
            <w:szCs w:val="22"/>
          </w:rPr>
          <w:t>[15]</w:t>
        </w:r>
      </w:hyperlink>
      <w:r w:rsidRPr="11AF279A">
        <w:rPr>
          <w:rFonts w:ascii="Calibri" w:eastAsia="Malgun Gothic" w:hAnsi="Calibri" w:cs="Calibri"/>
          <w:sz w:val="22"/>
          <w:szCs w:val="22"/>
        </w:rPr>
        <w:t>.</w:t>
      </w:r>
    </w:p>
    <w:p w14:paraId="2CAFE546" w14:textId="503CDBB5" w:rsidR="00445231" w:rsidRDefault="00445231" w:rsidP="11AF279A">
      <w:pPr>
        <w:spacing w:line="360" w:lineRule="auto"/>
        <w:rPr>
          <w:rFonts w:ascii="Calibri" w:eastAsia="Malgun Gothic" w:hAnsi="Calibri" w:cs="Calibri"/>
          <w:sz w:val="22"/>
          <w:szCs w:val="22"/>
        </w:rPr>
      </w:pPr>
    </w:p>
    <w:p w14:paraId="5690086C" w14:textId="50D67F4C" w:rsidR="00445231" w:rsidRDefault="00445231" w:rsidP="11AF279A">
      <w:pPr>
        <w:spacing w:line="360" w:lineRule="auto"/>
        <w:rPr>
          <w:rFonts w:ascii="Calibri" w:eastAsia="Malgun Gothic" w:hAnsi="Calibri" w:cs="Calibri"/>
          <w:sz w:val="22"/>
          <w:szCs w:val="22"/>
        </w:rPr>
      </w:pPr>
      <w:r w:rsidRPr="11AF279A">
        <w:rPr>
          <w:rFonts w:ascii="Calibri" w:eastAsia="Malgun Gothic" w:hAnsi="Calibri" w:cs="Calibri"/>
          <w:sz w:val="22"/>
          <w:szCs w:val="22"/>
        </w:rPr>
        <w:t>Benefit-risk assessment of Ixchiq is important for both travel vaccination and outbreak response immunisation because the balance between expected benefits and potential risks varies widely across settings. For travellers, exposure to CHIKV is time</w:t>
      </w:r>
      <w:r w:rsidRPr="11AF279A">
        <w:rPr>
          <w:rFonts w:ascii="Cambria Math" w:eastAsia="Malgun Gothic" w:hAnsi="Cambria Math" w:cs="Cambria Math"/>
          <w:sz w:val="22"/>
          <w:szCs w:val="22"/>
        </w:rPr>
        <w:t>‑</w:t>
      </w:r>
      <w:r w:rsidRPr="11AF279A">
        <w:rPr>
          <w:rFonts w:ascii="Calibri" w:eastAsia="Malgun Gothic" w:hAnsi="Calibri" w:cs="Calibri"/>
          <w:sz w:val="22"/>
          <w:szCs w:val="22"/>
        </w:rPr>
        <w:t xml:space="preserve">limited and infection risk may be low or uncertain, while vaccine-attributable adverse outcomes can occur within weeks of vaccination </w:t>
      </w:r>
      <w:hyperlink r:id="rId24" w:history="1">
        <w:r>
          <w:rPr>
            <w:rFonts w:ascii="Calibri" w:hAnsi="Calibri" w:cs="Calibri"/>
            <w:sz w:val="22"/>
            <w:szCs w:val="22"/>
          </w:rPr>
          <w:t>[11]</w:t>
        </w:r>
      </w:hyperlink>
      <w:r w:rsidRPr="11AF279A">
        <w:rPr>
          <w:rFonts w:ascii="Calibri" w:eastAsia="Malgun Gothic" w:hAnsi="Calibri" w:cs="Calibri"/>
          <w:sz w:val="22"/>
          <w:szCs w:val="22"/>
        </w:rPr>
        <w:t>. For outbreak response immunisation, the uncertainty on attack rates, population immunity, and age-specific risk of SAEs attributable to vaccination make decision-making complex.</w:t>
      </w:r>
    </w:p>
    <w:p w14:paraId="788833AA" w14:textId="77777777" w:rsidR="00445231" w:rsidRPr="00B76A61" w:rsidRDefault="00445231" w:rsidP="00442163">
      <w:pPr>
        <w:spacing w:line="360" w:lineRule="auto"/>
        <w:rPr>
          <w:rFonts w:ascii="Calibri" w:eastAsia="Malgun Gothic" w:hAnsi="Calibri" w:cs="Calibri"/>
          <w:sz w:val="22"/>
          <w:szCs w:val="22"/>
        </w:rPr>
      </w:pPr>
    </w:p>
    <w:p w14:paraId="1C32F400" w14:textId="1C04A28B" w:rsidR="00445231" w:rsidRDefault="00445231" w:rsidP="00445231">
      <w:pPr>
        <w:spacing w:line="360" w:lineRule="auto"/>
      </w:pPr>
      <w:r w:rsidRPr="11AF279A">
        <w:rPr>
          <w:rFonts w:ascii="Calibri" w:eastAsia="Malgun Gothic" w:hAnsi="Calibri" w:cs="Calibri"/>
          <w:sz w:val="22"/>
          <w:szCs w:val="22"/>
        </w:rPr>
        <w:t xml:space="preserve">Modelling studies have evaluated the health impact of chikungunya vaccination strategies in endemic and epidemic settings, including national-level analyses and global burden assessments </w:t>
      </w:r>
      <w:hyperlink r:id="rId25">
        <w:r>
          <w:rPr>
            <w:rFonts w:ascii="Calibri" w:hAnsi="Calibri" w:cs="Calibri"/>
            <w:sz w:val="22"/>
            <w:szCs w:val="22"/>
          </w:rPr>
          <w:t>[16–19]</w:t>
        </w:r>
      </w:hyperlink>
      <w:r w:rsidRPr="11AF279A">
        <w:rPr>
          <w:rFonts w:ascii="Calibri" w:eastAsia="Malgun Gothic" w:hAnsi="Calibri" w:cs="Calibri"/>
          <w:sz w:val="22"/>
          <w:szCs w:val="22"/>
        </w:rPr>
        <w:t>. Due to limited evidence on post-licensure surveillance and safety events at the time of these analyses, age-specific vaccine safety data were excluded in these models. Cracknell Daniels et al have proposed a generalised scenario-based framework to assess the benefit-risk profile of Ixchiq across endemic, epidemic, and traveller settings, but age-specific assessments of benefit-risk for both travel vaccination and outbreak response immunisation</w:t>
      </w:r>
      <w:commentRangeStart w:id="17"/>
      <w:r w:rsidRPr="11AF279A">
        <w:rPr>
          <w:rFonts w:ascii="Calibri" w:eastAsia="Malgun Gothic" w:hAnsi="Calibri" w:cs="Calibri"/>
          <w:sz w:val="22"/>
          <w:szCs w:val="22"/>
        </w:rPr>
        <w:t xml:space="preserve"> </w:t>
      </w:r>
      <w:commentRangeEnd w:id="17"/>
      <w:r w:rsidRPr="11AF279A">
        <w:rPr>
          <w:rStyle w:val="af8"/>
          <w:rFonts w:ascii="Calibri" w:eastAsia="Malgun Gothic" w:hAnsi="Calibri" w:cs="Calibri"/>
          <w:sz w:val="22"/>
          <w:szCs w:val="22"/>
        </w:rPr>
        <w:commentReference w:id="17"/>
      </w:r>
      <w:r w:rsidRPr="11AF279A">
        <w:rPr>
          <w:rFonts w:ascii="Calibri" w:eastAsia="Malgun Gothic" w:hAnsi="Calibri" w:cs="Calibri"/>
          <w:sz w:val="22"/>
          <w:szCs w:val="22"/>
        </w:rPr>
        <w:t xml:space="preserve">remains limited </w:t>
      </w:r>
      <w:hyperlink r:id="rId26">
        <w:r>
          <w:rPr>
            <w:rFonts w:ascii="Calibri" w:hAnsi="Calibri" w:cs="Calibri"/>
            <w:sz w:val="22"/>
            <w:szCs w:val="22"/>
          </w:rPr>
          <w:t>[20]</w:t>
        </w:r>
      </w:hyperlink>
      <w:r w:rsidRPr="11AF279A">
        <w:rPr>
          <w:rFonts w:ascii="Calibri" w:eastAsia="Malgun Gothic" w:hAnsi="Calibri" w:cs="Calibri"/>
          <w:sz w:val="22"/>
          <w:szCs w:val="22"/>
        </w:rPr>
        <w:t xml:space="preserve">. </w:t>
      </w:r>
    </w:p>
    <w:p w14:paraId="541C3D53" w14:textId="4FDE5582" w:rsidR="00445231" w:rsidRPr="00EF0785" w:rsidRDefault="00445231" w:rsidP="00445231">
      <w:pPr>
        <w:spacing w:line="360" w:lineRule="auto"/>
        <w:rPr>
          <w:rFonts w:ascii="Calibri" w:eastAsia="Malgun Gothic" w:hAnsi="Calibri" w:cs="Calibri"/>
          <w:sz w:val="22"/>
          <w:szCs w:val="22"/>
          <w:highlight w:val="yellow"/>
        </w:rPr>
      </w:pPr>
    </w:p>
    <w:p w14:paraId="40DB49DB" w14:textId="08AFC1A9" w:rsidR="00445231" w:rsidRPr="00EF0785" w:rsidRDefault="00445231" w:rsidP="11AF279A">
      <w:pPr>
        <w:spacing w:line="360" w:lineRule="auto"/>
        <w:rPr>
          <w:rFonts w:ascii="Calibri" w:eastAsia="Malgun Gothic" w:hAnsi="Calibri" w:cs="Calibri"/>
          <w:sz w:val="22"/>
          <w:szCs w:val="22"/>
        </w:rPr>
      </w:pPr>
      <w:r w:rsidRPr="11AF279A">
        <w:rPr>
          <w:rFonts w:ascii="Calibri" w:eastAsia="Calibri" w:hAnsi="Calibri" w:cs="Calibri"/>
          <w:sz w:val="22"/>
          <w:szCs w:val="22"/>
        </w:rPr>
        <w:t xml:space="preserve">The regulatory developments and post-licensure safety concerns necessitate benefit-risk assessment of Ixchiq vaccination to better inform use-case scenarios for travel vaccination and </w:t>
      </w:r>
      <w:r w:rsidRPr="11AF279A">
        <w:rPr>
          <w:rFonts w:ascii="Calibri" w:eastAsia="Malgun Gothic" w:hAnsi="Calibri" w:cs="Calibri"/>
          <w:sz w:val="22"/>
          <w:szCs w:val="22"/>
        </w:rPr>
        <w:t>outbreak response immunisation</w:t>
      </w:r>
      <w:r w:rsidRPr="11AF279A">
        <w:rPr>
          <w:rFonts w:ascii="Calibri" w:eastAsia="Calibri" w:hAnsi="Calibri" w:cs="Calibri"/>
          <w:sz w:val="22"/>
          <w:szCs w:val="22"/>
        </w:rPr>
        <w:t xml:space="preserve">. </w:t>
      </w:r>
      <w:r w:rsidRPr="11AF279A">
        <w:rPr>
          <w:rFonts w:ascii="Calibri" w:eastAsia="Malgun Gothic" w:hAnsi="Calibri" w:cs="Calibri"/>
          <w:sz w:val="22"/>
          <w:szCs w:val="22"/>
        </w:rPr>
        <w:t xml:space="preserve">To address this evidence gap, we developed a benefit-risk model to assess the benefits and risks of Ixchiq for travel vaccination and outbreak response immunisation across four age groups (1-11, 12-17, 18-64, and ≥65 years) using chikungunya surveillance data from Brazil and post-licensure vaccine safety data </w:t>
      </w:r>
      <w:r w:rsidRPr="11AF279A">
        <w:rPr>
          <w:rFonts w:ascii="Calibri" w:eastAsia="Malgun Gothic" w:hAnsi="Calibri" w:cs="Calibri"/>
          <w:sz w:val="22"/>
          <w:szCs w:val="22"/>
          <w:lang w:val="en-US"/>
        </w:rPr>
        <w:t>collected from vaccine recipients globally</w:t>
      </w:r>
      <w:r w:rsidRPr="11AF279A">
        <w:rPr>
          <w:rFonts w:ascii="Calibri" w:eastAsia="Malgun Gothic" w:hAnsi="Calibri" w:cs="Calibri"/>
          <w:sz w:val="22"/>
          <w:szCs w:val="22"/>
        </w:rPr>
        <w:t xml:space="preserve">. </w:t>
      </w:r>
    </w:p>
    <w:p w14:paraId="69A7586D" w14:textId="494AC55E" w:rsidR="00445231" w:rsidRDefault="00445231" w:rsidP="67A93E4B">
      <w:pPr>
        <w:spacing w:line="360" w:lineRule="auto"/>
        <w:rPr>
          <w:rFonts w:ascii="Calibri" w:eastAsia="Malgun Gothic" w:hAnsi="Calibri" w:cs="Calibri"/>
          <w:sz w:val="22"/>
          <w:szCs w:val="22"/>
        </w:rPr>
      </w:pPr>
    </w:p>
    <w:p w14:paraId="385E258C" w14:textId="1F834055" w:rsidR="00445231" w:rsidRPr="00EF0785" w:rsidRDefault="00445231" w:rsidP="00442163">
      <w:pPr>
        <w:spacing w:line="360" w:lineRule="auto"/>
        <w:rPr>
          <w:rFonts w:ascii="Calibri" w:eastAsia="Malgun Gothic" w:hAnsi="Calibri" w:cs="Calibri"/>
          <w:i/>
          <w:sz w:val="28"/>
          <w:szCs w:val="28"/>
        </w:rPr>
      </w:pPr>
      <w:commentRangeStart w:id="18"/>
      <w:r w:rsidRPr="4CA7DDD5">
        <w:rPr>
          <w:rStyle w:val="a9"/>
          <w:rFonts w:ascii="Calibri" w:hAnsi="Calibri" w:cs="Calibri"/>
          <w:i w:val="0"/>
          <w:sz w:val="28"/>
          <w:szCs w:val="28"/>
        </w:rPr>
        <w:t>Methods</w:t>
      </w:r>
      <w:commentRangeEnd w:id="18"/>
      <w:r w:rsidRPr="00EF0785">
        <w:rPr>
          <w:rStyle w:val="af8"/>
          <w:rFonts w:ascii="Calibri" w:eastAsia="Malgun Gothic" w:hAnsi="Calibri" w:cs="Calibri"/>
          <w:i/>
          <w:sz w:val="28"/>
          <w:szCs w:val="28"/>
        </w:rPr>
        <w:commentReference w:id="18"/>
      </w:r>
    </w:p>
    <w:p w14:paraId="0920AE8D" w14:textId="0947CA22" w:rsidR="00445231" w:rsidRPr="00EF0785" w:rsidRDefault="00445231" w:rsidP="11AF279A">
      <w:pPr>
        <w:spacing w:line="360" w:lineRule="auto"/>
        <w:rPr>
          <w:rFonts w:ascii="Calibri" w:eastAsia="Malgun Gothic" w:hAnsi="Calibri" w:cs="Calibri"/>
          <w:sz w:val="22"/>
          <w:szCs w:val="22"/>
        </w:rPr>
      </w:pPr>
      <w:r w:rsidRPr="11AF279A">
        <w:rPr>
          <w:rFonts w:ascii="Calibri" w:eastAsia="Malgun Gothic" w:hAnsi="Calibri" w:cs="Calibri"/>
          <w:sz w:val="22"/>
          <w:szCs w:val="22"/>
        </w:rPr>
        <w:t xml:space="preserve">We conducted a benefit-risk analysis of Ixchiq vaccine </w:t>
      </w:r>
      <w:r w:rsidRPr="11AF279A">
        <w:rPr>
          <w:rFonts w:ascii="Calibri" w:eastAsia="Malgun Gothic" w:hAnsi="Calibri" w:cs="Calibri"/>
          <w:sz w:val="22"/>
          <w:szCs w:val="22"/>
          <w:lang w:val="en-US"/>
        </w:rPr>
        <w:t xml:space="preserve">for </w:t>
      </w:r>
      <w:r w:rsidRPr="11AF279A">
        <w:rPr>
          <w:rFonts w:ascii="Calibri" w:eastAsia="Malgun Gothic" w:hAnsi="Calibri" w:cs="Calibri"/>
          <w:sz w:val="22"/>
          <w:szCs w:val="22"/>
        </w:rPr>
        <w:t xml:space="preserve">travel vaccination and outbreak response immunisation </w:t>
      </w:r>
      <w:r w:rsidRPr="11AF279A">
        <w:rPr>
          <w:rFonts w:ascii="Calibri" w:eastAsia="Malgun Gothic" w:hAnsi="Calibri" w:cs="Calibri"/>
          <w:sz w:val="22"/>
          <w:szCs w:val="22"/>
          <w:lang w:val="en-US"/>
        </w:rPr>
        <w:t xml:space="preserve">for 11 of the 27 Brazilian states. </w:t>
      </w:r>
      <w:r w:rsidRPr="11AF279A">
        <w:rPr>
          <w:rFonts w:ascii="Calibri" w:eastAsia="Malgun Gothic" w:hAnsi="Calibri" w:cs="Calibri"/>
          <w:sz w:val="22"/>
          <w:szCs w:val="22"/>
        </w:rPr>
        <w:t>We assessed benefit-risk across four age groups (1-11, 12-17, 18-64, and ≥65 years) across</w:t>
      </w:r>
      <w:commentRangeStart w:id="19"/>
      <w:r w:rsidRPr="11AF279A">
        <w:rPr>
          <w:rFonts w:ascii="Calibri" w:eastAsia="Malgun Gothic" w:hAnsi="Calibri" w:cs="Calibri"/>
          <w:sz w:val="22"/>
          <w:szCs w:val="22"/>
        </w:rPr>
        <w:t xml:space="preserve"> high, moderate, and low transmission settings</w:t>
      </w:r>
      <w:commentRangeEnd w:id="19"/>
      <w:r w:rsidRPr="11AF279A">
        <w:rPr>
          <w:rStyle w:val="af8"/>
          <w:rFonts w:ascii="Calibri" w:eastAsia="Malgun Gothic" w:hAnsi="Calibri" w:cs="Calibri"/>
          <w:sz w:val="22"/>
          <w:szCs w:val="22"/>
        </w:rPr>
        <w:commentReference w:id="19"/>
      </w:r>
      <w:r w:rsidRPr="11AF279A">
        <w:rPr>
          <w:rFonts w:ascii="Calibri" w:eastAsia="Malgun Gothic" w:hAnsi="Calibri" w:cs="Calibri"/>
          <w:sz w:val="22"/>
          <w:szCs w:val="22"/>
        </w:rPr>
        <w:t xml:space="preserve"> (Supplementary</w:t>
      </w:r>
      <w:r>
        <w:rPr>
          <w:rFonts w:ascii="Calibri" w:eastAsia="Malgun Gothic" w:hAnsi="Calibri" w:cs="Calibri"/>
          <w:sz w:val="22"/>
          <w:szCs w:val="22"/>
        </w:rPr>
        <w:t xml:space="preserve"> </w:t>
      </w:r>
      <w:r w:rsidRPr="11AF279A">
        <w:rPr>
          <w:rFonts w:ascii="Calibri" w:eastAsia="Malgun Gothic" w:hAnsi="Calibri" w:cs="Calibri"/>
          <w:sz w:val="22"/>
          <w:szCs w:val="22"/>
        </w:rPr>
        <w:t xml:space="preserve">Figure S1 and Table S2). </w:t>
      </w:r>
      <w:commentRangeStart w:id="20"/>
      <w:r>
        <w:fldChar w:fldCharType="begin"/>
      </w:r>
      <w:r>
        <w:instrText>HYPERLINK "https://sciwheel.com/work/citation?ids=18538180&amp;pre=&amp;suf=&amp;sa=0&amp;dbf=0"</w:instrText>
      </w:r>
      <w:r>
        <w:fldChar w:fldCharType="separate"/>
      </w:r>
      <w:r>
        <w:fldChar w:fldCharType="end"/>
      </w:r>
      <w:commentRangeEnd w:id="20"/>
      <w:r w:rsidRPr="11AF279A">
        <w:rPr>
          <w:rStyle w:val="af8"/>
          <w:rFonts w:ascii="Calibri" w:eastAsia="Malgun Gothic" w:hAnsi="Calibri" w:cs="Calibri"/>
          <w:sz w:val="22"/>
          <w:szCs w:val="22"/>
        </w:rPr>
        <w:commentReference w:id="20"/>
      </w:r>
      <w:r w:rsidRPr="11AF279A">
        <w:rPr>
          <w:rFonts w:ascii="Calibri" w:eastAsia="Malgun Gothic" w:hAnsi="Calibri" w:cs="Calibri"/>
          <w:sz w:val="22"/>
          <w:szCs w:val="22"/>
        </w:rPr>
        <w:t xml:space="preserve">For travel vaccination, we simulated travel durations of 7, 14, 30, and 90 days. For </w:t>
      </w:r>
      <w:r w:rsidRPr="11AF279A">
        <w:rPr>
          <w:rFonts w:ascii="Calibri" w:eastAsia="Calibri" w:hAnsi="Calibri" w:cs="Calibri"/>
          <w:sz w:val="22"/>
          <w:szCs w:val="22"/>
        </w:rPr>
        <w:t>outbreak response immunisation</w:t>
      </w:r>
      <w:r w:rsidRPr="11AF279A">
        <w:rPr>
          <w:rFonts w:ascii="Calibri" w:eastAsia="Malgun Gothic" w:hAnsi="Calibri" w:cs="Calibri"/>
          <w:sz w:val="22"/>
          <w:szCs w:val="22"/>
        </w:rPr>
        <w:t xml:space="preserve">, we simulated two vaccine protection mechanisms </w:t>
      </w:r>
      <w:r w:rsidRPr="11AF279A">
        <w:rPr>
          <w:rFonts w:ascii="Calibri" w:eastAsia="Malgun Gothic" w:hAnsi="Calibri" w:cs="Calibri"/>
          <w:color w:val="000000" w:themeColor="text1"/>
          <w:sz w:val="22"/>
          <w:szCs w:val="22"/>
        </w:rPr>
        <w:t xml:space="preserve">— </w:t>
      </w:r>
      <w:r w:rsidRPr="11AF279A">
        <w:rPr>
          <w:rFonts w:ascii="Calibri" w:eastAsia="Malgun Gothic" w:hAnsi="Calibri" w:cs="Calibri"/>
          <w:sz w:val="22"/>
          <w:szCs w:val="22"/>
        </w:rPr>
        <w:t xml:space="preserve">protection against disease only, and protection against both disease and infection. Under protection against disease only, we assumed that the force of infection remained unchanged, </w:t>
      </w:r>
      <w:commentRangeStart w:id="21"/>
      <w:r w:rsidRPr="11AF279A">
        <w:rPr>
          <w:rFonts w:ascii="Calibri" w:eastAsia="Malgun Gothic" w:hAnsi="Calibri" w:cs="Calibri"/>
          <w:sz w:val="22"/>
          <w:szCs w:val="22"/>
        </w:rPr>
        <w:t>such that vaccination did not reduce the number of infections and provided no indirect protection</w:t>
      </w:r>
      <w:commentRangeEnd w:id="21"/>
      <w:r w:rsidRPr="11AF279A">
        <w:rPr>
          <w:rStyle w:val="af8"/>
          <w:rFonts w:ascii="Calibri" w:eastAsia="Malgun Gothic" w:hAnsi="Calibri" w:cs="Calibri"/>
          <w:sz w:val="22"/>
          <w:szCs w:val="22"/>
        </w:rPr>
        <w:commentReference w:id="21"/>
      </w:r>
      <w:r w:rsidRPr="11AF279A">
        <w:rPr>
          <w:rFonts w:ascii="Calibri" w:eastAsia="Malgun Gothic" w:hAnsi="Calibri" w:cs="Calibri"/>
          <w:sz w:val="22"/>
          <w:szCs w:val="22"/>
        </w:rPr>
        <w:t xml:space="preserve">. Under protection against both disease and infection, we assumed vaccination reduces infections through </w:t>
      </w:r>
      <w:r w:rsidRPr="11AF279A">
        <w:rPr>
          <w:rFonts w:ascii="Calibri" w:eastAsia="Malgun Gothic" w:hAnsi="Calibri" w:cs="Calibri"/>
          <w:sz w:val="22"/>
          <w:szCs w:val="22"/>
        </w:rPr>
        <w:lastRenderedPageBreak/>
        <w:t>blocking transmission and indirect protection. The indirect protection benefits both unvaccinated individuals and vaccinated individuals who do not develop vaccine-</w:t>
      </w:r>
      <w:r w:rsidRPr="11AF279A">
        <w:rPr>
          <w:rFonts w:ascii="Calibri" w:eastAsia="Malgun Gothic" w:hAnsi="Calibri" w:cs="Calibri"/>
          <w:sz w:val="22"/>
          <w:szCs w:val="22"/>
          <w:lang w:val="en-US"/>
        </w:rPr>
        <w:t>induced</w:t>
      </w:r>
      <w:r w:rsidRPr="11AF279A">
        <w:rPr>
          <w:rFonts w:ascii="Calibri" w:eastAsia="Malgun Gothic" w:hAnsi="Calibri" w:cs="Calibri"/>
          <w:sz w:val="22"/>
          <w:szCs w:val="22"/>
        </w:rPr>
        <w:t xml:space="preserve"> immunity. </w:t>
      </w:r>
    </w:p>
    <w:p w14:paraId="45D50BAC" w14:textId="313E9E40" w:rsidR="00445231" w:rsidRDefault="00445231" w:rsidP="22561F82">
      <w:pPr>
        <w:spacing w:line="360" w:lineRule="auto"/>
        <w:rPr>
          <w:rFonts w:ascii="Calibri" w:eastAsia="Malgun Gothic" w:hAnsi="Calibri" w:cs="Calibri"/>
          <w:sz w:val="22"/>
          <w:szCs w:val="22"/>
        </w:rPr>
      </w:pPr>
    </w:p>
    <w:p w14:paraId="192DA505" w14:textId="77777777" w:rsidR="00445231" w:rsidRDefault="00445231" w:rsidP="730B6F65">
      <w:pPr>
        <w:pStyle w:val="4"/>
        <w:spacing w:line="360" w:lineRule="auto"/>
        <w:rPr>
          <w:rStyle w:val="a9"/>
          <w:rFonts w:ascii="Calibri" w:eastAsia="Malgun Gothic" w:hAnsi="Calibri" w:cs="Calibri"/>
          <w:sz w:val="22"/>
          <w:szCs w:val="22"/>
        </w:rPr>
      </w:pPr>
      <w:r w:rsidRPr="730B6F65">
        <w:rPr>
          <w:rStyle w:val="a9"/>
          <w:rFonts w:ascii="Calibri" w:eastAsia="Malgun Gothic" w:hAnsi="Calibri" w:cs="Calibri"/>
          <w:sz w:val="22"/>
          <w:szCs w:val="22"/>
        </w:rPr>
        <w:t xml:space="preserve">Data and model </w:t>
      </w:r>
      <w:r w:rsidRPr="28A861C1">
        <w:rPr>
          <w:rStyle w:val="a9"/>
          <w:rFonts w:ascii="Calibri" w:eastAsia="Malgun Gothic" w:hAnsi="Calibri" w:cs="Calibri"/>
          <w:sz w:val="22"/>
          <w:szCs w:val="22"/>
        </w:rPr>
        <w:t>parameters</w:t>
      </w:r>
    </w:p>
    <w:p w14:paraId="07207B00" w14:textId="2222383F" w:rsidR="00445231" w:rsidRDefault="00445231" w:rsidP="730B6F65">
      <w:pPr>
        <w:spacing w:line="360" w:lineRule="auto"/>
        <w:rPr>
          <w:rFonts w:ascii="Calibri" w:eastAsia="Segoe UI" w:hAnsi="Calibri" w:cs="Calibri"/>
          <w:color w:val="000000" w:themeColor="text1"/>
          <w:sz w:val="21"/>
          <w:szCs w:val="21"/>
        </w:rPr>
      </w:pPr>
      <w:r w:rsidRPr="11AF279A">
        <w:rPr>
          <w:rFonts w:ascii="Calibri" w:eastAsia="Malgun Gothic" w:hAnsi="Calibri" w:cs="Calibri"/>
          <w:sz w:val="22"/>
          <w:szCs w:val="22"/>
        </w:rPr>
        <w:t xml:space="preserve">We used the estimates for SAEs, deaths, and vaccine doses administered globally, as reported in the US FDA biologics licensing suspension memorandum </w:t>
      </w:r>
      <w:hyperlink r:id="rId27">
        <w:r>
          <w:rPr>
            <w:rFonts w:ascii="Calibri" w:hAnsi="Calibri" w:cs="Calibri"/>
            <w:sz w:val="22"/>
            <w:szCs w:val="22"/>
          </w:rPr>
          <w:t>[11]</w:t>
        </w:r>
      </w:hyperlink>
      <w:r w:rsidRPr="11AF279A">
        <w:rPr>
          <w:rFonts w:ascii="Calibri" w:eastAsia="Malgun Gothic" w:hAnsi="Calibri" w:cs="Calibri"/>
          <w:sz w:val="22"/>
          <w:szCs w:val="22"/>
        </w:rPr>
        <w:t xml:space="preserve">. Globally, 32,949 adults aged 18-64 years and 18,445 older adults aged ≥65 years were vaccinated. Among adults aged 18-64 years, six SAEs directly attributable to vaccination and no deaths were reported, and among older adults aged ≥65 years, 19 SAEs and one death directly attributable to vaccination were reported. Because no individuals between 1-17 years were vaccinated, we assumed that the risk of SAE and death attributable to vaccination in individuals between 1-17 years were the same as those observed among adults aged 18-64 years. </w:t>
      </w:r>
      <w:commentRangeStart w:id="22"/>
      <w:r w:rsidRPr="11AF279A">
        <w:rPr>
          <w:rFonts w:ascii="Calibri" w:eastAsia="Malgun Gothic" w:hAnsi="Calibri" w:cs="Calibri"/>
          <w:sz w:val="22"/>
          <w:szCs w:val="22"/>
        </w:rPr>
        <w:t>We derived a</w:t>
      </w:r>
      <w:commentRangeStart w:id="23"/>
      <w:r w:rsidRPr="11AF279A">
        <w:rPr>
          <w:rFonts w:ascii="Calibri" w:eastAsia="Malgun Gothic" w:hAnsi="Calibri" w:cs="Calibri"/>
          <w:sz w:val="22"/>
          <w:szCs w:val="22"/>
        </w:rPr>
        <w:t xml:space="preserve">ge-specific case-fatality </w:t>
      </w:r>
      <w:commentRangeEnd w:id="23"/>
      <w:r w:rsidRPr="11AF279A">
        <w:rPr>
          <w:rStyle w:val="af8"/>
          <w:rFonts w:ascii="Calibri" w:eastAsia="Malgun Gothic" w:hAnsi="Calibri" w:cs="Calibri"/>
          <w:sz w:val="22"/>
          <w:szCs w:val="22"/>
        </w:rPr>
        <w:commentReference w:id="23"/>
      </w:r>
      <w:commentRangeStart w:id="24"/>
      <w:r w:rsidRPr="11AF279A">
        <w:rPr>
          <w:rFonts w:ascii="Calibri" w:eastAsia="Malgun Gothic" w:hAnsi="Calibri" w:cs="Calibri"/>
          <w:sz w:val="22"/>
          <w:szCs w:val="22"/>
        </w:rPr>
        <w:t>rat</w:t>
      </w:r>
      <w:r w:rsidRPr="11AF279A">
        <w:rPr>
          <w:rFonts w:ascii="Calibri" w:eastAsia="Malgun Gothic" w:hAnsi="Calibri" w:cs="Calibri"/>
          <w:sz w:val="22"/>
          <w:szCs w:val="22"/>
          <w:lang w:val="en-US"/>
        </w:rPr>
        <w:t>es</w:t>
      </w:r>
      <w:r w:rsidRPr="11AF279A">
        <w:rPr>
          <w:rFonts w:ascii="Calibri" w:eastAsia="Malgun Gothic" w:hAnsi="Calibri" w:cs="Calibri"/>
          <w:sz w:val="22"/>
          <w:szCs w:val="22"/>
        </w:rPr>
        <w:t xml:space="preserve"> </w:t>
      </w:r>
      <w:commentRangeEnd w:id="24"/>
      <w:r w:rsidRPr="11AF279A">
        <w:rPr>
          <w:rStyle w:val="af8"/>
          <w:rFonts w:ascii="Calibri" w:eastAsia="Malgun Gothic" w:hAnsi="Calibri" w:cs="Calibri"/>
          <w:sz w:val="22"/>
          <w:szCs w:val="22"/>
        </w:rPr>
        <w:commentReference w:id="24"/>
      </w:r>
      <w:r w:rsidRPr="11AF279A">
        <w:rPr>
          <w:rFonts w:ascii="Calibri" w:eastAsia="Malgun Gothic" w:hAnsi="Calibri" w:cs="Calibri"/>
          <w:sz w:val="22"/>
          <w:szCs w:val="22"/>
        </w:rPr>
        <w:t xml:space="preserve">and hospitalisation rates among symptomatic chikungunya cases from the Brazilian national surveillance system and (SINAN) and the study by Cerqueira-Silva et al </w:t>
      </w:r>
      <w:hyperlink r:id="rId28">
        <w:r>
          <w:rPr>
            <w:rFonts w:ascii="Calibri" w:hAnsi="Calibri" w:cs="Calibri"/>
            <w:sz w:val="22"/>
            <w:szCs w:val="22"/>
          </w:rPr>
          <w:t>[21,22]</w:t>
        </w:r>
      </w:hyperlink>
      <w:r w:rsidRPr="11AF279A">
        <w:rPr>
          <w:rFonts w:ascii="Calibri" w:eastAsia="Malgun Gothic" w:hAnsi="Calibri" w:cs="Calibri"/>
          <w:sz w:val="22"/>
          <w:szCs w:val="22"/>
        </w:rPr>
        <w:t xml:space="preserve">. </w:t>
      </w:r>
      <w:commentRangeEnd w:id="22"/>
      <w:r w:rsidRPr="11AF279A">
        <w:rPr>
          <w:rStyle w:val="af8"/>
          <w:rFonts w:ascii="Calibri" w:eastAsia="Malgun Gothic" w:hAnsi="Calibri" w:cs="Calibri"/>
          <w:sz w:val="22"/>
          <w:szCs w:val="22"/>
        </w:rPr>
        <w:commentReference w:id="22"/>
      </w:r>
      <w:r w:rsidRPr="11AF279A">
        <w:rPr>
          <w:rFonts w:ascii="Calibri" w:eastAsia="Malgun Gothic" w:hAnsi="Calibri" w:cs="Calibri"/>
          <w:sz w:val="22"/>
          <w:szCs w:val="22"/>
        </w:rPr>
        <w:t xml:space="preserve">We used Ixchiq vaccine efficacy estimate of 98.9% (95% CI: 96.7-99.8) based on Phase 3 trial seroresponse data (Supplementary Table </w:t>
      </w:r>
      <w:commentRangeStart w:id="25"/>
      <w:r w:rsidRPr="11AF279A">
        <w:rPr>
          <w:rFonts w:ascii="Calibri" w:eastAsia="Malgun Gothic" w:hAnsi="Calibri" w:cs="Calibri"/>
          <w:sz w:val="22"/>
          <w:szCs w:val="22"/>
        </w:rPr>
        <w:t>S2</w:t>
      </w:r>
      <w:commentRangeEnd w:id="25"/>
      <w:r w:rsidRPr="11AF279A">
        <w:rPr>
          <w:rStyle w:val="af8"/>
          <w:rFonts w:ascii="Calibri" w:eastAsia="Malgun Gothic" w:hAnsi="Calibri" w:cs="Calibri"/>
          <w:sz w:val="22"/>
          <w:szCs w:val="22"/>
        </w:rPr>
        <w:commentReference w:id="25"/>
      </w:r>
      <w:r w:rsidRPr="11AF279A">
        <w:rPr>
          <w:rFonts w:ascii="Calibri" w:eastAsia="Malgun Gothic" w:hAnsi="Calibri" w:cs="Calibri"/>
          <w:sz w:val="22"/>
          <w:szCs w:val="22"/>
        </w:rPr>
        <w:t xml:space="preserve">) </w:t>
      </w:r>
      <w:hyperlink r:id="rId29">
        <w:r>
          <w:rPr>
            <w:rFonts w:ascii="Calibri" w:hAnsi="Calibri" w:cs="Calibri"/>
            <w:sz w:val="22"/>
            <w:szCs w:val="22"/>
          </w:rPr>
          <w:t>[9]</w:t>
        </w:r>
      </w:hyperlink>
      <w:r w:rsidRPr="11AF279A">
        <w:rPr>
          <w:rFonts w:ascii="Calibri" w:eastAsia="Malgun Gothic" w:hAnsi="Calibri" w:cs="Calibri"/>
          <w:sz w:val="22"/>
          <w:szCs w:val="22"/>
        </w:rPr>
        <w:t xml:space="preserve">. </w:t>
      </w:r>
    </w:p>
    <w:p w14:paraId="041B5BBC" w14:textId="77777777" w:rsidR="00445231" w:rsidRDefault="00445231" w:rsidP="730B6F65">
      <w:pPr>
        <w:spacing w:line="360" w:lineRule="auto"/>
        <w:rPr>
          <w:rFonts w:ascii="Calibri" w:eastAsia="Malgun Gothic" w:hAnsi="Calibri" w:cs="Calibri"/>
          <w:sz w:val="22"/>
          <w:szCs w:val="22"/>
        </w:rPr>
      </w:pPr>
    </w:p>
    <w:p w14:paraId="5D4DB680" w14:textId="15D47DB7" w:rsidR="00445231" w:rsidRPr="00EF0785" w:rsidRDefault="00445231" w:rsidP="00442163">
      <w:pPr>
        <w:pStyle w:val="4"/>
        <w:spacing w:line="360" w:lineRule="auto"/>
        <w:rPr>
          <w:rStyle w:val="a9"/>
          <w:rFonts w:ascii="Calibri" w:eastAsia="Malgun Gothic" w:hAnsi="Calibri" w:cs="Calibri"/>
          <w:sz w:val="22"/>
          <w:szCs w:val="22"/>
        </w:rPr>
      </w:pPr>
      <w:commentRangeStart w:id="26"/>
      <w:commentRangeStart w:id="27"/>
      <w:commentRangeEnd w:id="27"/>
      <w:r w:rsidRPr="4CA7DDD5">
        <w:rPr>
          <w:rStyle w:val="af8"/>
          <w:rFonts w:ascii="Calibri" w:eastAsia="Malgun Gothic" w:hAnsi="Calibri" w:cs="Calibri"/>
          <w:i w:val="0"/>
          <w:sz w:val="22"/>
          <w:szCs w:val="22"/>
        </w:rPr>
        <w:commentReference w:id="27"/>
      </w:r>
      <w:commentRangeEnd w:id="26"/>
      <w:r w:rsidRPr="4CA7DDD5">
        <w:rPr>
          <w:rStyle w:val="af8"/>
          <w:rFonts w:ascii="Calibri" w:eastAsia="Malgun Gothic" w:hAnsi="Calibri" w:cs="Calibri"/>
          <w:i w:val="0"/>
          <w:sz w:val="22"/>
          <w:szCs w:val="22"/>
        </w:rPr>
        <w:commentReference w:id="26"/>
      </w:r>
      <w:r w:rsidRPr="4CA7DDD5">
        <w:rPr>
          <w:rFonts w:ascii="Calibri" w:eastAsia="Malgun Gothic" w:hAnsi="Calibri" w:cs="Calibri"/>
          <w:i w:val="0"/>
          <w:sz w:val="22"/>
          <w:szCs w:val="22"/>
        </w:rPr>
        <w:t>Outcomes</w:t>
      </w:r>
    </w:p>
    <w:p w14:paraId="7C89D1B0" w14:textId="77777777" w:rsidR="00445231" w:rsidRPr="00524948" w:rsidRDefault="00445231" w:rsidP="11AF279A">
      <w:pPr>
        <w:spacing w:line="360" w:lineRule="auto"/>
        <w:rPr>
          <w:rFonts w:ascii="Calibri" w:eastAsia="Malgun Gothic" w:hAnsi="Calibri" w:cs="Calibri"/>
          <w:sz w:val="22"/>
          <w:szCs w:val="22"/>
        </w:rPr>
      </w:pPr>
      <w:r w:rsidRPr="11AF279A">
        <w:rPr>
          <w:rFonts w:ascii="Calibri" w:eastAsia="Malgun Gothic" w:hAnsi="Calibri" w:cs="Calibri"/>
          <w:sz w:val="22"/>
          <w:szCs w:val="22"/>
        </w:rPr>
        <w:t>We estimated population-level benefits and risks of vaccination for SAEs, deaths, and disability adjusted life years (DALYs) per 10,000 vaccinated individuals (</w:t>
      </w:r>
      <w:r w:rsidRPr="35DEBDC9">
        <w:rPr>
          <w:rFonts w:ascii="Calibri" w:eastAsia="Malgun Gothic" w:hAnsi="Calibri" w:cs="Calibri"/>
          <w:sz w:val="22"/>
          <w:szCs w:val="22"/>
        </w:rPr>
        <w:t>Supplementary Section S3).</w:t>
      </w:r>
      <w:r w:rsidRPr="11AF279A">
        <w:rPr>
          <w:rFonts w:ascii="Calibri" w:eastAsia="Malgun Gothic" w:hAnsi="Calibri" w:cs="Calibri"/>
          <w:sz w:val="22"/>
          <w:szCs w:val="22"/>
        </w:rPr>
        <w:t xml:space="preserve"> SAEs included death and non-fatal severe adverse events, defined according to US FDA criteria as reactions that prevent daily activity or require medical intervention, including prolonged arthralgia/arthritis, myalgia, headache, back pain, rash, lymphadenopathy, and selected neurological or cardiac manifestations </w:t>
      </w:r>
      <w:hyperlink r:id="rId30" w:history="1">
        <w:r>
          <w:rPr>
            <w:rFonts w:ascii="Calibri" w:hAnsi="Calibri" w:cs="Calibri"/>
            <w:sz w:val="22"/>
            <w:szCs w:val="22"/>
          </w:rPr>
          <w:t>[11]</w:t>
        </w:r>
      </w:hyperlink>
      <w:r w:rsidRPr="11AF279A">
        <w:rPr>
          <w:rFonts w:ascii="Calibri" w:eastAsia="Malgun Gothic" w:hAnsi="Calibri" w:cs="Calibri"/>
          <w:sz w:val="22"/>
          <w:szCs w:val="22"/>
        </w:rPr>
        <w:t xml:space="preserve">. Only SAEs and deaths that are confirmed directly attributable to Ixchiq vaccination or patients tested </w:t>
      </w:r>
      <w:commentRangeStart w:id="28"/>
      <w:r w:rsidRPr="11AF279A">
        <w:rPr>
          <w:rFonts w:ascii="Calibri" w:eastAsia="Malgun Gothic" w:hAnsi="Calibri" w:cs="Calibri"/>
          <w:sz w:val="22"/>
          <w:szCs w:val="22"/>
        </w:rPr>
        <w:t xml:space="preserve">positive for the vaccine strain </w:t>
      </w:r>
      <w:commentRangeEnd w:id="28"/>
      <w:r w:rsidRPr="11AF279A">
        <w:rPr>
          <w:rStyle w:val="af8"/>
          <w:rFonts w:ascii="Calibri" w:eastAsia="Malgun Gothic" w:hAnsi="Calibri" w:cs="Calibri"/>
          <w:sz w:val="22"/>
          <w:szCs w:val="22"/>
        </w:rPr>
        <w:commentReference w:id="28"/>
      </w:r>
      <w:r w:rsidRPr="11AF279A">
        <w:rPr>
          <w:rFonts w:ascii="Calibri" w:eastAsia="Malgun Gothic" w:hAnsi="Calibri" w:cs="Calibri"/>
          <w:sz w:val="22"/>
          <w:szCs w:val="22"/>
        </w:rPr>
        <w:t>after chikungunya PCR test were included in our analysis.</w:t>
      </w:r>
    </w:p>
    <w:p w14:paraId="77B59F18" w14:textId="39072DB6" w:rsidR="00445231" w:rsidRPr="00524948" w:rsidRDefault="00445231" w:rsidP="11AF279A">
      <w:pPr>
        <w:spacing w:line="360" w:lineRule="auto"/>
        <w:rPr>
          <w:rFonts w:ascii="Calibri" w:eastAsia="Malgun Gothic" w:hAnsi="Calibri" w:cs="Calibri"/>
          <w:sz w:val="22"/>
          <w:szCs w:val="22"/>
        </w:rPr>
      </w:pPr>
    </w:p>
    <w:p w14:paraId="394833F4" w14:textId="089447AB" w:rsidR="00445231" w:rsidRPr="00524948" w:rsidRDefault="00445231" w:rsidP="11AF279A">
      <w:pPr>
        <w:spacing w:line="360" w:lineRule="auto"/>
        <w:rPr>
          <w:rFonts w:ascii="Calibri" w:eastAsia="Malgun Gothic" w:hAnsi="Calibri" w:cs="Calibri"/>
          <w:sz w:val="22"/>
          <w:szCs w:val="22"/>
        </w:rPr>
      </w:pPr>
      <w:r w:rsidRPr="5F17B42D">
        <w:rPr>
          <w:rFonts w:ascii="Calibri" w:eastAsia="Malgun Gothic" w:hAnsi="Calibri" w:cs="Calibri"/>
          <w:sz w:val="22"/>
          <w:szCs w:val="22"/>
        </w:rPr>
        <w:t xml:space="preserve">For each outcome, we estimated benefits (SAEs, deaths, and DALYs prevented by vaccination) and risks (SAEs, deaths, and DALYs caused by vaccination) by comparing each vaccination strategy with no chikungunya vaccination. The benefit-risk ratio (BRR) estimates the number of chikungunya adverse outcomes prevented per one adverse outcome caused by vaccination. </w:t>
      </w:r>
    </w:p>
    <w:p w14:paraId="53922DA5" w14:textId="177CDCED" w:rsidR="00445231" w:rsidRPr="00524948" w:rsidRDefault="00445231" w:rsidP="00442163">
      <w:pPr>
        <w:spacing w:line="360" w:lineRule="auto"/>
        <w:rPr>
          <w:rFonts w:ascii="Calibri" w:eastAsia="Malgun Gothic" w:hAnsi="Calibri" w:cs="Calibri"/>
          <w:sz w:val="22"/>
          <w:szCs w:val="22"/>
        </w:rPr>
      </w:pPr>
    </w:p>
    <w:p w14:paraId="27031317" w14:textId="77777777" w:rsidR="00445231" w:rsidRPr="00EF0785" w:rsidRDefault="00445231" w:rsidP="00442163">
      <w:pPr>
        <w:spacing w:line="360" w:lineRule="auto"/>
        <w:rPr>
          <w:rFonts w:ascii="Calibri" w:hAnsi="Calibri" w:cs="Calibri"/>
        </w:rPr>
      </w:pPr>
    </w:p>
    <w:tbl>
      <w:tblPr>
        <w:tblStyle w:val="af1"/>
        <w:tblW w:w="9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3"/>
        <w:gridCol w:w="1379"/>
      </w:tblGrid>
      <w:tr w:rsidR="00445231" w:rsidRPr="00EF0785" w14:paraId="54AE5876" w14:textId="77777777" w:rsidTr="00164611">
        <w:trPr>
          <w:trHeight w:val="918"/>
        </w:trPr>
        <w:tc>
          <w:tcPr>
            <w:tcW w:w="8043" w:type="dxa"/>
          </w:tcPr>
          <w:p w14:paraId="7B912DB7" w14:textId="77777777" w:rsidR="00445231" w:rsidRPr="00EF0785" w:rsidRDefault="00445231" w:rsidP="4699B1E0">
            <w:pPr>
              <w:spacing w:line="360" w:lineRule="auto"/>
              <w:jc w:val="center"/>
              <w:rPr>
                <w:rFonts w:ascii="Calibri" w:hAnsi="Calibri" w:cs="Calibri"/>
              </w:rPr>
            </w:pPr>
            <w:commentRangeStart w:id="29"/>
            <m:oMathPara>
              <m:oMathParaPr>
                <m:jc m:val="center"/>
              </m:oMathParaPr>
              <m:oMath>
                <m:r>
                  <w:rPr>
                    <w:rFonts w:ascii="Cambria Math" w:hAnsi="Cambria Math" w:cs="Calibri"/>
                  </w:rPr>
                  <w:lastRenderedPageBreak/>
                  <m:t>BRR=</m:t>
                </m:r>
                <m:f>
                  <m:fPr>
                    <m:ctrlPr>
                      <w:rPr>
                        <w:rFonts w:ascii="Cambria Math" w:hAnsi="Cambria Math" w:cs="Calibri"/>
                        <w:i/>
                        <w:sz w:val="20"/>
                        <w:szCs w:val="20"/>
                      </w:rPr>
                    </m:ctrlPr>
                  </m:fPr>
                  <m:num>
                    <m:r>
                      <w:rPr>
                        <w:rFonts w:ascii="Cambria Math" w:hAnsi="Cambria Math" w:cs="Calibri"/>
                        <w:sz w:val="20"/>
                        <w:szCs w:val="20"/>
                      </w:rPr>
                      <m:t>benefit</m:t>
                    </m:r>
                  </m:num>
                  <m:den>
                    <m:r>
                      <w:rPr>
                        <w:rFonts w:ascii="Cambria Math" w:hAnsi="Cambria Math" w:cs="Calibri"/>
                        <w:sz w:val="20"/>
                        <w:szCs w:val="20"/>
                      </w:rPr>
                      <m:t>risk</m:t>
                    </m:r>
                  </m:den>
                </m:f>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O</m:t>
                        </m:r>
                      </m:e>
                      <m:sub>
                        <m:r>
                          <w:rPr>
                            <w:rFonts w:ascii="Cambria Math" w:hAnsi="Cambria Math" w:cs="Calibri"/>
                          </w:rPr>
                          <m:t>unvacc</m:t>
                        </m:r>
                      </m:sub>
                    </m:sSub>
                    <m:r>
                      <w:rPr>
                        <w:rFonts w:ascii="Cambria Math" w:hAnsi="Cambria Math" w:cs="Calibri"/>
                      </w:rPr>
                      <m:t>-</m:t>
                    </m:r>
                    <m:sSub>
                      <m:sSubPr>
                        <m:ctrlPr>
                          <w:rPr>
                            <w:rFonts w:ascii="Cambria Math" w:hAnsi="Cambria Math" w:cs="Calibri"/>
                            <w:i/>
                          </w:rPr>
                        </m:ctrlPr>
                      </m:sSubPr>
                      <m:e>
                        <m:r>
                          <w:rPr>
                            <w:rFonts w:ascii="Cambria Math" w:hAnsi="Cambria Math" w:cs="Calibri"/>
                          </w:rPr>
                          <m:t>O</m:t>
                        </m:r>
                      </m:e>
                      <m:sub>
                        <m:r>
                          <w:rPr>
                            <w:rFonts w:ascii="Cambria Math" w:hAnsi="Cambria Math" w:cs="Calibri"/>
                          </w:rPr>
                          <m:t>vacc</m:t>
                        </m:r>
                      </m:sub>
                    </m:sSub>
                  </m:num>
                  <m:den>
                    <m:sSub>
                      <m:sSubPr>
                        <m:ctrlPr>
                          <w:rPr>
                            <w:rFonts w:ascii="Cambria Math" w:hAnsi="Cambria Math" w:cs="Calibri"/>
                            <w:i/>
                          </w:rPr>
                        </m:ctrlPr>
                      </m:sSubPr>
                      <m:e>
                        <m:r>
                          <w:rPr>
                            <w:rFonts w:ascii="Cambria Math" w:hAnsi="Cambria Math" w:cs="Calibri"/>
                          </w:rPr>
                          <m:t>R</m:t>
                        </m:r>
                      </m:e>
                      <m:sub>
                        <m:r>
                          <w:rPr>
                            <w:rFonts w:ascii="Cambria Math" w:hAnsi="Cambria Math" w:cs="Calibri"/>
                          </w:rPr>
                          <m:t>vacc</m:t>
                        </m:r>
                      </m:sub>
                    </m:sSub>
                  </m:den>
                </m:f>
                <m:r>
                  <w:rPr>
                    <w:rFonts w:ascii="Cambria Math" w:hAnsi="Cambria Math" w:cs="Calibri"/>
                  </w:rPr>
                  <m:t xml:space="preserve"> </m:t>
                </m:r>
              </m:oMath>
            </m:oMathPara>
          </w:p>
          <w:p w14:paraId="0B93C995" w14:textId="77777777" w:rsidR="00445231" w:rsidRPr="00EF0785" w:rsidRDefault="00445231" w:rsidP="00442163">
            <w:pPr>
              <w:spacing w:line="360" w:lineRule="auto"/>
              <w:rPr>
                <w:rFonts w:ascii="Calibri" w:hAnsi="Calibri" w:cs="Calibri"/>
              </w:rPr>
            </w:pPr>
          </w:p>
        </w:tc>
        <w:tc>
          <w:tcPr>
            <w:tcW w:w="1379" w:type="dxa"/>
          </w:tcPr>
          <w:p w14:paraId="3FA91599" w14:textId="77777777" w:rsidR="00445231" w:rsidRPr="00EF0785" w:rsidRDefault="00445231" w:rsidP="4699B1E0">
            <w:pPr>
              <w:spacing w:line="360" w:lineRule="auto"/>
              <w:jc w:val="center"/>
              <w:rPr>
                <w:rFonts w:ascii="Calibri" w:hAnsi="Calibri" w:cs="Calibri"/>
              </w:rPr>
            </w:pPr>
            <m:oMath>
              <m:r>
                <w:rPr>
                  <w:rFonts w:ascii="Cambria Math" w:hAnsi="Cambria Math" w:cs="Calibri"/>
                </w:rPr>
                <m:t>Eq. 1</m:t>
              </m:r>
            </m:oMath>
            <w:commentRangeEnd w:id="29"/>
            <w:r w:rsidRPr="00EF0785">
              <w:rPr>
                <w:rStyle w:val="af8"/>
                <w:rFonts w:ascii="Calibri" w:hAnsi="Calibri" w:cs="Calibri"/>
                <w:sz w:val="24"/>
                <w:szCs w:val="24"/>
              </w:rPr>
              <w:commentReference w:id="29"/>
            </w:r>
          </w:p>
        </w:tc>
      </w:tr>
      <w:commentRangeStart w:id="30"/>
      <w:tr w:rsidR="00445231" w:rsidRPr="00EF0785" w14:paraId="59DA2AF5" w14:textId="77777777" w:rsidTr="008C0C7F">
        <w:trPr>
          <w:trHeight w:val="323"/>
        </w:trPr>
        <w:tc>
          <w:tcPr>
            <w:tcW w:w="9422" w:type="dxa"/>
            <w:gridSpan w:val="2"/>
          </w:tcPr>
          <w:p w14:paraId="3F848474" w14:textId="77777777" w:rsidR="00445231" w:rsidRPr="00EF0785" w:rsidRDefault="00F2015A" w:rsidP="00442163">
            <w:pPr>
              <w:spacing w:line="360" w:lineRule="auto"/>
              <w:rPr>
                <w:rFonts w:ascii="Calibri" w:hAnsi="Calibri" w:cs="Calibri"/>
                <w:sz w:val="20"/>
                <w:szCs w:val="20"/>
              </w:rPr>
            </w:pP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unvacc</m:t>
                  </m:r>
                </m:sub>
              </m:sSub>
            </m:oMath>
            <w:r w:rsidR="00445231" w:rsidRPr="00EF0785">
              <w:rPr>
                <w:rFonts w:ascii="Calibri" w:hAnsi="Calibri" w:cs="Calibri"/>
                <w:sz w:val="20"/>
                <w:szCs w:val="20"/>
              </w:rPr>
              <w:t xml:space="preserve">= outcomes (SAEs/deaths/DALYs) in the no-vaccination scenario, </w:t>
            </w: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vacc</m:t>
                  </m:r>
                </m:sub>
              </m:sSub>
            </m:oMath>
            <w:r w:rsidR="00445231" w:rsidRPr="00EF0785">
              <w:rPr>
                <w:rFonts w:ascii="Calibri" w:hAnsi="Calibri" w:cs="Calibri"/>
                <w:sz w:val="20"/>
                <w:szCs w:val="20"/>
              </w:rPr>
              <w:t xml:space="preserve"> = outcomes (SAEs/deaths/DALYs) in the vaccination scenario, </w:t>
            </w:r>
            <m:oMath>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vacc</m:t>
                  </m:r>
                </m:sub>
              </m:sSub>
            </m:oMath>
            <w:r w:rsidR="00445231" w:rsidRPr="00EF0785">
              <w:rPr>
                <w:rFonts w:ascii="Calibri" w:hAnsi="Calibri" w:cs="Calibri"/>
                <w:sz w:val="20"/>
                <w:szCs w:val="20"/>
              </w:rPr>
              <w:t xml:space="preserve">= adverse events (SAEs/deaths/DALYs) attributable to vaccination in the vaccination scenario </w:t>
            </w:r>
            <w:commentRangeEnd w:id="30"/>
            <w:r w:rsidR="00445231" w:rsidRPr="00EF0785">
              <w:rPr>
                <w:rStyle w:val="af8"/>
                <w:rFonts w:ascii="Calibri" w:hAnsi="Calibri" w:cs="Calibri"/>
                <w:sz w:val="20"/>
                <w:szCs w:val="20"/>
              </w:rPr>
              <w:commentReference w:id="30"/>
            </w:r>
          </w:p>
        </w:tc>
      </w:tr>
    </w:tbl>
    <w:p w14:paraId="4DA4504F" w14:textId="77777777" w:rsidR="00445231" w:rsidRDefault="00445231" w:rsidP="00176DED">
      <w:pPr>
        <w:spacing w:line="360" w:lineRule="auto"/>
      </w:pPr>
    </w:p>
    <w:p w14:paraId="4E67D146" w14:textId="42E105B2" w:rsidR="00445231" w:rsidRPr="00E552E5" w:rsidRDefault="00445231" w:rsidP="00176DED">
      <w:pPr>
        <w:spacing w:line="360" w:lineRule="auto"/>
        <w:rPr>
          <w:rStyle w:val="a9"/>
          <w:rFonts w:ascii="Calibri" w:eastAsia="Malgun Gothic" w:hAnsi="Calibri" w:cs="Calibri"/>
          <w:i w:val="0"/>
          <w:iCs w:val="0"/>
          <w:sz w:val="22"/>
          <w:szCs w:val="22"/>
        </w:rPr>
      </w:pPr>
      <w:commentRangeStart w:id="31"/>
      <w:commentRangeEnd w:id="31"/>
      <w:r w:rsidRPr="00E552E5">
        <w:rPr>
          <w:rStyle w:val="af8"/>
          <w:rFonts w:ascii="Calibri" w:eastAsia="Malgun Gothic" w:hAnsi="Calibri" w:cs="Calibri"/>
          <w:color w:val="0F4761" w:themeColor="accent1" w:themeShade="BF"/>
          <w:sz w:val="22"/>
          <w:szCs w:val="22"/>
        </w:rPr>
        <w:commentReference w:id="31"/>
      </w:r>
      <w:r w:rsidRPr="00E552E5">
        <w:rPr>
          <w:rStyle w:val="a9"/>
          <w:rFonts w:ascii="Calibri" w:eastAsia="Malgun Gothic" w:hAnsi="Calibri" w:cs="Calibri"/>
          <w:i w:val="0"/>
          <w:iCs w:val="0"/>
          <w:sz w:val="22"/>
          <w:szCs w:val="22"/>
        </w:rPr>
        <w:t xml:space="preserve">Travel vaccination </w:t>
      </w:r>
    </w:p>
    <w:p w14:paraId="7FD445EA" w14:textId="77777777" w:rsidR="00445231" w:rsidRDefault="00445231" w:rsidP="00442163">
      <w:pPr>
        <w:spacing w:line="360" w:lineRule="auto"/>
        <w:rPr>
          <w:rFonts w:ascii="Calibri" w:hAnsi="Calibri" w:cs="Calibri"/>
          <w:sz w:val="22"/>
          <w:szCs w:val="22"/>
        </w:rPr>
      </w:pPr>
      <w:commentRangeStart w:id="32"/>
      <w:r w:rsidRPr="5F17B42D">
        <w:rPr>
          <w:rFonts w:ascii="Calibri" w:eastAsia="Malgun Gothic" w:hAnsi="Calibri" w:cs="Calibri"/>
          <w:sz w:val="22"/>
          <w:szCs w:val="22"/>
        </w:rPr>
        <w:t>We developed an age-structured transmission dynamic model to simulate chikungunya transmission in each of the 11 Brazilian states that met our inclusion criteria</w:t>
      </w:r>
      <w:hyperlink r:id="rId31" w:history="1">
        <w:r>
          <w:rPr>
            <w:rFonts w:ascii="Calibri" w:hAnsi="Calibri" w:cs="Calibri"/>
            <w:sz w:val="22"/>
            <w:szCs w:val="22"/>
          </w:rPr>
          <w:t>[18]</w:t>
        </w:r>
      </w:hyperlink>
      <w:r w:rsidRPr="5F17B42D">
        <w:rPr>
          <w:rFonts w:ascii="Calibri" w:eastAsia="Malgun Gothic" w:hAnsi="Calibri" w:cs="Calibri"/>
          <w:sz w:val="22"/>
          <w:szCs w:val="22"/>
        </w:rPr>
        <w:t>.</w:t>
      </w:r>
      <w:commentRangeEnd w:id="32"/>
      <w:r w:rsidRPr="5F17B42D">
        <w:rPr>
          <w:rStyle w:val="af8"/>
          <w:rFonts w:ascii="Calibri" w:eastAsia="Malgun Gothic" w:hAnsi="Calibri" w:cs="Calibri"/>
          <w:sz w:val="22"/>
          <w:szCs w:val="22"/>
        </w:rPr>
        <w:commentReference w:id="32"/>
      </w:r>
      <w:r w:rsidRPr="5F17B42D">
        <w:rPr>
          <w:rFonts w:ascii="Calibri" w:eastAsia="Malgun Gothic" w:hAnsi="Calibri" w:cs="Calibri"/>
          <w:sz w:val="22"/>
          <w:szCs w:val="22"/>
        </w:rPr>
        <w:t xml:space="preserve">  </w:t>
      </w:r>
      <w:r w:rsidRPr="00EF0785">
        <w:rPr>
          <w:rFonts w:ascii="Calibri" w:eastAsia="Malgun Gothic" w:hAnsi="Calibri" w:cs="Calibri"/>
          <w:sz w:val="22"/>
          <w:szCs w:val="22"/>
        </w:rPr>
        <w:t xml:space="preserve">We simulated each combination of state, age group (1–11, 12–17, 18–64, and ≥65 years), and travel duration (7, 14, 30, and 90 days) and </w:t>
      </w:r>
      <w:r w:rsidRPr="00EF0785">
        <w:rPr>
          <w:rFonts w:ascii="Calibri" w:hAnsi="Calibri" w:cs="Calibri"/>
          <w:sz w:val="22"/>
          <w:szCs w:val="22"/>
        </w:rPr>
        <w:t xml:space="preserve">calculated outcomes per 10,000 vaccinated travellers, stratified by state </w:t>
      </w:r>
      <m:oMath>
        <m:r>
          <w:rPr>
            <w:rFonts w:ascii="Cambria Math" w:hAnsi="Cambria Math" w:cs="Calibri"/>
            <w:sz w:val="22"/>
            <w:szCs w:val="22"/>
          </w:rPr>
          <m:t>(s)</m:t>
        </m:r>
      </m:oMath>
      <w:r w:rsidRPr="00EF0785">
        <w:rPr>
          <w:rFonts w:ascii="Calibri" w:hAnsi="Calibri" w:cs="Calibri"/>
          <w:sz w:val="22"/>
          <w:szCs w:val="22"/>
        </w:rPr>
        <w:t xml:space="preserve">, age group </w:t>
      </w:r>
      <m:oMath>
        <m:r>
          <w:rPr>
            <w:rFonts w:ascii="Cambria Math" w:hAnsi="Cambria Math" w:cs="Calibri"/>
            <w:sz w:val="22"/>
            <w:szCs w:val="22"/>
          </w:rPr>
          <m:t>(a)</m:t>
        </m:r>
      </m:oMath>
      <w:r w:rsidRPr="00EF0785">
        <w:rPr>
          <w:rFonts w:ascii="Calibri" w:hAnsi="Calibri" w:cs="Calibri"/>
          <w:sz w:val="22"/>
          <w:szCs w:val="22"/>
        </w:rPr>
        <w:t xml:space="preserve">, and travel duration </w:t>
      </w:r>
      <m:oMath>
        <m:r>
          <w:rPr>
            <w:rFonts w:ascii="Cambria Math" w:hAnsi="Cambria Math" w:cs="Calibri"/>
            <w:sz w:val="22"/>
            <w:szCs w:val="22"/>
          </w:rPr>
          <m:t>(d)</m:t>
        </m:r>
      </m:oMath>
      <w:r w:rsidRPr="00EF0785">
        <w:rPr>
          <w:rFonts w:ascii="Calibri" w:eastAsia="Malgun Gothic" w:hAnsi="Calibri" w:cs="Calibri"/>
          <w:sz w:val="22"/>
          <w:szCs w:val="22"/>
        </w:rPr>
        <w:t xml:space="preserve">. We assumed travellers experienced the same risk of exposure to CHIKV infection as local residents and used state-specific daily force of infection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s,i</m:t>
            </m:r>
          </m:sub>
        </m:sSub>
        <m:r>
          <w:rPr>
            <w:rFonts w:ascii="Cambria Math" w:eastAsia="Malgun Gothic" w:hAnsi="Cambria Math" w:cs="Calibri"/>
            <w:sz w:val="22"/>
            <w:szCs w:val="22"/>
          </w:rPr>
          <m:t>)</m:t>
        </m:r>
      </m:oMath>
      <w:r w:rsidRPr="00EF0785">
        <w:rPr>
          <w:rFonts w:ascii="Calibri" w:eastAsia="Malgun Gothic" w:hAnsi="Calibri" w:cs="Calibri"/>
          <w:sz w:val="22"/>
          <w:szCs w:val="22"/>
        </w:rPr>
        <w:t xml:space="preserve"> to estimate travel-specific attack rates</w:t>
      </w:r>
      <w:r>
        <w:rPr>
          <w:rFonts w:ascii="Calibri" w:eastAsia="Malgun Gothic" w:hAnsi="Calibri" w:cs="Calibri"/>
          <w:sz w:val="22"/>
          <w:szCs w:val="22"/>
        </w:rPr>
        <w:t xml:space="preserve"> (</w:t>
      </w:r>
      <m:oMath>
        <m:r>
          <w:rPr>
            <w:rFonts w:ascii="Cambria Math" w:eastAsia="Malgun Gothic" w:hAnsi="Cambria Math" w:cs="Calibri"/>
            <w:sz w:val="22"/>
            <w:szCs w:val="22"/>
          </w:rPr>
          <m:t>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s,a,d</m:t>
            </m:r>
          </m:sub>
        </m:sSub>
        <m:d>
          <m:dPr>
            <m:ctrlPr>
              <w:rPr>
                <w:rFonts w:ascii="Cambria Math" w:eastAsia="Malgun Gothic" w:hAnsi="Cambria Math" w:cs="Calibri"/>
                <w:i/>
                <w:sz w:val="22"/>
                <w:szCs w:val="22"/>
              </w:rPr>
            </m:ctrlPr>
          </m:dPr>
          <m:e>
            <m:r>
              <w:rPr>
                <w:rFonts w:ascii="Cambria Math" w:eastAsia="Malgun Gothic" w:hAnsi="Cambria Math" w:cs="Calibri"/>
                <w:sz w:val="22"/>
                <w:szCs w:val="22"/>
              </w:rPr>
              <m:t>t</m:t>
            </m:r>
          </m:e>
        </m:d>
      </m:oMath>
      <w:r>
        <w:rPr>
          <w:rFonts w:ascii="Calibri" w:eastAsia="Malgun Gothic" w:hAnsi="Calibri" w:cs="Calibri"/>
          <w:sz w:val="22"/>
          <w:szCs w:val="22"/>
        </w:rPr>
        <w:t>)</w:t>
      </w:r>
      <w:r w:rsidRPr="00EF0785">
        <w:rPr>
          <w:rFonts w:ascii="Calibri" w:eastAsia="Malgun Gothic" w:hAnsi="Calibri" w:cs="Calibri"/>
          <w:sz w:val="22"/>
          <w:szCs w:val="22"/>
        </w:rPr>
        <w:t xml:space="preserve">. For each simulated trip, we sampled the entry day </w:t>
      </w:r>
      <m:oMath>
        <m:r>
          <w:rPr>
            <w:rFonts w:ascii="Cambria Math" w:hAnsi="Cambria Math" w:cs="Calibri"/>
            <w:sz w:val="22"/>
            <w:szCs w:val="22"/>
          </w:rPr>
          <m:t>(t)</m:t>
        </m:r>
      </m:oMath>
      <w:r w:rsidRPr="00EF0785">
        <w:rPr>
          <w:rFonts w:ascii="Calibri" w:eastAsia="Malgun Gothic" w:hAnsi="Calibri" w:cs="Calibri"/>
          <w:sz w:val="22"/>
          <w:szCs w:val="22"/>
        </w:rPr>
        <w:t xml:space="preserve"> uniformly over the outbreak period to allow travel to occur at any stage of the outbreak (early, peak, or late) and calculated the cumulative attack rate over the travel </w:t>
      </w:r>
      <w:r>
        <w:rPr>
          <w:rFonts w:ascii="Calibri" w:eastAsia="Malgun Gothic" w:hAnsi="Calibri" w:cs="Calibri"/>
          <w:sz w:val="22"/>
          <w:szCs w:val="22"/>
        </w:rPr>
        <w:t>duration</w:t>
      </w:r>
      <w:r w:rsidRPr="00EF0785">
        <w:rPr>
          <w:rFonts w:ascii="Calibri" w:eastAsia="Malgun Gothic" w:hAnsi="Calibri" w:cs="Calibri"/>
          <w:sz w:val="22"/>
          <w:szCs w:val="22"/>
        </w:rPr>
        <w:t xml:space="preserve"> </w:t>
      </w:r>
      <m:oMath>
        <m:r>
          <w:rPr>
            <w:rFonts w:ascii="Cambria Math" w:hAnsi="Cambria Math" w:cs="Calibri"/>
            <w:sz w:val="22"/>
            <w:szCs w:val="22"/>
          </w:rPr>
          <m:t>(d)</m:t>
        </m:r>
      </m:oMath>
      <w:r w:rsidRPr="00EF0785">
        <w:rPr>
          <w:rFonts w:ascii="Calibri" w:hAnsi="Calibri" w:cs="Calibri"/>
          <w:sz w:val="22"/>
          <w:szCs w:val="22"/>
        </w:rPr>
        <w:t>.</w:t>
      </w:r>
    </w:p>
    <w:p w14:paraId="0D8B19E5" w14:textId="77777777" w:rsidR="00445231" w:rsidRPr="00EF0785" w:rsidRDefault="00445231" w:rsidP="00442163">
      <w:pPr>
        <w:spacing w:line="360" w:lineRule="auto"/>
        <w:rPr>
          <w:rFonts w:ascii="Calibri" w:eastAsia="Malgun Gothic" w:hAnsi="Calibri" w:cs="Calibri"/>
          <w:sz w:val="22"/>
          <w:szCs w:val="22"/>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083"/>
      </w:tblGrid>
      <w:tr w:rsidR="00445231" w:rsidRPr="00EF0785" w14:paraId="190A5027" w14:textId="77777777" w:rsidTr="00541AFA">
        <w:trPr>
          <w:trHeight w:val="843"/>
        </w:trPr>
        <w:tc>
          <w:tcPr>
            <w:tcW w:w="7933" w:type="dxa"/>
          </w:tcPr>
          <w:p w14:paraId="2C6D31A5" w14:textId="77777777" w:rsidR="00445231" w:rsidRPr="00EF0785" w:rsidRDefault="00445231" w:rsidP="006B286D">
            <w:pPr>
              <w:spacing w:line="360" w:lineRule="auto"/>
              <w:jc w:val="center"/>
              <w:rPr>
                <w:rFonts w:ascii="Calibri" w:eastAsia="Malgun Gothic" w:hAnsi="Calibri" w:cs="Calibri"/>
                <w:sz w:val="22"/>
                <w:szCs w:val="22"/>
              </w:rPr>
            </w:pPr>
            <w:commentRangeStart w:id="33"/>
            <m:oMath>
              <m:r>
                <w:rPr>
                  <w:rFonts w:ascii="Cambria Math" w:eastAsia="Malgun Gothic" w:hAnsi="Cambria Math" w:cs="Calibri"/>
                  <w:sz w:val="22"/>
                  <w:szCs w:val="22"/>
                </w:rPr>
                <m:t>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s,a,d</m:t>
                  </m:r>
                </m:sub>
              </m:sSub>
              <m:d>
                <m:dPr>
                  <m:ctrlPr>
                    <w:rPr>
                      <w:rFonts w:ascii="Cambria Math" w:eastAsia="Malgun Gothic" w:hAnsi="Cambria Math" w:cs="Calibri"/>
                      <w:i/>
                      <w:sz w:val="22"/>
                      <w:szCs w:val="22"/>
                    </w:rPr>
                  </m:ctrlPr>
                </m:dPr>
                <m:e>
                  <m:r>
                    <w:rPr>
                      <w:rFonts w:ascii="Cambria Math" w:eastAsia="Malgun Gothic" w:hAnsi="Cambria Math" w:cs="Calibri"/>
                      <w:sz w:val="22"/>
                      <w:szCs w:val="22"/>
                    </w:rPr>
                    <m:t>t</m:t>
                  </m:r>
                </m:e>
              </m:d>
              <m:r>
                <w:rPr>
                  <w:rFonts w:ascii="Cambria Math" w:eastAsia="Malgun Gothic" w:hAnsi="Cambria Math" w:cs="Calibri"/>
                  <w:sz w:val="22"/>
                  <w:szCs w:val="22"/>
                </w:rPr>
                <m:t>=1-</m:t>
              </m:r>
              <m:r>
                <m:rPr>
                  <m:sty m:val="p"/>
                </m:rPr>
                <w:rPr>
                  <w:rFonts w:ascii="Cambria Math" w:eastAsia="Malgun Gothic" w:hAnsi="Cambria Math" w:cs="Calibri"/>
                  <w:sz w:val="22"/>
                  <w:szCs w:val="22"/>
                </w:rPr>
                <m:t>exp⁡</m:t>
              </m:r>
              <m:r>
                <w:rPr>
                  <w:rFonts w:ascii="Cambria Math" w:eastAsia="Malgun Gothic" w:hAnsi="Cambria Math" w:cs="Calibri"/>
                  <w:sz w:val="22"/>
                  <w:szCs w:val="22"/>
                </w:rPr>
                <m:t>(-</m:t>
              </m:r>
              <m:nary>
                <m:naryPr>
                  <m:chr m:val="∑"/>
                  <m:limLoc m:val="undOvr"/>
                  <m:ctrlPr>
                    <w:rPr>
                      <w:rFonts w:ascii="Cambria Math" w:eastAsia="Malgun Gothic" w:hAnsi="Cambria Math" w:cs="Calibri"/>
                      <w:i/>
                      <w:sz w:val="22"/>
                      <w:szCs w:val="22"/>
                    </w:rPr>
                  </m:ctrlPr>
                </m:naryPr>
                <m:sub>
                  <m:r>
                    <w:rPr>
                      <w:rFonts w:ascii="Cambria Math" w:eastAsia="Malgun Gothic" w:hAnsi="Cambria Math" w:cs="Calibri"/>
                      <w:sz w:val="22"/>
                      <w:szCs w:val="22"/>
                    </w:rPr>
                    <m:t>i=t</m:t>
                  </m:r>
                </m:sub>
                <m:sup>
                  <m:r>
                    <w:rPr>
                      <w:rFonts w:ascii="Cambria Math" w:eastAsia="Malgun Gothic" w:hAnsi="Cambria Math" w:cs="Calibri"/>
                      <w:sz w:val="22"/>
                      <w:szCs w:val="22"/>
                    </w:rPr>
                    <m:t>t+d-1</m:t>
                  </m:r>
                </m:sup>
                <m:e>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s,i</m:t>
                      </m:r>
                    </m:sub>
                  </m:sSub>
                  <m:r>
                    <w:rPr>
                      <w:rFonts w:ascii="Cambria Math" w:eastAsia="Malgun Gothic" w:hAnsi="Cambria Math" w:cs="Calibri"/>
                      <w:sz w:val="22"/>
                      <w:szCs w:val="22"/>
                    </w:rPr>
                    <m:t>)</m:t>
                  </m:r>
                </m:e>
              </m:nary>
            </m:oMath>
            <w:commentRangeEnd w:id="33"/>
            <w:r w:rsidRPr="00EF0785">
              <w:rPr>
                <w:rStyle w:val="af8"/>
                <w:rFonts w:ascii="Calibri" w:eastAsia="Malgun Gothic" w:hAnsi="Calibri" w:cs="Calibri"/>
                <w:sz w:val="22"/>
                <w:szCs w:val="22"/>
              </w:rPr>
              <w:commentReference w:id="33"/>
            </w:r>
          </w:p>
        </w:tc>
        <w:tc>
          <w:tcPr>
            <w:tcW w:w="1083" w:type="dxa"/>
          </w:tcPr>
          <w:p w14:paraId="74165D68" w14:textId="77777777" w:rsidR="00445231" w:rsidRPr="00EF0785" w:rsidRDefault="00445231" w:rsidP="007C1C50">
            <w:pPr>
              <w:spacing w:line="360" w:lineRule="auto"/>
              <w:jc w:val="center"/>
              <w:rPr>
                <w:rFonts w:ascii="Calibri" w:eastAsia="Malgun Gothic" w:hAnsi="Calibri" w:cs="Calibri"/>
                <w:sz w:val="22"/>
                <w:szCs w:val="22"/>
              </w:rPr>
            </w:pPr>
            <m:oMathPara>
              <m:oMath>
                <m:r>
                  <w:rPr>
                    <w:rFonts w:ascii="Cambria Math" w:eastAsia="Malgun Gothic" w:hAnsi="Cambria Math" w:cs="Calibri"/>
                    <w:sz w:val="22"/>
                    <w:szCs w:val="22"/>
                  </w:rPr>
                  <m:t>Eq.2</m:t>
                </m:r>
              </m:oMath>
            </m:oMathPara>
          </w:p>
        </w:tc>
      </w:tr>
      <w:tr w:rsidR="00445231" w:rsidRPr="00EF0785" w14:paraId="26AA2641" w14:textId="77777777" w:rsidTr="00541AFA">
        <w:trPr>
          <w:trHeight w:val="555"/>
        </w:trPr>
        <w:tc>
          <w:tcPr>
            <w:tcW w:w="9016" w:type="dxa"/>
            <w:gridSpan w:val="2"/>
          </w:tcPr>
          <w:p w14:paraId="3BB194E7" w14:textId="77777777" w:rsidR="00445231" w:rsidRPr="00EF0785" w:rsidRDefault="00445231" w:rsidP="006B286D">
            <w:pPr>
              <w:spacing w:line="360" w:lineRule="auto"/>
              <w:jc w:val="center"/>
              <w:rPr>
                <w:rFonts w:ascii="Calibri" w:eastAsia="Malgun Gothic" w:hAnsi="Calibri" w:cs="Calibri"/>
                <w:sz w:val="22"/>
                <w:szCs w:val="22"/>
              </w:rPr>
            </w:pPr>
            <m:oMath>
              <m:r>
                <w:rPr>
                  <w:rFonts w:ascii="Cambria Math" w:eastAsiaTheme="minorEastAsia" w:hAnsi="Cambria Math"/>
                  <w:sz w:val="20"/>
                  <w:szCs w:val="20"/>
                </w:rPr>
                <m:t>AR</m:t>
              </m:r>
            </m:oMath>
            <w:r>
              <w:rPr>
                <w:rFonts w:eastAsiaTheme="minorEastAsia" w:hint="eastAsia"/>
                <w:sz w:val="20"/>
                <w:szCs w:val="20"/>
              </w:rPr>
              <w:t xml:space="preserve">= </w:t>
            </w:r>
            <w:r w:rsidRPr="00541AFA">
              <w:rPr>
                <w:rFonts w:ascii="Calibri" w:eastAsiaTheme="minorEastAsia" w:hAnsi="Calibri" w:cs="Calibri"/>
                <w:sz w:val="20"/>
                <w:szCs w:val="20"/>
              </w:rPr>
              <w:t>attack rate</w:t>
            </w:r>
            <w:r>
              <w:rPr>
                <w:rFonts w:eastAsiaTheme="minorEastAsia" w:hint="eastAsia"/>
                <w:sz w:val="20"/>
                <w:szCs w:val="20"/>
              </w:rPr>
              <w:t>;</w:t>
            </w:r>
            <m:oMath>
              <m:r>
                <w:rPr>
                  <w:rFonts w:ascii="Cambria Math" w:eastAsia="Malgun Gothic" w:hAnsi="Cambria Math" w:cs="Calibri"/>
                  <w:sz w:val="20"/>
                  <w:szCs w:val="20"/>
                </w:rPr>
                <m:t>s</m:t>
              </m:r>
            </m:oMath>
            <w:r w:rsidRPr="00EF0785">
              <w:rPr>
                <w:rFonts w:ascii="Calibri" w:eastAsia="Malgun Gothic" w:hAnsi="Calibri" w:cs="Calibri"/>
                <w:sz w:val="20"/>
                <w:szCs w:val="20"/>
              </w:rPr>
              <w:t xml:space="preserve"> = state; </w:t>
            </w:r>
            <m:oMath>
              <m:r>
                <w:rPr>
                  <w:rFonts w:ascii="Cambria Math" w:eastAsia="Malgun Gothic" w:hAnsi="Cambria Math" w:cs="Calibri"/>
                  <w:sz w:val="20"/>
                  <w:szCs w:val="20"/>
                </w:rPr>
                <m:t>a</m:t>
              </m:r>
            </m:oMath>
            <w:r w:rsidRPr="00EF0785">
              <w:rPr>
                <w:rFonts w:ascii="Calibri" w:eastAsia="Malgun Gothic" w:hAnsi="Calibri" w:cs="Calibri"/>
                <w:sz w:val="20"/>
                <w:szCs w:val="20"/>
              </w:rPr>
              <w:t xml:space="preserve">= age group; </w:t>
            </w:r>
            <m:oMath>
              <m:r>
                <w:rPr>
                  <w:rFonts w:ascii="Cambria Math" w:eastAsia="Malgun Gothic" w:hAnsi="Cambria Math" w:cs="Calibri"/>
                  <w:sz w:val="20"/>
                  <w:szCs w:val="20"/>
                </w:rPr>
                <m:t>d</m:t>
              </m:r>
            </m:oMath>
            <w:r w:rsidRPr="00EF0785">
              <w:rPr>
                <w:rFonts w:ascii="Calibri" w:eastAsia="Malgun Gothic" w:hAnsi="Calibri" w:cs="Calibri"/>
                <w:sz w:val="20"/>
                <w:szCs w:val="20"/>
              </w:rPr>
              <w:t xml:space="preserve">=travel duration; </w:t>
            </w:r>
            <m:oMath>
              <m:sSub>
                <m:sSubPr>
                  <m:ctrlPr>
                    <w:rPr>
                      <w:rFonts w:ascii="Cambria Math" w:eastAsia="Malgun Gothic" w:hAnsi="Cambria Math" w:cs="Calibri"/>
                      <w:i/>
                      <w:sz w:val="20"/>
                      <w:szCs w:val="20"/>
                    </w:rPr>
                  </m:ctrlPr>
                </m:sSubPr>
                <m:e>
                  <m:r>
                    <w:rPr>
                      <w:rFonts w:ascii="Cambria Math" w:eastAsia="Malgun Gothic" w:hAnsi="Cambria Math" w:cs="Calibri"/>
                      <w:sz w:val="20"/>
                      <w:szCs w:val="20"/>
                    </w:rPr>
                    <m:t>λ</m:t>
                  </m:r>
                </m:e>
                <m:sub>
                  <m:r>
                    <w:rPr>
                      <w:rFonts w:ascii="Cambria Math" w:eastAsia="Malgun Gothic" w:hAnsi="Cambria Math" w:cs="Calibri"/>
                      <w:sz w:val="20"/>
                      <w:szCs w:val="20"/>
                    </w:rPr>
                    <m:t>s,i</m:t>
                  </m:r>
                </m:sub>
              </m:sSub>
            </m:oMath>
            <w:r w:rsidRPr="00EF0785">
              <w:rPr>
                <w:rFonts w:ascii="Calibri" w:eastAsia="Malgun Gothic" w:hAnsi="Calibri" w:cs="Calibri"/>
                <w:sz w:val="20"/>
                <w:szCs w:val="20"/>
              </w:rPr>
              <w:t xml:space="preserve">= daily FOI in state </w:t>
            </w:r>
            <m:oMath>
              <m:r>
                <w:rPr>
                  <w:rFonts w:ascii="Cambria Math" w:eastAsia="Malgun Gothic" w:hAnsi="Cambria Math" w:cs="Calibri"/>
                  <w:sz w:val="20"/>
                  <w:szCs w:val="20"/>
                </w:rPr>
                <m:t>s</m:t>
              </m:r>
            </m:oMath>
            <w:r w:rsidRPr="00EF0785">
              <w:rPr>
                <w:rFonts w:ascii="Calibri" w:eastAsia="Malgun Gothic" w:hAnsi="Calibri" w:cs="Calibri"/>
                <w:sz w:val="20"/>
                <w:szCs w:val="20"/>
              </w:rPr>
              <w:t xml:space="preserve">; </w:t>
            </w:r>
            <m:oMath>
              <m:r>
                <w:rPr>
                  <w:rFonts w:ascii="Cambria Math" w:eastAsia="Malgun Gothic" w:hAnsi="Cambria Math" w:cs="Calibri"/>
                  <w:sz w:val="20"/>
                  <w:szCs w:val="20"/>
                </w:rPr>
                <m:t>t</m:t>
              </m:r>
            </m:oMath>
            <w:r w:rsidRPr="00EF0785">
              <w:rPr>
                <w:rFonts w:ascii="Calibri" w:eastAsia="Malgun Gothic" w:hAnsi="Calibri" w:cs="Calibri"/>
                <w:sz w:val="20"/>
                <w:szCs w:val="20"/>
              </w:rPr>
              <w:t>= sampled entry day</w:t>
            </w:r>
          </w:p>
        </w:tc>
      </w:tr>
    </w:tbl>
    <w:p w14:paraId="688A5843" w14:textId="77777777" w:rsidR="00445231" w:rsidRPr="00541AFA" w:rsidRDefault="00445231" w:rsidP="00442163">
      <w:pPr>
        <w:spacing w:line="360" w:lineRule="auto"/>
        <w:rPr>
          <w:rFonts w:ascii="Calibri" w:eastAsiaTheme="minorEastAsia" w:hAnsi="Calibri" w:cs="Calibri"/>
          <w:sz w:val="22"/>
          <w:szCs w:val="22"/>
        </w:rPr>
      </w:pPr>
      <w:r w:rsidRPr="5F17B42D">
        <w:rPr>
          <w:rFonts w:ascii="Calibri" w:hAnsi="Calibri" w:cs="Calibri"/>
          <w:sz w:val="22"/>
          <w:szCs w:val="22"/>
        </w:rPr>
        <w:t xml:space="preserve">We defined chikungunya infection attributable SAEs as the sum of </w:t>
      </w:r>
      <w:r w:rsidRPr="5F17B42D">
        <w:rPr>
          <w:rStyle w:val="ac"/>
          <w:rFonts w:ascii="Calibri" w:eastAsiaTheme="majorEastAsia" w:hAnsi="Calibri" w:cs="Calibri"/>
          <w:b w:val="0"/>
          <w:bCs w:val="0"/>
          <w:sz w:val="22"/>
          <w:szCs w:val="22"/>
        </w:rPr>
        <w:t>hospitalisations (as a proxy for non-fatal SAEs)</w:t>
      </w:r>
      <w:r w:rsidRPr="5F17B42D">
        <w:rPr>
          <w:rFonts w:ascii="Calibri" w:hAnsi="Calibri" w:cs="Calibri"/>
          <w:b/>
          <w:bCs/>
          <w:sz w:val="22"/>
          <w:szCs w:val="22"/>
        </w:rPr>
        <w:t xml:space="preserve"> </w:t>
      </w:r>
      <w:r w:rsidRPr="5F17B42D">
        <w:rPr>
          <w:rFonts w:ascii="Calibri" w:hAnsi="Calibri" w:cs="Calibri"/>
          <w:sz w:val="22"/>
          <w:szCs w:val="22"/>
        </w:rPr>
        <w:t xml:space="preserve">and deaths, and computed infection attributable outcomes among unvaccinated and vaccinated travellers, using </w:t>
      </w:r>
      <w:r w:rsidRPr="5F17B42D">
        <w:rPr>
          <w:rFonts w:ascii="Calibri" w:eastAsia="Malgun Gothic" w:hAnsi="Calibri" w:cs="Calibri"/>
          <w:sz w:val="22"/>
          <w:szCs w:val="22"/>
        </w:rPr>
        <w:t xml:space="preserve">the cumulative attack rate over the travel period and age-specific hospitalisation rates and case fatality rates </w:t>
      </w:r>
      <w:hyperlink r:id="rId32">
        <w:r>
          <w:rPr>
            <w:rFonts w:ascii="Calibri" w:hAnsi="Calibri" w:cs="Calibri"/>
            <w:sz w:val="22"/>
            <w:szCs w:val="22"/>
          </w:rPr>
          <w:t>[21,22]</w:t>
        </w:r>
      </w:hyperlink>
      <w:r w:rsidRPr="5F17B42D">
        <w:rPr>
          <w:rFonts w:ascii="Calibri" w:hAnsi="Calibri" w:cs="Calibri"/>
          <w:sz w:val="22"/>
          <w:szCs w:val="22"/>
        </w:rPr>
        <w:t xml:space="preserve">. For vaccinated travellers, we applied vaccine efficacy to reduce infection-related outcomes and estimated vaccine-attributable </w:t>
      </w:r>
      <w:r w:rsidRPr="5F17B42D">
        <w:rPr>
          <w:rFonts w:ascii="Calibri" w:eastAsiaTheme="minorEastAsia" w:hAnsi="Calibri" w:cs="Calibri"/>
          <w:sz w:val="22"/>
          <w:szCs w:val="22"/>
        </w:rPr>
        <w:t xml:space="preserve">non-fatal </w:t>
      </w:r>
      <w:r w:rsidRPr="5F17B42D">
        <w:rPr>
          <w:rFonts w:ascii="Calibri" w:hAnsi="Calibri" w:cs="Calibri"/>
          <w:sz w:val="22"/>
          <w:szCs w:val="22"/>
        </w:rPr>
        <w:t xml:space="preserve">SAEs and death, using age-specific </w:t>
      </w:r>
      <w:r w:rsidRPr="5F17B42D">
        <w:rPr>
          <w:rFonts w:ascii="Calibri" w:eastAsia="Malgun Gothic" w:hAnsi="Calibri" w:cs="Calibri"/>
          <w:sz w:val="22"/>
          <w:szCs w:val="22"/>
        </w:rPr>
        <w:t>risk of non-fatal SAE and death attributable to vaccination</w:t>
      </w:r>
      <w:r w:rsidRPr="5F17B42D">
        <w:rPr>
          <w:rFonts w:ascii="Calibri" w:hAnsi="Calibri" w:cs="Calibri"/>
          <w:sz w:val="22"/>
          <w:szCs w:val="22"/>
        </w:rPr>
        <w:t>.</w:t>
      </w:r>
    </w:p>
    <w:p w14:paraId="1E68FB94" w14:textId="77777777" w:rsidR="00445231" w:rsidRDefault="00445231" w:rsidP="00442163">
      <w:pPr>
        <w:pStyle w:val="4"/>
        <w:spacing w:line="360" w:lineRule="auto"/>
        <w:rPr>
          <w:rStyle w:val="a9"/>
          <w:rFonts w:ascii="Calibri" w:eastAsia="Malgun Gothic" w:hAnsi="Calibri" w:cs="Calibri"/>
          <w:sz w:val="22"/>
          <w:szCs w:val="22"/>
        </w:rPr>
      </w:pPr>
    </w:p>
    <w:p w14:paraId="3C880C32" w14:textId="77777777" w:rsidR="00445231" w:rsidRPr="00EF0785" w:rsidRDefault="00445231" w:rsidP="00442163">
      <w:pPr>
        <w:pStyle w:val="4"/>
        <w:spacing w:line="360" w:lineRule="auto"/>
        <w:rPr>
          <w:rStyle w:val="a9"/>
          <w:rFonts w:ascii="Calibri" w:eastAsia="Malgun Gothic" w:hAnsi="Calibri" w:cs="Calibri"/>
          <w:sz w:val="22"/>
          <w:szCs w:val="22"/>
        </w:rPr>
      </w:pPr>
      <w:r w:rsidRPr="4CA7DDD5">
        <w:rPr>
          <w:rStyle w:val="a9"/>
          <w:rFonts w:ascii="Calibri" w:eastAsia="Malgun Gothic" w:hAnsi="Calibri" w:cs="Calibri"/>
          <w:sz w:val="22"/>
          <w:szCs w:val="22"/>
        </w:rPr>
        <w:t xml:space="preserve">Outbreak response immunisation </w:t>
      </w:r>
    </w:p>
    <w:p w14:paraId="41092745" w14:textId="13E78B22" w:rsidR="00445231" w:rsidRPr="00EF0785" w:rsidRDefault="00445231" w:rsidP="5F17B42D">
      <w:pPr>
        <w:spacing w:line="360" w:lineRule="auto"/>
        <w:rPr>
          <w:rFonts w:ascii="Calibri" w:eastAsia="Malgun Gothic" w:hAnsi="Calibri" w:cs="Calibri"/>
          <w:sz w:val="22"/>
          <w:szCs w:val="22"/>
        </w:rPr>
      </w:pPr>
      <w:r w:rsidRPr="00EF0785">
        <w:rPr>
          <w:rFonts w:ascii="Calibri" w:eastAsia="Malgun Gothic" w:hAnsi="Calibri" w:cs="Calibri"/>
          <w:sz w:val="22"/>
          <w:szCs w:val="22"/>
        </w:rPr>
        <w:t>We modelled age-specific outbreak response immunisation scenarios across</w:t>
      </w:r>
      <w:commentRangeStart w:id="34"/>
      <w:r w:rsidRPr="00EF0785">
        <w:rPr>
          <w:rFonts w:ascii="Calibri" w:eastAsia="Malgun Gothic" w:hAnsi="Calibri" w:cs="Calibri"/>
          <w:sz w:val="22"/>
          <w:szCs w:val="22"/>
        </w:rPr>
        <w:t xml:space="preserve"> </w:t>
      </w:r>
      <w:r>
        <w:rPr>
          <w:rFonts w:ascii="Calibri" w:eastAsia="Malgun Gothic" w:hAnsi="Calibri" w:cs="Calibri"/>
          <w:sz w:val="22"/>
          <w:szCs w:val="22"/>
        </w:rPr>
        <w:t xml:space="preserve">the selected </w:t>
      </w:r>
      <w:r w:rsidRPr="00EF0785">
        <w:rPr>
          <w:rFonts w:ascii="Calibri" w:eastAsia="Malgun Gothic" w:hAnsi="Calibri" w:cs="Calibri"/>
          <w:sz w:val="22"/>
          <w:szCs w:val="22"/>
        </w:rPr>
        <w:t>11 Brazilian</w:t>
      </w:r>
      <w:commentRangeEnd w:id="34"/>
      <w:r w:rsidRPr="00EF0785">
        <w:rPr>
          <w:rStyle w:val="af8"/>
          <w:rFonts w:ascii="Calibri" w:eastAsia="Malgun Gothic" w:hAnsi="Calibri" w:cs="Calibri"/>
          <w:sz w:val="22"/>
          <w:szCs w:val="22"/>
        </w:rPr>
        <w:commentReference w:id="34"/>
      </w:r>
      <w:r w:rsidRPr="00EF0785">
        <w:rPr>
          <w:rFonts w:ascii="Calibri" w:eastAsia="Malgun Gothic" w:hAnsi="Calibri" w:cs="Calibri"/>
          <w:sz w:val="22"/>
          <w:szCs w:val="22"/>
        </w:rPr>
        <w:t xml:space="preserve"> states for four target age groups (1-11, 12-17, 18-64, ≥65 years) under two vaccine protection mechanisms </w:t>
      </w:r>
      <w:r w:rsidRPr="5F17B42D">
        <w:rPr>
          <w:rFonts w:ascii="Calibri" w:eastAsia="Calibri" w:hAnsi="Calibri" w:cs="Calibri"/>
          <w:color w:val="D13438"/>
          <w:sz w:val="22"/>
          <w:szCs w:val="22"/>
          <w:u w:val="single"/>
        </w:rPr>
        <w:t>—</w:t>
      </w:r>
      <w:r w:rsidRPr="00EF0785">
        <w:rPr>
          <w:rFonts w:ascii="Calibri" w:eastAsia="Malgun Gothic" w:hAnsi="Calibri" w:cs="Calibri"/>
          <w:sz w:val="22"/>
          <w:szCs w:val="22"/>
        </w:rPr>
        <w:t xml:space="preserve"> (i) protection against disease only, and (ii) protection against both disease and infection. Using the age-structured transmission dynamic model, we calibrated state-specific weekly transmission rates </w:t>
      </w:r>
      <m:oMath>
        <m:r>
          <w:rPr>
            <w:rFonts w:ascii="Cambria Math" w:eastAsia="Malgun Gothic" w:hAnsi="Cambria Math" w:cs="Calibri"/>
            <w:sz w:val="22"/>
            <w:szCs w:val="22"/>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β</m:t>
            </m:r>
          </m:e>
          <m:sub>
            <m:r>
              <w:rPr>
                <w:rFonts w:ascii="Cambria Math" w:eastAsia="Malgun Gothic" w:hAnsi="Cambria Math" w:cs="Calibri"/>
                <w:sz w:val="22"/>
                <w:szCs w:val="22"/>
              </w:rPr>
              <m:t>s,t</m:t>
            </m:r>
          </m:sub>
        </m:sSub>
        <m:r>
          <w:rPr>
            <w:rFonts w:ascii="Cambria Math" w:eastAsia="Malgun Gothic" w:hAnsi="Cambria Math" w:cs="Calibri"/>
            <w:sz w:val="22"/>
            <w:szCs w:val="22"/>
          </w:rPr>
          <m:t>)</m:t>
        </m:r>
      </m:oMath>
      <w:r w:rsidRPr="00EF0785">
        <w:rPr>
          <w:rFonts w:ascii="Calibri" w:eastAsia="Malgun Gothic" w:hAnsi="Calibri" w:cs="Calibri"/>
          <w:sz w:val="22"/>
          <w:szCs w:val="22"/>
        </w:rPr>
        <w:t xml:space="preserve">, latent period </w:t>
      </w:r>
      <m:oMath>
        <m:r>
          <w:rPr>
            <w:rFonts w:ascii="Cambria Math" w:eastAsia="Malgun Gothic" w:hAnsi="Cambria Math" w:cs="Calibri"/>
            <w:sz w:val="22"/>
            <w:szCs w:val="22"/>
          </w:rPr>
          <m:t>(σ)</m:t>
        </m:r>
      </m:oMath>
      <w:r w:rsidRPr="00EF0785">
        <w:rPr>
          <w:rFonts w:ascii="Calibri" w:eastAsia="Malgun Gothic" w:hAnsi="Calibri" w:cs="Calibri"/>
          <w:sz w:val="22"/>
          <w:szCs w:val="22"/>
        </w:rPr>
        <w:t xml:space="preserve">, recovery rate </w:t>
      </w:r>
      <m:oMath>
        <m:r>
          <w:rPr>
            <w:rFonts w:ascii="Cambria Math" w:eastAsia="Malgun Gothic" w:hAnsi="Cambria Math" w:cs="Calibri"/>
            <w:sz w:val="22"/>
            <w:szCs w:val="22"/>
          </w:rPr>
          <m:t>(δ)</m:t>
        </m:r>
      </m:oMath>
      <w:r w:rsidRPr="00EF0785">
        <w:rPr>
          <w:rFonts w:ascii="Calibri" w:eastAsia="Malgun Gothic" w:hAnsi="Calibri" w:cs="Calibri"/>
          <w:sz w:val="22"/>
          <w:szCs w:val="22"/>
        </w:rPr>
        <w:t xml:space="preserve">, and state-specific reporting </w:t>
      </w:r>
      <w:r w:rsidRPr="00EF0785">
        <w:rPr>
          <w:rFonts w:ascii="Calibri" w:eastAsia="Malgun Gothic" w:hAnsi="Calibri" w:cs="Calibri"/>
          <w:sz w:val="22"/>
          <w:szCs w:val="22"/>
        </w:rPr>
        <w:lastRenderedPageBreak/>
        <w:t xml:space="preserve">rates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(ρ</m:t>
            </m:r>
          </m:e>
          <m:sub>
            <m:r>
              <w:rPr>
                <w:rFonts w:ascii="Cambria Math" w:eastAsia="Malgun Gothic" w:hAnsi="Cambria Math" w:cs="Calibri"/>
                <w:sz w:val="22"/>
                <w:szCs w:val="22"/>
              </w:rPr>
              <m:t>s</m:t>
            </m:r>
          </m:sub>
        </m:sSub>
        <m:r>
          <w:rPr>
            <w:rFonts w:ascii="Cambria Math" w:eastAsia="Malgun Gothic" w:hAnsi="Cambria Math" w:cs="Calibri"/>
            <w:sz w:val="22"/>
            <w:szCs w:val="22"/>
          </w:rPr>
          <m:t>)</m:t>
        </m:r>
      </m:oMath>
      <w:r w:rsidRPr="00EF0785">
        <w:rPr>
          <w:rFonts w:ascii="Calibri" w:eastAsia="Malgun Gothic" w:hAnsi="Calibri" w:cs="Calibri"/>
          <w:sz w:val="22"/>
          <w:szCs w:val="22"/>
        </w:rPr>
        <w:t xml:space="preserve">. We simulated vaccination to begin two weeks after outbreak onset, with vaccine delivery at 10% of the target population per week until 50% of vaccine coverage was reached. To reflect baseline immunity, we incorporated state-specific FOIs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s,i</m:t>
            </m:r>
          </m:sub>
        </m:sSub>
        <m:r>
          <w:rPr>
            <w:rFonts w:ascii="Cambria Math" w:eastAsia="Malgun Gothic" w:hAnsi="Cambria Math" w:cs="Calibri"/>
            <w:sz w:val="22"/>
            <w:szCs w:val="22"/>
          </w:rPr>
          <m:t>)</m:t>
        </m:r>
      </m:oMath>
      <w:r w:rsidRPr="00EF0785">
        <w:rPr>
          <w:rFonts w:ascii="Calibri" w:eastAsia="Malgun Gothic" w:hAnsi="Calibri" w:cs="Calibri"/>
          <w:sz w:val="22"/>
          <w:szCs w:val="22"/>
        </w:rPr>
        <w:t xml:space="preserve"> into a catalytic model, assuming a constant FOI and life-long immunity. We estimated age-specific equilibrium seroprevalence as </w:t>
      </w:r>
      <m:oMath>
        <m:r>
          <w:rPr>
            <w:rFonts w:ascii="Cambria Math" w:eastAsia="Malgun Gothic" w:hAnsi="Cambria Math" w:cs="Calibri"/>
            <w:sz w:val="22"/>
            <w:szCs w:val="22"/>
          </w:rPr>
          <m:t>1-</m:t>
        </m:r>
        <m:r>
          <m:rPr>
            <m:sty m:val="p"/>
          </m:rPr>
          <w:rPr>
            <w:rFonts w:ascii="Cambria Math" w:eastAsia="Malgun Gothic" w:hAnsi="Cambria Math" w:cs="Calibri"/>
            <w:sz w:val="22"/>
            <w:szCs w:val="22"/>
          </w:rPr>
          <m:t>exp⁡</m:t>
        </m:r>
        <m:r>
          <w:rPr>
            <w:rFonts w:ascii="Cambria Math" w:eastAsia="Malgun Gothic" w:hAnsi="Cambria Math" w:cs="Calibri"/>
            <w:sz w:val="22"/>
            <w:szCs w:val="22"/>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s,i</m:t>
            </m:r>
          </m:sub>
        </m:sSub>
        <m:r>
          <w:rPr>
            <w:rFonts w:ascii="Cambria Math" w:eastAsia="Malgun Gothic" w:hAnsi="Cambria Math" w:cs="Calibri"/>
            <w:sz w:val="22"/>
            <w:szCs w:val="22"/>
          </w:rPr>
          <m:t>∙age)</m:t>
        </m:r>
      </m:oMath>
      <w:r w:rsidRPr="00EF0785">
        <w:rPr>
          <w:rFonts w:ascii="Calibri" w:eastAsia="Malgun Gothic" w:hAnsi="Calibri" w:cs="Calibri"/>
          <w:sz w:val="22"/>
          <w:szCs w:val="22"/>
        </w:rPr>
        <w:t>. Details of the parameter calibration are further described in our prior study</w:t>
      </w:r>
      <w:r>
        <w:rPr>
          <w:rFonts w:ascii="Calibri" w:eastAsia="Malgun Gothic" w:hAnsi="Calibri" w:cs="Calibri"/>
          <w:sz w:val="22"/>
          <w:szCs w:val="22"/>
        </w:rPr>
        <w:t xml:space="preserve"> </w:t>
      </w:r>
      <w:hyperlink r:id="rId33">
        <w:r>
          <w:rPr>
            <w:rFonts w:ascii="Calibri" w:hAnsi="Calibri" w:cs="Calibri"/>
            <w:sz w:val="22"/>
            <w:szCs w:val="22"/>
          </w:rPr>
          <w:t>[18]</w:t>
        </w:r>
      </w:hyperlink>
      <w:r>
        <w:rPr>
          <w:rFonts w:ascii="Calibri" w:eastAsia="Malgun Gothic" w:hAnsi="Calibri" w:cs="Calibri"/>
          <w:sz w:val="22"/>
          <w:szCs w:val="22"/>
        </w:rPr>
        <w:t>.</w:t>
      </w:r>
    </w:p>
    <w:p w14:paraId="1734541E" w14:textId="77777777" w:rsidR="00445231" w:rsidRPr="00EF0785" w:rsidRDefault="00445231" w:rsidP="00442163">
      <w:pPr>
        <w:spacing w:line="360" w:lineRule="auto"/>
        <w:rPr>
          <w:rFonts w:ascii="Calibri" w:eastAsia="Malgun Gothic" w:hAnsi="Calibri" w:cs="Calibri"/>
          <w:sz w:val="22"/>
          <w:szCs w:val="22"/>
        </w:rPr>
      </w:pPr>
    </w:p>
    <w:p w14:paraId="4D8BB267" w14:textId="50777283" w:rsidR="00445231" w:rsidRDefault="00445231" w:rsidP="00442163">
      <w:pPr>
        <w:spacing w:line="360" w:lineRule="auto"/>
        <w:rPr>
          <w:rFonts w:ascii="Calibri" w:eastAsia="Malgun Gothic" w:hAnsi="Calibri" w:cs="Calibri"/>
          <w:sz w:val="22"/>
          <w:szCs w:val="22"/>
        </w:rPr>
      </w:pPr>
      <w:r w:rsidRPr="005C02F1">
        <w:rPr>
          <w:rFonts w:ascii="Calibri" w:eastAsia="Malgun Gothic" w:hAnsi="Calibri" w:cs="Calibri"/>
          <w:sz w:val="22"/>
          <w:szCs w:val="22"/>
        </w:rPr>
        <w:t xml:space="preserve">For each state, age group, and vaccine protection mechanism, we estimated benefits (cases, hospitalisations, deaths, and DALYs averted) and risks (vaccine-attributable SAEs, deaths, and DALYs) per 10,000 vaccinated individuals, and calculated outcome-specific benefit–risk ratios and the probability </w:t>
      </w:r>
      <w:r>
        <w:rPr>
          <w:rFonts w:ascii="Calibri" w:eastAsia="Malgun Gothic" w:hAnsi="Calibri" w:cs="Calibri"/>
          <w:sz w:val="22"/>
          <w:szCs w:val="22"/>
        </w:rPr>
        <w:t xml:space="preserve">of benefit-risk </w:t>
      </w:r>
      <w:r w:rsidRPr="2DCA0964">
        <w:rPr>
          <w:rFonts w:ascii="Calibri" w:eastAsia="Malgun Gothic" w:hAnsi="Calibri" w:cs="Calibri"/>
          <w:sz w:val="22"/>
          <w:szCs w:val="22"/>
        </w:rPr>
        <w:t xml:space="preserve">profile being </w:t>
      </w:r>
      <w:r w:rsidRPr="119B77FE">
        <w:rPr>
          <w:rFonts w:ascii="Calibri" w:eastAsia="Malgun Gothic" w:hAnsi="Calibri" w:cs="Calibri"/>
          <w:sz w:val="22"/>
          <w:szCs w:val="22"/>
        </w:rPr>
        <w:t>favourable (</w:t>
      </w:r>
      <m:oMath>
        <m:func>
          <m:funcPr>
            <m:ctrlPr>
              <w:rPr>
                <w:rFonts w:ascii="Cambria Math" w:eastAsia="Malgun Gothic" w:hAnsi="Cambria Math" w:cs="Calibri"/>
                <w:sz w:val="22"/>
                <w:szCs w:val="22"/>
                <w:lang w:val="en-US"/>
              </w:rPr>
            </m:ctrlPr>
          </m:funcPr>
          <m:fName>
            <m:r>
              <m:rPr>
                <m:sty m:val="p"/>
              </m:rPr>
              <w:rPr>
                <w:rFonts w:ascii="Cambria Math" w:eastAsia="Malgun Gothic" w:hAnsi="Cambria Math" w:cs="Calibri"/>
                <w:sz w:val="22"/>
                <w:szCs w:val="22"/>
                <w:lang w:val="en-US"/>
              </w:rPr>
              <m:t>Pr</m:t>
            </m:r>
            <m:ctrlPr>
              <w:rPr>
                <w:rFonts w:ascii="Cambria Math" w:eastAsia="Malgun Gothic" w:hAnsi="Cambria Math" w:cs="Calibri"/>
                <w:i/>
                <w:sz w:val="22"/>
                <w:szCs w:val="22"/>
                <w:lang w:val="en-US"/>
              </w:rPr>
            </m:ctrlPr>
          </m:fName>
          <m:e>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BRR&gt;1</m:t>
                </m:r>
              </m:e>
            </m:d>
          </m:e>
        </m:func>
      </m:oMath>
      <w:r w:rsidRPr="119B77FE">
        <w:rPr>
          <w:rFonts w:ascii="Calibri" w:eastAsia="Malgun Gothic" w:hAnsi="Calibri" w:cs="Calibri"/>
          <w:sz w:val="22"/>
          <w:szCs w:val="22"/>
        </w:rPr>
        <w:t>).</w:t>
      </w:r>
      <w:r w:rsidRPr="00EF0785">
        <w:rPr>
          <w:rFonts w:ascii="Calibri" w:eastAsia="Malgun Gothic" w:hAnsi="Calibri" w:cs="Calibri"/>
          <w:sz w:val="22"/>
          <w:szCs w:val="22"/>
        </w:rPr>
        <w:t xml:space="preserve"> </w:t>
      </w:r>
    </w:p>
    <w:p w14:paraId="0347F968" w14:textId="77777777" w:rsidR="00445231" w:rsidRPr="00EF0785" w:rsidRDefault="00445231" w:rsidP="00442163">
      <w:pPr>
        <w:spacing w:line="360" w:lineRule="auto"/>
        <w:rPr>
          <w:rFonts w:ascii="Calibri" w:eastAsia="Malgun Gothic" w:hAnsi="Calibri" w:cs="Calibri"/>
          <w:sz w:val="22"/>
          <w:szCs w:val="22"/>
        </w:rPr>
      </w:pPr>
    </w:p>
    <w:p w14:paraId="7B37B20A" w14:textId="77777777" w:rsidR="00445231" w:rsidRPr="00EF0785" w:rsidRDefault="00445231" w:rsidP="00442163">
      <w:pPr>
        <w:pStyle w:val="4"/>
        <w:spacing w:line="360" w:lineRule="auto"/>
        <w:rPr>
          <w:rStyle w:val="a9"/>
          <w:rFonts w:ascii="Calibri" w:eastAsia="Malgun Gothic" w:hAnsi="Calibri" w:cs="Calibri"/>
          <w:sz w:val="22"/>
          <w:szCs w:val="22"/>
        </w:rPr>
      </w:pPr>
      <w:r w:rsidRPr="4CA7DDD5">
        <w:rPr>
          <w:rStyle w:val="a9"/>
          <w:rFonts w:ascii="Calibri" w:eastAsia="Malgun Gothic" w:hAnsi="Calibri" w:cs="Calibri"/>
          <w:sz w:val="22"/>
          <w:szCs w:val="22"/>
        </w:rPr>
        <w:t>Uncertainty analysis</w:t>
      </w:r>
    </w:p>
    <w:p w14:paraId="7EF0823A" w14:textId="34D14CED" w:rsidR="00445231" w:rsidRDefault="00445231" w:rsidP="11AF279A">
      <w:pPr>
        <w:spacing w:line="360" w:lineRule="auto"/>
        <w:rPr>
          <w:rFonts w:ascii="Calibri" w:eastAsia="Malgun Gothic" w:hAnsi="Calibri" w:cs="Calibri"/>
          <w:sz w:val="22"/>
          <w:szCs w:val="22"/>
        </w:rPr>
      </w:pPr>
      <w:r w:rsidRPr="5F17B42D">
        <w:rPr>
          <w:rFonts w:ascii="Calibri" w:eastAsia="Malgun Gothic" w:hAnsi="Calibri" w:cs="Calibri"/>
          <w:sz w:val="22"/>
          <w:szCs w:val="22"/>
        </w:rPr>
        <w:t xml:space="preserve">We propagated parameter uncertainty using probabilistic sensitivity analysis with Latin hypercube sampling (Supplementary Table S1-S2). </w:t>
      </w:r>
      <w:commentRangeStart w:id="35"/>
      <w:commentRangeStart w:id="36"/>
      <w:commentRangeStart w:id="37"/>
      <w:commentRangeEnd w:id="35"/>
      <w:r w:rsidRPr="5F17B42D">
        <w:rPr>
          <w:rStyle w:val="af8"/>
          <w:rFonts w:ascii="Calibri" w:eastAsia="Malgun Gothic" w:hAnsi="Calibri" w:cs="Calibri"/>
          <w:sz w:val="22"/>
          <w:szCs w:val="22"/>
        </w:rPr>
        <w:commentReference w:id="35"/>
      </w:r>
      <w:commentRangeEnd w:id="36"/>
      <w:r w:rsidRPr="5F17B42D">
        <w:rPr>
          <w:rStyle w:val="af8"/>
          <w:rFonts w:ascii="Calibri" w:eastAsia="Malgun Gothic" w:hAnsi="Calibri" w:cs="Calibri"/>
          <w:sz w:val="22"/>
          <w:szCs w:val="22"/>
        </w:rPr>
        <w:commentReference w:id="36"/>
      </w:r>
      <w:commentRangeEnd w:id="37"/>
      <w:r w:rsidRPr="5F17B42D">
        <w:rPr>
          <w:rStyle w:val="af8"/>
          <w:rFonts w:ascii="Calibri" w:eastAsia="Malgun Gothic" w:hAnsi="Calibri" w:cs="Calibri"/>
          <w:sz w:val="22"/>
          <w:szCs w:val="22"/>
        </w:rPr>
        <w:commentReference w:id="37"/>
      </w:r>
      <w:r w:rsidRPr="5F17B42D">
        <w:rPr>
          <w:rFonts w:ascii="Calibri" w:eastAsia="Malgun Gothic" w:hAnsi="Calibri" w:cs="Calibri"/>
          <w:sz w:val="22"/>
          <w:szCs w:val="22"/>
        </w:rPr>
        <w:t xml:space="preserve">We ran 10,000 simulations to estimate the probability of the benefit-risk ratio (BRR) being favourable, (i.e., probability of benefit-risk ratio &gt; 1) for each vaccination strategy and summarised the results using benefit–risk acceptability curves. </w:t>
      </w:r>
      <w:commentRangeStart w:id="38"/>
      <w:commentRangeEnd w:id="38"/>
      <w:r>
        <w:rPr>
          <w:rStyle w:val="af8"/>
          <w:rFonts w:ascii="Calibri" w:eastAsia="Malgun Gothic" w:hAnsi="Calibri" w:cs="Calibri"/>
          <w:sz w:val="22"/>
          <w:szCs w:val="22"/>
        </w:rPr>
        <w:commentReference w:id="38"/>
      </w:r>
    </w:p>
    <w:p w14:paraId="5B98551D" w14:textId="545D3205" w:rsidR="00445231" w:rsidRPr="00AC1A64" w:rsidRDefault="00445231" w:rsidP="67A93E4B">
      <w:pPr>
        <w:spacing w:line="360" w:lineRule="auto"/>
        <w:rPr>
          <w:rFonts w:ascii="Calibri" w:eastAsia="Malgun Gothic" w:hAnsi="Calibri" w:cs="Calibri"/>
          <w:sz w:val="22"/>
          <w:szCs w:val="22"/>
          <w:lang w:val="en-US"/>
        </w:rPr>
      </w:pPr>
    </w:p>
    <w:p w14:paraId="45AB0BDE" w14:textId="77777777" w:rsidR="00445231" w:rsidRPr="00EF0785" w:rsidRDefault="00445231" w:rsidP="4CA7DDD5">
      <w:pPr>
        <w:spacing w:line="360" w:lineRule="auto"/>
        <w:rPr>
          <w:rStyle w:val="a9"/>
          <w:rFonts w:ascii="Calibri" w:eastAsia="Malgun Gothic" w:hAnsi="Calibri" w:cs="Calibri"/>
          <w:i w:val="0"/>
          <w:iCs w:val="0"/>
          <w:sz w:val="22"/>
          <w:szCs w:val="22"/>
        </w:rPr>
      </w:pPr>
      <w:r w:rsidRPr="4CA7DDD5">
        <w:rPr>
          <w:rStyle w:val="a9"/>
          <w:rFonts w:ascii="Calibri" w:eastAsia="Malgun Gothic" w:hAnsi="Calibri" w:cs="Calibri"/>
          <w:i w:val="0"/>
          <w:iCs w:val="0"/>
          <w:sz w:val="22"/>
          <w:szCs w:val="22"/>
        </w:rPr>
        <w:t>Role of the funding source</w:t>
      </w:r>
    </w:p>
    <w:p w14:paraId="4AFA9248" w14:textId="14879302" w:rsidR="00445231" w:rsidRDefault="00445231" w:rsidP="67A93E4B">
      <w:pPr>
        <w:spacing w:line="360" w:lineRule="auto"/>
        <w:rPr>
          <w:rStyle w:val="a9"/>
          <w:rFonts w:ascii="Calibri" w:hAnsi="Calibri" w:cs="Calibri"/>
          <w:i w:val="0"/>
          <w:iCs w:val="0"/>
        </w:rPr>
      </w:pPr>
      <w:r w:rsidRPr="67A93E4B">
        <w:rPr>
          <w:rFonts w:ascii="Calibri" w:eastAsia="Malgun Gothic" w:hAnsi="Calibri" w:cs="Calibri"/>
          <w:sz w:val="22"/>
          <w:szCs w:val="22"/>
        </w:rPr>
        <w:t>The funders of this study had no role in study design, data collection, data analysis, data interpretation, or writing of the manuscript. All authors had full access to data in the study, and final responsibility for the decision to submit for publication.</w:t>
      </w:r>
    </w:p>
    <w:p w14:paraId="5F368A75" w14:textId="692657C3" w:rsidR="00445231" w:rsidRPr="00965FDC" w:rsidRDefault="00445231" w:rsidP="67A93E4B">
      <w:pPr>
        <w:spacing w:line="360" w:lineRule="auto"/>
        <w:rPr>
          <w:rStyle w:val="a9"/>
          <w:rFonts w:ascii="Calibri" w:hAnsi="Calibri" w:cs="Calibri"/>
          <w:i w:val="0"/>
          <w:iCs w:val="0"/>
        </w:rPr>
      </w:pPr>
    </w:p>
    <w:p w14:paraId="63E048A1" w14:textId="5C80F511" w:rsidR="00445231" w:rsidRDefault="00445231" w:rsidP="00442163">
      <w:pPr>
        <w:spacing w:line="360" w:lineRule="auto"/>
        <w:rPr>
          <w:rStyle w:val="a9"/>
          <w:rFonts w:ascii="Calibri" w:eastAsia="Malgun Gothic" w:hAnsi="Calibri" w:cs="Calibri"/>
          <w:i w:val="0"/>
          <w:sz w:val="28"/>
          <w:szCs w:val="28"/>
        </w:rPr>
      </w:pPr>
      <w:commentRangeStart w:id="39"/>
      <w:commentRangeStart w:id="40"/>
      <w:r w:rsidRPr="4CA7DDD5">
        <w:rPr>
          <w:rStyle w:val="a9"/>
          <w:rFonts w:ascii="Calibri" w:hAnsi="Calibri" w:cs="Calibri"/>
          <w:i w:val="0"/>
          <w:sz w:val="28"/>
          <w:szCs w:val="28"/>
        </w:rPr>
        <w:t>Results</w:t>
      </w:r>
      <w:commentRangeEnd w:id="40"/>
      <w:r>
        <w:rPr>
          <w:rStyle w:val="af8"/>
          <w:rFonts w:ascii="Calibri" w:eastAsia="Malgun Gothic" w:hAnsi="Calibri" w:cs="Calibri"/>
          <w:iCs/>
          <w:color w:val="0F4761" w:themeColor="accent1" w:themeShade="BF"/>
          <w:sz w:val="28"/>
          <w:szCs w:val="28"/>
        </w:rPr>
        <w:commentReference w:id="40"/>
      </w:r>
      <w:commentRangeEnd w:id="39"/>
      <w:r>
        <w:rPr>
          <w:rStyle w:val="af8"/>
          <w:rFonts w:ascii="Calibri" w:eastAsia="Malgun Gothic" w:hAnsi="Calibri" w:cs="Calibri"/>
          <w:iCs/>
          <w:color w:val="0F4761" w:themeColor="accent1" w:themeShade="BF"/>
          <w:sz w:val="28"/>
          <w:szCs w:val="28"/>
        </w:rPr>
        <w:commentReference w:id="39"/>
      </w:r>
    </w:p>
    <w:p w14:paraId="1760F4D1" w14:textId="47A0A48D" w:rsidR="00445231" w:rsidRDefault="00445231" w:rsidP="67A93E4B">
      <w:pPr>
        <w:spacing w:line="360" w:lineRule="auto"/>
        <w:rPr>
          <w:rFonts w:ascii="Calibri" w:eastAsia="Malgun Gothic" w:hAnsi="Calibri" w:cs="Calibri"/>
          <w:sz w:val="22"/>
          <w:szCs w:val="22"/>
          <w:lang w:val="en-US"/>
        </w:rPr>
      </w:pPr>
      <w:r w:rsidRPr="35DEBDC9">
        <w:rPr>
          <w:rFonts w:ascii="Calibri" w:eastAsia="Malgun Gothic" w:hAnsi="Calibri" w:cs="Calibri"/>
          <w:sz w:val="22"/>
          <w:szCs w:val="22"/>
          <w:lang w:val="en-US"/>
        </w:rPr>
        <w:t xml:space="preserve">Figure 1 shows the probability of adverse outcomes (DALY, death, SAE) </w:t>
      </w:r>
      <w:r w:rsidRPr="67A93E4B">
        <w:rPr>
          <w:rFonts w:ascii="Calibri" w:eastAsia="Malgun Gothic" w:hAnsi="Calibri" w:cs="Calibri"/>
          <w:sz w:val="22"/>
          <w:szCs w:val="22"/>
          <w:lang w:val="en-US"/>
        </w:rPr>
        <w:t xml:space="preserve">attributable </w:t>
      </w:r>
      <w:r w:rsidRPr="35DEBDC9">
        <w:rPr>
          <w:rFonts w:ascii="Calibri" w:eastAsia="Malgun Gothic" w:hAnsi="Calibri" w:cs="Calibri"/>
          <w:sz w:val="22"/>
          <w:szCs w:val="22"/>
          <w:lang w:val="en-US"/>
        </w:rPr>
        <w:t xml:space="preserve">to Ixchiq vaccination by age group. This corresponds to one vaccine-attributable </w:t>
      </w:r>
      <w:r w:rsidRPr="67A93E4B">
        <w:rPr>
          <w:rFonts w:ascii="Calibri" w:eastAsia="Malgun Gothic" w:hAnsi="Calibri" w:cs="Calibri"/>
          <w:sz w:val="22"/>
          <w:szCs w:val="22"/>
          <w:lang w:val="en-US"/>
        </w:rPr>
        <w:t xml:space="preserve">SAE per 4,939 </w:t>
      </w:r>
      <w:r w:rsidRPr="35DEBDC9">
        <w:rPr>
          <w:rFonts w:ascii="Calibri" w:eastAsia="Malgun Gothic" w:hAnsi="Calibri" w:cs="Calibri"/>
          <w:sz w:val="22"/>
          <w:szCs w:val="22"/>
          <w:lang w:val="en-US"/>
        </w:rPr>
        <w:t xml:space="preserve">(95% UI 2,537–11,710) </w:t>
      </w:r>
      <w:r w:rsidRPr="67A93E4B">
        <w:rPr>
          <w:rFonts w:ascii="Calibri" w:eastAsia="Malgun Gothic" w:hAnsi="Calibri" w:cs="Calibri"/>
          <w:sz w:val="22"/>
          <w:szCs w:val="22"/>
          <w:lang w:val="en-US"/>
        </w:rPr>
        <w:t xml:space="preserve">vaccinated individuals aged 1–64 years and per 892 (595–1,420) </w:t>
      </w:r>
      <w:r w:rsidRPr="35DEBDC9">
        <w:rPr>
          <w:rFonts w:ascii="Calibri" w:eastAsia="Malgun Gothic" w:hAnsi="Calibri" w:cs="Calibri"/>
          <w:sz w:val="22"/>
          <w:szCs w:val="22"/>
          <w:lang w:val="en-US"/>
        </w:rPr>
        <w:t xml:space="preserve">vaccinated individuals </w:t>
      </w:r>
      <w:r w:rsidRPr="67A93E4B">
        <w:rPr>
          <w:rFonts w:ascii="Calibri" w:eastAsia="Malgun Gothic" w:hAnsi="Calibri" w:cs="Calibri"/>
          <w:sz w:val="22"/>
          <w:szCs w:val="22"/>
          <w:lang w:val="en-US"/>
        </w:rPr>
        <w:t xml:space="preserve">aged ≥65 years. We estimated one vaccine-attributable death per 144,855 </w:t>
      </w:r>
      <w:r w:rsidRPr="35DEBDC9">
        <w:rPr>
          <w:rFonts w:ascii="Calibri" w:eastAsia="Malgun Gothic" w:hAnsi="Calibri" w:cs="Calibri"/>
          <w:sz w:val="22"/>
          <w:szCs w:val="22"/>
          <w:lang w:val="en-US"/>
        </w:rPr>
        <w:t xml:space="preserve">(13,127–66,770,494) </w:t>
      </w:r>
      <w:r w:rsidRPr="67A93E4B">
        <w:rPr>
          <w:rFonts w:ascii="Calibri" w:eastAsia="Malgun Gothic" w:hAnsi="Calibri" w:cs="Calibri"/>
          <w:sz w:val="22"/>
          <w:szCs w:val="22"/>
          <w:lang w:val="en-US"/>
        </w:rPr>
        <w:t>vaccinated individuals aged 1–64 years and per 15,594 (3,950–171,145) vaccinated</w:t>
      </w:r>
      <w:r w:rsidRPr="35DEBDC9">
        <w:rPr>
          <w:rFonts w:ascii="Calibri" w:eastAsia="Malgun Gothic" w:hAnsi="Calibri" w:cs="Calibri"/>
          <w:sz w:val="22"/>
          <w:szCs w:val="22"/>
          <w:lang w:val="en-US"/>
        </w:rPr>
        <w:t xml:space="preserve"> individuals </w:t>
      </w:r>
      <w:r w:rsidRPr="67A93E4B">
        <w:rPr>
          <w:rFonts w:ascii="Calibri" w:eastAsia="Malgun Gothic" w:hAnsi="Calibri" w:cs="Calibri"/>
          <w:sz w:val="22"/>
          <w:szCs w:val="22"/>
          <w:lang w:val="en-US"/>
        </w:rPr>
        <w:t>aged ≥65 years.</w:t>
      </w:r>
      <w:r w:rsidRPr="35DEBDC9">
        <w:rPr>
          <w:rFonts w:ascii="Calibri" w:eastAsia="Malgun Gothic" w:hAnsi="Calibri" w:cs="Calibri"/>
          <w:sz w:val="22"/>
          <w:szCs w:val="22"/>
          <w:lang w:val="en-US"/>
        </w:rPr>
        <w:t xml:space="preserve"> We estimated one vaccine-attributable DALY per</w:t>
      </w:r>
      <w:r w:rsidRPr="67A93E4B">
        <w:rPr>
          <w:rFonts w:ascii="Calibri" w:eastAsia="Malgun Gothic" w:hAnsi="Calibri" w:cs="Calibri"/>
          <w:sz w:val="22"/>
          <w:szCs w:val="22"/>
          <w:lang w:val="en-US"/>
        </w:rPr>
        <w:t xml:space="preserve"> 1,976 (184–74,313), 2,268 (212–75,590), 3,770 (358–83,135), and 2,120 (609–9,519) vaccinated individuals aged 1–11, 12–17, 18–64, and ≥65 years, respectively.</w:t>
      </w:r>
      <w:r w:rsidRPr="67A93E4B">
        <w:rPr>
          <w:rFonts w:ascii="Calibri" w:eastAsia="Malgun Gothic" w:hAnsi="Calibri" w:cs="Calibri"/>
          <w:b/>
          <w:bCs/>
          <w:sz w:val="22"/>
          <w:szCs w:val="22"/>
          <w:lang w:val="en-US"/>
        </w:rPr>
        <w:t xml:space="preserve"> </w:t>
      </w:r>
    </w:p>
    <w:p w14:paraId="04E53D54" w14:textId="4670A63D" w:rsidR="00445231" w:rsidRPr="00711A2D" w:rsidRDefault="00445231" w:rsidP="00770791">
      <w:pPr>
        <w:spacing w:line="360" w:lineRule="auto"/>
        <w:rPr>
          <w:rFonts w:ascii="Calibri" w:eastAsia="Malgun Gothic" w:hAnsi="Calibri" w:cs="Calibri"/>
          <w:sz w:val="22"/>
          <w:szCs w:val="22"/>
          <w:lang w:val="en-US"/>
        </w:rPr>
      </w:pPr>
    </w:p>
    <w:p w14:paraId="36FEE1D7" w14:textId="50EADC27" w:rsidR="00445231" w:rsidRDefault="00445231" w:rsidP="00141D13">
      <w:pPr>
        <w:spacing w:line="360" w:lineRule="auto"/>
        <w:rPr>
          <w:rFonts w:ascii="Calibri" w:eastAsia="Malgun Gothic" w:hAnsi="Calibri" w:cs="Calibri"/>
          <w:b/>
          <w:bCs/>
          <w:sz w:val="22"/>
          <w:szCs w:val="22"/>
        </w:rPr>
      </w:pPr>
      <w:r w:rsidRPr="4CA7DDD5">
        <w:rPr>
          <w:rStyle w:val="a9"/>
          <w:rFonts w:ascii="Calibri" w:eastAsia="Malgun Gothic" w:hAnsi="Calibri" w:cs="Calibri"/>
          <w:i w:val="0"/>
          <w:sz w:val="22"/>
          <w:szCs w:val="22"/>
        </w:rPr>
        <w:t xml:space="preserve">Travel vaccination </w:t>
      </w:r>
      <w:r w:rsidRPr="4CA7DDD5">
        <w:rPr>
          <w:rFonts w:ascii="Calibri" w:eastAsia="Malgun Gothic" w:hAnsi="Calibri" w:cs="Calibri"/>
          <w:b/>
          <w:bCs/>
          <w:sz w:val="22"/>
          <w:szCs w:val="22"/>
        </w:rPr>
        <w:t xml:space="preserve"> </w:t>
      </w:r>
    </w:p>
    <w:p w14:paraId="7AA1E003" w14:textId="5A466644" w:rsidR="00445231" w:rsidRDefault="00445231" w:rsidP="2CDE1C38">
      <w:pPr>
        <w:spacing w:line="360" w:lineRule="auto"/>
        <w:rPr>
          <w:rFonts w:ascii="Calibri" w:eastAsia="Malgun Gothic" w:hAnsi="Calibri" w:cs="Calibri"/>
          <w:sz w:val="22"/>
          <w:szCs w:val="22"/>
          <w:lang w:val="en-US"/>
        </w:rPr>
      </w:pPr>
      <w:r w:rsidRPr="35DEBDC9">
        <w:rPr>
          <w:rFonts w:ascii="Calibri" w:eastAsia="Malgun Gothic" w:hAnsi="Calibri" w:cs="Calibri"/>
          <w:sz w:val="22"/>
          <w:szCs w:val="22"/>
          <w:lang w:val="en-US"/>
        </w:rPr>
        <w:lastRenderedPageBreak/>
        <w:t xml:space="preserve">The benefit-risk profile of travel vaccination was primarily driven by travel duration and transmission intensity (Table 1). </w:t>
      </w:r>
      <w:r w:rsidRPr="35DEBDC9">
        <w:rPr>
          <w:lang w:val="en-US"/>
        </w:rPr>
        <w:t>￼￼</w:t>
      </w:r>
      <w:r>
        <w:rPr>
          <w:rFonts w:ascii="Calibri" w:eastAsia="Malgun Gothic" w:hAnsi="Calibri" w:cs="Calibri"/>
          <w:sz w:val="22"/>
          <w:szCs w:val="22"/>
          <w:lang w:val="en-US"/>
        </w:rPr>
        <w:t xml:space="preserve"> </w:t>
      </w:r>
      <w:r w:rsidRPr="00B60D78">
        <w:rPr>
          <w:rFonts w:ascii="Calibri" w:eastAsia="Malgun Gothic" w:hAnsi="Calibri" w:cs="Calibri"/>
          <w:sz w:val="22"/>
          <w:szCs w:val="22"/>
          <w:lang w:val="en-US"/>
        </w:rPr>
        <w:t xml:space="preserve">The probability that benefits outweighed risks </w:t>
      </w:r>
      <m:oMath>
        <m:r>
          <w:rPr>
            <w:rFonts w:ascii="Cambria Math" w:eastAsia="Malgun Gothic" w:hAnsi="Cambria Math" w:cs="Calibri"/>
            <w:sz w:val="22"/>
            <w:szCs w:val="22"/>
            <w:lang w:val="en-US"/>
          </w:rPr>
          <m:t xml:space="preserve">≤ </m:t>
        </m:r>
      </m:oMath>
      <w:r w:rsidRPr="35DEBDC9">
        <w:rPr>
          <w:lang w:val="en-US"/>
        </w:rPr>
        <w:t>￼</w:t>
      </w:r>
      <w:r w:rsidRPr="00B60D78">
        <w:rPr>
          <w:rFonts w:ascii="Calibri" w:eastAsia="Malgun Gothic" w:hAnsi="Calibri" w:cs="Calibri"/>
          <w:sz w:val="22"/>
          <w:szCs w:val="22"/>
          <w:lang w:val="en-US"/>
        </w:rPr>
        <w:t>8</w:t>
      </w:r>
      <w:r>
        <w:rPr>
          <w:rFonts w:ascii="Calibri" w:eastAsia="Malgun Gothic" w:hAnsi="Calibri" w:cs="Calibri"/>
          <w:sz w:val="22"/>
          <w:szCs w:val="22"/>
          <w:lang w:val="en-US"/>
        </w:rPr>
        <w:t xml:space="preserve">0% across most of the states except </w:t>
      </w:r>
      <w:r w:rsidRPr="2CDE1C38">
        <w:rPr>
          <w:rFonts w:ascii="Calibri" w:eastAsia="Malgun Gothic" w:hAnsi="Calibri" w:cs="Calibri"/>
          <w:sz w:val="22"/>
          <w:szCs w:val="22"/>
          <w:lang w:val="en-US"/>
        </w:rPr>
        <w:t xml:space="preserve"> </w:t>
      </w:r>
      <w:commentRangeStart w:id="41"/>
      <w:commentRangeEnd w:id="41"/>
      <w:r w:rsidRPr="2CDE1C38">
        <w:rPr>
          <w:rStyle w:val="af8"/>
          <w:rFonts w:ascii="Calibri" w:eastAsia="Malgun Gothic" w:hAnsi="Calibri" w:cs="Calibri"/>
          <w:sz w:val="22"/>
          <w:szCs w:val="22"/>
          <w:lang w:val="en-US"/>
        </w:rPr>
        <w:commentReference w:id="41"/>
      </w:r>
      <w:r w:rsidRPr="2CDE1C38">
        <w:rPr>
          <w:rFonts w:ascii="Calibri" w:eastAsia="Malgun Gothic" w:hAnsi="Calibri" w:cs="Calibri"/>
          <w:sz w:val="22"/>
          <w:szCs w:val="22"/>
          <w:lang w:val="en-US"/>
        </w:rPr>
        <w:t>Ceará</w:t>
      </w:r>
      <w:r w:rsidRPr="35DEBDC9">
        <w:rPr>
          <w:lang w:val="en-US"/>
        </w:rPr>
        <w:t>￼</w:t>
      </w:r>
      <w:r>
        <w:rPr>
          <w:rFonts w:ascii="Calibri" w:eastAsia="Malgun Gothic" w:hAnsi="Calibri" w:cs="Calibri"/>
          <w:sz w:val="22"/>
          <w:szCs w:val="22"/>
          <w:lang w:val="en-US"/>
        </w:rPr>
        <w:t xml:space="preserve"> where total attack rate </w:t>
      </w:r>
      <w:r w:rsidRPr="00B60D78">
        <w:rPr>
          <w:rFonts w:ascii="Calibri" w:eastAsia="Malgun Gothic" w:hAnsi="Calibri" w:cs="Calibri"/>
          <w:sz w:val="22"/>
          <w:szCs w:val="22"/>
          <w:lang w:val="en-US"/>
        </w:rPr>
        <w:t>&gt;20%. This probability</w:t>
      </w:r>
      <w:r w:rsidRPr="2CDE1C38">
        <w:rPr>
          <w:rFonts w:ascii="Calibri" w:eastAsia="Malgun Gothic" w:hAnsi="Calibri" w:cs="Calibri"/>
          <w:sz w:val="22"/>
          <w:szCs w:val="22"/>
          <w:lang w:val="en-US"/>
        </w:rPr>
        <w:t xml:space="preserve"> (for benefit-risk ratio (BRR) &gt; 1)</w:t>
      </w:r>
      <w:r w:rsidRPr="00B60D78">
        <w:rPr>
          <w:rFonts w:ascii="Calibri" w:eastAsia="Malgun Gothic" w:hAnsi="Calibri" w:cs="Calibri"/>
          <w:sz w:val="22"/>
          <w:szCs w:val="22"/>
          <w:lang w:val="en-US"/>
        </w:rPr>
        <w:t xml:space="preserve"> increased with travel duration and was higher in high-transmission settings (Figure</w:t>
      </w:r>
      <w:r w:rsidRPr="2CDE1C38">
        <w:rPr>
          <w:rFonts w:ascii="Calibri" w:eastAsia="Malgun Gothic" w:hAnsi="Calibri" w:cs="Calibri"/>
          <w:sz w:val="22"/>
          <w:szCs w:val="22"/>
          <w:lang w:val="en-US"/>
        </w:rPr>
        <w:t>s</w:t>
      </w:r>
      <w:r w:rsidRPr="00B60D78">
        <w:rPr>
          <w:rFonts w:ascii="Calibri" w:eastAsia="Malgun Gothic" w:hAnsi="Calibri" w:cs="Calibri"/>
          <w:sz w:val="22"/>
          <w:szCs w:val="22"/>
          <w:lang w:val="en-US"/>
        </w:rPr>
        <w:t xml:space="preserve"> </w:t>
      </w:r>
      <w:r w:rsidRPr="2CDE1C38">
        <w:rPr>
          <w:rFonts w:ascii="Calibri" w:eastAsia="Malgun Gothic" w:hAnsi="Calibri" w:cs="Calibri"/>
          <w:sz w:val="22"/>
          <w:szCs w:val="22"/>
          <w:lang w:val="en-US"/>
        </w:rPr>
        <w:t>2</w:t>
      </w:r>
      <w:r w:rsidRPr="00B60D78">
        <w:rPr>
          <w:rFonts w:ascii="Calibri" w:eastAsia="Malgun Gothic" w:hAnsi="Calibri" w:cs="Calibri"/>
          <w:sz w:val="22"/>
          <w:szCs w:val="22"/>
          <w:lang w:val="en-US"/>
        </w:rPr>
        <w:t>a</w:t>
      </w:r>
      <w:r w:rsidRPr="2CDE1C38">
        <w:rPr>
          <w:rFonts w:ascii="Calibri" w:eastAsia="Malgun Gothic" w:hAnsi="Calibri" w:cs="Calibri"/>
          <w:sz w:val="22"/>
          <w:szCs w:val="22"/>
          <w:lang w:val="en-US"/>
        </w:rPr>
        <w:t>, S2, S3</w:t>
      </w:r>
      <w:r w:rsidRPr="35DEBDC9">
        <w:rPr>
          <w:rFonts w:ascii="Calibri" w:eastAsia="Malgun Gothic" w:hAnsi="Calibri" w:cs="Calibri"/>
          <w:sz w:val="22"/>
          <w:szCs w:val="22"/>
          <w:lang w:val="en-US"/>
        </w:rPr>
        <w:t xml:space="preserve">).  For </w:t>
      </w:r>
      <w:r w:rsidRPr="2CDE1C38">
        <w:rPr>
          <w:rFonts w:ascii="Calibri" w:eastAsia="Malgun Gothic" w:hAnsi="Calibri" w:cs="Calibri"/>
          <w:sz w:val="22"/>
          <w:szCs w:val="22"/>
          <w:lang w:val="en-US"/>
        </w:rPr>
        <w:t xml:space="preserve">travel duration </w:t>
      </w:r>
      <w:r w:rsidRPr="35DEBDC9">
        <w:rPr>
          <w:rFonts w:ascii="Calibri" w:eastAsia="Malgun Gothic" w:hAnsi="Calibri" w:cs="Calibri"/>
          <w:sz w:val="22"/>
          <w:szCs w:val="22"/>
          <w:lang w:val="en-US"/>
        </w:rPr>
        <w:t xml:space="preserve">of </w:t>
      </w:r>
      <w:r w:rsidRPr="35DEBDC9">
        <w:rPr>
          <w:rFonts w:ascii="Calibri" w:eastAsia="Malgun Gothic" w:hAnsi="Calibri" w:cs="Calibri"/>
          <w:sz w:val="22"/>
          <w:szCs w:val="22"/>
        </w:rPr>
        <w:t>≤</w:t>
      </w:r>
      <w:r w:rsidRPr="35DEBDC9">
        <w:rPr>
          <w:rFonts w:ascii="Calibri" w:eastAsia="Malgun Gothic" w:hAnsi="Calibri" w:cs="Calibri"/>
          <w:sz w:val="22"/>
          <w:szCs w:val="22"/>
          <w:lang w:val="en-US"/>
        </w:rPr>
        <w:t xml:space="preserve">30 days, the </w:t>
      </w:r>
      <w:r w:rsidRPr="2CDE1C38">
        <w:rPr>
          <w:rFonts w:ascii="Calibri" w:eastAsia="Malgun Gothic" w:hAnsi="Calibri" w:cs="Calibri"/>
          <w:sz w:val="22"/>
          <w:szCs w:val="22"/>
          <w:lang w:val="en-US"/>
        </w:rPr>
        <w:t>benefit</w:t>
      </w:r>
      <w:r w:rsidRPr="35DEBDC9">
        <w:rPr>
          <w:rFonts w:ascii="Calibri" w:eastAsia="Malgun Gothic" w:hAnsi="Calibri" w:cs="Calibri"/>
          <w:sz w:val="22"/>
          <w:szCs w:val="22"/>
          <w:lang w:val="en-US"/>
        </w:rPr>
        <w:t xml:space="preserve"> </w:t>
      </w:r>
      <w:r w:rsidRPr="2CDE1C38">
        <w:rPr>
          <w:rFonts w:ascii="Calibri" w:eastAsia="Malgun Gothic" w:hAnsi="Calibri" w:cs="Calibri"/>
          <w:sz w:val="22"/>
          <w:szCs w:val="22"/>
          <w:lang w:val="en-US"/>
        </w:rPr>
        <w:t>of vaccine-preventable outcomes (</w:t>
      </w:r>
      <w:r w:rsidRPr="35DEBDC9">
        <w:rPr>
          <w:rFonts w:ascii="Calibri" w:eastAsia="Malgun Gothic" w:hAnsi="Calibri" w:cs="Calibri"/>
          <w:sz w:val="22"/>
          <w:szCs w:val="22"/>
          <w:lang w:val="en-US"/>
        </w:rPr>
        <w:t>DALYs, deaths, SAEs</w:t>
      </w:r>
      <w:r w:rsidRPr="2CDE1C38">
        <w:rPr>
          <w:rFonts w:ascii="Calibri" w:eastAsia="Malgun Gothic" w:hAnsi="Calibri" w:cs="Calibri"/>
          <w:sz w:val="22"/>
          <w:szCs w:val="22"/>
          <w:lang w:val="en-US"/>
        </w:rPr>
        <w:t>)</w:t>
      </w:r>
      <w:r w:rsidRPr="35DEBDC9">
        <w:rPr>
          <w:rFonts w:ascii="Calibri" w:eastAsia="Malgun Gothic" w:hAnsi="Calibri" w:cs="Calibri"/>
          <w:sz w:val="22"/>
          <w:szCs w:val="22"/>
          <w:lang w:val="en-US"/>
        </w:rPr>
        <w:t xml:space="preserve"> per 10,000 vaccinated individuals </w:t>
      </w:r>
      <w:r w:rsidRPr="2CDE1C38">
        <w:rPr>
          <w:rFonts w:ascii="Calibri" w:eastAsia="Malgun Gothic" w:hAnsi="Calibri" w:cs="Calibri"/>
          <w:sz w:val="22"/>
          <w:szCs w:val="22"/>
          <w:lang w:val="en-US"/>
        </w:rPr>
        <w:t xml:space="preserve">were </w:t>
      </w:r>
      <w:r w:rsidRPr="35DEBDC9">
        <w:rPr>
          <w:rFonts w:ascii="Calibri" w:eastAsia="Malgun Gothic" w:hAnsi="Calibri" w:cs="Calibri"/>
          <w:sz w:val="22"/>
          <w:szCs w:val="22"/>
          <w:lang w:val="en-US"/>
        </w:rPr>
        <w:t xml:space="preserve">lower than </w:t>
      </w:r>
      <w:r w:rsidRPr="2CDE1C38">
        <w:rPr>
          <w:rFonts w:ascii="Calibri" w:eastAsia="Malgun Gothic" w:hAnsi="Calibri" w:cs="Calibri"/>
          <w:sz w:val="22"/>
          <w:szCs w:val="22"/>
          <w:lang w:val="en-US"/>
        </w:rPr>
        <w:t xml:space="preserve">the risk of </w:t>
      </w:r>
      <w:r w:rsidRPr="35DEBDC9">
        <w:rPr>
          <w:rFonts w:ascii="Calibri" w:eastAsia="Malgun Gothic" w:hAnsi="Calibri" w:cs="Calibri"/>
          <w:sz w:val="22"/>
          <w:szCs w:val="22"/>
          <w:lang w:val="en-US"/>
        </w:rPr>
        <w:t xml:space="preserve">vaccine-attributable adverse outcomes across all age groups and transmission settings (Table 1). </w:t>
      </w:r>
      <w:r w:rsidRPr="2CDE1C38">
        <w:rPr>
          <w:rFonts w:ascii="Calibri" w:eastAsia="Malgun Gothic" w:hAnsi="Calibri" w:cs="Calibri"/>
          <w:sz w:val="22"/>
          <w:szCs w:val="22"/>
          <w:lang w:val="en-US"/>
        </w:rPr>
        <w:t>F</w:t>
      </w:r>
      <w:r w:rsidRPr="35DEBDC9">
        <w:rPr>
          <w:rFonts w:ascii="Calibri" w:eastAsia="Malgun Gothic" w:hAnsi="Calibri" w:cs="Calibri"/>
          <w:sz w:val="22"/>
          <w:szCs w:val="22"/>
          <w:lang w:val="en-US"/>
        </w:rPr>
        <w:t>or 90-day travel in high-transmission settings,</w:t>
      </w:r>
      <w:r w:rsidRPr="2CDE1C38">
        <w:rPr>
          <w:rFonts w:ascii="Calibri" w:eastAsia="Malgun Gothic" w:hAnsi="Calibri" w:cs="Calibri"/>
          <w:sz w:val="22"/>
          <w:szCs w:val="22"/>
          <w:lang w:val="en-US"/>
        </w:rPr>
        <w:t xml:space="preserve"> the probability (i.e., BRR &gt; 1) was less than 90%.</w:t>
      </w:r>
      <w:r w:rsidRPr="35DEBDC9">
        <w:rPr>
          <w:rFonts w:ascii="Calibri" w:eastAsia="Malgun Gothic" w:hAnsi="Calibri" w:cs="Calibri"/>
          <w:sz w:val="22"/>
          <w:szCs w:val="22"/>
          <w:lang w:val="en-US"/>
        </w:rPr>
        <w:t xml:space="preserve">  </w:t>
      </w:r>
    </w:p>
    <w:p w14:paraId="4CA4C85A" w14:textId="096F8276" w:rsidR="00445231" w:rsidRDefault="00445231" w:rsidP="2CDE1C38">
      <w:pPr>
        <w:spacing w:line="360" w:lineRule="auto"/>
        <w:rPr>
          <w:rFonts w:ascii="Calibri" w:eastAsia="Malgun Gothic" w:hAnsi="Calibri" w:cs="Calibri"/>
          <w:sz w:val="22"/>
          <w:szCs w:val="22"/>
          <w:lang w:val="en-US"/>
        </w:rPr>
      </w:pPr>
    </w:p>
    <w:p w14:paraId="0723B4E8" w14:textId="72F42B04" w:rsidR="00445231" w:rsidRDefault="00445231" w:rsidP="00141D13">
      <w:pPr>
        <w:spacing w:line="360" w:lineRule="auto"/>
        <w:rPr>
          <w:rFonts w:ascii="Calibri" w:eastAsia="Malgun Gothic" w:hAnsi="Calibri" w:cs="Calibri"/>
          <w:sz w:val="22"/>
          <w:szCs w:val="22"/>
          <w:lang w:val="en-US"/>
        </w:rPr>
      </w:pPr>
      <w:r w:rsidRPr="73C809B4">
        <w:rPr>
          <w:rFonts w:ascii="Calibri" w:eastAsia="Malgun Gothic" w:hAnsi="Calibri" w:cs="Calibri"/>
          <w:sz w:val="22"/>
          <w:szCs w:val="22"/>
          <w:lang w:val="en-US"/>
        </w:rPr>
        <w:t>In high transmission settings, Ixchiq vaccination</w:t>
      </w:r>
      <w:r w:rsidRPr="00F019E3">
        <w:rPr>
          <w:rFonts w:ascii="Calibri" w:eastAsia="Malgun Gothic" w:hAnsi="Calibri" w:cs="Calibri"/>
          <w:sz w:val="22"/>
          <w:szCs w:val="22"/>
          <w:lang w:val="en-US"/>
        </w:rPr>
        <w:t xml:space="preserve"> averted 6.18 [0.14–329.02] DALYs </w:t>
      </w:r>
      <w:r>
        <w:rPr>
          <w:rFonts w:ascii="Calibri" w:eastAsia="Malgun Gothic" w:hAnsi="Calibri" w:cs="Calibri"/>
          <w:sz w:val="22"/>
          <w:szCs w:val="22"/>
          <w:lang w:val="en-US"/>
        </w:rPr>
        <w:t xml:space="preserve">per </w:t>
      </w:r>
      <w:r w:rsidRPr="00F019E3">
        <w:rPr>
          <w:rFonts w:ascii="Calibri" w:eastAsia="Malgun Gothic" w:hAnsi="Calibri" w:cs="Calibri"/>
          <w:sz w:val="22"/>
          <w:szCs w:val="22"/>
          <w:lang w:val="en-US"/>
        </w:rPr>
        <w:t xml:space="preserve">DALY caused by vaccination among adults aged 18–64 years and 3.88 [0.17–66.71] DALYs </w:t>
      </w:r>
      <w:r>
        <w:rPr>
          <w:rFonts w:ascii="Calibri" w:eastAsia="Malgun Gothic" w:hAnsi="Calibri" w:cs="Calibri"/>
          <w:sz w:val="22"/>
          <w:szCs w:val="22"/>
          <w:lang w:val="en-US"/>
        </w:rPr>
        <w:t xml:space="preserve">per </w:t>
      </w:r>
      <w:r w:rsidRPr="00F019E3">
        <w:rPr>
          <w:rFonts w:ascii="Calibri" w:eastAsia="Malgun Gothic" w:hAnsi="Calibri" w:cs="Calibri"/>
          <w:sz w:val="22"/>
          <w:szCs w:val="22"/>
          <w:lang w:val="en-US"/>
        </w:rPr>
        <w:t xml:space="preserve">DALY caused by vaccination among older adults aged ≥65 years, </w:t>
      </w:r>
      <w:r w:rsidRPr="73C809B4">
        <w:rPr>
          <w:rFonts w:ascii="Calibri" w:eastAsia="Malgun Gothic" w:hAnsi="Calibri" w:cs="Calibri"/>
          <w:sz w:val="22"/>
          <w:szCs w:val="22"/>
          <w:lang w:val="en-US"/>
        </w:rPr>
        <w:t xml:space="preserve">with the probability of benefit-risk ratio being favourable (BRR &gt; 1) at 82% (Figures 2b, 2e) </w:t>
      </w:r>
    </w:p>
    <w:p w14:paraId="21792A87" w14:textId="77777777" w:rsidR="00445231" w:rsidRDefault="00445231" w:rsidP="00141D13">
      <w:pPr>
        <w:spacing w:line="360" w:lineRule="auto"/>
        <w:rPr>
          <w:rFonts w:ascii="Calibri" w:eastAsia="Malgun Gothic" w:hAnsi="Calibri" w:cs="Calibri"/>
          <w:sz w:val="22"/>
          <w:szCs w:val="22"/>
          <w:lang w:val="en-US"/>
        </w:rPr>
      </w:pPr>
    </w:p>
    <w:p w14:paraId="490E90CE" w14:textId="59CE176B" w:rsidR="00445231" w:rsidRDefault="00445231" w:rsidP="00141D13">
      <w:pPr>
        <w:spacing w:line="360" w:lineRule="auto"/>
        <w:rPr>
          <w:rFonts w:ascii="Calibri" w:eastAsia="Malgun Gothic" w:hAnsi="Calibri" w:cs="Calibri"/>
          <w:sz w:val="22"/>
          <w:szCs w:val="22"/>
          <w:lang w:val="en-US"/>
        </w:rPr>
      </w:pPr>
      <w:r w:rsidRPr="73C809B4">
        <w:rPr>
          <w:rFonts w:ascii="Calibri" w:eastAsia="Malgun Gothic" w:hAnsi="Calibri" w:cs="Calibri"/>
          <w:sz w:val="22"/>
          <w:szCs w:val="22"/>
          <w:lang w:val="en-US"/>
        </w:rPr>
        <w:t xml:space="preserve">For the benefit-risk ratio in terms of vaccine-preventable deaths to vaccine-attributable deaths, travel vaccination was unfavourable (Figures 2c, 2f). </w:t>
      </w:r>
      <w:r w:rsidRPr="00A358E0">
        <w:rPr>
          <w:rFonts w:ascii="Calibri" w:eastAsia="Malgun Gothic" w:hAnsi="Calibri" w:cs="Calibri"/>
          <w:sz w:val="22"/>
          <w:szCs w:val="22"/>
          <w:lang w:val="en-US"/>
        </w:rPr>
        <w:t xml:space="preserve"> </w:t>
      </w:r>
      <w:r w:rsidRPr="73C809B4">
        <w:rPr>
          <w:rFonts w:ascii="Calibri" w:eastAsia="Malgun Gothic" w:hAnsi="Calibri" w:cs="Calibri"/>
          <w:sz w:val="22"/>
          <w:szCs w:val="22"/>
          <w:lang w:val="en-US"/>
        </w:rPr>
        <w:t>In</w:t>
      </w:r>
      <w:r w:rsidRPr="00A358E0">
        <w:rPr>
          <w:rFonts w:ascii="Calibri" w:eastAsia="Malgun Gothic" w:hAnsi="Calibri" w:cs="Calibri"/>
          <w:sz w:val="22"/>
          <w:szCs w:val="22"/>
          <w:lang w:val="en-US"/>
        </w:rPr>
        <w:t xml:space="preserve"> high-transmission settings with 90-day travel, the BRR was </w:t>
      </w:r>
      <w:r w:rsidRPr="73C809B4">
        <w:rPr>
          <w:rFonts w:ascii="Calibri" w:eastAsia="Malgun Gothic" w:hAnsi="Calibri" w:cs="Calibri"/>
          <w:sz w:val="22"/>
          <w:szCs w:val="22"/>
          <w:lang w:val="en-US"/>
        </w:rPr>
        <w:t xml:space="preserve">relatively highest at </w:t>
      </w:r>
      <w:r w:rsidRPr="00A358E0">
        <w:rPr>
          <w:rFonts w:ascii="Calibri" w:eastAsia="Malgun Gothic" w:hAnsi="Calibri" w:cs="Calibri"/>
          <w:sz w:val="22"/>
          <w:szCs w:val="22"/>
          <w:lang w:val="en-US"/>
        </w:rPr>
        <w:t>1.39 [0.06–38.06] in older adults aged ≥65 years, with a 59% probability that deaths averted exceeded deaths caused by vaccination.</w:t>
      </w:r>
      <w:r w:rsidRPr="00AF082F">
        <w:t xml:space="preserve"> </w:t>
      </w:r>
      <w:commentRangeStart w:id="42"/>
      <w:commentRangeEnd w:id="42"/>
      <w:r>
        <w:rPr>
          <w:rStyle w:val="af8"/>
          <w:rFonts w:ascii="Calibri" w:eastAsia="Malgun Gothic" w:hAnsi="Calibri" w:cs="Calibri"/>
          <w:sz w:val="22"/>
          <w:szCs w:val="22"/>
          <w:lang w:val="en-US"/>
        </w:rPr>
        <w:commentReference w:id="42"/>
      </w:r>
    </w:p>
    <w:p w14:paraId="0843017A" w14:textId="77777777" w:rsidR="00445231" w:rsidRDefault="00445231" w:rsidP="00141D13">
      <w:pPr>
        <w:spacing w:line="360" w:lineRule="auto"/>
        <w:rPr>
          <w:rFonts w:ascii="Calibri" w:eastAsia="Malgun Gothic" w:hAnsi="Calibri" w:cs="Calibri"/>
          <w:sz w:val="22"/>
          <w:szCs w:val="22"/>
          <w:lang w:val="en-US"/>
        </w:rPr>
      </w:pPr>
    </w:p>
    <w:p w14:paraId="2CC969B9" w14:textId="6F8DFE25" w:rsidR="00445231" w:rsidRDefault="00445231" w:rsidP="00141D13">
      <w:pPr>
        <w:spacing w:line="360" w:lineRule="auto"/>
        <w:rPr>
          <w:rFonts w:ascii="Calibri" w:eastAsia="Malgun Gothic" w:hAnsi="Calibri" w:cs="Calibri"/>
          <w:sz w:val="22"/>
          <w:szCs w:val="22"/>
          <w:lang w:val="en-US"/>
        </w:rPr>
      </w:pPr>
      <w:r>
        <w:rPr>
          <w:rFonts w:ascii="Calibri" w:eastAsia="Malgun Gothic" w:hAnsi="Calibri" w:cs="Calibri"/>
          <w:sz w:val="22"/>
          <w:szCs w:val="22"/>
          <w:lang w:val="en-US"/>
        </w:rPr>
        <w:t>For SAEs, the benefit-risk trade-offs improved in longer travel duration and in high-transmission settings, particularly among younger travellers aged 1-17 years</w:t>
      </w:r>
      <w:r w:rsidRPr="613FC298">
        <w:rPr>
          <w:rFonts w:ascii="Calibri" w:eastAsia="Malgun Gothic" w:hAnsi="Calibri" w:cs="Calibri"/>
          <w:sz w:val="22"/>
          <w:szCs w:val="22"/>
          <w:lang w:val="en-US"/>
        </w:rPr>
        <w:t xml:space="preserve"> (Figures 2d, 2g)</w:t>
      </w:r>
      <w:r>
        <w:rPr>
          <w:rFonts w:ascii="Calibri" w:eastAsia="Malgun Gothic" w:hAnsi="Calibri" w:cs="Calibri"/>
          <w:sz w:val="22"/>
          <w:szCs w:val="22"/>
          <w:lang w:val="en-US"/>
        </w:rPr>
        <w:t xml:space="preserve">. </w:t>
      </w:r>
      <w:r w:rsidRPr="613FC298">
        <w:rPr>
          <w:rFonts w:ascii="Calibri" w:eastAsia="Malgun Gothic" w:hAnsi="Calibri" w:cs="Calibri"/>
          <w:sz w:val="22"/>
          <w:szCs w:val="22"/>
          <w:lang w:val="en-US"/>
        </w:rPr>
        <w:t>In</w:t>
      </w:r>
      <w:r w:rsidRPr="00F136E5">
        <w:rPr>
          <w:rFonts w:ascii="Calibri" w:eastAsia="Malgun Gothic" w:hAnsi="Calibri" w:cs="Calibri"/>
          <w:sz w:val="22"/>
          <w:szCs w:val="22"/>
          <w:lang w:val="en-US"/>
        </w:rPr>
        <w:t xml:space="preserve"> children aged 1–11 years, SAEs prevented per 10,000 vaccinated individuals was 9.94 [0.57–111.28], compared with 2.02 [0.85–3.94] vaccine-</w:t>
      </w:r>
      <w:r>
        <w:rPr>
          <w:rFonts w:ascii="Calibri" w:eastAsia="Malgun Gothic" w:hAnsi="Calibri" w:cs="Calibri"/>
          <w:sz w:val="22"/>
          <w:szCs w:val="22"/>
          <w:lang w:val="en-US"/>
        </w:rPr>
        <w:t xml:space="preserve">attributable </w:t>
      </w:r>
      <w:r w:rsidRPr="00F136E5">
        <w:rPr>
          <w:rFonts w:ascii="Calibri" w:eastAsia="Malgun Gothic" w:hAnsi="Calibri" w:cs="Calibri"/>
          <w:sz w:val="22"/>
          <w:szCs w:val="22"/>
          <w:lang w:val="en-US"/>
        </w:rPr>
        <w:t xml:space="preserve">SAEs per 10,000 vaccinated individuals, corresponding to 4.96 [0.27–67.44] SAEs prevented per one SAE </w:t>
      </w:r>
      <w:r>
        <w:rPr>
          <w:rFonts w:ascii="Calibri" w:eastAsia="Malgun Gothic" w:hAnsi="Calibri" w:cs="Calibri"/>
          <w:sz w:val="22"/>
          <w:szCs w:val="22"/>
          <w:lang w:val="en-US"/>
        </w:rPr>
        <w:t xml:space="preserve">attributable to </w:t>
      </w:r>
      <w:r w:rsidRPr="00F136E5">
        <w:rPr>
          <w:rFonts w:ascii="Calibri" w:eastAsia="Malgun Gothic" w:hAnsi="Calibri" w:cs="Calibri"/>
          <w:sz w:val="22"/>
          <w:szCs w:val="22"/>
          <w:lang w:val="en-US"/>
        </w:rPr>
        <w:t>vaccination</w:t>
      </w:r>
      <w:r>
        <w:rPr>
          <w:rFonts w:ascii="Calibri" w:eastAsia="Malgun Gothic" w:hAnsi="Calibri" w:cs="Calibri" w:hint="eastAsia"/>
          <w:sz w:val="22"/>
          <w:szCs w:val="22"/>
          <w:lang w:val="en-US"/>
        </w:rPr>
        <w:t>,</w:t>
      </w:r>
      <w:r>
        <w:rPr>
          <w:rFonts w:ascii="Calibri" w:eastAsia="Malgun Gothic" w:hAnsi="Calibri" w:cs="Calibri"/>
          <w:sz w:val="22"/>
          <w:szCs w:val="22"/>
          <w:lang w:val="en-US"/>
        </w:rPr>
        <w:t xml:space="preserve"> with 88% probability </w:t>
      </w:r>
      <w:r w:rsidRPr="613FC298">
        <w:rPr>
          <w:rFonts w:ascii="Calibri" w:eastAsia="Malgun Gothic" w:hAnsi="Calibri" w:cs="Calibri"/>
          <w:sz w:val="22"/>
          <w:szCs w:val="22"/>
          <w:lang w:val="en-US"/>
        </w:rPr>
        <w:t>for the benefit-risk ratio being favourable</w:t>
      </w:r>
      <w:r>
        <w:rPr>
          <w:rFonts w:ascii="Calibri" w:eastAsia="Malgun Gothic" w:hAnsi="Calibri" w:cs="Calibri"/>
          <w:sz w:val="22"/>
          <w:szCs w:val="22"/>
          <w:lang w:val="en-US"/>
        </w:rPr>
        <w:t xml:space="preserve">. </w:t>
      </w:r>
    </w:p>
    <w:p w14:paraId="6D977C77" w14:textId="77BD7913" w:rsidR="00445231" w:rsidRDefault="00445231" w:rsidP="3828CCC2">
      <w:pPr>
        <w:spacing w:line="360" w:lineRule="auto"/>
        <w:rPr>
          <w:rFonts w:ascii="Calibri" w:eastAsia="Malgun Gothic" w:hAnsi="Calibri" w:cs="Calibri"/>
          <w:sz w:val="22"/>
          <w:szCs w:val="22"/>
          <w:lang w:val="en-US"/>
        </w:rPr>
      </w:pPr>
    </w:p>
    <w:p w14:paraId="678EC34F" w14:textId="77777777" w:rsidR="00445231" w:rsidRPr="00EF0785" w:rsidRDefault="00445231" w:rsidP="00442163">
      <w:pPr>
        <w:spacing w:line="360" w:lineRule="auto"/>
        <w:rPr>
          <w:rFonts w:ascii="Calibri" w:eastAsia="Malgun Gothic" w:hAnsi="Calibri" w:cs="Calibri"/>
          <w:b/>
          <w:sz w:val="22"/>
          <w:szCs w:val="22"/>
        </w:rPr>
      </w:pPr>
      <w:r w:rsidRPr="4CA7DDD5">
        <w:rPr>
          <w:rStyle w:val="a9"/>
          <w:rFonts w:ascii="Calibri" w:eastAsia="Malgun Gothic" w:hAnsi="Calibri" w:cs="Calibri"/>
          <w:i w:val="0"/>
          <w:sz w:val="22"/>
          <w:szCs w:val="22"/>
        </w:rPr>
        <w:t>Outbreak response immunisation</w:t>
      </w:r>
      <w:r w:rsidRPr="4CA7DDD5">
        <w:rPr>
          <w:rStyle w:val="a9"/>
          <w:rFonts w:ascii="Calibri" w:eastAsia="Malgun Gothic" w:hAnsi="Calibri" w:cs="Calibri"/>
          <w:i w:val="0"/>
          <w:iCs w:val="0"/>
          <w:sz w:val="22"/>
          <w:szCs w:val="22"/>
        </w:rPr>
        <w:t xml:space="preserve"> </w:t>
      </w:r>
    </w:p>
    <w:p w14:paraId="6AE7A50F" w14:textId="405C78CD" w:rsidR="00445231" w:rsidRDefault="00445231" w:rsidP="00442163">
      <w:pPr>
        <w:spacing w:line="360" w:lineRule="auto"/>
        <w:rPr>
          <w:rFonts w:ascii="Calibri" w:eastAsia="Malgun Gothic" w:hAnsi="Calibri" w:cs="Calibri"/>
          <w:sz w:val="22"/>
          <w:szCs w:val="22"/>
          <w:lang w:val="en-US"/>
        </w:rPr>
      </w:pPr>
      <w:r>
        <w:rPr>
          <w:rFonts w:ascii="Calibri" w:eastAsia="Malgun Gothic" w:hAnsi="Calibri" w:cs="Calibri" w:hint="eastAsia"/>
          <w:sz w:val="22"/>
          <w:szCs w:val="22"/>
          <w:lang w:val="en-US"/>
        </w:rPr>
        <w:t>The b</w:t>
      </w:r>
      <w:r w:rsidRPr="360A30B0">
        <w:rPr>
          <w:rFonts w:ascii="Calibri" w:eastAsia="Malgun Gothic" w:hAnsi="Calibri" w:cs="Calibri"/>
          <w:sz w:val="22"/>
          <w:szCs w:val="22"/>
        </w:rPr>
        <w:t>enefit</w:t>
      </w:r>
      <w:r w:rsidRPr="272C9908">
        <w:rPr>
          <w:rFonts w:ascii="Calibri" w:eastAsia="Malgun Gothic" w:hAnsi="Calibri" w:cs="Calibri"/>
          <w:sz w:val="22"/>
          <w:szCs w:val="22"/>
        </w:rPr>
        <w:t>-</w:t>
      </w:r>
      <w:r w:rsidRPr="360A30B0">
        <w:rPr>
          <w:rFonts w:ascii="Calibri" w:eastAsia="Malgun Gothic" w:hAnsi="Calibri" w:cs="Calibri"/>
          <w:sz w:val="22"/>
          <w:szCs w:val="22"/>
        </w:rPr>
        <w:t>risk</w:t>
      </w:r>
      <w:r>
        <w:rPr>
          <w:rFonts w:ascii="Calibri" w:eastAsia="Malgun Gothic" w:hAnsi="Calibri" w:cs="Calibri" w:hint="eastAsia"/>
          <w:sz w:val="22"/>
          <w:szCs w:val="22"/>
        </w:rPr>
        <w:t xml:space="preserve"> profile of outbreak response immunisation</w:t>
      </w:r>
      <w:r w:rsidRPr="360A30B0">
        <w:rPr>
          <w:rFonts w:ascii="Calibri" w:eastAsia="Malgun Gothic" w:hAnsi="Calibri" w:cs="Calibri"/>
          <w:sz w:val="22"/>
          <w:szCs w:val="22"/>
        </w:rPr>
        <w:t xml:space="preserve"> varied by transmission setting and vaccine protection mechanism</w:t>
      </w:r>
      <w:r>
        <w:rPr>
          <w:rFonts w:ascii="Calibri" w:eastAsia="Malgun Gothic" w:hAnsi="Calibri" w:cs="Calibri"/>
          <w:sz w:val="22"/>
          <w:szCs w:val="22"/>
        </w:rPr>
        <w:t xml:space="preserve"> and </w:t>
      </w:r>
      <w:r w:rsidRPr="272C9908">
        <w:rPr>
          <w:rFonts w:ascii="Calibri" w:eastAsia="Malgun Gothic" w:hAnsi="Calibri" w:cs="Calibri"/>
          <w:sz w:val="22"/>
          <w:szCs w:val="22"/>
        </w:rPr>
        <w:t xml:space="preserve">was </w:t>
      </w:r>
      <w:r>
        <w:rPr>
          <w:rFonts w:ascii="Calibri" w:eastAsia="Malgun Gothic" w:hAnsi="Calibri" w:cs="Calibri"/>
          <w:sz w:val="22"/>
          <w:szCs w:val="22"/>
        </w:rPr>
        <w:t>favourable in moderate to high transmission settings</w:t>
      </w:r>
      <w:r w:rsidRPr="272C9908">
        <w:rPr>
          <w:rFonts w:ascii="Calibri" w:eastAsia="Malgun Gothic" w:hAnsi="Calibri" w:cs="Calibri"/>
          <w:sz w:val="22"/>
          <w:szCs w:val="22"/>
        </w:rPr>
        <w:t xml:space="preserve"> (Table 2).</w:t>
      </w:r>
      <w:r>
        <w:rPr>
          <w:rFonts w:ascii="Calibri" w:eastAsia="Malgun Gothic" w:hAnsi="Calibri" w:cs="Calibri" w:hint="eastAsia"/>
          <w:sz w:val="22"/>
          <w:szCs w:val="22"/>
        </w:rPr>
        <w:t xml:space="preserve"> </w:t>
      </w:r>
      <w:r>
        <w:rPr>
          <w:rFonts w:ascii="Calibri" w:eastAsia="Malgun Gothic" w:hAnsi="Calibri" w:cs="Calibri"/>
          <w:sz w:val="22"/>
          <w:szCs w:val="22"/>
        </w:rPr>
        <w:t>The outcomes</w:t>
      </w:r>
      <w:r>
        <w:rPr>
          <w:rFonts w:ascii="Calibri" w:eastAsia="Malgun Gothic" w:hAnsi="Calibri" w:cs="Calibri"/>
          <w:sz w:val="22"/>
          <w:szCs w:val="22"/>
          <w:lang w:val="en-US"/>
        </w:rPr>
        <w:t xml:space="preserve"> </w:t>
      </w:r>
      <w:r w:rsidRPr="272C9908">
        <w:rPr>
          <w:rFonts w:ascii="Calibri" w:eastAsia="Malgun Gothic" w:hAnsi="Calibri" w:cs="Calibri"/>
          <w:sz w:val="22"/>
          <w:szCs w:val="22"/>
          <w:lang w:val="en-US"/>
        </w:rPr>
        <w:t xml:space="preserve">(DALYs, deaths, SAEs) </w:t>
      </w:r>
      <w:r>
        <w:rPr>
          <w:rFonts w:ascii="Calibri" w:eastAsia="Malgun Gothic" w:hAnsi="Calibri" w:cs="Calibri"/>
          <w:sz w:val="22"/>
          <w:szCs w:val="22"/>
          <w:lang w:val="en-US"/>
        </w:rPr>
        <w:t>prevented per 10,000 vaccinated individuals increased with attack rate</w:t>
      </w:r>
      <w:r w:rsidRPr="272C9908">
        <w:rPr>
          <w:rFonts w:ascii="Calibri" w:eastAsia="Malgun Gothic" w:hAnsi="Calibri" w:cs="Calibri"/>
          <w:sz w:val="22"/>
          <w:szCs w:val="22"/>
          <w:lang w:val="en-US"/>
        </w:rPr>
        <w:t>. They improved further</w:t>
      </w:r>
      <w:r>
        <w:rPr>
          <w:rFonts w:ascii="Calibri" w:eastAsia="Malgun Gothic" w:hAnsi="Calibri" w:cs="Calibri"/>
          <w:sz w:val="22"/>
          <w:szCs w:val="22"/>
          <w:lang w:val="en-US"/>
        </w:rPr>
        <w:t xml:space="preserve"> when the vaccine protects against both disease and infection </w:t>
      </w:r>
      <w:r w:rsidRPr="272C9908">
        <w:rPr>
          <w:rFonts w:ascii="Calibri" w:eastAsia="Malgun Gothic" w:hAnsi="Calibri" w:cs="Calibri"/>
          <w:sz w:val="22"/>
          <w:szCs w:val="22"/>
          <w:lang w:val="en-US"/>
        </w:rPr>
        <w:t>in comparison to protection</w:t>
      </w:r>
      <w:r>
        <w:rPr>
          <w:rFonts w:ascii="Calibri" w:eastAsia="Malgun Gothic" w:hAnsi="Calibri" w:cs="Calibri"/>
          <w:sz w:val="22"/>
          <w:szCs w:val="22"/>
          <w:lang w:val="en-US"/>
        </w:rPr>
        <w:t xml:space="preserve"> against </w:t>
      </w:r>
      <w:r w:rsidRPr="272C9908">
        <w:rPr>
          <w:rFonts w:ascii="Calibri" w:eastAsia="Malgun Gothic" w:hAnsi="Calibri" w:cs="Calibri"/>
          <w:sz w:val="22"/>
          <w:szCs w:val="22"/>
          <w:lang w:val="en-US"/>
        </w:rPr>
        <w:t xml:space="preserve">only </w:t>
      </w:r>
      <w:r>
        <w:rPr>
          <w:rFonts w:ascii="Calibri" w:eastAsia="Malgun Gothic" w:hAnsi="Calibri" w:cs="Calibri"/>
          <w:sz w:val="22"/>
          <w:szCs w:val="22"/>
          <w:lang w:val="en-US"/>
        </w:rPr>
        <w:t xml:space="preserve">disease. Across outcomes, older adults </w:t>
      </w:r>
      <w:r w:rsidRPr="360A30B0">
        <w:rPr>
          <w:rFonts w:ascii="Calibri" w:eastAsia="Malgun Gothic" w:hAnsi="Calibri" w:cs="Calibri"/>
          <w:sz w:val="22"/>
          <w:szCs w:val="22"/>
          <w:lang w:val="en-US"/>
        </w:rPr>
        <w:t xml:space="preserve">aged </w:t>
      </w:r>
      <w:r>
        <w:rPr>
          <w:rFonts w:ascii="Calibri" w:eastAsia="Malgun Gothic" w:hAnsi="Calibri" w:cs="Calibri"/>
          <w:sz w:val="22"/>
          <w:szCs w:val="22"/>
          <w:lang w:val="en-US"/>
        </w:rPr>
        <w:t xml:space="preserve">≥65 years had </w:t>
      </w:r>
      <w:r w:rsidRPr="272C9908">
        <w:rPr>
          <w:rFonts w:ascii="Calibri" w:eastAsia="Malgun Gothic" w:hAnsi="Calibri" w:cs="Calibri"/>
          <w:sz w:val="22"/>
          <w:szCs w:val="22"/>
          <w:lang w:val="en-US"/>
        </w:rPr>
        <w:t xml:space="preserve">relatively </w:t>
      </w:r>
      <w:r>
        <w:rPr>
          <w:rFonts w:ascii="Calibri" w:eastAsia="Malgun Gothic" w:hAnsi="Calibri" w:cs="Calibri"/>
          <w:sz w:val="22"/>
          <w:szCs w:val="22"/>
          <w:lang w:val="en-US"/>
        </w:rPr>
        <w:t>least favourable benefit-risk profile (</w:t>
      </w:r>
      <w:r w:rsidRPr="272C9908">
        <w:rPr>
          <w:rFonts w:ascii="Calibri" w:eastAsia="Malgun Gothic" w:hAnsi="Calibri" w:cs="Calibri"/>
          <w:sz w:val="22"/>
          <w:szCs w:val="22"/>
          <w:lang w:val="en-US"/>
        </w:rPr>
        <w:t>Figures</w:t>
      </w:r>
      <w:r>
        <w:rPr>
          <w:rFonts w:ascii="Calibri" w:eastAsia="Malgun Gothic" w:hAnsi="Calibri" w:cs="Calibri"/>
          <w:sz w:val="22"/>
          <w:szCs w:val="22"/>
          <w:lang w:val="en-US"/>
        </w:rPr>
        <w:t xml:space="preserve"> 2a</w:t>
      </w:r>
      <w:r w:rsidRPr="272C9908">
        <w:rPr>
          <w:rFonts w:ascii="Calibri" w:eastAsia="Malgun Gothic" w:hAnsi="Calibri" w:cs="Calibri"/>
          <w:sz w:val="22"/>
          <w:szCs w:val="22"/>
          <w:lang w:val="en-US"/>
        </w:rPr>
        <w:t>, S4, S5</w:t>
      </w:r>
      <w:r>
        <w:rPr>
          <w:rFonts w:ascii="Calibri" w:eastAsia="Malgun Gothic" w:hAnsi="Calibri" w:cs="Calibri"/>
          <w:sz w:val="22"/>
          <w:szCs w:val="22"/>
          <w:lang w:val="en-US"/>
        </w:rPr>
        <w:t xml:space="preserve">). </w:t>
      </w:r>
    </w:p>
    <w:p w14:paraId="79883ADA" w14:textId="77777777" w:rsidR="00445231" w:rsidRDefault="00445231" w:rsidP="00442163">
      <w:pPr>
        <w:spacing w:line="360" w:lineRule="auto"/>
        <w:rPr>
          <w:rFonts w:ascii="Calibri" w:eastAsia="Malgun Gothic" w:hAnsi="Calibri" w:cs="Calibri"/>
          <w:sz w:val="22"/>
          <w:szCs w:val="22"/>
          <w:lang w:val="en-US"/>
        </w:rPr>
      </w:pPr>
    </w:p>
    <w:p w14:paraId="2417755D" w14:textId="360D56E0" w:rsidR="00445231" w:rsidRDefault="00445231">
      <w:pPr>
        <w:spacing w:line="360" w:lineRule="auto"/>
        <w:rPr>
          <w:rFonts w:ascii="Calibri" w:eastAsia="Malgun Gothic" w:hAnsi="Calibri" w:cs="Calibri"/>
          <w:sz w:val="22"/>
          <w:szCs w:val="22"/>
          <w:lang w:val="en-US"/>
        </w:rPr>
      </w:pPr>
      <w:r w:rsidRPr="272C9908">
        <w:rPr>
          <w:rFonts w:ascii="Calibri" w:eastAsia="Malgun Gothic" w:hAnsi="Calibri" w:cs="Calibri"/>
          <w:sz w:val="22"/>
          <w:szCs w:val="22"/>
          <w:lang w:val="en-US"/>
        </w:rPr>
        <w:lastRenderedPageBreak/>
        <w:t>The</w:t>
      </w:r>
      <w:r>
        <w:rPr>
          <w:rFonts w:ascii="Calibri" w:eastAsia="Malgun Gothic" w:hAnsi="Calibri" w:cs="Calibri"/>
          <w:sz w:val="22"/>
          <w:szCs w:val="22"/>
          <w:lang w:val="en-US"/>
        </w:rPr>
        <w:t xml:space="preserve"> DALYs prevented per 10,000 vaccinated individuals exceeded vaccine-attributable DALYs in moderate to high settings for all age groups</w:t>
      </w:r>
      <w:r w:rsidRPr="272C9908">
        <w:rPr>
          <w:rFonts w:ascii="Calibri" w:eastAsia="Malgun Gothic" w:hAnsi="Calibri" w:cs="Calibri"/>
          <w:sz w:val="22"/>
          <w:szCs w:val="22"/>
          <w:lang w:val="en-US"/>
        </w:rPr>
        <w:t xml:space="preserve"> (Figures 3b, 3e).</w:t>
      </w:r>
      <w:r>
        <w:rPr>
          <w:rFonts w:ascii="Calibri" w:eastAsia="Malgun Gothic" w:hAnsi="Calibri" w:cs="Calibri"/>
          <w:sz w:val="22"/>
          <w:szCs w:val="22"/>
          <w:lang w:val="en-US"/>
        </w:rPr>
        <w:t xml:space="preserve"> </w:t>
      </w:r>
      <w:r w:rsidRPr="272C9908">
        <w:rPr>
          <w:rFonts w:ascii="Calibri" w:eastAsia="Malgun Gothic" w:hAnsi="Calibri" w:cs="Calibri"/>
          <w:sz w:val="22"/>
          <w:szCs w:val="22"/>
        </w:rPr>
        <w:t xml:space="preserve"> Considering vaccine protection against both disease and infection, vaccinating</w:t>
      </w:r>
      <w:r>
        <w:rPr>
          <w:rFonts w:ascii="Calibri" w:eastAsia="Malgun Gothic" w:hAnsi="Calibri" w:cs="Calibri"/>
          <w:sz w:val="22"/>
          <w:szCs w:val="22"/>
        </w:rPr>
        <w:t xml:space="preserve"> children aged 1-11 years prevented </w:t>
      </w:r>
      <w:r w:rsidRPr="004510A8">
        <w:rPr>
          <w:rFonts w:ascii="Calibri" w:eastAsia="Malgun Gothic" w:hAnsi="Calibri" w:cs="Calibri"/>
          <w:sz w:val="22"/>
          <w:szCs w:val="22"/>
        </w:rPr>
        <w:t>116.63 [12.91–725.55]</w:t>
      </w:r>
      <w:r>
        <w:rPr>
          <w:rFonts w:ascii="Calibri" w:eastAsia="Malgun Gothic" w:hAnsi="Calibri" w:cs="Calibri"/>
          <w:sz w:val="22"/>
          <w:szCs w:val="22"/>
        </w:rPr>
        <w:t xml:space="preserve"> DALYs per 10,000 vaccinated individuals and caused </w:t>
      </w:r>
      <w:r w:rsidRPr="008B76C4">
        <w:rPr>
          <w:rFonts w:ascii="Calibri" w:eastAsia="Malgun Gothic" w:hAnsi="Calibri" w:cs="Calibri"/>
          <w:sz w:val="22"/>
          <w:szCs w:val="22"/>
        </w:rPr>
        <w:t>5.04 [0.15–57.77]</w:t>
      </w:r>
      <w:r>
        <w:rPr>
          <w:rFonts w:ascii="Calibri" w:eastAsia="Malgun Gothic" w:hAnsi="Calibri" w:cs="Calibri"/>
          <w:sz w:val="22"/>
          <w:szCs w:val="22"/>
        </w:rPr>
        <w:t xml:space="preserve"> DALYs </w:t>
      </w:r>
      <w:r w:rsidRPr="272C9908">
        <w:rPr>
          <w:rFonts w:ascii="Calibri" w:eastAsia="Malgun Gothic" w:hAnsi="Calibri" w:cs="Calibri"/>
          <w:sz w:val="22"/>
          <w:szCs w:val="22"/>
        </w:rPr>
        <w:t>attributable to adverse events.</w:t>
      </w:r>
      <w:r>
        <w:rPr>
          <w:rFonts w:ascii="Calibri" w:eastAsia="Malgun Gothic" w:hAnsi="Calibri" w:cs="Calibri"/>
          <w:sz w:val="22"/>
          <w:szCs w:val="22"/>
        </w:rPr>
        <w:t xml:space="preserve"> </w:t>
      </w:r>
      <w:r w:rsidRPr="272C9908">
        <w:rPr>
          <w:rFonts w:ascii="Calibri" w:eastAsia="Malgun Gothic" w:hAnsi="Calibri" w:cs="Calibri"/>
          <w:sz w:val="22"/>
          <w:szCs w:val="22"/>
        </w:rPr>
        <w:t>This corresponds</w:t>
      </w:r>
      <w:r>
        <w:rPr>
          <w:rFonts w:ascii="Calibri" w:eastAsia="Malgun Gothic" w:hAnsi="Calibri" w:cs="Calibri"/>
          <w:sz w:val="22"/>
          <w:szCs w:val="22"/>
        </w:rPr>
        <w:t xml:space="preserve"> to </w:t>
      </w:r>
      <w:r w:rsidRPr="00302661">
        <w:rPr>
          <w:rFonts w:ascii="Calibri" w:eastAsia="Malgun Gothic" w:hAnsi="Calibri" w:cs="Calibri"/>
          <w:sz w:val="22"/>
          <w:szCs w:val="22"/>
        </w:rPr>
        <w:t>22.30 [0.84–1357.31]</w:t>
      </w:r>
      <w:r>
        <w:rPr>
          <w:rFonts w:ascii="Calibri" w:eastAsia="Malgun Gothic" w:hAnsi="Calibri" w:cs="Calibri"/>
          <w:sz w:val="22"/>
          <w:szCs w:val="22"/>
        </w:rPr>
        <w:t xml:space="preserve"> DALYs prevented per one DALY caused by vaccination, with a 96% probability of </w:t>
      </w:r>
      <w:r w:rsidRPr="272C9908">
        <w:rPr>
          <w:rFonts w:ascii="Calibri" w:eastAsia="Malgun Gothic" w:hAnsi="Calibri" w:cs="Calibri"/>
          <w:sz w:val="22"/>
          <w:szCs w:val="22"/>
          <w:lang w:val="en-US"/>
        </w:rPr>
        <w:t>the benefit-risk ratio being favourable (BRR &gt; 1)</w:t>
      </w:r>
      <w:r w:rsidRPr="272C9908">
        <w:rPr>
          <w:rFonts w:ascii="Calibri" w:eastAsia="Malgun Gothic" w:hAnsi="Calibri" w:cs="Calibri"/>
          <w:sz w:val="22"/>
          <w:szCs w:val="22"/>
        </w:rPr>
        <w:t>. The benefit-risk profiles for vaccinating</w:t>
      </w:r>
      <w:r w:rsidRPr="272C9908">
        <w:rPr>
          <w:rFonts w:ascii="Calibri" w:eastAsia="Malgun Gothic" w:hAnsi="Calibri" w:cs="Calibri"/>
          <w:sz w:val="22"/>
          <w:szCs w:val="22"/>
          <w:lang w:val="en-US"/>
        </w:rPr>
        <w:t xml:space="preserve"> individuals 12-17 years and 18-64 years were similar to vaccinating individuls 1-11 years, while vaccinating individuals aged ≥65 years were relatively less favourable.</w:t>
      </w:r>
    </w:p>
    <w:p w14:paraId="2BA162B4" w14:textId="77777777" w:rsidR="00445231" w:rsidRDefault="00445231" w:rsidP="00442163">
      <w:pPr>
        <w:spacing w:line="360" w:lineRule="auto"/>
        <w:rPr>
          <w:rFonts w:ascii="Calibri" w:eastAsia="Malgun Gothic" w:hAnsi="Calibri" w:cs="Calibri"/>
          <w:sz w:val="22"/>
          <w:szCs w:val="22"/>
          <w:lang w:val="en-US"/>
        </w:rPr>
      </w:pPr>
    </w:p>
    <w:p w14:paraId="7331CF97" w14:textId="3FD3AF3C" w:rsidR="00445231" w:rsidRDefault="00445231" w:rsidP="00442163">
      <w:pPr>
        <w:spacing w:line="360" w:lineRule="auto"/>
        <w:rPr>
          <w:rFonts w:ascii="Calibri" w:eastAsia="Malgun Gothic" w:hAnsi="Calibri" w:cs="Calibri"/>
          <w:sz w:val="22"/>
          <w:szCs w:val="22"/>
          <w:lang w:val="en-US"/>
        </w:rPr>
      </w:pPr>
      <w:r>
        <w:rPr>
          <w:rFonts w:ascii="Calibri" w:eastAsia="Malgun Gothic" w:hAnsi="Calibri" w:cs="Calibri"/>
          <w:sz w:val="22"/>
          <w:szCs w:val="22"/>
          <w:lang w:val="en-US"/>
        </w:rPr>
        <w:t>For deaths, the benefit-risk profile was less favourable than for DALYs for all age groups. Under</w:t>
      </w:r>
      <w:r w:rsidRPr="782E79F2">
        <w:rPr>
          <w:rFonts w:ascii="Calibri" w:eastAsia="Malgun Gothic" w:hAnsi="Calibri" w:cs="Calibri"/>
          <w:sz w:val="22"/>
          <w:szCs w:val="22"/>
          <w:lang w:val="en-US"/>
        </w:rPr>
        <w:t xml:space="preserve"> vaccine</w:t>
      </w:r>
      <w:r>
        <w:rPr>
          <w:rFonts w:ascii="Calibri" w:eastAsia="Malgun Gothic" w:hAnsi="Calibri" w:cs="Calibri"/>
          <w:sz w:val="22"/>
          <w:szCs w:val="22"/>
          <w:lang w:val="en-US"/>
        </w:rPr>
        <w:t xml:space="preserve"> protection against </w:t>
      </w:r>
      <w:r w:rsidRPr="782E79F2">
        <w:rPr>
          <w:rFonts w:ascii="Calibri" w:eastAsia="Malgun Gothic" w:hAnsi="Calibri" w:cs="Calibri"/>
          <w:sz w:val="22"/>
          <w:szCs w:val="22"/>
          <w:lang w:val="en-US"/>
        </w:rPr>
        <w:t xml:space="preserve">both </w:t>
      </w:r>
      <w:r>
        <w:rPr>
          <w:rFonts w:ascii="Calibri" w:eastAsia="Malgun Gothic" w:hAnsi="Calibri" w:cs="Calibri"/>
          <w:sz w:val="22"/>
          <w:szCs w:val="22"/>
          <w:lang w:val="en-US"/>
        </w:rPr>
        <w:t>disease and infection, the</w:t>
      </w:r>
      <w:r w:rsidRPr="782E79F2">
        <w:rPr>
          <w:rFonts w:ascii="Calibri" w:eastAsia="Malgun Gothic" w:hAnsi="Calibri" w:cs="Calibri"/>
          <w:sz w:val="22"/>
          <w:szCs w:val="22"/>
          <w:lang w:val="en-US"/>
        </w:rPr>
        <w:t xml:space="preserve"> benefit-risk ratio was favourable for vaccinating</w:t>
      </w:r>
      <w:r>
        <w:rPr>
          <w:rFonts w:ascii="Calibri" w:eastAsia="Malgun Gothic" w:hAnsi="Calibri" w:cs="Calibri"/>
          <w:sz w:val="22"/>
          <w:szCs w:val="22"/>
          <w:lang w:val="en-US"/>
        </w:rPr>
        <w:t xml:space="preserve"> younger age groups (1-17 years) in moderate-to-high transmission settings, and for </w:t>
      </w:r>
      <w:r w:rsidRPr="782E79F2">
        <w:rPr>
          <w:rFonts w:ascii="Calibri" w:eastAsia="Malgun Gothic" w:hAnsi="Calibri" w:cs="Calibri"/>
          <w:sz w:val="22"/>
          <w:szCs w:val="22"/>
          <w:lang w:val="en-US"/>
        </w:rPr>
        <w:t xml:space="preserve">vaccinating </w:t>
      </w:r>
      <w:r>
        <w:rPr>
          <w:rFonts w:ascii="Calibri" w:eastAsia="Malgun Gothic" w:hAnsi="Calibri" w:cs="Calibri"/>
          <w:sz w:val="22"/>
          <w:szCs w:val="22"/>
          <w:lang w:val="en-US"/>
        </w:rPr>
        <w:t>older age groups (≥18 years) only in high transmission settings</w:t>
      </w:r>
      <w:r w:rsidRPr="782E79F2">
        <w:rPr>
          <w:rFonts w:ascii="Calibri" w:eastAsia="Malgun Gothic" w:hAnsi="Calibri" w:cs="Calibri"/>
          <w:sz w:val="22"/>
          <w:szCs w:val="22"/>
          <w:lang w:val="en-US"/>
        </w:rPr>
        <w:t xml:space="preserve"> (Figures 3c, 3f).</w:t>
      </w:r>
      <w:r>
        <w:rPr>
          <w:rFonts w:ascii="Calibri" w:eastAsia="Malgun Gothic" w:hAnsi="Calibri" w:cs="Calibri"/>
          <w:sz w:val="22"/>
          <w:szCs w:val="22"/>
          <w:lang w:val="en-US"/>
        </w:rPr>
        <w:t xml:space="preserve">  </w:t>
      </w:r>
    </w:p>
    <w:p w14:paraId="3208B94E" w14:textId="77777777" w:rsidR="00445231" w:rsidRDefault="00445231" w:rsidP="00442163">
      <w:pPr>
        <w:spacing w:line="360" w:lineRule="auto"/>
        <w:rPr>
          <w:rFonts w:ascii="Calibri" w:eastAsia="Malgun Gothic" w:hAnsi="Calibri" w:cs="Calibri"/>
          <w:sz w:val="22"/>
          <w:szCs w:val="22"/>
          <w:lang w:val="en-US"/>
        </w:rPr>
      </w:pPr>
    </w:p>
    <w:p w14:paraId="66C78D42" w14:textId="5B88848D" w:rsidR="00445231" w:rsidRDefault="00445231" w:rsidP="00442163">
      <w:pPr>
        <w:spacing w:line="360" w:lineRule="auto"/>
        <w:rPr>
          <w:rFonts w:ascii="Calibri" w:eastAsia="Malgun Gothic" w:hAnsi="Calibri" w:cs="Calibri"/>
          <w:sz w:val="22"/>
          <w:szCs w:val="22"/>
        </w:rPr>
      </w:pPr>
      <w:r>
        <w:rPr>
          <w:rFonts w:ascii="Calibri" w:eastAsia="Malgun Gothic" w:hAnsi="Calibri" w:cs="Calibri"/>
          <w:sz w:val="22"/>
          <w:szCs w:val="22"/>
          <w:lang w:val="en-US"/>
        </w:rPr>
        <w:t xml:space="preserve">For SAEs, </w:t>
      </w:r>
      <w:r w:rsidRPr="5B542EE9">
        <w:rPr>
          <w:rFonts w:ascii="Calibri" w:eastAsia="Malgun Gothic" w:hAnsi="Calibri" w:cs="Calibri"/>
          <w:sz w:val="22"/>
          <w:szCs w:val="22"/>
          <w:lang w:val="en-US"/>
        </w:rPr>
        <w:t xml:space="preserve">the benefit-risk profiles for vaccinating different age groups </w:t>
      </w:r>
      <w:r>
        <w:rPr>
          <w:rFonts w:ascii="Calibri" w:eastAsia="Malgun Gothic" w:hAnsi="Calibri" w:cs="Calibri"/>
          <w:sz w:val="22"/>
          <w:szCs w:val="22"/>
          <w:lang w:val="en-US"/>
        </w:rPr>
        <w:t xml:space="preserve">were more </w:t>
      </w:r>
      <w:r w:rsidRPr="5B542EE9">
        <w:rPr>
          <w:rFonts w:ascii="Calibri" w:eastAsia="Malgun Gothic" w:hAnsi="Calibri" w:cs="Calibri"/>
          <w:sz w:val="22"/>
          <w:szCs w:val="22"/>
          <w:lang w:val="en-US"/>
        </w:rPr>
        <w:t xml:space="preserve">pronounced </w:t>
      </w:r>
      <w:r>
        <w:rPr>
          <w:rFonts w:ascii="Calibri" w:eastAsia="Malgun Gothic" w:hAnsi="Calibri" w:cs="Calibri"/>
          <w:sz w:val="22"/>
          <w:szCs w:val="22"/>
          <w:lang w:val="en-US"/>
        </w:rPr>
        <w:t xml:space="preserve">than those for DALYs and deaths. </w:t>
      </w:r>
      <w:r w:rsidRPr="5B542EE9">
        <w:rPr>
          <w:rFonts w:ascii="Calibri" w:eastAsia="Malgun Gothic" w:hAnsi="Calibri" w:cs="Calibri"/>
          <w:sz w:val="22"/>
          <w:szCs w:val="22"/>
          <w:lang w:val="en-US"/>
        </w:rPr>
        <w:t>Vaccine</w:t>
      </w:r>
      <w:r>
        <w:rPr>
          <w:rFonts w:ascii="Calibri" w:eastAsia="Malgun Gothic" w:hAnsi="Calibri" w:cs="Calibri"/>
          <w:sz w:val="22"/>
          <w:szCs w:val="22"/>
          <w:lang w:val="en-US"/>
        </w:rPr>
        <w:t xml:space="preserve">-attributable SAE was </w:t>
      </w:r>
      <w:r w:rsidRPr="00474A05">
        <w:rPr>
          <w:rFonts w:ascii="Calibri" w:eastAsia="Malgun Gothic" w:hAnsi="Calibri" w:cs="Calibri"/>
          <w:sz w:val="22"/>
          <w:szCs w:val="22"/>
          <w:lang w:val="en-US"/>
        </w:rPr>
        <w:t>2.03 [0.84–3.98]</w:t>
      </w:r>
      <w:r>
        <w:rPr>
          <w:rFonts w:ascii="Calibri" w:eastAsia="Malgun Gothic" w:hAnsi="Calibri" w:cs="Calibri"/>
          <w:sz w:val="22"/>
          <w:szCs w:val="22"/>
          <w:lang w:val="en-US"/>
        </w:rPr>
        <w:t xml:space="preserve"> per 10,000 vaccinated individuals</w:t>
      </w:r>
      <w:r w:rsidRPr="5B542EE9">
        <w:rPr>
          <w:rFonts w:ascii="Calibri" w:eastAsia="Malgun Gothic" w:hAnsi="Calibri" w:cs="Calibri"/>
          <w:sz w:val="22"/>
          <w:szCs w:val="22"/>
          <w:lang w:val="en-US"/>
        </w:rPr>
        <w:t xml:space="preserve"> aged 1-64 years</w:t>
      </w:r>
      <w:r>
        <w:rPr>
          <w:rFonts w:ascii="Calibri" w:eastAsia="Malgun Gothic" w:hAnsi="Calibri" w:cs="Calibri"/>
          <w:sz w:val="22"/>
          <w:szCs w:val="22"/>
          <w:lang w:val="en-US"/>
        </w:rPr>
        <w:t xml:space="preserve">, compared with </w:t>
      </w:r>
      <w:r w:rsidRPr="00CA62BC">
        <w:rPr>
          <w:rFonts w:ascii="Calibri" w:eastAsia="Malgun Gothic" w:hAnsi="Calibri" w:cs="Calibri"/>
          <w:sz w:val="22"/>
          <w:szCs w:val="22"/>
          <w:lang w:val="en-US"/>
        </w:rPr>
        <w:t>11.14 [7.03–16.90]</w:t>
      </w:r>
      <w:r>
        <w:rPr>
          <w:rFonts w:ascii="Calibri" w:eastAsia="Malgun Gothic" w:hAnsi="Calibri" w:cs="Calibri" w:hint="eastAsia"/>
          <w:sz w:val="22"/>
          <w:szCs w:val="22"/>
          <w:lang w:val="en-US"/>
        </w:rPr>
        <w:t xml:space="preserve"> </w:t>
      </w:r>
      <w:r>
        <w:rPr>
          <w:rFonts w:ascii="Calibri" w:eastAsia="Malgun Gothic" w:hAnsi="Calibri" w:cs="Calibri"/>
          <w:sz w:val="22"/>
          <w:szCs w:val="22"/>
          <w:lang w:val="en-US"/>
        </w:rPr>
        <w:t xml:space="preserve">SAEs </w:t>
      </w:r>
      <w:r w:rsidRPr="5B542EE9">
        <w:rPr>
          <w:rFonts w:ascii="Calibri" w:eastAsia="Malgun Gothic" w:hAnsi="Calibri" w:cs="Calibri"/>
          <w:sz w:val="22"/>
          <w:szCs w:val="22"/>
          <w:lang w:val="en-US"/>
        </w:rPr>
        <w:t>per 10,000 vaccinated individuals</w:t>
      </w:r>
      <w:r w:rsidRPr="5B542EE9">
        <w:rPr>
          <w:rFonts w:ascii="Calibri" w:eastAsia="Malgun Gothic" w:hAnsi="Calibri" w:cs="Calibri"/>
          <w:sz w:val="22"/>
          <w:szCs w:val="22"/>
        </w:rPr>
        <w:t xml:space="preserve"> </w:t>
      </w:r>
      <w:r w:rsidRPr="360A30B0">
        <w:rPr>
          <w:rFonts w:ascii="Calibri" w:eastAsia="Malgun Gothic" w:hAnsi="Calibri" w:cs="Calibri"/>
          <w:sz w:val="22"/>
          <w:szCs w:val="22"/>
          <w:lang w:val="en-US"/>
        </w:rPr>
        <w:t xml:space="preserve">aged </w:t>
      </w:r>
      <w:r>
        <w:rPr>
          <w:rFonts w:ascii="Calibri" w:eastAsia="Malgun Gothic" w:hAnsi="Calibri" w:cs="Calibri"/>
          <w:sz w:val="22"/>
          <w:szCs w:val="22"/>
          <w:lang w:val="en-US"/>
        </w:rPr>
        <w:t>≥65</w:t>
      </w:r>
      <w:r w:rsidRPr="5B542EE9">
        <w:rPr>
          <w:rFonts w:ascii="Calibri" w:eastAsia="Malgun Gothic" w:hAnsi="Calibri" w:cs="Calibri"/>
          <w:sz w:val="22"/>
          <w:szCs w:val="22"/>
          <w:lang w:val="en-US"/>
        </w:rPr>
        <w:t xml:space="preserve"> years (Figures 3d, 3g).</w:t>
      </w:r>
      <w:r>
        <w:rPr>
          <w:rFonts w:ascii="Calibri" w:eastAsia="Malgun Gothic" w:hAnsi="Calibri" w:cs="Calibri"/>
          <w:sz w:val="22"/>
          <w:szCs w:val="22"/>
          <w:lang w:val="en-US"/>
        </w:rPr>
        <w:t xml:space="preserve"> In high transmission settings </w:t>
      </w:r>
      <w:r w:rsidRPr="5B542EE9">
        <w:rPr>
          <w:rFonts w:ascii="Calibri" w:eastAsia="Malgun Gothic" w:hAnsi="Calibri" w:cs="Calibri"/>
          <w:sz w:val="22"/>
          <w:szCs w:val="22"/>
          <w:lang w:val="en-US"/>
        </w:rPr>
        <w:t xml:space="preserve">with vaccine </w:t>
      </w:r>
      <w:r>
        <w:rPr>
          <w:rFonts w:ascii="Calibri" w:eastAsia="Malgun Gothic" w:hAnsi="Calibri" w:cs="Calibri"/>
          <w:sz w:val="22"/>
          <w:szCs w:val="22"/>
          <w:lang w:val="en-US"/>
        </w:rPr>
        <w:t xml:space="preserve">protection against both disease and infection, </w:t>
      </w:r>
      <w:r w:rsidRPr="5B542EE9">
        <w:rPr>
          <w:rFonts w:ascii="Calibri" w:eastAsia="Malgun Gothic" w:hAnsi="Calibri" w:cs="Calibri"/>
          <w:sz w:val="22"/>
          <w:szCs w:val="22"/>
          <w:lang w:val="en-US"/>
        </w:rPr>
        <w:t xml:space="preserve">the benefit-risk profile was most favourable for vaccinating </w:t>
      </w:r>
      <w:r>
        <w:rPr>
          <w:rFonts w:ascii="Calibri" w:eastAsia="Malgun Gothic" w:hAnsi="Calibri" w:cs="Calibri"/>
          <w:sz w:val="22"/>
          <w:szCs w:val="22"/>
          <w:lang w:val="en-US"/>
        </w:rPr>
        <w:t>children</w:t>
      </w:r>
      <w:r>
        <w:rPr>
          <w:rFonts w:ascii="Calibri" w:eastAsia="Malgun Gothic" w:hAnsi="Calibri" w:cs="Calibri" w:hint="eastAsia"/>
          <w:sz w:val="22"/>
          <w:szCs w:val="22"/>
          <w:lang w:val="en-US"/>
        </w:rPr>
        <w:t xml:space="preserve"> </w:t>
      </w:r>
      <w:r>
        <w:rPr>
          <w:rFonts w:ascii="Calibri" w:eastAsia="Malgun Gothic" w:hAnsi="Calibri" w:cs="Calibri"/>
          <w:sz w:val="22"/>
          <w:szCs w:val="22"/>
          <w:lang w:val="en-US"/>
        </w:rPr>
        <w:t>aged 1-11 years</w:t>
      </w:r>
      <w:r w:rsidRPr="5B542EE9">
        <w:rPr>
          <w:rFonts w:ascii="Calibri" w:eastAsia="Malgun Gothic" w:hAnsi="Calibri" w:cs="Calibri"/>
          <w:sz w:val="22"/>
          <w:szCs w:val="22"/>
          <w:lang w:val="en-US"/>
        </w:rPr>
        <w:t xml:space="preserve">, followed by adolescents aged 12-17 years, adults aged 18-64 years, and older adults aged ≥65 years. </w:t>
      </w:r>
      <w:r>
        <w:rPr>
          <w:rFonts w:ascii="Calibri" w:eastAsia="Malgun Gothic" w:hAnsi="Calibri" w:cs="Calibri"/>
          <w:sz w:val="22"/>
          <w:szCs w:val="22"/>
          <w:lang w:val="en-US"/>
        </w:rPr>
        <w:t xml:space="preserve"> </w:t>
      </w:r>
      <w:r>
        <w:rPr>
          <w:rFonts w:ascii="Calibri" w:eastAsia="Malgun Gothic" w:hAnsi="Calibri" w:cs="Calibri"/>
          <w:sz w:val="22"/>
          <w:szCs w:val="22"/>
        </w:rPr>
        <w:t xml:space="preserve"> </w:t>
      </w:r>
    </w:p>
    <w:p w14:paraId="45CEB899" w14:textId="77777777" w:rsidR="00445231" w:rsidRPr="00DA42CB" w:rsidRDefault="00445231" w:rsidP="00442163">
      <w:pPr>
        <w:spacing w:line="360" w:lineRule="auto"/>
        <w:rPr>
          <w:rFonts w:ascii="Calibri" w:eastAsia="Malgun Gothic" w:hAnsi="Calibri" w:cs="Calibri"/>
          <w:sz w:val="22"/>
          <w:szCs w:val="22"/>
          <w:lang w:val="en-US"/>
        </w:rPr>
      </w:pPr>
    </w:p>
    <w:p w14:paraId="6D68E816" w14:textId="5265401B" w:rsidR="00445231" w:rsidRPr="005C19ED" w:rsidRDefault="00445231" w:rsidP="00442163">
      <w:pPr>
        <w:spacing w:line="360" w:lineRule="auto"/>
        <w:rPr>
          <w:rStyle w:val="a9"/>
          <w:rFonts w:ascii="Calibri" w:eastAsia="Malgun Gothic" w:hAnsi="Calibri" w:cs="Calibri"/>
          <w:i w:val="0"/>
          <w:iCs w:val="0"/>
          <w:color w:val="auto"/>
          <w:sz w:val="22"/>
          <w:szCs w:val="22"/>
        </w:rPr>
      </w:pPr>
      <w:commentRangeStart w:id="43"/>
      <w:commentRangeEnd w:id="43"/>
      <w:r w:rsidRPr="4CA7DDD5">
        <w:rPr>
          <w:rStyle w:val="af8"/>
          <w:rFonts w:ascii="Calibri" w:hAnsi="Calibri" w:cs="Calibri"/>
          <w:iCs/>
          <w:color w:val="0F4761" w:themeColor="accent1" w:themeShade="BF"/>
          <w:sz w:val="28"/>
          <w:szCs w:val="28"/>
        </w:rPr>
        <w:commentReference w:id="43"/>
      </w:r>
      <w:r w:rsidRPr="4CA7DDD5">
        <w:rPr>
          <w:rStyle w:val="a9"/>
          <w:rFonts w:ascii="Calibri" w:hAnsi="Calibri" w:cs="Calibri"/>
          <w:i w:val="0"/>
          <w:sz w:val="28"/>
          <w:szCs w:val="28"/>
        </w:rPr>
        <w:t>Discussion</w:t>
      </w:r>
    </w:p>
    <w:p w14:paraId="40DC9290" w14:textId="11593CA7" w:rsidR="00445231" w:rsidRDefault="00445231" w:rsidP="6F31F62B">
      <w:pPr>
        <w:spacing w:line="360" w:lineRule="auto"/>
        <w:rPr>
          <w:rFonts w:ascii="Calibri" w:eastAsia="Malgun Gothic" w:hAnsi="Calibri" w:cs="Calibri"/>
          <w:sz w:val="22"/>
          <w:szCs w:val="22"/>
        </w:rPr>
      </w:pPr>
      <w:r w:rsidRPr="6F31F62B">
        <w:rPr>
          <w:rFonts w:ascii="Calibri" w:eastAsia="Malgun Gothic" w:hAnsi="Calibri" w:cs="Calibri"/>
          <w:sz w:val="22"/>
          <w:szCs w:val="22"/>
        </w:rPr>
        <w:t xml:space="preserve">We estimated the benefit-risk profile of the live-attenuated chikungunya vaccine Ixchiq for travel vaccination and outbreak-response immunisation across age groups, travel duration, and transmission settings. </w:t>
      </w:r>
      <w:r w:rsidRPr="6F31F62B">
        <w:rPr>
          <w:rFonts w:ascii="Calibri" w:eastAsia="Malgun Gothic" w:hAnsi="Calibri" w:cs="Calibri"/>
          <w:sz w:val="22"/>
          <w:szCs w:val="22"/>
          <w:lang w:val="en-US"/>
        </w:rPr>
        <w:t xml:space="preserve">For travel vaccination, the benefit-risk profile was unfavourable across age groups and transmission settings, especially for travel duration of less than a month. </w:t>
      </w:r>
      <w:r w:rsidRPr="6F31F62B">
        <w:rPr>
          <w:rFonts w:ascii="Calibri" w:eastAsia="Malgun Gothic" w:hAnsi="Calibri" w:cs="Calibri"/>
          <w:sz w:val="22"/>
          <w:szCs w:val="22"/>
        </w:rPr>
        <w:t xml:space="preserve">For outbreak response immunisation, </w:t>
      </w:r>
      <w:del w:id="44" w:author="Kaja Abbas" w:date="2026-03-17T07:56:00Z" w16du:dateUtc="2026-03-17T07:56:02Z">
        <w:r w:rsidRPr="6F31F62B" w:rsidDel="00E46DFD">
          <w:rPr>
            <w:rFonts w:ascii="Calibri" w:eastAsia="Malgun Gothic" w:hAnsi="Calibri" w:cs="Calibri"/>
            <w:sz w:val="22"/>
            <w:szCs w:val="22"/>
            <w:lang w:val="en-US"/>
          </w:rPr>
          <w:delText xml:space="preserve">the benefit-risk profile was </w:delText>
        </w:r>
        <w:r w:rsidRPr="6F31F62B" w:rsidDel="00E46DFD">
          <w:rPr>
            <w:rFonts w:ascii="Calibri" w:eastAsia="Malgun Gothic" w:hAnsi="Calibri" w:cs="Calibri"/>
            <w:sz w:val="22"/>
            <w:szCs w:val="22"/>
          </w:rPr>
          <w:delText xml:space="preserve">favourable in moderate to high-transmission settings, particularly when vaccine protects against both disease and infection. </w:delText>
        </w:r>
        <w:commentRangeStart w:id="45"/>
        <w:r w:rsidRPr="6F31F62B" w:rsidDel="00E46DFD">
          <w:rPr>
            <w:rFonts w:ascii="Calibri" w:eastAsia="Malgun Gothic" w:hAnsi="Calibri" w:cs="Calibri"/>
            <w:sz w:val="22"/>
            <w:szCs w:val="22"/>
          </w:rPr>
          <w:delText>The benefit-risk profile was relatively more favourable for vaccinating younger age groups (1-17 years), while being relatively least favourable for vaccinating older adults aged ≥65 years.</w:delText>
        </w:r>
      </w:del>
      <w:commentRangeEnd w:id="45"/>
      <w:r w:rsidRPr="6F31F62B">
        <w:rPr>
          <w:rStyle w:val="af8"/>
          <w:rFonts w:ascii="Calibri" w:eastAsia="Malgun Gothic" w:hAnsi="Calibri" w:cs="Calibri"/>
          <w:sz w:val="22"/>
          <w:szCs w:val="22"/>
        </w:rPr>
        <w:commentReference w:id="45"/>
      </w:r>
      <w:ins w:id="46" w:author="Kaja Abbas" w:date="2026-03-17T07:56:00Z" w16du:dateUtc="2026-03-17T07:56:02Z">
        <w:r w:rsidRPr="6F31F62B">
          <w:rPr>
            <w:rFonts w:ascii="Calibri" w:eastAsia="Malgun Gothic" w:hAnsi="Calibri" w:cs="Calibri"/>
            <w:sz w:val="22"/>
            <w:szCs w:val="22"/>
          </w:rPr>
          <w:t xml:space="preserve"> it could have a marginally favourable benefit-risk ratio for individuals aged &lt;65 years in high-transmission outbreak scenarios, but in most other </w:t>
        </w:r>
      </w:ins>
      <w:ins w:id="47" w:author="Kaja Abbas" w:date="2026-03-17T07:56:00Z" w16du:dateUtc="2026-03-17T07:56:59Z">
        <w:r w:rsidRPr="6F31F62B">
          <w:rPr>
            <w:rFonts w:ascii="Calibri" w:eastAsia="Malgun Gothic" w:hAnsi="Calibri" w:cs="Calibri"/>
            <w:sz w:val="22"/>
            <w:szCs w:val="22"/>
          </w:rPr>
          <w:t>outbreak scenarios, the potential risk of vaccination is likely to exceed the potential benefit.</w:t>
        </w:r>
      </w:ins>
    </w:p>
    <w:p w14:paraId="17048C8C" w14:textId="77777777" w:rsidR="00445231" w:rsidRDefault="00445231" w:rsidP="3779E637">
      <w:pPr>
        <w:spacing w:line="360" w:lineRule="auto"/>
        <w:rPr>
          <w:rFonts w:ascii="Calibri" w:eastAsia="Malgun Gothic" w:hAnsi="Calibri" w:cs="Calibri"/>
          <w:sz w:val="22"/>
          <w:szCs w:val="22"/>
        </w:rPr>
      </w:pPr>
      <w:commentRangeStart w:id="48"/>
      <w:commentRangeEnd w:id="48"/>
      <w:r>
        <w:rPr>
          <w:rStyle w:val="af8"/>
          <w:rFonts w:ascii="Calibri" w:eastAsia="Malgun Gothic" w:hAnsi="Calibri" w:cs="Calibri"/>
          <w:sz w:val="22"/>
          <w:szCs w:val="22"/>
        </w:rPr>
        <w:commentReference w:id="48"/>
      </w:r>
    </w:p>
    <w:p w14:paraId="1341627D" w14:textId="3AA418A9" w:rsidR="00445231" w:rsidRPr="00EF0785" w:rsidRDefault="00445231" w:rsidP="1D3F79A1">
      <w:pPr>
        <w:spacing w:line="360" w:lineRule="auto"/>
        <w:rPr>
          <w:rFonts w:ascii="Calibri" w:eastAsia="Malgun Gothic" w:hAnsi="Calibri" w:cs="Calibri"/>
          <w:sz w:val="22"/>
          <w:szCs w:val="22"/>
        </w:rPr>
      </w:pPr>
      <w:r w:rsidRPr="31B44C30">
        <w:rPr>
          <w:rFonts w:ascii="Calibri" w:eastAsia="Malgun Gothic" w:hAnsi="Calibri" w:cs="Calibri"/>
          <w:sz w:val="22"/>
          <w:szCs w:val="22"/>
        </w:rPr>
        <w:t xml:space="preserve">Ixchiq is the first licensed chikungunya vaccine and </w:t>
      </w:r>
      <w:r w:rsidRPr="1D3F79A1">
        <w:rPr>
          <w:rFonts w:ascii="Calibri" w:eastAsia="Malgun Gothic" w:hAnsi="Calibri" w:cs="Calibri"/>
          <w:sz w:val="22"/>
          <w:szCs w:val="22"/>
        </w:rPr>
        <w:t>received licensure through an accelerated regulatory approval pathway, based on immunogenicity data rather than trial data on clinical disease outcomes.</w:t>
      </w:r>
      <w:r w:rsidRPr="31B44C30">
        <w:rPr>
          <w:rFonts w:ascii="Calibri" w:eastAsia="Malgun Gothic" w:hAnsi="Calibri" w:cs="Calibri"/>
          <w:sz w:val="22"/>
          <w:szCs w:val="22"/>
        </w:rPr>
        <w:t xml:space="preserve"> </w:t>
      </w:r>
      <w:r w:rsidRPr="1D3F79A1">
        <w:rPr>
          <w:rFonts w:ascii="Calibri" w:eastAsia="Malgun Gothic" w:hAnsi="Calibri" w:cs="Calibri"/>
          <w:sz w:val="22"/>
          <w:szCs w:val="22"/>
        </w:rPr>
        <w:t xml:space="preserve">Vaccine safety is a key piece of evidence along with disease burden, projected health </w:t>
      </w:r>
      <w:r w:rsidRPr="1D3F79A1">
        <w:rPr>
          <w:rFonts w:ascii="Calibri" w:eastAsia="Malgun Gothic" w:hAnsi="Calibri" w:cs="Calibri"/>
          <w:sz w:val="22"/>
          <w:szCs w:val="22"/>
        </w:rPr>
        <w:lastRenderedPageBreak/>
        <w:t xml:space="preserve">benefits of vaccination, economic impact, equity, feasibility, stakeholder acceptance, and vaccine confidence among the community, that are assessed by national immunisation technical advisory groups for vaccine decision-making. </w:t>
      </w:r>
      <w:r w:rsidRPr="31B44C30">
        <w:rPr>
          <w:rFonts w:ascii="Calibri" w:eastAsia="Malgun Gothic" w:hAnsi="Calibri" w:cs="Calibri"/>
          <w:sz w:val="22"/>
          <w:szCs w:val="22"/>
        </w:rPr>
        <w:t xml:space="preserve">In the absence of a universal benefit-risk acceptability threshold </w:t>
      </w:r>
      <w:r w:rsidRPr="1D3F79A1">
        <w:rPr>
          <w:rFonts w:ascii="Calibri" w:eastAsia="Malgun Gothic" w:hAnsi="Calibri" w:cs="Calibri"/>
          <w:sz w:val="22"/>
          <w:szCs w:val="22"/>
        </w:rPr>
        <w:t xml:space="preserve">for vaccines in general </w:t>
      </w:r>
      <w:r w:rsidRPr="31B44C30">
        <w:rPr>
          <w:rFonts w:ascii="Calibri" w:eastAsia="Malgun Gothic" w:hAnsi="Calibri" w:cs="Calibri"/>
          <w:sz w:val="22"/>
          <w:szCs w:val="22"/>
        </w:rPr>
        <w:t xml:space="preserve">and </w:t>
      </w:r>
      <w:r w:rsidRPr="1D3F79A1">
        <w:rPr>
          <w:rFonts w:ascii="Calibri" w:eastAsia="Malgun Gothic" w:hAnsi="Calibri" w:cs="Calibri"/>
          <w:sz w:val="22"/>
          <w:szCs w:val="22"/>
        </w:rPr>
        <w:t xml:space="preserve">the prevalent </w:t>
      </w:r>
      <w:r w:rsidRPr="31B44C30">
        <w:rPr>
          <w:rFonts w:ascii="Calibri" w:eastAsia="Malgun Gothic" w:hAnsi="Calibri" w:cs="Calibri"/>
          <w:sz w:val="22"/>
          <w:szCs w:val="22"/>
        </w:rPr>
        <w:t xml:space="preserve">uncertainty in </w:t>
      </w:r>
      <w:r w:rsidRPr="1D3F79A1">
        <w:rPr>
          <w:rFonts w:ascii="Calibri" w:eastAsia="Malgun Gothic" w:hAnsi="Calibri" w:cs="Calibri"/>
          <w:sz w:val="22"/>
          <w:szCs w:val="22"/>
        </w:rPr>
        <w:t xml:space="preserve">the </w:t>
      </w:r>
      <w:r w:rsidRPr="31B44C30">
        <w:rPr>
          <w:rFonts w:ascii="Calibri" w:eastAsia="Malgun Gothic" w:hAnsi="Calibri" w:cs="Calibri"/>
          <w:sz w:val="22"/>
          <w:szCs w:val="22"/>
        </w:rPr>
        <w:t xml:space="preserve">real-world vaccine effectiveness </w:t>
      </w:r>
      <w:r w:rsidRPr="1D3F79A1">
        <w:rPr>
          <w:rFonts w:ascii="Calibri" w:eastAsia="Malgun Gothic" w:hAnsi="Calibri" w:cs="Calibri"/>
          <w:sz w:val="22"/>
          <w:szCs w:val="22"/>
        </w:rPr>
        <w:t xml:space="preserve">of Ixchiq </w:t>
      </w:r>
      <w:r w:rsidRPr="31B44C30">
        <w:rPr>
          <w:rFonts w:ascii="Calibri" w:eastAsia="Malgun Gothic" w:hAnsi="Calibri" w:cs="Calibri"/>
          <w:sz w:val="22"/>
          <w:szCs w:val="22"/>
        </w:rPr>
        <w:t xml:space="preserve">against severe adverse health outcomes, our </w:t>
      </w:r>
      <w:r w:rsidRPr="1D3F79A1">
        <w:rPr>
          <w:rFonts w:ascii="Calibri" w:eastAsia="Malgun Gothic" w:hAnsi="Calibri" w:cs="Calibri"/>
          <w:sz w:val="22"/>
          <w:szCs w:val="22"/>
        </w:rPr>
        <w:t xml:space="preserve">model-based </w:t>
      </w:r>
      <w:r w:rsidRPr="31B44C30">
        <w:rPr>
          <w:rFonts w:ascii="Calibri" w:eastAsia="Malgun Gothic" w:hAnsi="Calibri" w:cs="Calibri"/>
          <w:sz w:val="22"/>
          <w:szCs w:val="22"/>
        </w:rPr>
        <w:t xml:space="preserve">analysis provides </w:t>
      </w:r>
      <w:r w:rsidRPr="1D3F79A1">
        <w:rPr>
          <w:rFonts w:ascii="Calibri" w:eastAsia="Malgun Gothic" w:hAnsi="Calibri" w:cs="Calibri"/>
          <w:sz w:val="22"/>
          <w:szCs w:val="22"/>
        </w:rPr>
        <w:t xml:space="preserve">timely </w:t>
      </w:r>
      <w:r w:rsidRPr="31B44C30">
        <w:rPr>
          <w:rFonts w:ascii="Calibri" w:eastAsia="Malgun Gothic" w:hAnsi="Calibri" w:cs="Calibri"/>
          <w:sz w:val="22"/>
          <w:szCs w:val="22"/>
        </w:rPr>
        <w:t xml:space="preserve">policy-relevant evidence </w:t>
      </w:r>
      <w:r w:rsidRPr="1D3F79A1">
        <w:rPr>
          <w:rFonts w:ascii="Calibri" w:eastAsia="Malgun Gothic" w:hAnsi="Calibri" w:cs="Calibri"/>
          <w:sz w:val="22"/>
          <w:szCs w:val="22"/>
        </w:rPr>
        <w:t xml:space="preserve">on the benefits and risks of Ixchiq for travel vaccination and outbreak response immunisation strategies across age-groups, travel duration, and transmission settings,  </w:t>
      </w:r>
    </w:p>
    <w:p w14:paraId="07B10F09" w14:textId="74EE0F06" w:rsidR="00445231" w:rsidRPr="00EF0785" w:rsidRDefault="00445231" w:rsidP="70AB7E54">
      <w:pPr>
        <w:spacing w:line="360" w:lineRule="auto"/>
        <w:rPr>
          <w:rFonts w:ascii="Calibri" w:eastAsia="Malgun Gothic" w:hAnsi="Calibri" w:cs="Calibri"/>
          <w:sz w:val="22"/>
          <w:szCs w:val="22"/>
        </w:rPr>
      </w:pPr>
    </w:p>
    <w:p w14:paraId="518CBE77" w14:textId="02B3C760" w:rsidR="00445231" w:rsidRPr="00EF0785" w:rsidRDefault="00445231" w:rsidP="31B44C30">
      <w:pPr>
        <w:spacing w:line="360" w:lineRule="auto"/>
        <w:rPr>
          <w:rFonts w:ascii="Calibri" w:eastAsia="Malgun Gothic" w:hAnsi="Calibri" w:cs="Calibri"/>
          <w:sz w:val="22"/>
          <w:szCs w:val="22"/>
        </w:rPr>
      </w:pPr>
      <w:r w:rsidRPr="31B44C30">
        <w:rPr>
          <w:rFonts w:ascii="Calibri" w:eastAsia="Malgun Gothic" w:hAnsi="Calibri" w:cs="Calibri"/>
          <w:sz w:val="22"/>
          <w:szCs w:val="22"/>
        </w:rPr>
        <w:t>Our previous modelling of outbreak response immunisation across the same 11 states in Brazil estimated health impact but did not include vaccine-attributable risk</w:t>
      </w:r>
      <w:r w:rsidRPr="1D3F79A1">
        <w:rPr>
          <w:rFonts w:ascii="Calibri" w:eastAsia="Malgun Gothic" w:hAnsi="Calibri" w:cs="Calibri"/>
          <w:sz w:val="22"/>
          <w:szCs w:val="22"/>
        </w:rPr>
        <w:t xml:space="preserve"> </w:t>
      </w:r>
      <w:hyperlink r:id="rId34">
        <w:r>
          <w:rPr>
            <w:rFonts w:ascii="Calibri" w:hAnsi="Calibri" w:cs="Calibri"/>
            <w:sz w:val="22"/>
            <w:szCs w:val="22"/>
          </w:rPr>
          <w:t>[18]</w:t>
        </w:r>
      </w:hyperlink>
      <w:r w:rsidRPr="6F31F62B">
        <w:rPr>
          <w:rFonts w:ascii="Calibri" w:eastAsia="Malgun Gothic" w:hAnsi="Calibri" w:cs="Calibri"/>
          <w:sz w:val="22"/>
          <w:szCs w:val="22"/>
        </w:rPr>
        <w:t>.</w:t>
      </w:r>
      <w:r w:rsidRPr="31B44C30">
        <w:rPr>
          <w:rFonts w:ascii="Calibri" w:eastAsia="Malgun Gothic" w:hAnsi="Calibri" w:cs="Calibri"/>
          <w:sz w:val="22"/>
          <w:szCs w:val="22"/>
        </w:rPr>
        <w:t xml:space="preserve"> The present study addresses this gap by comparing benefits and risks for both travel vaccination and outbreak response immunisation across age groups, including children aged 1-11 years, who are currently outside of licensure age range</w:t>
      </w:r>
      <w:r w:rsidRPr="00290C99">
        <w:rPr>
          <w:rFonts w:ascii="Calibri" w:eastAsia="Malgun Gothic" w:hAnsi="Calibri" w:cs="Calibri"/>
          <w:sz w:val="22"/>
          <w:szCs w:val="22"/>
        </w:rPr>
        <w:t>.</w:t>
      </w:r>
      <w:r w:rsidRPr="6F31F62B">
        <w:rPr>
          <w:rFonts w:ascii="Calibri" w:eastAsia="Malgun Gothic" w:hAnsi="Calibri" w:cs="Calibri"/>
          <w:sz w:val="22"/>
          <w:szCs w:val="22"/>
        </w:rPr>
        <w:t xml:space="preserve"> </w:t>
      </w:r>
      <w:commentRangeStart w:id="49"/>
      <w:commentRangeEnd w:id="49"/>
      <w:r w:rsidRPr="31B44C30">
        <w:rPr>
          <w:rStyle w:val="af8"/>
          <w:rFonts w:ascii="Calibri" w:eastAsia="Malgun Gothic" w:hAnsi="Calibri" w:cs="Calibri"/>
          <w:sz w:val="22"/>
          <w:szCs w:val="22"/>
        </w:rPr>
        <w:commentReference w:id="49"/>
      </w:r>
      <w:r w:rsidRPr="31B44C30">
        <w:rPr>
          <w:rFonts w:ascii="Calibri" w:eastAsia="Malgun Gothic" w:hAnsi="Calibri" w:cs="Calibri"/>
          <w:sz w:val="22"/>
          <w:szCs w:val="22"/>
        </w:rPr>
        <w:t xml:space="preserve">Cracknell Daniels et al. proposed a generalised vaccine benefit-risk framework across scenarios (e.g., small and large outbreaks, endemic transmission, and travel) and inferred that vaccination benefit exceeded vaccination risk for adults aged 18–64 across all epidemiological settings (&gt;95% probability), and for adults aged ≥65 in large-outbreak or endemic settings. </w:t>
      </w:r>
      <w:hyperlink r:id="rId35">
        <w:r>
          <w:rPr>
            <w:rFonts w:ascii="Calibri" w:hAnsi="Calibri" w:cs="Calibri"/>
            <w:sz w:val="22"/>
            <w:szCs w:val="22"/>
          </w:rPr>
          <w:t>[20]</w:t>
        </w:r>
      </w:hyperlink>
      <w:r w:rsidRPr="31B44C30">
        <w:rPr>
          <w:rFonts w:ascii="Calibri" w:eastAsia="Malgun Gothic" w:hAnsi="Calibri" w:cs="Calibri"/>
          <w:sz w:val="22"/>
          <w:szCs w:val="22"/>
        </w:rPr>
        <w:t xml:space="preserve">. Our study complements this work by quantifying age-specific benefit-risk profiles for both travel vaccination and outbreak response immunisation using empirical data from a setting with heterogeneity in transmission.  </w:t>
      </w:r>
    </w:p>
    <w:p w14:paraId="1F73BE96" w14:textId="77777777" w:rsidR="00445231" w:rsidRPr="00EF0785" w:rsidRDefault="00445231" w:rsidP="00442163">
      <w:pPr>
        <w:spacing w:line="360" w:lineRule="auto"/>
        <w:rPr>
          <w:rFonts w:ascii="Calibri" w:eastAsia="Malgun Gothic" w:hAnsi="Calibri" w:cs="Calibri"/>
          <w:sz w:val="22"/>
          <w:szCs w:val="22"/>
        </w:rPr>
      </w:pPr>
    </w:p>
    <w:p w14:paraId="366354CA" w14:textId="58E9A6A4" w:rsidR="00445231" w:rsidRDefault="00445231">
      <w:pPr>
        <w:spacing w:line="360" w:lineRule="auto"/>
        <w:rPr>
          <w:rFonts w:ascii="Calibri" w:hAnsi="Calibri" w:cs="Calibri"/>
          <w:sz w:val="22"/>
          <w:szCs w:val="22"/>
        </w:rPr>
      </w:pPr>
      <w:commentRangeStart w:id="50"/>
      <w:commentRangeEnd w:id="50"/>
      <w:r w:rsidRPr="1D3F79A1">
        <w:rPr>
          <w:rStyle w:val="af8"/>
          <w:rFonts w:ascii="Calibri" w:eastAsia="Malgun Gothic" w:hAnsi="Calibri" w:cs="Calibri"/>
          <w:sz w:val="22"/>
          <w:szCs w:val="22"/>
        </w:rPr>
        <w:commentReference w:id="50"/>
      </w:r>
      <w:r w:rsidRPr="1D3F79A1">
        <w:rPr>
          <w:rFonts w:ascii="Calibri" w:eastAsia="Malgun Gothic" w:hAnsi="Calibri" w:cs="Calibri"/>
          <w:sz w:val="22"/>
          <w:szCs w:val="22"/>
        </w:rPr>
        <w:t xml:space="preserve">Our inferences on </w:t>
      </w:r>
      <w:r>
        <w:rPr>
          <w:rFonts w:ascii="Calibri" w:eastAsia="Malgun Gothic" w:hAnsi="Calibri" w:cs="Calibri"/>
          <w:sz w:val="22"/>
          <w:szCs w:val="22"/>
        </w:rPr>
        <w:t>the</w:t>
      </w:r>
      <w:r w:rsidRPr="360A30B0">
        <w:rPr>
          <w:rFonts w:ascii="Calibri" w:eastAsia="Segoe UI" w:hAnsi="Calibri" w:cs="Calibri"/>
          <w:color w:val="000000" w:themeColor="text1"/>
          <w:sz w:val="22"/>
          <w:szCs w:val="22"/>
        </w:rPr>
        <w:t xml:space="preserve"> age-specific benefit-risk </w:t>
      </w:r>
      <w:r w:rsidRPr="1D3F79A1">
        <w:rPr>
          <w:rFonts w:ascii="Calibri" w:eastAsia="Segoe UI" w:hAnsi="Calibri" w:cs="Calibri"/>
          <w:color w:val="000000" w:themeColor="text1"/>
          <w:sz w:val="22"/>
          <w:szCs w:val="22"/>
        </w:rPr>
        <w:t>profiles</w:t>
      </w:r>
      <w:r>
        <w:rPr>
          <w:rFonts w:ascii="Calibri" w:eastAsia="Segoe UI" w:hAnsi="Calibri" w:cs="Calibri"/>
          <w:color w:val="000000" w:themeColor="text1"/>
          <w:sz w:val="22"/>
          <w:szCs w:val="22"/>
        </w:rPr>
        <w:t xml:space="preserve"> </w:t>
      </w:r>
      <w:r w:rsidRPr="360A30B0">
        <w:rPr>
          <w:rFonts w:ascii="Calibri" w:eastAsia="Segoe UI" w:hAnsi="Calibri" w:cs="Calibri"/>
          <w:color w:val="000000" w:themeColor="text1"/>
          <w:sz w:val="22"/>
          <w:szCs w:val="22"/>
        </w:rPr>
        <w:t xml:space="preserve">are broadly consistent with </w:t>
      </w:r>
      <w:r>
        <w:rPr>
          <w:rFonts w:ascii="Calibri" w:eastAsia="Segoe UI" w:hAnsi="Calibri" w:cs="Calibri"/>
          <w:color w:val="000000" w:themeColor="text1"/>
          <w:sz w:val="22"/>
          <w:szCs w:val="22"/>
        </w:rPr>
        <w:t xml:space="preserve">the </w:t>
      </w:r>
      <w:r w:rsidRPr="360A30B0">
        <w:rPr>
          <w:rFonts w:ascii="Calibri" w:eastAsia="Malgun Gothic" w:hAnsi="Calibri" w:cs="Calibri"/>
          <w:sz w:val="22"/>
          <w:szCs w:val="22"/>
        </w:rPr>
        <w:t xml:space="preserve">precautionary recommendations by regulatory authorities regarding </w:t>
      </w:r>
      <w:r w:rsidRPr="1D3F79A1">
        <w:rPr>
          <w:rFonts w:ascii="Calibri" w:eastAsia="Malgun Gothic" w:hAnsi="Calibri" w:cs="Calibri"/>
          <w:sz w:val="22"/>
          <w:szCs w:val="22"/>
        </w:rPr>
        <w:t xml:space="preserve">Ixchiq </w:t>
      </w:r>
      <w:r w:rsidRPr="360A30B0">
        <w:rPr>
          <w:rFonts w:ascii="Calibri" w:eastAsia="Malgun Gothic" w:hAnsi="Calibri" w:cs="Calibri"/>
          <w:sz w:val="22"/>
          <w:szCs w:val="22"/>
        </w:rPr>
        <w:t>vaccination in adults aged ≥65 years</w:t>
      </w:r>
      <w:commentRangeStart w:id="51"/>
      <w:r w:rsidRPr="360A30B0">
        <w:rPr>
          <w:rFonts w:ascii="Calibri" w:eastAsia="Malgun Gothic" w:hAnsi="Calibri" w:cs="Calibri"/>
          <w:sz w:val="22"/>
          <w:szCs w:val="22"/>
        </w:rPr>
        <w:t>.</w:t>
      </w:r>
      <w:commentRangeEnd w:id="51"/>
      <w:r w:rsidRPr="360A30B0">
        <w:rPr>
          <w:rStyle w:val="af8"/>
          <w:rFonts w:ascii="Calibri" w:eastAsia="Malgun Gothic" w:hAnsi="Calibri" w:cs="Calibri"/>
          <w:sz w:val="22"/>
          <w:szCs w:val="22"/>
        </w:rPr>
        <w:commentReference w:id="51"/>
      </w:r>
      <w:r w:rsidRPr="360A30B0">
        <w:rPr>
          <w:rFonts w:ascii="Calibri" w:eastAsia="Malgun Gothic" w:hAnsi="Calibri" w:cs="Calibri"/>
          <w:sz w:val="22"/>
          <w:szCs w:val="22"/>
        </w:rPr>
        <w:t xml:space="preserve"> </w:t>
      </w:r>
      <w:r>
        <w:rPr>
          <w:rFonts w:ascii="Calibri" w:eastAsia="Malgun Gothic" w:hAnsi="Calibri" w:cs="Calibri"/>
          <w:sz w:val="22"/>
          <w:szCs w:val="22"/>
        </w:rPr>
        <w:t xml:space="preserve">Health Canada does not recommend the use of </w:t>
      </w:r>
      <w:r w:rsidRPr="1D3F79A1">
        <w:rPr>
          <w:rFonts w:ascii="Calibri" w:eastAsia="Malgun Gothic" w:hAnsi="Calibri" w:cs="Calibri"/>
          <w:sz w:val="22"/>
          <w:szCs w:val="22"/>
        </w:rPr>
        <w:t>Ixchiq</w:t>
      </w:r>
      <w:r>
        <w:rPr>
          <w:rFonts w:ascii="Calibri" w:eastAsia="Malgun Gothic" w:hAnsi="Calibri" w:cs="Calibri"/>
          <w:sz w:val="22"/>
          <w:szCs w:val="22"/>
        </w:rPr>
        <w:t xml:space="preserve"> in </w:t>
      </w:r>
      <w:r w:rsidRPr="360A30B0">
        <w:rPr>
          <w:rFonts w:ascii="Calibri" w:eastAsia="Malgun Gothic" w:hAnsi="Calibri" w:cs="Calibri"/>
          <w:sz w:val="22"/>
          <w:szCs w:val="22"/>
        </w:rPr>
        <w:t>adults aged ≥65 years</w:t>
      </w:r>
      <w:r>
        <w:rPr>
          <w:rFonts w:ascii="Calibri" w:eastAsia="Malgun Gothic" w:hAnsi="Calibri" w:cs="Calibri"/>
          <w:sz w:val="22"/>
          <w:szCs w:val="22"/>
        </w:rPr>
        <w:t xml:space="preserve"> and restricts recommendation in adults aged 18-64 years </w:t>
      </w:r>
      <w:r w:rsidRPr="1D3F79A1">
        <w:rPr>
          <w:rFonts w:ascii="Calibri" w:eastAsia="Malgun Gothic" w:hAnsi="Calibri" w:cs="Calibri"/>
          <w:sz w:val="22"/>
          <w:szCs w:val="22"/>
        </w:rPr>
        <w:t>who</w:t>
      </w:r>
      <w:r>
        <w:rPr>
          <w:rFonts w:ascii="Calibri" w:eastAsia="Malgun Gothic" w:hAnsi="Calibri" w:cs="Calibri"/>
          <w:sz w:val="22"/>
          <w:szCs w:val="22"/>
        </w:rPr>
        <w:t xml:space="preserve"> travel to high-risk areas</w:t>
      </w:r>
      <w:r>
        <w:t xml:space="preserve"> </w:t>
      </w:r>
      <w:r w:rsidRPr="1D3F79A1">
        <w:rPr>
          <w:rFonts w:ascii="Calibri" w:hAnsi="Calibri" w:cs="Calibri"/>
          <w:sz w:val="22"/>
          <w:szCs w:val="22"/>
        </w:rPr>
        <w:t>[14].</w:t>
      </w:r>
      <w:r w:rsidRPr="1D3F79A1">
        <w:rPr>
          <w:rFonts w:ascii="Calibri" w:eastAsia="Malgun Gothic" w:hAnsi="Calibri" w:cs="Calibri"/>
          <w:sz w:val="22"/>
          <w:szCs w:val="22"/>
        </w:rPr>
        <w:t xml:space="preserve"> In Februa</w:t>
      </w:r>
      <w:r w:rsidRPr="360A30B0">
        <w:rPr>
          <w:rFonts w:ascii="Calibri" w:eastAsia="Malgun Gothic" w:hAnsi="Calibri" w:cs="Calibri"/>
          <w:sz w:val="22"/>
          <w:szCs w:val="22"/>
        </w:rPr>
        <w:t xml:space="preserve">ry 2026, the UK Commission on Human Medicines updated </w:t>
      </w:r>
      <w:r>
        <w:rPr>
          <w:rFonts w:ascii="Calibri" w:eastAsia="Malgun Gothic" w:hAnsi="Calibri" w:cs="Calibri"/>
          <w:sz w:val="22"/>
          <w:szCs w:val="22"/>
        </w:rPr>
        <w:t>its</w:t>
      </w:r>
      <w:r w:rsidRPr="360A30B0">
        <w:rPr>
          <w:rFonts w:ascii="Calibri" w:eastAsia="Malgun Gothic" w:hAnsi="Calibri" w:cs="Calibri"/>
          <w:sz w:val="22"/>
          <w:szCs w:val="22"/>
        </w:rPr>
        <w:t xml:space="preserve"> restrictions </w:t>
      </w:r>
      <w:r>
        <w:rPr>
          <w:rFonts w:ascii="Calibri" w:eastAsia="Malgun Gothic" w:hAnsi="Calibri" w:cs="Calibri"/>
          <w:sz w:val="22"/>
          <w:szCs w:val="22"/>
        </w:rPr>
        <w:t>on</w:t>
      </w:r>
      <w:r w:rsidRPr="360A30B0">
        <w:rPr>
          <w:rFonts w:ascii="Calibri" w:eastAsia="Malgun Gothic" w:hAnsi="Calibri" w:cs="Calibri"/>
          <w:sz w:val="22"/>
          <w:szCs w:val="22"/>
        </w:rPr>
        <w:t xml:space="preserve"> Ixchiq following safety review, </w:t>
      </w:r>
      <w:r w:rsidRPr="1D3F79A1">
        <w:rPr>
          <w:rFonts w:ascii="Calibri" w:eastAsia="Malgun Gothic" w:hAnsi="Calibri" w:cs="Calibri"/>
          <w:sz w:val="22"/>
          <w:szCs w:val="22"/>
        </w:rPr>
        <w:t xml:space="preserve">with </w:t>
      </w:r>
      <w:r w:rsidRPr="360A30B0">
        <w:rPr>
          <w:rFonts w:ascii="Calibri" w:eastAsia="Malgun Gothic" w:hAnsi="Calibri" w:cs="Calibri"/>
          <w:sz w:val="22"/>
          <w:szCs w:val="22"/>
        </w:rPr>
        <w:t>no longer indicat</w:t>
      </w:r>
      <w:r>
        <w:rPr>
          <w:rFonts w:ascii="Calibri" w:eastAsia="Malgun Gothic" w:hAnsi="Calibri" w:cs="Calibri"/>
          <w:sz w:val="22"/>
          <w:szCs w:val="22"/>
        </w:rPr>
        <w:t>ing</w:t>
      </w:r>
      <w:r w:rsidRPr="360A30B0">
        <w:rPr>
          <w:rFonts w:ascii="Calibri" w:eastAsia="Malgun Gothic" w:hAnsi="Calibri" w:cs="Calibri"/>
          <w:sz w:val="22"/>
          <w:szCs w:val="22"/>
        </w:rPr>
        <w:t xml:space="preserve"> Ixchiq for adults </w:t>
      </w:r>
      <w:r>
        <w:rPr>
          <w:rFonts w:ascii="Calibri" w:eastAsia="Malgun Gothic" w:hAnsi="Calibri" w:cs="Calibri"/>
          <w:sz w:val="22"/>
          <w:szCs w:val="22"/>
        </w:rPr>
        <w:t xml:space="preserve">aged </w:t>
      </w:r>
      <w:r w:rsidRPr="360A30B0">
        <w:rPr>
          <w:rFonts w:ascii="Calibri" w:eastAsia="Malgun Gothic" w:hAnsi="Calibri" w:cs="Calibri"/>
          <w:sz w:val="22"/>
          <w:szCs w:val="22"/>
        </w:rPr>
        <w:t xml:space="preserve">over </w:t>
      </w:r>
      <w:r>
        <w:rPr>
          <w:rFonts w:ascii="Calibri" w:eastAsia="Malgun Gothic" w:hAnsi="Calibri" w:cs="Calibri"/>
          <w:sz w:val="22"/>
          <w:szCs w:val="22"/>
        </w:rPr>
        <w:t>60</w:t>
      </w:r>
      <w:r w:rsidRPr="360A30B0">
        <w:rPr>
          <w:rFonts w:ascii="Calibri" w:eastAsia="Malgun Gothic" w:hAnsi="Calibri" w:cs="Calibri"/>
          <w:sz w:val="22"/>
          <w:szCs w:val="22"/>
        </w:rPr>
        <w:t xml:space="preserve"> years and contraindicat</w:t>
      </w:r>
      <w:r>
        <w:rPr>
          <w:rFonts w:ascii="Calibri" w:eastAsia="Malgun Gothic" w:hAnsi="Calibri" w:cs="Calibri"/>
          <w:sz w:val="22"/>
          <w:szCs w:val="22"/>
        </w:rPr>
        <w:t>ing its use</w:t>
      </w:r>
      <w:r w:rsidRPr="360A30B0">
        <w:rPr>
          <w:rFonts w:ascii="Calibri" w:eastAsia="Malgun Gothic" w:hAnsi="Calibri" w:cs="Calibri"/>
          <w:sz w:val="22"/>
          <w:szCs w:val="22"/>
        </w:rPr>
        <w:t xml:space="preserve"> </w:t>
      </w:r>
      <w:r>
        <w:rPr>
          <w:rFonts w:ascii="Calibri" w:eastAsia="Malgun Gothic" w:hAnsi="Calibri" w:cs="Calibri"/>
          <w:sz w:val="22"/>
          <w:szCs w:val="22"/>
        </w:rPr>
        <w:t>in</w:t>
      </w:r>
      <w:r w:rsidRPr="360A30B0">
        <w:rPr>
          <w:rFonts w:ascii="Calibri" w:eastAsia="Malgun Gothic" w:hAnsi="Calibri" w:cs="Calibri"/>
          <w:sz w:val="22"/>
          <w:szCs w:val="22"/>
        </w:rPr>
        <w:t xml:space="preserve"> individuals with hypertension, cardiovascular disease, diabetes mellitus, and/or chronic kidney disease </w:t>
      </w:r>
      <w:r w:rsidRPr="1D3F79A1">
        <w:rPr>
          <w:rFonts w:ascii="Calibri" w:hAnsi="Calibri" w:cs="Calibri"/>
          <w:sz w:val="22"/>
          <w:szCs w:val="22"/>
        </w:rPr>
        <w:t>[24]. The US Food and Drug Administration</w:t>
      </w:r>
      <w:r w:rsidRPr="224568D8">
        <w:rPr>
          <w:rFonts w:ascii="Calibri" w:hAnsi="Calibri" w:cs="Calibri"/>
          <w:sz w:val="22"/>
          <w:szCs w:val="22"/>
        </w:rPr>
        <w:t xml:space="preserve"> conducted a benefit-risk analysis for US travellers using current post-licensure vaccine safety data and concluded that the benefits of Ixchiq vaccination do not outweigh its risk for typical US travellers</w:t>
      </w:r>
      <w:r w:rsidRPr="1D3F79A1">
        <w:rPr>
          <w:rFonts w:ascii="Calibri" w:hAnsi="Calibri" w:cs="Calibri"/>
          <w:sz w:val="22"/>
          <w:szCs w:val="22"/>
        </w:rPr>
        <w:t xml:space="preserve"> and suspended Ixchiq’s biological license in August 2025</w:t>
      </w:r>
      <w:r>
        <w:t xml:space="preserve"> </w:t>
      </w:r>
      <w:r w:rsidRPr="1D3F79A1">
        <w:rPr>
          <w:rFonts w:ascii="Calibri" w:hAnsi="Calibri" w:cs="Calibri"/>
          <w:sz w:val="22"/>
          <w:szCs w:val="22"/>
        </w:rPr>
        <w:t>[13].</w:t>
      </w:r>
      <w:r w:rsidRPr="224568D8">
        <w:rPr>
          <w:rFonts w:ascii="Calibri" w:hAnsi="Calibri" w:cs="Calibri"/>
          <w:sz w:val="22"/>
          <w:szCs w:val="22"/>
        </w:rPr>
        <w:t xml:space="preserve"> The</w:t>
      </w:r>
      <w:r w:rsidRPr="1D3F79A1">
        <w:rPr>
          <w:rFonts w:ascii="Calibri" w:hAnsi="Calibri" w:cs="Calibri"/>
          <w:sz w:val="22"/>
          <w:szCs w:val="22"/>
        </w:rPr>
        <w:t xml:space="preserve"> European Medicines Agency</w:t>
      </w:r>
      <w:r w:rsidRPr="224568D8">
        <w:rPr>
          <w:rFonts w:ascii="Calibri" w:hAnsi="Calibri" w:cs="Calibri"/>
          <w:sz w:val="22"/>
          <w:szCs w:val="22"/>
        </w:rPr>
        <w:t xml:space="preserve"> maintains a conditional recommendation that Ixchiq should be used only when there is a significant risk of chikungunya infection</w:t>
      </w:r>
      <w:r w:rsidRPr="224568D8">
        <w:rPr>
          <w:rFonts w:ascii="Calibri" w:hAnsi="Calibri" w:cs="Calibri" w:hint="eastAsia"/>
          <w:sz w:val="22"/>
          <w:szCs w:val="22"/>
        </w:rPr>
        <w:t xml:space="preserve"> </w:t>
      </w:r>
      <w:r w:rsidRPr="1D3F79A1">
        <w:rPr>
          <w:rFonts w:ascii="Calibri" w:hAnsi="Calibri" w:cs="Calibri"/>
          <w:sz w:val="22"/>
          <w:szCs w:val="22"/>
        </w:rPr>
        <w:t>[25].</w:t>
      </w:r>
    </w:p>
    <w:p w14:paraId="63892EEE" w14:textId="5B4BDAA1" w:rsidR="00445231" w:rsidRDefault="00445231">
      <w:pPr>
        <w:spacing w:line="360" w:lineRule="auto"/>
        <w:rPr>
          <w:rFonts w:ascii="Calibri" w:hAnsi="Calibri" w:cs="Calibri"/>
          <w:sz w:val="22"/>
          <w:lang w:val="en-US"/>
        </w:rPr>
      </w:pPr>
    </w:p>
    <w:p w14:paraId="57E0A751" w14:textId="16AAD618" w:rsidR="00445231" w:rsidRDefault="00445231" w:rsidP="002D688F">
      <w:pPr>
        <w:spacing w:line="360" w:lineRule="auto"/>
        <w:rPr>
          <w:rFonts w:ascii="Calibri" w:hAnsi="Calibri" w:cs="Calibri"/>
          <w:sz w:val="22"/>
          <w:szCs w:val="22"/>
          <w:lang w:val="en-US"/>
        </w:rPr>
      </w:pPr>
      <w:r w:rsidRPr="1D3F79A1">
        <w:rPr>
          <w:rFonts w:ascii="Calibri" w:hAnsi="Calibri" w:cs="Calibri"/>
          <w:sz w:val="22"/>
          <w:szCs w:val="22"/>
          <w:lang w:val="en-US"/>
        </w:rPr>
        <w:lastRenderedPageBreak/>
        <w:t xml:space="preserve">Experience with other vaccines shows that the benefit-risk assessment depends on exposure risk, transmission setting, and the clinical severity of both vaccine-attributable risk versus the benefit of vaccine-preventable disease outcomes. </w:t>
      </w:r>
      <w:r w:rsidRPr="0B21EA36">
        <w:rPr>
          <w:rFonts w:ascii="Calibri" w:hAnsi="Calibri" w:cs="Calibri"/>
          <w:sz w:val="22"/>
          <w:szCs w:val="22"/>
        </w:rPr>
        <w:t xml:space="preserve">For Japanese Encephalitis (JE), </w:t>
      </w:r>
      <w:r w:rsidRPr="3CE3E5DD">
        <w:rPr>
          <w:rFonts w:ascii="Calibri" w:hAnsi="Calibri" w:cs="Calibri"/>
          <w:sz w:val="22"/>
          <w:szCs w:val="22"/>
        </w:rPr>
        <w:t>travel</w:t>
      </w:r>
      <w:r w:rsidRPr="0B21EA36">
        <w:rPr>
          <w:rFonts w:ascii="Calibri" w:hAnsi="Calibri" w:cs="Calibri"/>
          <w:sz w:val="22"/>
          <w:szCs w:val="22"/>
        </w:rPr>
        <w:t xml:space="preserve"> vaccination is </w:t>
      </w:r>
      <w:r>
        <w:rPr>
          <w:rFonts w:ascii="Calibri" w:hAnsi="Calibri" w:cs="Calibri"/>
          <w:sz w:val="22"/>
          <w:szCs w:val="22"/>
        </w:rPr>
        <w:t>generally reserved for those with higher exposure risk</w:t>
      </w:r>
      <w:r w:rsidRPr="0B21EA36">
        <w:rPr>
          <w:rFonts w:ascii="Calibri" w:hAnsi="Calibri" w:cs="Calibri"/>
          <w:sz w:val="22"/>
          <w:szCs w:val="22"/>
        </w:rPr>
        <w:t>, considering travel duration, season, and travel destination</w:t>
      </w:r>
      <w:r w:rsidRPr="0B21EA36">
        <w:rPr>
          <w:rFonts w:ascii="Calibri" w:hAnsi="Calibri" w:cs="Calibri" w:hint="eastAsia"/>
          <w:sz w:val="22"/>
          <w:szCs w:val="22"/>
        </w:rPr>
        <w:t>,</w:t>
      </w:r>
      <w:r w:rsidRPr="0B21EA36">
        <w:rPr>
          <w:rFonts w:ascii="Calibri" w:hAnsi="Calibri" w:cs="Calibri"/>
          <w:sz w:val="22"/>
          <w:szCs w:val="22"/>
          <w:lang w:val="en-US"/>
        </w:rPr>
        <w:t xml:space="preserve"> </w:t>
      </w:r>
      <w:r>
        <w:rPr>
          <w:rFonts w:ascii="Calibri" w:hAnsi="Calibri" w:cs="Calibri"/>
          <w:sz w:val="22"/>
          <w:szCs w:val="22"/>
          <w:lang w:val="en-US"/>
        </w:rPr>
        <w:t xml:space="preserve">whereas broader routine use of </w:t>
      </w:r>
      <w:r w:rsidRPr="1D3F79A1">
        <w:rPr>
          <w:rFonts w:ascii="Calibri" w:hAnsi="Calibri" w:cs="Calibri"/>
          <w:sz w:val="22"/>
          <w:szCs w:val="22"/>
          <w:lang w:val="en-US"/>
        </w:rPr>
        <w:t xml:space="preserve">the JE </w:t>
      </w:r>
      <w:r>
        <w:rPr>
          <w:rFonts w:ascii="Calibri" w:hAnsi="Calibri" w:cs="Calibri"/>
          <w:sz w:val="22"/>
          <w:szCs w:val="22"/>
          <w:lang w:val="en-US"/>
        </w:rPr>
        <w:t>vaccine is supported where local epidemiology justifies it</w:t>
      </w:r>
      <w:r w:rsidRPr="0B21EA36">
        <w:rPr>
          <w:rFonts w:ascii="Calibri" w:hAnsi="Calibri" w:cs="Calibri"/>
          <w:sz w:val="22"/>
          <w:szCs w:val="22"/>
        </w:rPr>
        <w:t xml:space="preserve"> </w:t>
      </w:r>
      <w:hyperlink r:id="rId36">
        <w:r>
          <w:rPr>
            <w:rFonts w:ascii="Calibri" w:hAnsi="Calibri" w:cs="Calibri"/>
            <w:sz w:val="22"/>
            <w:szCs w:val="22"/>
          </w:rPr>
          <w:t>[23,24]</w:t>
        </w:r>
      </w:hyperlink>
      <w:r w:rsidRPr="0B21EA36">
        <w:rPr>
          <w:rFonts w:ascii="Calibri" w:hAnsi="Calibri" w:cs="Calibri"/>
          <w:sz w:val="22"/>
          <w:szCs w:val="22"/>
        </w:rPr>
        <w:t xml:space="preserve">. Similarly, the </w:t>
      </w:r>
      <w:r>
        <w:rPr>
          <w:rFonts w:ascii="Calibri" w:hAnsi="Calibri" w:cs="Calibri"/>
          <w:sz w:val="22"/>
          <w:szCs w:val="22"/>
        </w:rPr>
        <w:t>experience with</w:t>
      </w:r>
      <w:r w:rsidRPr="0B21EA36">
        <w:rPr>
          <w:rFonts w:ascii="Calibri" w:hAnsi="Calibri" w:cs="Calibri"/>
          <w:sz w:val="22"/>
          <w:szCs w:val="22"/>
        </w:rPr>
        <w:t xml:space="preserve"> </w:t>
      </w:r>
      <w:r w:rsidRPr="1D3F79A1">
        <w:rPr>
          <w:rFonts w:ascii="Calibri" w:hAnsi="Calibri" w:cs="Calibri"/>
          <w:sz w:val="22"/>
          <w:szCs w:val="22"/>
        </w:rPr>
        <w:t>dengue</w:t>
      </w:r>
      <w:r w:rsidRPr="0B21EA36">
        <w:rPr>
          <w:rFonts w:ascii="Calibri" w:hAnsi="Calibri" w:cs="Calibri"/>
          <w:sz w:val="22"/>
          <w:szCs w:val="22"/>
        </w:rPr>
        <w:t xml:space="preserve"> vaccination (Dengvaxia) underscores the necessity of context-specific </w:t>
      </w:r>
      <w:r w:rsidRPr="1D3F79A1">
        <w:rPr>
          <w:rFonts w:ascii="Calibri" w:hAnsi="Calibri" w:cs="Calibri"/>
          <w:sz w:val="22"/>
          <w:szCs w:val="22"/>
        </w:rPr>
        <w:t>recommendations.</w:t>
      </w:r>
      <w:r w:rsidRPr="0B21EA36">
        <w:rPr>
          <w:rFonts w:ascii="Calibri" w:hAnsi="Calibri" w:cs="Calibri"/>
          <w:sz w:val="22"/>
          <w:szCs w:val="22"/>
        </w:rPr>
        <w:t xml:space="preserve"> Flasche et al. </w:t>
      </w:r>
      <w:r w:rsidRPr="1D3F79A1">
        <w:rPr>
          <w:rFonts w:ascii="Calibri" w:hAnsi="Calibri" w:cs="Calibri"/>
          <w:sz w:val="22"/>
          <w:szCs w:val="22"/>
        </w:rPr>
        <w:t>inferred</w:t>
      </w:r>
      <w:r w:rsidRPr="00F67B3D">
        <w:rPr>
          <w:rFonts w:ascii="Calibri" w:hAnsi="Calibri" w:cs="Calibri"/>
          <w:sz w:val="22"/>
          <w:szCs w:val="22"/>
        </w:rPr>
        <w:t xml:space="preserve"> that dengue vaccination may increase hospitalisations in low-transmission settings with limited prior exposure</w:t>
      </w:r>
      <w:r w:rsidRPr="00F67B3D" w:rsidDel="00F67B3D">
        <w:rPr>
          <w:rFonts w:ascii="Calibri" w:hAnsi="Calibri" w:cs="Calibri"/>
          <w:sz w:val="22"/>
          <w:szCs w:val="22"/>
        </w:rPr>
        <w:t xml:space="preserve"> </w:t>
      </w:r>
      <w:hyperlink r:id="rId37">
        <w:r>
          <w:rPr>
            <w:rFonts w:ascii="Calibri" w:hAnsi="Calibri" w:cs="Calibri"/>
            <w:sz w:val="22"/>
            <w:szCs w:val="22"/>
          </w:rPr>
          <w:t>[25]</w:t>
        </w:r>
      </w:hyperlink>
      <w:r w:rsidRPr="0B21EA36">
        <w:rPr>
          <w:rFonts w:ascii="Calibri" w:hAnsi="Calibri" w:cs="Calibri"/>
          <w:sz w:val="22"/>
          <w:szCs w:val="22"/>
        </w:rPr>
        <w:t xml:space="preserve">. </w:t>
      </w:r>
      <w:r w:rsidRPr="1D3F79A1">
        <w:rPr>
          <w:rFonts w:ascii="Calibri" w:hAnsi="Calibri" w:cs="Calibri"/>
          <w:sz w:val="22"/>
          <w:szCs w:val="22"/>
        </w:rPr>
        <w:t>The rotavirus</w:t>
      </w:r>
      <w:r w:rsidRPr="0B21EA36">
        <w:rPr>
          <w:rFonts w:ascii="Calibri" w:hAnsi="Calibri" w:cs="Calibri"/>
          <w:sz w:val="22"/>
          <w:szCs w:val="22"/>
        </w:rPr>
        <w:t xml:space="preserve"> vacci</w:t>
      </w:r>
      <w:r>
        <w:rPr>
          <w:rFonts w:ascii="Calibri" w:hAnsi="Calibri" w:cs="Calibri"/>
          <w:sz w:val="22"/>
          <w:szCs w:val="22"/>
        </w:rPr>
        <w:t>ne</w:t>
      </w:r>
      <w:r w:rsidRPr="0B21EA36">
        <w:rPr>
          <w:rFonts w:ascii="Calibri" w:hAnsi="Calibri" w:cs="Calibri"/>
          <w:sz w:val="22"/>
          <w:szCs w:val="22"/>
        </w:rPr>
        <w:t xml:space="preserve"> </w:t>
      </w:r>
      <w:r w:rsidRPr="1D3F79A1">
        <w:rPr>
          <w:rFonts w:ascii="Calibri" w:hAnsi="Calibri" w:cs="Calibri"/>
          <w:sz w:val="22"/>
          <w:szCs w:val="22"/>
        </w:rPr>
        <w:t>causes</w:t>
      </w:r>
      <w:r w:rsidRPr="0B21EA36">
        <w:rPr>
          <w:rFonts w:ascii="Calibri" w:hAnsi="Calibri" w:cs="Calibri"/>
          <w:sz w:val="22"/>
          <w:szCs w:val="22"/>
        </w:rPr>
        <w:t xml:space="preserve"> rare SAEs </w:t>
      </w:r>
      <w:r w:rsidRPr="1D3F79A1">
        <w:rPr>
          <w:rFonts w:ascii="Calibri" w:hAnsi="Calibri" w:cs="Calibri"/>
          <w:sz w:val="22"/>
          <w:szCs w:val="22"/>
        </w:rPr>
        <w:t>of</w:t>
      </w:r>
      <w:r w:rsidRPr="0B21EA36">
        <w:rPr>
          <w:rFonts w:ascii="Calibri" w:hAnsi="Calibri" w:cs="Calibri"/>
          <w:sz w:val="22"/>
          <w:szCs w:val="22"/>
        </w:rPr>
        <w:t xml:space="preserve"> intussusception, </w:t>
      </w:r>
      <w:r w:rsidRPr="1D3F79A1">
        <w:rPr>
          <w:rFonts w:ascii="Calibri" w:hAnsi="Calibri" w:cs="Calibri"/>
          <w:sz w:val="22"/>
          <w:szCs w:val="22"/>
        </w:rPr>
        <w:t xml:space="preserve">which </w:t>
      </w:r>
      <w:r>
        <w:rPr>
          <w:rFonts w:ascii="Calibri" w:hAnsi="Calibri" w:cs="Calibri"/>
          <w:sz w:val="22"/>
          <w:szCs w:val="22"/>
        </w:rPr>
        <w:t>led</w:t>
      </w:r>
      <w:r w:rsidRPr="0B21EA36">
        <w:rPr>
          <w:rFonts w:ascii="Calibri" w:hAnsi="Calibri" w:cs="Calibri"/>
          <w:sz w:val="22"/>
          <w:szCs w:val="22"/>
        </w:rPr>
        <w:t xml:space="preserve"> to withdrawal of an early vaccine product </w:t>
      </w:r>
      <w:hyperlink r:id="rId38">
        <w:r>
          <w:rPr>
            <w:rFonts w:ascii="Calibri" w:hAnsi="Calibri" w:cs="Calibri"/>
            <w:sz w:val="22"/>
            <w:szCs w:val="22"/>
          </w:rPr>
          <w:t>[26]</w:t>
        </w:r>
      </w:hyperlink>
      <w:r w:rsidRPr="1D3F79A1">
        <w:rPr>
          <w:rFonts w:ascii="Calibri" w:hAnsi="Calibri" w:cs="Calibri"/>
          <w:sz w:val="22"/>
          <w:szCs w:val="22"/>
        </w:rPr>
        <w:t>.</w:t>
      </w:r>
      <w:r w:rsidRPr="0B21EA36">
        <w:rPr>
          <w:rFonts w:ascii="Calibri" w:hAnsi="Calibri" w:cs="Calibri"/>
          <w:sz w:val="22"/>
          <w:szCs w:val="22"/>
        </w:rPr>
        <w:t xml:space="preserve"> Despite these risks, </w:t>
      </w:r>
      <w:r w:rsidRPr="1D3F79A1">
        <w:rPr>
          <w:rFonts w:ascii="Calibri" w:hAnsi="Calibri" w:cs="Calibri"/>
          <w:sz w:val="22"/>
          <w:szCs w:val="22"/>
        </w:rPr>
        <w:t xml:space="preserve">the </w:t>
      </w:r>
      <w:r w:rsidRPr="0B21EA36">
        <w:rPr>
          <w:rFonts w:ascii="Calibri" w:hAnsi="Calibri" w:cs="Calibri"/>
          <w:sz w:val="22"/>
          <w:szCs w:val="22"/>
        </w:rPr>
        <w:t>WHO continues to recommend routine infant rotavirus vaccination</w:t>
      </w:r>
      <w:r>
        <w:rPr>
          <w:rFonts w:ascii="Calibri" w:hAnsi="Calibri" w:cs="Calibri"/>
          <w:sz w:val="22"/>
          <w:szCs w:val="22"/>
        </w:rPr>
        <w:t xml:space="preserve"> </w:t>
      </w:r>
      <w:r w:rsidRPr="1D3F79A1">
        <w:rPr>
          <w:rFonts w:ascii="Calibri" w:hAnsi="Calibri" w:cs="Calibri"/>
          <w:sz w:val="22"/>
          <w:szCs w:val="22"/>
        </w:rPr>
        <w:t>with relatively newer vaccine products because the</w:t>
      </w:r>
      <w:r>
        <w:rPr>
          <w:rFonts w:ascii="Calibri" w:hAnsi="Calibri" w:cs="Calibri"/>
          <w:sz w:val="22"/>
          <w:szCs w:val="22"/>
        </w:rPr>
        <w:t xml:space="preserve"> benefit-</w:t>
      </w:r>
      <w:r w:rsidRPr="001E2AFC">
        <w:rPr>
          <w:rFonts w:ascii="Calibri" w:hAnsi="Calibri" w:cs="Calibri"/>
          <w:sz w:val="22"/>
          <w:szCs w:val="22"/>
        </w:rPr>
        <w:t>risk profile remains strongly favourable in high-burden settings</w:t>
      </w:r>
      <w:r w:rsidRPr="001E2AFC" w:rsidDel="001E2AFC">
        <w:rPr>
          <w:rFonts w:ascii="Calibri" w:hAnsi="Calibri" w:cs="Calibri"/>
          <w:sz w:val="22"/>
          <w:szCs w:val="22"/>
        </w:rPr>
        <w:t xml:space="preserve"> </w:t>
      </w:r>
      <w:r>
        <w:rPr>
          <w:rFonts w:ascii="Calibri" w:hAnsi="Calibri" w:cs="Calibri"/>
          <w:sz w:val="22"/>
          <w:szCs w:val="22"/>
        </w:rPr>
        <w:t xml:space="preserve">in preventing deaths </w:t>
      </w:r>
      <w:hyperlink r:id="rId39">
        <w:r>
          <w:rPr>
            <w:rFonts w:ascii="Calibri" w:hAnsi="Calibri" w:cs="Calibri"/>
            <w:sz w:val="22"/>
            <w:szCs w:val="22"/>
          </w:rPr>
          <w:t>[27]</w:t>
        </w:r>
      </w:hyperlink>
      <w:r w:rsidRPr="0B21EA36">
        <w:rPr>
          <w:rFonts w:ascii="Calibri" w:hAnsi="Calibri" w:cs="Calibri"/>
          <w:sz w:val="22"/>
          <w:szCs w:val="22"/>
        </w:rPr>
        <w:t>. Taken together, these examples highlight that chikungunya vaccination recommendations should be stratified by exposure duration, transmission intensity, and age-related baseline risk.</w:t>
      </w:r>
      <w:r w:rsidRPr="0B21EA36">
        <w:rPr>
          <w:rFonts w:ascii="Calibri" w:hAnsi="Calibri" w:cs="Calibri"/>
          <w:sz w:val="22"/>
          <w:szCs w:val="22"/>
          <w:lang w:val="en-US"/>
        </w:rPr>
        <w:t xml:space="preserve"> </w:t>
      </w:r>
      <w:r>
        <w:rPr>
          <w:rFonts w:ascii="Calibri" w:hAnsi="Calibri" w:cs="Calibri"/>
          <w:sz w:val="22"/>
          <w:szCs w:val="22"/>
        </w:rPr>
        <w:t>P</w:t>
      </w:r>
      <w:r w:rsidRPr="0B21EA36">
        <w:rPr>
          <w:rFonts w:ascii="Calibri" w:hAnsi="Calibri" w:cs="Calibri"/>
          <w:sz w:val="22"/>
          <w:szCs w:val="22"/>
        </w:rPr>
        <w:t xml:space="preserve">rogrammatic factors, including vaccine coverage and administration timing, should be </w:t>
      </w:r>
      <w:r w:rsidRPr="0B21EA36">
        <w:rPr>
          <w:rFonts w:ascii="Calibri" w:hAnsi="Calibri" w:cs="Calibri" w:hint="eastAsia"/>
          <w:sz w:val="22"/>
          <w:szCs w:val="22"/>
        </w:rPr>
        <w:t>informed</w:t>
      </w:r>
      <w:r w:rsidRPr="0B21EA36">
        <w:rPr>
          <w:rFonts w:ascii="Calibri" w:hAnsi="Calibri" w:cs="Calibri"/>
          <w:sz w:val="22"/>
          <w:szCs w:val="22"/>
        </w:rPr>
        <w:t xml:space="preserve"> by whether the vaccine protects against both infection and disease, as well as </w:t>
      </w:r>
      <w:r w:rsidRPr="0B21EA36">
        <w:rPr>
          <w:rFonts w:ascii="Calibri" w:hAnsi="Calibri" w:cs="Calibri"/>
          <w:sz w:val="22"/>
          <w:szCs w:val="22"/>
          <w:lang w:val="en-US"/>
        </w:rPr>
        <w:t>the durability of long-term immunity.</w:t>
      </w:r>
      <w:r>
        <w:rPr>
          <w:rFonts w:ascii="Calibri" w:hAnsi="Calibri" w:cs="Calibri"/>
          <w:sz w:val="22"/>
          <w:szCs w:val="22"/>
          <w:lang w:val="en-US"/>
        </w:rPr>
        <w:t xml:space="preserve"> </w:t>
      </w:r>
    </w:p>
    <w:p w14:paraId="63028910" w14:textId="0E61C755" w:rsidR="00445231" w:rsidRPr="000E3702" w:rsidRDefault="00445231" w:rsidP="002D688F">
      <w:pPr>
        <w:spacing w:line="360" w:lineRule="auto"/>
        <w:rPr>
          <w:rFonts w:ascii="Malgun Gothic" w:eastAsia="Malgun Gothic" w:hAnsi="Malgun Gothic" w:cs="Malgun Gothic"/>
          <w:color w:val="000000" w:themeColor="text1"/>
          <w:sz w:val="22"/>
          <w:szCs w:val="22"/>
          <w:highlight w:val="yellow"/>
          <w:lang w:val="en-US"/>
        </w:rPr>
      </w:pPr>
    </w:p>
    <w:p w14:paraId="036AFFCA" w14:textId="32E41B81" w:rsidR="00445231" w:rsidRPr="000E3702" w:rsidRDefault="00445231" w:rsidP="006B5B18">
      <w:pPr>
        <w:spacing w:line="360" w:lineRule="auto"/>
        <w:rPr>
          <w:rFonts w:ascii="Calibri" w:eastAsia="Malgun Gothic" w:hAnsi="Calibri" w:cs="Calibri"/>
          <w:sz w:val="22"/>
          <w:szCs w:val="22"/>
          <w:lang w:val="en-US"/>
        </w:rPr>
      </w:pPr>
      <w:r w:rsidRPr="11AF279A">
        <w:rPr>
          <w:rFonts w:ascii="Calibri" w:eastAsia="Malgun Gothic" w:hAnsi="Calibri" w:cs="Calibri"/>
          <w:sz w:val="22"/>
          <w:szCs w:val="22"/>
        </w:rPr>
        <w:t>Our study has</w:t>
      </w:r>
      <w:commentRangeStart w:id="52"/>
      <w:r w:rsidRPr="11AF279A">
        <w:rPr>
          <w:rFonts w:ascii="Calibri" w:eastAsia="Malgun Gothic" w:hAnsi="Calibri" w:cs="Calibri"/>
          <w:sz w:val="22"/>
          <w:szCs w:val="22"/>
        </w:rPr>
        <w:t xml:space="preserve"> limitations</w:t>
      </w:r>
      <w:commentRangeEnd w:id="52"/>
      <w:r w:rsidRPr="11AF279A">
        <w:rPr>
          <w:rStyle w:val="af8"/>
          <w:rFonts w:ascii="Calibri" w:eastAsia="Malgun Gothic" w:hAnsi="Calibri" w:cs="Calibri"/>
          <w:sz w:val="22"/>
          <w:szCs w:val="22"/>
        </w:rPr>
        <w:commentReference w:id="52"/>
      </w:r>
      <w:r w:rsidRPr="11AF279A">
        <w:rPr>
          <w:rFonts w:ascii="Calibri" w:eastAsia="Malgun Gothic" w:hAnsi="Calibri" w:cs="Calibri"/>
          <w:sz w:val="22"/>
          <w:szCs w:val="22"/>
        </w:rPr>
        <w:t>. First, age-specific vaccine-attributable SAE and death risks were informed by VAERS, a passive surveillance system that is subject to under-reporting, and limited denominators (total number of vaccinated individuals), and therefore incompletely capture true incidence of adverse events. As post-authorisation safety evidence accrues, particularly from active surveillance, these estimates should be updated and incorporated into future benefit-risk assessments. Second, we did not model heterogeneity in baseline comorbidities, which could shift benefit-risk profiles among</w:t>
      </w:r>
      <w:r w:rsidRPr="5B542EE9">
        <w:rPr>
          <w:rFonts w:ascii="Calibri" w:eastAsia="Malgun Gothic" w:hAnsi="Calibri" w:cs="Calibri"/>
          <w:sz w:val="22"/>
          <w:szCs w:val="22"/>
        </w:rPr>
        <w:t xml:space="preserve"> the different age groups.</w:t>
      </w:r>
      <w:r w:rsidRPr="11AF279A">
        <w:rPr>
          <w:rFonts w:ascii="Calibri" w:eastAsia="Malgun Gothic" w:hAnsi="Calibri" w:cs="Calibri"/>
          <w:sz w:val="22"/>
          <w:szCs w:val="22"/>
        </w:rPr>
        <w:t xml:space="preserve"> Future work should estimate adverse event risks stratified by comorbidities. Third, as post-authorisation adverse event data were not available for children and adolescents (1-17 years), we assumed the same adverse event risk as in adults aged 18-64 years. The benefit-risk profiles for children and adolescents should be revisited as paediatric vaccine safety data emerge. </w:t>
      </w:r>
      <w:r w:rsidRPr="11AF279A">
        <w:rPr>
          <w:rFonts w:ascii="Calibri" w:eastAsia="Malgun Gothic" w:hAnsi="Calibri" w:cs="Calibri"/>
          <w:sz w:val="22"/>
          <w:szCs w:val="22"/>
          <w:lang w:val="en-US"/>
        </w:rPr>
        <w:t xml:space="preserve">Finally, we focused on short-term benefit-risk analysis under current assumptions, including defined durations for travel vaccination and a one-year horizon for outbreak-response immunisation. We did not assess longer-term benefit-risk under alternative assumptions about durability of protection, repeated exposure, waning immunity, or recurrent outbreak risk. These questions will become important as evidence accumulates on long-term vaccine performance and on how Ixchiq may be used in routine travel advice or repeated outbreak response settings. </w:t>
      </w:r>
    </w:p>
    <w:p w14:paraId="3AE3AA9F" w14:textId="77777777" w:rsidR="00445231" w:rsidRPr="00EF0785" w:rsidRDefault="00445231" w:rsidP="00442163">
      <w:pPr>
        <w:spacing w:line="360" w:lineRule="auto"/>
        <w:rPr>
          <w:rFonts w:ascii="Calibri" w:eastAsia="Malgun Gothic" w:hAnsi="Calibri" w:cs="Calibri"/>
          <w:sz w:val="22"/>
          <w:szCs w:val="22"/>
        </w:rPr>
      </w:pPr>
    </w:p>
    <w:p w14:paraId="7657B03F" w14:textId="73FFF3F5" w:rsidR="00445231" w:rsidRDefault="00445231" w:rsidP="468E4F2C">
      <w:pPr>
        <w:spacing w:line="360" w:lineRule="auto"/>
        <w:rPr>
          <w:rFonts w:ascii="Calibri" w:eastAsia="Malgun Gothic" w:hAnsi="Calibri" w:cs="Calibri"/>
          <w:color w:val="000000" w:themeColor="text1"/>
          <w:sz w:val="22"/>
          <w:szCs w:val="22"/>
        </w:rPr>
      </w:pPr>
      <w:r w:rsidRPr="00401D5C">
        <w:rPr>
          <w:rFonts w:ascii="Calibri" w:eastAsia="Malgun Gothic" w:hAnsi="Calibri" w:cs="Calibri"/>
          <w:sz w:val="22"/>
          <w:szCs w:val="22"/>
        </w:rPr>
        <w:lastRenderedPageBreak/>
        <w:t xml:space="preserve">In conclusion, we conducted benefit–risk </w:t>
      </w:r>
      <w:r w:rsidRPr="468E4F2C">
        <w:rPr>
          <w:rFonts w:ascii="Calibri" w:eastAsia="Malgun Gothic" w:hAnsi="Calibri" w:cs="Calibri"/>
          <w:sz w:val="22"/>
          <w:szCs w:val="22"/>
        </w:rPr>
        <w:t xml:space="preserve">assessment </w:t>
      </w:r>
      <w:r w:rsidRPr="00401D5C">
        <w:rPr>
          <w:rFonts w:ascii="Calibri" w:eastAsia="Malgun Gothic" w:hAnsi="Calibri" w:cs="Calibri"/>
          <w:sz w:val="22"/>
          <w:szCs w:val="22"/>
        </w:rPr>
        <w:t xml:space="preserve">of Ixchiq for both travel vaccination and outbreak-response immunisation across four age groups (1–11, 12–17, 18–64, and ≥65 years). </w:t>
      </w:r>
      <w:commentRangeStart w:id="53"/>
      <w:commentRangeEnd w:id="53"/>
      <w:r w:rsidRPr="468E4F2C">
        <w:rPr>
          <w:rStyle w:val="af8"/>
          <w:rFonts w:ascii="Calibri" w:eastAsia="Malgun Gothic" w:hAnsi="Calibri" w:cs="Calibri"/>
          <w:sz w:val="22"/>
          <w:szCs w:val="22"/>
        </w:rPr>
        <w:commentReference w:id="53"/>
      </w:r>
      <w:r w:rsidRPr="468E4F2C">
        <w:rPr>
          <w:rFonts w:ascii="Calibri" w:eastAsia="Malgun Gothic" w:hAnsi="Calibri" w:cs="Calibri"/>
          <w:sz w:val="22"/>
          <w:szCs w:val="22"/>
        </w:rPr>
        <w:t>While we used empirical chikungunya surveillance data from Brazil, our inferences are relevant for decisions on target age groups and vaccination strategies in Brazil and beyond. We</w:t>
      </w:r>
      <w:r w:rsidRPr="00401D5C">
        <w:rPr>
          <w:rFonts w:ascii="Calibri" w:eastAsia="Malgun Gothic" w:hAnsi="Calibri" w:cs="Calibri"/>
          <w:sz w:val="22"/>
          <w:szCs w:val="22"/>
        </w:rPr>
        <w:t xml:space="preserve"> </w:t>
      </w:r>
      <w:r w:rsidRPr="468E4F2C">
        <w:rPr>
          <w:rFonts w:ascii="Calibri" w:eastAsia="Malgun Gothic" w:hAnsi="Calibri" w:cs="Calibri"/>
          <w:sz w:val="22"/>
          <w:szCs w:val="22"/>
        </w:rPr>
        <w:t xml:space="preserve">estimated </w:t>
      </w:r>
      <w:r w:rsidRPr="00401D5C">
        <w:rPr>
          <w:rFonts w:ascii="Calibri" w:eastAsia="Malgun Gothic" w:hAnsi="Calibri" w:cs="Calibri"/>
          <w:sz w:val="22"/>
          <w:szCs w:val="22"/>
        </w:rPr>
        <w:t xml:space="preserve">age-specific benefit–risk profiles across a range of transmission settings, travel duration, and </w:t>
      </w:r>
      <w:r w:rsidRPr="468E4F2C">
        <w:rPr>
          <w:rFonts w:ascii="Calibri" w:eastAsia="Malgun Gothic" w:hAnsi="Calibri" w:cs="Calibri"/>
          <w:sz w:val="22"/>
          <w:szCs w:val="22"/>
        </w:rPr>
        <w:t xml:space="preserve">vaccine </w:t>
      </w:r>
      <w:r w:rsidRPr="00401D5C">
        <w:rPr>
          <w:rFonts w:ascii="Calibri" w:eastAsia="Malgun Gothic" w:hAnsi="Calibri" w:cs="Calibri"/>
          <w:sz w:val="22"/>
          <w:szCs w:val="22"/>
        </w:rPr>
        <w:t xml:space="preserve">protection </w:t>
      </w:r>
      <w:r w:rsidRPr="468E4F2C">
        <w:rPr>
          <w:rFonts w:ascii="Calibri" w:eastAsia="Malgun Gothic" w:hAnsi="Calibri" w:cs="Calibri"/>
          <w:sz w:val="22"/>
          <w:szCs w:val="22"/>
        </w:rPr>
        <w:t xml:space="preserve">mechanisms. </w:t>
      </w:r>
      <w:r w:rsidRPr="468E4F2C">
        <w:rPr>
          <w:rFonts w:ascii="Calibri" w:eastAsia="Malgun Gothic" w:hAnsi="Calibri" w:cs="Calibri"/>
          <w:color w:val="000000" w:themeColor="text1"/>
          <w:sz w:val="22"/>
          <w:szCs w:val="22"/>
        </w:rPr>
        <w:t>If Ixchiq vaccine is able to block transmission, then it could have a marginally favourable benefit-risk ratio for individuals aged &lt;65 years in high-transmission outbreak scenarios, but in most other travel and outbreak scenarios, the potential risk of vaccination is likely to exceed the potential benefit.</w:t>
      </w:r>
    </w:p>
    <w:p w14:paraId="66EC802E" w14:textId="5DF2ED27" w:rsidR="00445231" w:rsidRDefault="00445231" w:rsidP="468E4F2C">
      <w:pPr>
        <w:spacing w:line="360" w:lineRule="auto"/>
        <w:rPr>
          <w:rFonts w:ascii="Calibri" w:eastAsia="Malgun Gothic" w:hAnsi="Calibri" w:cs="Calibri"/>
          <w:sz w:val="22"/>
          <w:szCs w:val="22"/>
        </w:rPr>
      </w:pPr>
    </w:p>
    <w:p w14:paraId="0FA81142" w14:textId="1ED6F5B9" w:rsidR="00445231" w:rsidRPr="00AC1A64" w:rsidRDefault="00445231" w:rsidP="00442163">
      <w:pPr>
        <w:spacing w:line="360" w:lineRule="auto"/>
        <w:rPr>
          <w:rFonts w:ascii="Calibri" w:eastAsia="Malgun Gothic" w:hAnsi="Calibri" w:cs="Calibri"/>
          <w:sz w:val="22"/>
          <w:szCs w:val="22"/>
          <w:lang w:val="en-US"/>
        </w:rPr>
        <w:sectPr w:rsidR="00445231" w:rsidRPr="00AC1A64" w:rsidSect="00445231">
          <w:pgSz w:w="11906" w:h="16838"/>
          <w:pgMar w:top="1440" w:right="1440" w:bottom="1440" w:left="1440" w:header="706" w:footer="706" w:gutter="0"/>
          <w:lnNumType w:countBy="5" w:restart="continuous"/>
          <w:cols w:space="708"/>
          <w:docGrid w:linePitch="360"/>
        </w:sectPr>
      </w:pPr>
    </w:p>
    <w:p w14:paraId="3DAACCFF" w14:textId="77777777" w:rsidR="00445231" w:rsidRPr="00EF0785" w:rsidRDefault="00445231" w:rsidP="00B0229B">
      <w:pPr>
        <w:spacing w:line="360" w:lineRule="auto"/>
        <w:rPr>
          <w:rStyle w:val="a9"/>
          <w:rFonts w:ascii="Calibri" w:hAnsi="Calibri" w:cs="Calibri"/>
          <w:i w:val="0"/>
          <w:iCs w:val="0"/>
        </w:rPr>
      </w:pPr>
      <w:r w:rsidRPr="00EF0785">
        <w:rPr>
          <w:rStyle w:val="a9"/>
          <w:rFonts w:ascii="Calibri" w:hAnsi="Calibri" w:cs="Calibri"/>
          <w:i w:val="0"/>
          <w:iCs w:val="0"/>
        </w:rPr>
        <w:lastRenderedPageBreak/>
        <w:t>Contributors</w:t>
      </w:r>
    </w:p>
    <w:p w14:paraId="5C871911" w14:textId="77777777" w:rsidR="00445231" w:rsidRPr="00EF0785" w:rsidRDefault="00445231" w:rsidP="00B0229B">
      <w:pPr>
        <w:spacing w:line="360" w:lineRule="auto"/>
        <w:rPr>
          <w:rFonts w:ascii="Calibri" w:eastAsia="Malgun Gothic" w:hAnsi="Calibri" w:cs="Calibri"/>
          <w:sz w:val="22"/>
          <w:szCs w:val="22"/>
        </w:rPr>
      </w:pPr>
      <w:r w:rsidRPr="00EF0785">
        <w:rPr>
          <w:rFonts w:ascii="Calibri" w:eastAsia="Malgun Gothic" w:hAnsi="Calibri" w:cs="Calibri"/>
          <w:sz w:val="22"/>
          <w:szCs w:val="22"/>
        </w:rPr>
        <w:t>HK and KA conceptualised the study. HK conducted the analyses, coding, visualisation, and wrote the original draft. All authors reviewed and approved the final version of the manuscript. The authors alone are responsible for the views expressed in this article, which do not necessarily reflect the views, decisions or policies of their affiliated organisations or the study funders. HK is the guarantor for the overall content of this article.</w:t>
      </w:r>
    </w:p>
    <w:p w14:paraId="45D9977D" w14:textId="77777777" w:rsidR="00445231" w:rsidRPr="00EF0785" w:rsidRDefault="00445231" w:rsidP="00B0229B">
      <w:pPr>
        <w:spacing w:line="360" w:lineRule="auto"/>
        <w:rPr>
          <w:rStyle w:val="a9"/>
          <w:rFonts w:ascii="Calibri" w:hAnsi="Calibri" w:cs="Calibri"/>
          <w:i w:val="0"/>
          <w:iCs w:val="0"/>
        </w:rPr>
      </w:pPr>
    </w:p>
    <w:p w14:paraId="479568FB" w14:textId="77777777" w:rsidR="00445231" w:rsidRPr="00EF0785" w:rsidRDefault="00445231" w:rsidP="00B0229B">
      <w:pPr>
        <w:spacing w:line="360" w:lineRule="auto"/>
        <w:rPr>
          <w:rStyle w:val="a9"/>
          <w:rFonts w:ascii="Calibri" w:hAnsi="Calibri" w:cs="Calibri"/>
          <w:i w:val="0"/>
          <w:iCs w:val="0"/>
        </w:rPr>
      </w:pPr>
      <w:r w:rsidRPr="67A93E4B">
        <w:rPr>
          <w:rStyle w:val="a9"/>
          <w:rFonts w:ascii="Calibri" w:hAnsi="Calibri" w:cs="Calibri"/>
          <w:i w:val="0"/>
          <w:iCs w:val="0"/>
        </w:rPr>
        <w:t xml:space="preserve">Data sharing statement </w:t>
      </w:r>
    </w:p>
    <w:p w14:paraId="49E94577" w14:textId="379D79E6" w:rsidR="00445231" w:rsidRPr="00EF0785" w:rsidRDefault="00445231" w:rsidP="67A93E4B">
      <w:pPr>
        <w:spacing w:line="360" w:lineRule="auto"/>
        <w:rPr>
          <w:rStyle w:val="a9"/>
          <w:rFonts w:ascii="Calibri" w:hAnsi="Calibri" w:cs="Calibri"/>
          <w:i w:val="0"/>
          <w:iCs w:val="0"/>
          <w:color w:val="000000" w:themeColor="text1"/>
          <w:sz w:val="22"/>
          <w:szCs w:val="22"/>
        </w:rPr>
      </w:pPr>
      <w:r w:rsidRPr="67A93E4B">
        <w:rPr>
          <w:rFonts w:ascii="Calibri" w:eastAsia="Malgun Gothic" w:hAnsi="Calibri" w:cs="Calibri"/>
          <w:sz w:val="22"/>
          <w:szCs w:val="22"/>
        </w:rPr>
        <w:t>All analyses were conducted using R.4.3.3, and the software code and</w:t>
      </w:r>
      <w:r w:rsidRPr="67A93E4B">
        <w:rPr>
          <w:rStyle w:val="a9"/>
          <w:rFonts w:ascii="Calibri" w:hAnsi="Calibri" w:cs="Calibri"/>
          <w:i w:val="0"/>
          <w:iCs w:val="0"/>
          <w:color w:val="000000" w:themeColor="text1"/>
          <w:sz w:val="22"/>
          <w:szCs w:val="22"/>
        </w:rPr>
        <w:t xml:space="preserve"> data supporting our findings are available in the public, open access repository (</w:t>
      </w:r>
      <w:hyperlink r:id="rId40">
        <w:r w:rsidRPr="67A93E4B">
          <w:rPr>
            <w:rStyle w:val="af5"/>
            <w:rFonts w:ascii="Calibri" w:hAnsi="Calibri" w:cs="Calibri"/>
            <w:sz w:val="22"/>
            <w:szCs w:val="22"/>
          </w:rPr>
          <w:t>https://github.com/hyolimkang/CHIK_benefit_risk_modelling</w:t>
        </w:r>
      </w:hyperlink>
      <w:r w:rsidRPr="67A93E4B">
        <w:rPr>
          <w:rStyle w:val="a9"/>
          <w:rFonts w:ascii="Calibri" w:hAnsi="Calibri" w:cs="Calibri"/>
          <w:i w:val="0"/>
          <w:iCs w:val="0"/>
          <w:color w:val="000000" w:themeColor="text1"/>
          <w:sz w:val="22"/>
          <w:szCs w:val="22"/>
        </w:rPr>
        <w:t xml:space="preserve">). </w:t>
      </w:r>
    </w:p>
    <w:p w14:paraId="151ACFBC" w14:textId="77777777" w:rsidR="00445231" w:rsidRPr="00EF0785" w:rsidRDefault="00445231" w:rsidP="00117CEF">
      <w:pPr>
        <w:spacing w:line="360" w:lineRule="auto"/>
        <w:rPr>
          <w:rStyle w:val="a9"/>
          <w:rFonts w:ascii="Calibri" w:hAnsi="Calibri" w:cs="Calibri"/>
          <w:i w:val="0"/>
          <w:iCs w:val="0"/>
          <w:color w:val="000000" w:themeColor="text1"/>
          <w:sz w:val="22"/>
          <w:szCs w:val="22"/>
        </w:rPr>
      </w:pPr>
    </w:p>
    <w:p w14:paraId="40A0092F" w14:textId="77777777" w:rsidR="00445231" w:rsidRPr="00EF0785" w:rsidRDefault="00445231" w:rsidP="00B0229B">
      <w:pPr>
        <w:spacing w:line="360" w:lineRule="auto"/>
        <w:rPr>
          <w:rStyle w:val="a9"/>
          <w:rFonts w:ascii="Calibri" w:hAnsi="Calibri" w:cs="Calibri"/>
          <w:i w:val="0"/>
          <w:iCs w:val="0"/>
        </w:rPr>
      </w:pPr>
      <w:r w:rsidRPr="00EF0785">
        <w:rPr>
          <w:rStyle w:val="a9"/>
          <w:rFonts w:ascii="Calibri" w:hAnsi="Calibri" w:cs="Calibri"/>
          <w:i w:val="0"/>
          <w:iCs w:val="0"/>
        </w:rPr>
        <w:t>Declaration of interests</w:t>
      </w:r>
    </w:p>
    <w:p w14:paraId="568D1827" w14:textId="77777777" w:rsidR="00445231" w:rsidRPr="00EF0785" w:rsidRDefault="00445231" w:rsidP="00B0229B">
      <w:pPr>
        <w:spacing w:line="360" w:lineRule="auto"/>
        <w:rPr>
          <w:rStyle w:val="a9"/>
          <w:rFonts w:ascii="Calibri" w:hAnsi="Calibri" w:cs="Calibri"/>
          <w:i w:val="0"/>
          <w:iCs w:val="0"/>
          <w:color w:val="000000" w:themeColor="text1"/>
          <w:sz w:val="22"/>
          <w:szCs w:val="22"/>
        </w:rPr>
      </w:pPr>
      <w:r w:rsidRPr="00EF0785">
        <w:rPr>
          <w:rStyle w:val="a9"/>
          <w:rFonts w:ascii="Calibri" w:hAnsi="Calibri" w:cs="Calibri"/>
          <w:i w:val="0"/>
          <w:iCs w:val="0"/>
          <w:color w:val="000000" w:themeColor="text1"/>
          <w:sz w:val="22"/>
          <w:szCs w:val="22"/>
        </w:rPr>
        <w:t>We declare no competing interests.</w:t>
      </w:r>
    </w:p>
    <w:p w14:paraId="7DE48654" w14:textId="77777777" w:rsidR="00445231" w:rsidRPr="00EF0785" w:rsidRDefault="00445231" w:rsidP="00B0229B">
      <w:pPr>
        <w:spacing w:line="360" w:lineRule="auto"/>
        <w:rPr>
          <w:rStyle w:val="a9"/>
          <w:rFonts w:ascii="Calibri" w:hAnsi="Calibri" w:cs="Calibri"/>
          <w:i w:val="0"/>
          <w:iCs w:val="0"/>
          <w:color w:val="000000" w:themeColor="text1"/>
          <w:sz w:val="22"/>
          <w:szCs w:val="22"/>
        </w:rPr>
      </w:pPr>
    </w:p>
    <w:p w14:paraId="43022F83" w14:textId="77777777" w:rsidR="00445231" w:rsidRPr="00EF0785" w:rsidRDefault="00445231" w:rsidP="00B0229B">
      <w:pPr>
        <w:spacing w:line="360" w:lineRule="auto"/>
        <w:rPr>
          <w:rFonts w:ascii="Calibri" w:eastAsia="Malgun Gothic" w:hAnsi="Calibri" w:cs="Calibri"/>
          <w:i/>
          <w:iCs/>
          <w:color w:val="0F4761" w:themeColor="accent1" w:themeShade="BF"/>
          <w:sz w:val="22"/>
        </w:rPr>
      </w:pPr>
      <w:r w:rsidRPr="00EF0785">
        <w:rPr>
          <w:rStyle w:val="a9"/>
          <w:rFonts w:ascii="Calibri" w:hAnsi="Calibri" w:cs="Calibri"/>
          <w:i w:val="0"/>
          <w:iCs w:val="0"/>
        </w:rPr>
        <w:t xml:space="preserve">Acknowledgements </w:t>
      </w:r>
    </w:p>
    <w:p w14:paraId="45E59D1D" w14:textId="3D5C10BF" w:rsidR="00445231" w:rsidRDefault="00445231" w:rsidP="005C1F01">
      <w:pPr>
        <w:spacing w:line="360" w:lineRule="auto"/>
        <w:rPr>
          <w:rFonts w:ascii="Calibri" w:eastAsiaTheme="minorEastAsia" w:hAnsi="Calibri" w:cs="Calibri"/>
          <w:sz w:val="22"/>
          <w:szCs w:val="22"/>
        </w:rPr>
      </w:pPr>
      <w:r w:rsidRPr="00EF0785">
        <w:rPr>
          <w:rFonts w:ascii="Calibri" w:hAnsi="Calibri" w:cs="Calibri"/>
          <w:sz w:val="22"/>
          <w:szCs w:val="22"/>
        </w:rPr>
        <w:t>HK</w:t>
      </w:r>
      <w:r>
        <w:rPr>
          <w:rFonts w:ascii="Calibri" w:hAnsi="Calibri" w:cs="Calibri" w:hint="eastAsia"/>
          <w:sz w:val="22"/>
          <w:szCs w:val="22"/>
        </w:rPr>
        <w:t xml:space="preserve"> </w:t>
      </w:r>
      <w:r w:rsidRPr="00EF0785">
        <w:rPr>
          <w:rFonts w:ascii="Calibri" w:hAnsi="Calibri" w:cs="Calibri"/>
          <w:sz w:val="22"/>
          <w:szCs w:val="22"/>
        </w:rPr>
        <w:t>and KA are supported by the Japan Agency for Medical Research and Development (JP223fa627004</w:t>
      </w:r>
      <w:r w:rsidRPr="04AEE015">
        <w:rPr>
          <w:rFonts w:ascii="Calibri" w:hAnsi="Calibri" w:cs="Calibri"/>
          <w:sz w:val="22"/>
          <w:szCs w:val="22"/>
        </w:rPr>
        <w:t>) and</w:t>
      </w:r>
      <w:r w:rsidRPr="00EF0785">
        <w:rPr>
          <w:rFonts w:ascii="Calibri" w:hAnsi="Calibri" w:cs="Calibri"/>
          <w:sz w:val="22"/>
          <w:szCs w:val="22"/>
        </w:rPr>
        <w:t xml:space="preserve"> the Vaccine Impact Modelling Consortium (INV-034281). OJB is supported by a UK Medical Research Council grant (MR/V031112/1).  TC-S is supported by the Royal Society (NIF\R1\231435). </w:t>
      </w:r>
      <w:r w:rsidRPr="1018DE95">
        <w:rPr>
          <w:rFonts w:ascii="Calibri" w:hAnsi="Calibri" w:cs="Calibri"/>
          <w:sz w:val="22"/>
          <w:szCs w:val="22"/>
        </w:rPr>
        <w:t xml:space="preserve">We thank Annelies Wilder-Smith and Philipp Lambach for helpful discussions. </w:t>
      </w:r>
      <w:r w:rsidRPr="00EF0785">
        <w:rPr>
          <w:rFonts w:ascii="Calibri" w:hAnsi="Calibri" w:cs="Calibri"/>
          <w:sz w:val="22"/>
          <w:szCs w:val="22"/>
        </w:rPr>
        <w:t>The authors alone are responsible for the views expressed in this article, and they do not necessarily represent the decisions, policies, or views of their affiliated organisations.</w:t>
      </w:r>
    </w:p>
    <w:p w14:paraId="14C94A4A" w14:textId="77777777" w:rsidR="00445231" w:rsidRDefault="00445231" w:rsidP="005C1F01">
      <w:pPr>
        <w:spacing w:line="360" w:lineRule="auto"/>
        <w:rPr>
          <w:rFonts w:ascii="Calibri" w:eastAsiaTheme="minorEastAsia" w:hAnsi="Calibri" w:cs="Calibri"/>
          <w:sz w:val="22"/>
          <w:szCs w:val="22"/>
        </w:rPr>
      </w:pPr>
    </w:p>
    <w:p w14:paraId="0933A9D1" w14:textId="77777777" w:rsidR="00445231" w:rsidRPr="00541AFA" w:rsidRDefault="00445231" w:rsidP="005C1F01">
      <w:pPr>
        <w:spacing w:line="360" w:lineRule="auto"/>
        <w:rPr>
          <w:rStyle w:val="a9"/>
          <w:rFonts w:ascii="Calibri" w:eastAsiaTheme="minorEastAsia" w:hAnsi="Calibri" w:cs="Calibri"/>
          <w:i w:val="0"/>
          <w:iCs w:val="0"/>
          <w:color w:val="auto"/>
          <w:sz w:val="22"/>
          <w:szCs w:val="22"/>
        </w:rPr>
        <w:sectPr w:rsidR="00445231" w:rsidRPr="00541AFA" w:rsidSect="00445231">
          <w:pgSz w:w="11906" w:h="16838"/>
          <w:pgMar w:top="1440" w:right="1440" w:bottom="1440" w:left="1440" w:header="706" w:footer="706" w:gutter="0"/>
          <w:lnNumType w:countBy="5" w:restart="continuous"/>
          <w:cols w:space="708"/>
          <w:docGrid w:linePitch="360"/>
        </w:sectPr>
      </w:pPr>
    </w:p>
    <w:p w14:paraId="10D7EC63" w14:textId="3D3F04E0" w:rsidR="00445231" w:rsidRDefault="00445231" w:rsidP="009F36B6">
      <w:pPr>
        <w:spacing w:line="276" w:lineRule="auto"/>
        <w:rPr>
          <w:rStyle w:val="a9"/>
          <w:rFonts w:ascii="Calibri" w:hAnsi="Calibri" w:cs="Calibri"/>
          <w:i w:val="0"/>
          <w:iCs w:val="0"/>
        </w:rPr>
      </w:pPr>
      <w:commentRangeStart w:id="54"/>
      <w:commentRangeStart w:id="55"/>
      <w:r w:rsidRPr="00EF0785">
        <w:rPr>
          <w:rStyle w:val="a9"/>
          <w:rFonts w:ascii="Calibri" w:hAnsi="Calibri" w:cs="Calibri"/>
          <w:i w:val="0"/>
          <w:iCs w:val="0"/>
        </w:rPr>
        <w:lastRenderedPageBreak/>
        <w:t>References</w:t>
      </w:r>
      <w:commentRangeEnd w:id="55"/>
      <w:r w:rsidDel="004A55C4">
        <w:rPr>
          <w:rStyle w:val="af8"/>
          <w:rFonts w:ascii="Calibri" w:hAnsi="Calibri" w:cs="Calibri"/>
          <w:color w:val="0F4761" w:themeColor="accent1" w:themeShade="BF"/>
          <w:sz w:val="24"/>
          <w:szCs w:val="24"/>
        </w:rPr>
        <w:commentReference w:id="55"/>
      </w:r>
      <w:commentRangeEnd w:id="54"/>
      <w:r>
        <w:rPr>
          <w:rStyle w:val="af8"/>
          <w:rFonts w:ascii="Calibri" w:hAnsi="Calibri" w:cs="Calibri"/>
          <w:color w:val="0F4761" w:themeColor="accent1" w:themeShade="BF"/>
          <w:sz w:val="24"/>
          <w:szCs w:val="24"/>
        </w:rPr>
        <w:commentReference w:id="54"/>
      </w:r>
    </w:p>
    <w:p w14:paraId="0B57E7BE" w14:textId="35AADD6B" w:rsidR="00445231" w:rsidRPr="00445231" w:rsidRDefault="00445231">
      <w:pPr>
        <w:rPr>
          <w:rFonts w:ascii="Calibri" w:hAnsi="Calibri" w:cs="Calibri"/>
          <w:color w:val="000000"/>
        </w:rPr>
      </w:pPr>
    </w:p>
    <w:p w14:paraId="46945B2B" w14:textId="77777777" w:rsidR="00445231" w:rsidRPr="00445231" w:rsidRDefault="00445231" w:rsidP="00445231">
      <w:pPr>
        <w:pStyle w:val="ae"/>
        <w:spacing w:afterLines="100" w:after="240"/>
        <w:ind w:left="700" w:hanging="700"/>
        <w:rPr>
          <w:rFonts w:ascii="Calibri" w:eastAsiaTheme="minorEastAsia" w:hAnsi="Calibri" w:cs="Calibri"/>
          <w:color w:val="000000"/>
        </w:rPr>
      </w:pPr>
      <w:hyperlink r:id="rId41" w:history="1">
        <w:r w:rsidRPr="00445231">
          <w:rPr>
            <w:rStyle w:val="csl-left-margin"/>
            <w:rFonts w:ascii="Calibri" w:eastAsiaTheme="majorEastAsia" w:hAnsi="Calibri" w:cs="Calibri"/>
            <w:color w:val="000000"/>
          </w:rPr>
          <w:t>1  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 xml:space="preserve">Kang H, Auzenbergs M, Clapham H, </w:t>
        </w:r>
        <w:r w:rsidRPr="00445231">
          <w:rPr>
            <w:rStyle w:val="csl-right-inline"/>
            <w:rFonts w:ascii="Calibri" w:eastAsiaTheme="majorEastAsia" w:hAnsi="Calibri" w:cs="Calibri"/>
            <w:i/>
            <w:iCs/>
            <w:color w:val="000000"/>
          </w:rPr>
          <w:t>et al.</w:t>
        </w:r>
        <w:r w:rsidRPr="00445231">
          <w:rPr>
            <w:rStyle w:val="csl-right-inline"/>
            <w:rFonts w:ascii="Calibri" w:eastAsiaTheme="majorEastAsia" w:hAnsi="Calibri" w:cs="Calibri"/>
            <w:color w:val="000000"/>
          </w:rPr>
          <w:t xml:space="preserve"> Chikungunya seroprevalence, force of infection, and prevalence of chronic disability after infection in endemic and epidemic settings: a systematic review, meta-analysis, and modelling study. </w:t>
        </w:r>
        <w:r w:rsidRPr="00445231">
          <w:rPr>
            <w:rStyle w:val="csl-right-inline"/>
            <w:rFonts w:ascii="Calibri" w:eastAsiaTheme="majorEastAsia" w:hAnsi="Calibri" w:cs="Calibri"/>
            <w:i/>
            <w:iCs/>
            <w:color w:val="000000"/>
          </w:rPr>
          <w:t>Lancet Infect Dis</w:t>
        </w:r>
        <w:r w:rsidRPr="00445231">
          <w:rPr>
            <w:rStyle w:val="csl-right-inline"/>
            <w:rFonts w:ascii="Calibri" w:eastAsiaTheme="majorEastAsia" w:hAnsi="Calibri" w:cs="Calibri"/>
            <w:color w:val="000000"/>
          </w:rPr>
          <w:t xml:space="preserve"> 2024;</w:t>
        </w:r>
        <w:r w:rsidRPr="00445231">
          <w:rPr>
            <w:rStyle w:val="csl-right-inline"/>
            <w:rFonts w:ascii="Calibri" w:eastAsiaTheme="majorEastAsia" w:hAnsi="Calibri" w:cs="Calibri"/>
            <w:b/>
            <w:bCs/>
            <w:color w:val="000000"/>
          </w:rPr>
          <w:t>24</w:t>
        </w:r>
        <w:r w:rsidRPr="00445231">
          <w:rPr>
            <w:rStyle w:val="csl-right-inline"/>
            <w:rFonts w:ascii="Calibri" w:eastAsiaTheme="majorEastAsia" w:hAnsi="Calibri" w:cs="Calibri"/>
            <w:color w:val="000000"/>
          </w:rPr>
          <w:t>:488–503. doi:10.1016/S1473-3099(23)00810-1</w:t>
        </w:r>
      </w:hyperlink>
    </w:p>
    <w:p w14:paraId="447A6C38" w14:textId="77777777" w:rsidR="00445231" w:rsidRPr="00445231" w:rsidRDefault="00445231" w:rsidP="00445231">
      <w:pPr>
        <w:pStyle w:val="ae"/>
        <w:spacing w:afterLines="100" w:after="240"/>
        <w:ind w:left="700" w:hanging="700"/>
        <w:rPr>
          <w:rFonts w:ascii="Calibri" w:hAnsi="Calibri" w:cs="Calibri"/>
          <w:color w:val="000000"/>
        </w:rPr>
      </w:pPr>
      <w:hyperlink r:id="rId42" w:history="1">
        <w:r w:rsidRPr="00445231">
          <w:rPr>
            <w:rStyle w:val="csl-left-margin"/>
            <w:rFonts w:ascii="Calibri" w:eastAsiaTheme="majorEastAsia" w:hAnsi="Calibri" w:cs="Calibri"/>
            <w:color w:val="000000"/>
          </w:rPr>
          <w:t>2  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 xml:space="preserve">O’Driscoll M, Salje H, Chang AY, </w:t>
        </w:r>
        <w:r w:rsidRPr="00445231">
          <w:rPr>
            <w:rStyle w:val="csl-right-inline"/>
            <w:rFonts w:ascii="Calibri" w:eastAsiaTheme="majorEastAsia" w:hAnsi="Calibri" w:cs="Calibri"/>
            <w:i/>
            <w:iCs/>
            <w:color w:val="000000"/>
          </w:rPr>
          <w:t>et al.</w:t>
        </w:r>
        <w:r w:rsidRPr="00445231">
          <w:rPr>
            <w:rStyle w:val="csl-right-inline"/>
            <w:rFonts w:ascii="Calibri" w:eastAsiaTheme="majorEastAsia" w:hAnsi="Calibri" w:cs="Calibri"/>
            <w:color w:val="000000"/>
          </w:rPr>
          <w:t xml:space="preserve"> Arthralgia resolution rate following chikungunya virus infection. </w:t>
        </w:r>
        <w:r w:rsidRPr="00445231">
          <w:rPr>
            <w:rStyle w:val="csl-right-inline"/>
            <w:rFonts w:ascii="Calibri" w:eastAsiaTheme="majorEastAsia" w:hAnsi="Calibri" w:cs="Calibri"/>
            <w:i/>
            <w:iCs/>
            <w:color w:val="000000"/>
          </w:rPr>
          <w:t>Int J Infect Dis</w:t>
        </w:r>
        <w:r w:rsidRPr="00445231">
          <w:rPr>
            <w:rStyle w:val="csl-right-inline"/>
            <w:rFonts w:ascii="Calibri" w:eastAsiaTheme="majorEastAsia" w:hAnsi="Calibri" w:cs="Calibri"/>
            <w:color w:val="000000"/>
          </w:rPr>
          <w:t xml:space="preserve"> 2021;</w:t>
        </w:r>
        <w:r w:rsidRPr="00445231">
          <w:rPr>
            <w:rStyle w:val="csl-right-inline"/>
            <w:rFonts w:ascii="Calibri" w:eastAsiaTheme="majorEastAsia" w:hAnsi="Calibri" w:cs="Calibri"/>
            <w:b/>
            <w:bCs/>
            <w:color w:val="000000"/>
          </w:rPr>
          <w:t>112</w:t>
        </w:r>
        <w:r w:rsidRPr="00445231">
          <w:rPr>
            <w:rStyle w:val="csl-right-inline"/>
            <w:rFonts w:ascii="Calibri" w:eastAsiaTheme="majorEastAsia" w:hAnsi="Calibri" w:cs="Calibri"/>
            <w:color w:val="000000"/>
          </w:rPr>
          <w:t>:1–7. doi:10.1016/j.ijid.2021.08.066</w:t>
        </w:r>
      </w:hyperlink>
    </w:p>
    <w:p w14:paraId="279673E4" w14:textId="77777777" w:rsidR="00445231" w:rsidRPr="00445231" w:rsidRDefault="00445231" w:rsidP="00445231">
      <w:pPr>
        <w:pStyle w:val="ae"/>
        <w:spacing w:afterLines="100" w:after="240"/>
        <w:ind w:left="700" w:hanging="700"/>
        <w:rPr>
          <w:rFonts w:ascii="Calibri" w:hAnsi="Calibri" w:cs="Calibri"/>
          <w:color w:val="000000"/>
        </w:rPr>
      </w:pPr>
      <w:hyperlink r:id="rId43" w:history="1">
        <w:r w:rsidRPr="00445231">
          <w:rPr>
            <w:rStyle w:val="csl-left-margin"/>
            <w:rFonts w:ascii="Calibri" w:eastAsiaTheme="majorEastAsia" w:hAnsi="Calibri" w:cs="Calibri"/>
            <w:color w:val="000000"/>
          </w:rPr>
          <w:t>3  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 xml:space="preserve">Nyamwaya DK, Otiende M, Mwango L, </w:t>
        </w:r>
        <w:r w:rsidRPr="00445231">
          <w:rPr>
            <w:rStyle w:val="csl-right-inline"/>
            <w:rFonts w:ascii="Calibri" w:eastAsiaTheme="majorEastAsia" w:hAnsi="Calibri" w:cs="Calibri"/>
            <w:i/>
            <w:iCs/>
            <w:color w:val="000000"/>
          </w:rPr>
          <w:t>et al.</w:t>
        </w:r>
        <w:r w:rsidRPr="00445231">
          <w:rPr>
            <w:rStyle w:val="csl-right-inline"/>
            <w:rFonts w:ascii="Calibri" w:eastAsiaTheme="majorEastAsia" w:hAnsi="Calibri" w:cs="Calibri"/>
            <w:color w:val="000000"/>
          </w:rPr>
          <w:t xml:space="preserve"> Incidence of chikungunya virus infections among Kenyan children with neurological disease, 2014-2018: A cohort study. </w:t>
        </w:r>
        <w:r w:rsidRPr="00445231">
          <w:rPr>
            <w:rStyle w:val="csl-right-inline"/>
            <w:rFonts w:ascii="Calibri" w:eastAsiaTheme="majorEastAsia" w:hAnsi="Calibri" w:cs="Calibri"/>
            <w:i/>
            <w:iCs/>
            <w:color w:val="000000"/>
          </w:rPr>
          <w:t>PLoS Med</w:t>
        </w:r>
        <w:r w:rsidRPr="00445231">
          <w:rPr>
            <w:rStyle w:val="csl-right-inline"/>
            <w:rFonts w:ascii="Calibri" w:eastAsiaTheme="majorEastAsia" w:hAnsi="Calibri" w:cs="Calibri"/>
            <w:color w:val="000000"/>
          </w:rPr>
          <w:t xml:space="preserve"> 2022;</w:t>
        </w:r>
        <w:r w:rsidRPr="00445231">
          <w:rPr>
            <w:rStyle w:val="csl-right-inline"/>
            <w:rFonts w:ascii="Calibri" w:eastAsiaTheme="majorEastAsia" w:hAnsi="Calibri" w:cs="Calibri"/>
            <w:b/>
            <w:bCs/>
            <w:color w:val="000000"/>
          </w:rPr>
          <w:t>19</w:t>
        </w:r>
        <w:r w:rsidRPr="00445231">
          <w:rPr>
            <w:rStyle w:val="csl-right-inline"/>
            <w:rFonts w:ascii="Calibri" w:eastAsiaTheme="majorEastAsia" w:hAnsi="Calibri" w:cs="Calibri"/>
            <w:color w:val="000000"/>
          </w:rPr>
          <w:t>:e1003994. doi:10.1371/journal.pmed.1003994</w:t>
        </w:r>
      </w:hyperlink>
    </w:p>
    <w:p w14:paraId="51E8B99C" w14:textId="77777777" w:rsidR="00445231" w:rsidRPr="00445231" w:rsidRDefault="00445231" w:rsidP="00445231">
      <w:pPr>
        <w:pStyle w:val="ae"/>
        <w:spacing w:afterLines="100" w:after="240"/>
        <w:ind w:left="700" w:hanging="700"/>
        <w:rPr>
          <w:rFonts w:ascii="Calibri" w:hAnsi="Calibri" w:cs="Calibri"/>
          <w:color w:val="000000"/>
        </w:rPr>
      </w:pPr>
      <w:hyperlink r:id="rId44" w:history="1">
        <w:r w:rsidRPr="00445231">
          <w:rPr>
            <w:rStyle w:val="csl-left-margin"/>
            <w:rFonts w:ascii="Calibri" w:eastAsiaTheme="majorEastAsia" w:hAnsi="Calibri" w:cs="Calibri"/>
            <w:color w:val="000000"/>
          </w:rPr>
          <w:t>4  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F D A. FDA Approves First Vaccine to Prevent Disease Caused by Chikungunya Virus | FDA. 2023.https://www.fda.gov/news-events/press-announcements/fda-approves-first-vaccine-prevent-disease-caused-chikungunya-virus (accessed 16 Nov2023).</w:t>
        </w:r>
      </w:hyperlink>
    </w:p>
    <w:p w14:paraId="68256FF5" w14:textId="77777777" w:rsidR="00445231" w:rsidRPr="00445231" w:rsidRDefault="00445231" w:rsidP="00445231">
      <w:pPr>
        <w:pStyle w:val="ae"/>
        <w:spacing w:afterLines="100" w:after="240"/>
        <w:ind w:left="700" w:hanging="700"/>
        <w:rPr>
          <w:rFonts w:ascii="Calibri" w:hAnsi="Calibri" w:cs="Calibri"/>
          <w:color w:val="000000"/>
        </w:rPr>
      </w:pPr>
      <w:hyperlink r:id="rId45" w:history="1">
        <w:r w:rsidRPr="00445231">
          <w:rPr>
            <w:rStyle w:val="csl-left-margin"/>
            <w:rFonts w:ascii="Calibri" w:eastAsiaTheme="majorEastAsia" w:hAnsi="Calibri" w:cs="Calibri"/>
            <w:color w:val="000000"/>
          </w:rPr>
          <w:t>5  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US Food and Drug Administration. ACCELERATED APPROVAL REQUIREMENTS. 2025.</w:t>
        </w:r>
      </w:hyperlink>
    </w:p>
    <w:p w14:paraId="7F45057B" w14:textId="77777777" w:rsidR="00445231" w:rsidRPr="00445231" w:rsidRDefault="00445231" w:rsidP="00445231">
      <w:pPr>
        <w:pStyle w:val="ae"/>
        <w:spacing w:afterLines="100" w:after="240"/>
        <w:ind w:left="700" w:hanging="700"/>
        <w:rPr>
          <w:rFonts w:ascii="Calibri" w:hAnsi="Calibri" w:cs="Calibri"/>
          <w:color w:val="000000"/>
        </w:rPr>
      </w:pPr>
      <w:hyperlink r:id="rId46" w:history="1">
        <w:r w:rsidRPr="00445231">
          <w:rPr>
            <w:rStyle w:val="csl-left-margin"/>
            <w:rFonts w:ascii="Calibri" w:eastAsiaTheme="majorEastAsia" w:hAnsi="Calibri" w:cs="Calibri"/>
            <w:color w:val="000000"/>
          </w:rPr>
          <w:t>6  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 xml:space="preserve">Auzenbergs M, Maure C, Kang H, </w:t>
        </w:r>
        <w:r w:rsidRPr="00445231">
          <w:rPr>
            <w:rStyle w:val="csl-right-inline"/>
            <w:rFonts w:ascii="Calibri" w:eastAsiaTheme="majorEastAsia" w:hAnsi="Calibri" w:cs="Calibri"/>
            <w:i/>
            <w:iCs/>
            <w:color w:val="000000"/>
          </w:rPr>
          <w:t>et al.</w:t>
        </w:r>
        <w:r w:rsidRPr="00445231">
          <w:rPr>
            <w:rStyle w:val="csl-right-inline"/>
            <w:rFonts w:ascii="Calibri" w:eastAsiaTheme="majorEastAsia" w:hAnsi="Calibri" w:cs="Calibri"/>
            <w:color w:val="000000"/>
          </w:rPr>
          <w:t xml:space="preserve"> Programmatic considerations and evidence gaps for chikungunya vaccine introduction in countries at risk of chikungunya outbreaks: Stakeholder analysis. </w:t>
        </w:r>
        <w:r w:rsidRPr="00445231">
          <w:rPr>
            <w:rStyle w:val="csl-right-inline"/>
            <w:rFonts w:ascii="Calibri" w:eastAsiaTheme="majorEastAsia" w:hAnsi="Calibri" w:cs="Calibri"/>
            <w:i/>
            <w:iCs/>
            <w:color w:val="000000"/>
          </w:rPr>
          <w:t>PLoS Negl Trop Dis</w:t>
        </w:r>
        <w:r w:rsidRPr="00445231">
          <w:rPr>
            <w:rStyle w:val="csl-right-inline"/>
            <w:rFonts w:ascii="Calibri" w:eastAsiaTheme="majorEastAsia" w:hAnsi="Calibri" w:cs="Calibri"/>
            <w:color w:val="000000"/>
          </w:rPr>
          <w:t xml:space="preserve"> 2024;</w:t>
        </w:r>
        <w:r w:rsidRPr="00445231">
          <w:rPr>
            <w:rStyle w:val="csl-right-inline"/>
            <w:rFonts w:ascii="Calibri" w:eastAsiaTheme="majorEastAsia" w:hAnsi="Calibri" w:cs="Calibri"/>
            <w:b/>
            <w:bCs/>
            <w:color w:val="000000"/>
          </w:rPr>
          <w:t>18</w:t>
        </w:r>
        <w:r w:rsidRPr="00445231">
          <w:rPr>
            <w:rStyle w:val="csl-right-inline"/>
            <w:rFonts w:ascii="Calibri" w:eastAsiaTheme="majorEastAsia" w:hAnsi="Calibri" w:cs="Calibri"/>
            <w:color w:val="000000"/>
          </w:rPr>
          <w:t>:e0012075. doi:10.1371/journal.pntd.0012075</w:t>
        </w:r>
      </w:hyperlink>
    </w:p>
    <w:p w14:paraId="15F04D14" w14:textId="77777777" w:rsidR="00445231" w:rsidRPr="00445231" w:rsidRDefault="00445231" w:rsidP="00445231">
      <w:pPr>
        <w:pStyle w:val="ae"/>
        <w:spacing w:afterLines="100" w:after="240"/>
        <w:ind w:left="700" w:hanging="700"/>
        <w:rPr>
          <w:rFonts w:ascii="Calibri" w:hAnsi="Calibri" w:cs="Calibri"/>
          <w:color w:val="000000"/>
        </w:rPr>
      </w:pPr>
      <w:hyperlink r:id="rId47" w:history="1">
        <w:r w:rsidRPr="00445231">
          <w:rPr>
            <w:rStyle w:val="csl-left-margin"/>
            <w:rFonts w:ascii="Calibri" w:eastAsiaTheme="majorEastAsia" w:hAnsi="Calibri" w:cs="Calibri"/>
            <w:color w:val="000000"/>
          </w:rPr>
          <w:t>7  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 xml:space="preserve">McMahon R, Toepfer S, Sattler N, </w:t>
        </w:r>
        <w:r w:rsidRPr="00445231">
          <w:rPr>
            <w:rStyle w:val="csl-right-inline"/>
            <w:rFonts w:ascii="Calibri" w:eastAsiaTheme="majorEastAsia" w:hAnsi="Calibri" w:cs="Calibri"/>
            <w:i/>
            <w:iCs/>
            <w:color w:val="000000"/>
          </w:rPr>
          <w:t>et al.</w:t>
        </w:r>
        <w:r w:rsidRPr="00445231">
          <w:rPr>
            <w:rStyle w:val="csl-right-inline"/>
            <w:rFonts w:ascii="Calibri" w:eastAsiaTheme="majorEastAsia" w:hAnsi="Calibri" w:cs="Calibri"/>
            <w:color w:val="000000"/>
          </w:rPr>
          <w:t xml:space="preserve"> Antibody persistence and safety of a live-attenuated chikungunya virus vaccine up to 2 years after single-dose administration in adults in the USA: a single-arm, multicentre, phase 3b study. </w:t>
        </w:r>
        <w:r w:rsidRPr="00445231">
          <w:rPr>
            <w:rStyle w:val="csl-right-inline"/>
            <w:rFonts w:ascii="Calibri" w:eastAsiaTheme="majorEastAsia" w:hAnsi="Calibri" w:cs="Calibri"/>
            <w:i/>
            <w:iCs/>
            <w:color w:val="000000"/>
          </w:rPr>
          <w:t>Lancet Infect Dis</w:t>
        </w:r>
        <w:r w:rsidRPr="00445231">
          <w:rPr>
            <w:rStyle w:val="csl-right-inline"/>
            <w:rFonts w:ascii="Calibri" w:eastAsiaTheme="majorEastAsia" w:hAnsi="Calibri" w:cs="Calibri"/>
            <w:color w:val="000000"/>
          </w:rPr>
          <w:t xml:space="preserve"> Published Online First: 12 August 2024. doi:10.1016/S1473-3099(24)00357-8</w:t>
        </w:r>
      </w:hyperlink>
    </w:p>
    <w:p w14:paraId="3EC9A273" w14:textId="77777777" w:rsidR="00445231" w:rsidRPr="00445231" w:rsidRDefault="00445231" w:rsidP="00445231">
      <w:pPr>
        <w:pStyle w:val="ae"/>
        <w:spacing w:afterLines="100" w:after="240"/>
        <w:ind w:left="700" w:hanging="700"/>
        <w:rPr>
          <w:rFonts w:ascii="Calibri" w:hAnsi="Calibri" w:cs="Calibri"/>
          <w:color w:val="000000"/>
        </w:rPr>
      </w:pPr>
      <w:hyperlink r:id="rId48" w:history="1">
        <w:r w:rsidRPr="00445231">
          <w:rPr>
            <w:rStyle w:val="csl-left-margin"/>
            <w:rFonts w:ascii="Calibri" w:eastAsiaTheme="majorEastAsia" w:hAnsi="Calibri" w:cs="Calibri"/>
            <w:color w:val="000000"/>
          </w:rPr>
          <w:t>8  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 xml:space="preserve">Buerger V, Pfeiffer A, Schoengrundner P, </w:t>
        </w:r>
        <w:r w:rsidRPr="00445231">
          <w:rPr>
            <w:rStyle w:val="csl-right-inline"/>
            <w:rFonts w:ascii="Calibri" w:eastAsiaTheme="majorEastAsia" w:hAnsi="Calibri" w:cs="Calibri"/>
            <w:i/>
            <w:iCs/>
            <w:color w:val="000000"/>
          </w:rPr>
          <w:t>et al.</w:t>
        </w:r>
        <w:r w:rsidRPr="00445231">
          <w:rPr>
            <w:rStyle w:val="csl-right-inline"/>
            <w:rFonts w:ascii="Calibri" w:eastAsiaTheme="majorEastAsia" w:hAnsi="Calibri" w:cs="Calibri"/>
            <w:color w:val="000000"/>
          </w:rPr>
          <w:t xml:space="preserve"> Safety and immunogenicity of a live-attenuated chikungunya virus vaccine in adolescents: final results from a 12-month, double-blind, randomised, placebo-controlled, phase 3 trial in endemic areas of Brazil. </w:t>
        </w:r>
        <w:r w:rsidRPr="00445231">
          <w:rPr>
            <w:rStyle w:val="csl-right-inline"/>
            <w:rFonts w:ascii="Calibri" w:eastAsiaTheme="majorEastAsia" w:hAnsi="Calibri" w:cs="Calibri"/>
            <w:i/>
            <w:iCs/>
            <w:color w:val="000000"/>
          </w:rPr>
          <w:t>Lancet Infect Dis</w:t>
        </w:r>
        <w:r w:rsidRPr="00445231">
          <w:rPr>
            <w:rStyle w:val="csl-right-inline"/>
            <w:rFonts w:ascii="Calibri" w:eastAsiaTheme="majorEastAsia" w:hAnsi="Calibri" w:cs="Calibri"/>
            <w:color w:val="000000"/>
          </w:rPr>
          <w:t xml:space="preserve"> Published Online First: 8 December 2025. doi:10.1016/S1473-3099(25)00631-0</w:t>
        </w:r>
      </w:hyperlink>
    </w:p>
    <w:p w14:paraId="5869F9BB" w14:textId="77777777" w:rsidR="00445231" w:rsidRPr="00445231" w:rsidRDefault="00445231" w:rsidP="00445231">
      <w:pPr>
        <w:pStyle w:val="ae"/>
        <w:spacing w:afterLines="100" w:after="240"/>
        <w:ind w:left="700" w:hanging="700"/>
        <w:rPr>
          <w:rFonts w:ascii="Calibri" w:hAnsi="Calibri" w:cs="Calibri"/>
          <w:color w:val="000000"/>
        </w:rPr>
      </w:pPr>
      <w:hyperlink r:id="rId49" w:history="1">
        <w:r w:rsidRPr="00445231">
          <w:rPr>
            <w:rStyle w:val="csl-left-margin"/>
            <w:rFonts w:ascii="Calibri" w:eastAsiaTheme="majorEastAsia" w:hAnsi="Calibri" w:cs="Calibri"/>
            <w:color w:val="000000"/>
          </w:rPr>
          <w:t>9  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 xml:space="preserve">Schneider M, Narciso-Abraham M, Hadl S, </w:t>
        </w:r>
        <w:r w:rsidRPr="00445231">
          <w:rPr>
            <w:rStyle w:val="csl-right-inline"/>
            <w:rFonts w:ascii="Calibri" w:eastAsiaTheme="majorEastAsia" w:hAnsi="Calibri" w:cs="Calibri"/>
            <w:i/>
            <w:iCs/>
            <w:color w:val="000000"/>
          </w:rPr>
          <w:t>et al.</w:t>
        </w:r>
        <w:r w:rsidRPr="00445231">
          <w:rPr>
            <w:rStyle w:val="csl-right-inline"/>
            <w:rFonts w:ascii="Calibri" w:eastAsiaTheme="majorEastAsia" w:hAnsi="Calibri" w:cs="Calibri"/>
            <w:color w:val="000000"/>
          </w:rPr>
          <w:t xml:space="preserve"> Safety and immunogenicity of a single-shot live-attenuated chikungunya vaccine: a double-blind, multicentre, randomised, placebo-controlled, phase 3 trial. </w:t>
        </w:r>
        <w:r w:rsidRPr="00445231">
          <w:rPr>
            <w:rStyle w:val="csl-right-inline"/>
            <w:rFonts w:ascii="Calibri" w:eastAsiaTheme="majorEastAsia" w:hAnsi="Calibri" w:cs="Calibri"/>
            <w:i/>
            <w:iCs/>
            <w:color w:val="000000"/>
          </w:rPr>
          <w:t>Lancet</w:t>
        </w:r>
        <w:r w:rsidRPr="00445231">
          <w:rPr>
            <w:rStyle w:val="csl-right-inline"/>
            <w:rFonts w:ascii="Calibri" w:eastAsiaTheme="majorEastAsia" w:hAnsi="Calibri" w:cs="Calibri"/>
            <w:color w:val="000000"/>
          </w:rPr>
          <w:t xml:space="preserve"> 2023;</w:t>
        </w:r>
        <w:r w:rsidRPr="00445231">
          <w:rPr>
            <w:rStyle w:val="csl-right-inline"/>
            <w:rFonts w:ascii="Calibri" w:eastAsiaTheme="majorEastAsia" w:hAnsi="Calibri" w:cs="Calibri"/>
            <w:b/>
            <w:bCs/>
            <w:color w:val="000000"/>
          </w:rPr>
          <w:t>401</w:t>
        </w:r>
        <w:r w:rsidRPr="00445231">
          <w:rPr>
            <w:rStyle w:val="csl-right-inline"/>
            <w:rFonts w:ascii="Calibri" w:eastAsiaTheme="majorEastAsia" w:hAnsi="Calibri" w:cs="Calibri"/>
            <w:color w:val="000000"/>
          </w:rPr>
          <w:t>:2138–47. doi:10.1016/S0140-6736(23)00641-4</w:t>
        </w:r>
      </w:hyperlink>
    </w:p>
    <w:p w14:paraId="749E609C" w14:textId="77777777" w:rsidR="00445231" w:rsidRPr="00445231" w:rsidRDefault="00445231" w:rsidP="00445231">
      <w:pPr>
        <w:pStyle w:val="ae"/>
        <w:spacing w:afterLines="100" w:after="240"/>
        <w:ind w:left="700" w:hanging="700"/>
        <w:rPr>
          <w:rFonts w:ascii="Calibri" w:hAnsi="Calibri" w:cs="Calibri"/>
          <w:color w:val="000000"/>
        </w:rPr>
      </w:pPr>
      <w:hyperlink r:id="rId50" w:history="1">
        <w:r w:rsidRPr="00445231">
          <w:rPr>
            <w:rStyle w:val="csl-left-margin"/>
            <w:rFonts w:ascii="Calibri" w:eastAsiaTheme="majorEastAsia" w:hAnsi="Calibri" w:cs="Calibri"/>
            <w:color w:val="000000"/>
          </w:rPr>
          <w:t>10  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 xml:space="preserve">Weisová P, Scheiblauer S, Ecker J, </w:t>
        </w:r>
        <w:r w:rsidRPr="00445231">
          <w:rPr>
            <w:rStyle w:val="csl-right-inline"/>
            <w:rFonts w:ascii="Calibri" w:eastAsiaTheme="majorEastAsia" w:hAnsi="Calibri" w:cs="Calibri"/>
            <w:i/>
            <w:iCs/>
            <w:color w:val="000000"/>
          </w:rPr>
          <w:t>et al.</w:t>
        </w:r>
        <w:r w:rsidRPr="00445231">
          <w:rPr>
            <w:rStyle w:val="csl-right-inline"/>
            <w:rFonts w:ascii="Calibri" w:eastAsiaTheme="majorEastAsia" w:hAnsi="Calibri" w:cs="Calibri"/>
            <w:color w:val="000000"/>
          </w:rPr>
          <w:t xml:space="preserve"> Live-attenuated chikungunya vaccine in children: a randomized phase 2 trial. </w:t>
        </w:r>
        <w:r w:rsidRPr="00445231">
          <w:rPr>
            <w:rStyle w:val="csl-right-inline"/>
            <w:rFonts w:ascii="Calibri" w:eastAsiaTheme="majorEastAsia" w:hAnsi="Calibri" w:cs="Calibri"/>
            <w:i/>
            <w:iCs/>
            <w:color w:val="000000"/>
          </w:rPr>
          <w:t>Nat Med</w:t>
        </w:r>
        <w:r w:rsidRPr="00445231">
          <w:rPr>
            <w:rStyle w:val="csl-right-inline"/>
            <w:rFonts w:ascii="Calibri" w:eastAsiaTheme="majorEastAsia" w:hAnsi="Calibri" w:cs="Calibri"/>
            <w:color w:val="000000"/>
          </w:rPr>
          <w:t xml:space="preserve"> 2026;</w:t>
        </w:r>
        <w:r w:rsidRPr="00445231">
          <w:rPr>
            <w:rStyle w:val="csl-right-inline"/>
            <w:rFonts w:ascii="Calibri" w:eastAsiaTheme="majorEastAsia" w:hAnsi="Calibri" w:cs="Calibri"/>
            <w:b/>
            <w:bCs/>
            <w:color w:val="000000"/>
          </w:rPr>
          <w:t>32</w:t>
        </w:r>
        <w:r w:rsidRPr="00445231">
          <w:rPr>
            <w:rStyle w:val="csl-right-inline"/>
            <w:rFonts w:ascii="Calibri" w:eastAsiaTheme="majorEastAsia" w:hAnsi="Calibri" w:cs="Calibri"/>
            <w:color w:val="000000"/>
          </w:rPr>
          <w:t>:561–71. doi:10.1038/s41591-025-04197-2</w:t>
        </w:r>
      </w:hyperlink>
    </w:p>
    <w:p w14:paraId="2FDCBC85" w14:textId="77777777" w:rsidR="00445231" w:rsidRPr="00445231" w:rsidRDefault="00445231" w:rsidP="00445231">
      <w:pPr>
        <w:pStyle w:val="ae"/>
        <w:spacing w:afterLines="100" w:after="240"/>
        <w:ind w:left="700" w:hanging="700"/>
        <w:rPr>
          <w:rFonts w:ascii="Calibri" w:hAnsi="Calibri" w:cs="Calibri"/>
          <w:color w:val="000000"/>
        </w:rPr>
      </w:pPr>
      <w:hyperlink r:id="rId51" w:history="1">
        <w:r w:rsidRPr="00445231">
          <w:rPr>
            <w:rStyle w:val="csl-left-margin"/>
            <w:rFonts w:ascii="Calibri" w:eastAsiaTheme="majorEastAsia" w:hAnsi="Calibri" w:cs="Calibri"/>
            <w:color w:val="000000"/>
          </w:rPr>
          <w:t>11  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US Food and Drug Administration. Suspension Memo of Biologics License 1909 - IXCHIQ. 2025.</w:t>
        </w:r>
      </w:hyperlink>
    </w:p>
    <w:p w14:paraId="423905D8" w14:textId="77777777" w:rsidR="00445231" w:rsidRPr="00445231" w:rsidRDefault="00445231" w:rsidP="00445231">
      <w:pPr>
        <w:pStyle w:val="ae"/>
        <w:spacing w:afterLines="100" w:after="240"/>
        <w:ind w:left="700" w:hanging="700"/>
        <w:rPr>
          <w:rFonts w:ascii="Calibri" w:hAnsi="Calibri" w:cs="Calibri"/>
          <w:color w:val="000000"/>
        </w:rPr>
      </w:pPr>
      <w:hyperlink r:id="rId52" w:history="1">
        <w:r w:rsidRPr="00445231">
          <w:rPr>
            <w:rStyle w:val="csl-left-margin"/>
            <w:rFonts w:ascii="Calibri" w:eastAsiaTheme="majorEastAsia" w:hAnsi="Calibri" w:cs="Calibri"/>
            <w:color w:val="000000"/>
          </w:rPr>
          <w:t>12  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US FDA. FDA Update on the Safety of Ixchiq (Chikungunya Vaccine, Live). FDA Suspends Biologics License: FDA Safety Communication. https://www.fda.gov/safety/medical-product-safety-information/fda-update-safety-ixchiq-chikungunya-vaccine-live-fda-suspends-biologics-license-fda-safety (accessed 24 Oct2025).</w:t>
        </w:r>
      </w:hyperlink>
    </w:p>
    <w:p w14:paraId="20A20CE8" w14:textId="77777777" w:rsidR="00445231" w:rsidRPr="00445231" w:rsidRDefault="00445231" w:rsidP="00445231">
      <w:pPr>
        <w:pStyle w:val="ae"/>
        <w:spacing w:afterLines="100" w:after="240"/>
        <w:ind w:left="700" w:hanging="700"/>
        <w:rPr>
          <w:rFonts w:ascii="Calibri" w:hAnsi="Calibri" w:cs="Calibri"/>
          <w:color w:val="000000"/>
        </w:rPr>
      </w:pPr>
      <w:hyperlink r:id="rId53" w:history="1">
        <w:r w:rsidRPr="00445231">
          <w:rPr>
            <w:rStyle w:val="csl-left-margin"/>
            <w:rFonts w:ascii="Calibri" w:eastAsiaTheme="majorEastAsia" w:hAnsi="Calibri" w:cs="Calibri"/>
            <w:color w:val="000000"/>
          </w:rPr>
          <w:t>13  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Government of Canada. Recommendations for the use of chikungunya live attenuated vaccine (IXCHIQ). 2025.https://www.canada.ca/en/public-health/services/catmat/recommendations-use-chikungunya-vaccine.html (accessed 20 Jan2026).</w:t>
        </w:r>
      </w:hyperlink>
    </w:p>
    <w:p w14:paraId="03D5E72B" w14:textId="77777777" w:rsidR="00445231" w:rsidRPr="00445231" w:rsidRDefault="00445231" w:rsidP="00445231">
      <w:pPr>
        <w:pStyle w:val="ae"/>
        <w:spacing w:afterLines="100" w:after="240"/>
        <w:ind w:left="700" w:hanging="700"/>
        <w:rPr>
          <w:rFonts w:ascii="Calibri" w:hAnsi="Calibri" w:cs="Calibri"/>
          <w:color w:val="000000"/>
        </w:rPr>
      </w:pPr>
      <w:hyperlink r:id="rId54" w:history="1">
        <w:r w:rsidRPr="00445231">
          <w:rPr>
            <w:rStyle w:val="csl-left-margin"/>
            <w:rFonts w:ascii="Calibri" w:eastAsiaTheme="majorEastAsia" w:hAnsi="Calibri" w:cs="Calibri"/>
            <w:color w:val="000000"/>
          </w:rPr>
          <w:t>14  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Valneva. Valneva Provides Update on Chikungunya Vaccine IXCHIQ® - Valneva. 2026.https://valneva.com/press-release/valneva-provides-update-on-chikungunya-vaccine-ixchiq/ (accessed 26 Jan2026).</w:t>
        </w:r>
      </w:hyperlink>
    </w:p>
    <w:p w14:paraId="401209A7" w14:textId="77777777" w:rsidR="00445231" w:rsidRPr="00445231" w:rsidRDefault="00445231" w:rsidP="00445231">
      <w:pPr>
        <w:pStyle w:val="ae"/>
        <w:spacing w:afterLines="100" w:after="240"/>
        <w:ind w:left="700" w:hanging="700"/>
        <w:rPr>
          <w:rFonts w:ascii="Calibri" w:hAnsi="Calibri" w:cs="Calibri"/>
          <w:color w:val="000000"/>
        </w:rPr>
      </w:pPr>
      <w:hyperlink r:id="rId55" w:history="1">
        <w:r w:rsidRPr="00445231">
          <w:rPr>
            <w:rStyle w:val="csl-left-margin"/>
            <w:rFonts w:ascii="Calibri" w:eastAsiaTheme="majorEastAsia" w:hAnsi="Calibri" w:cs="Calibri"/>
            <w:color w:val="000000"/>
          </w:rPr>
          <w:t>15  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Valneva. Valneva and Instituto Butantan Announce Initiation of aPilot Vaccination Campaign in Brazil with Single-ShotChikungunya Vaccine IXCHIQ. 2026.https://valneva.com/wp-content/uploads/2026/02/2026_02_03_VLA_Butantan_PVS_PR_EN_Final.pdf (accessed 5 Mar2026).</w:t>
        </w:r>
      </w:hyperlink>
    </w:p>
    <w:p w14:paraId="6F6C61F2" w14:textId="77777777" w:rsidR="00445231" w:rsidRPr="0056038A" w:rsidRDefault="00445231" w:rsidP="00445231">
      <w:pPr>
        <w:pStyle w:val="ae"/>
        <w:spacing w:afterLines="100" w:after="240"/>
        <w:ind w:left="700" w:hanging="700"/>
        <w:rPr>
          <w:rFonts w:ascii="Calibri" w:hAnsi="Calibri" w:cs="Calibri"/>
          <w:color w:val="000000"/>
          <w:lang w:val="pt-BR"/>
        </w:rPr>
      </w:pPr>
      <w:hyperlink r:id="rId56" w:history="1">
        <w:r w:rsidRPr="0056038A">
          <w:rPr>
            <w:rStyle w:val="csl-left-margin"/>
            <w:rFonts w:ascii="Calibri" w:eastAsiaTheme="majorEastAsia" w:hAnsi="Calibri" w:cs="Calibri"/>
            <w:color w:val="000000"/>
            <w:lang w:val="pt-BR"/>
          </w:rPr>
          <w:t>16  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56038A">
          <w:rPr>
            <w:rStyle w:val="csl-right-inline"/>
            <w:rFonts w:ascii="Calibri" w:eastAsiaTheme="majorEastAsia" w:hAnsi="Calibri" w:cs="Calibri"/>
            <w:color w:val="000000"/>
            <w:lang w:val="pt-BR"/>
          </w:rPr>
          <w:t xml:space="preserve">Pérez-Estigarribia PE, Ribeiro Dos Santos G, Cauchemez S, </w:t>
        </w:r>
        <w:r w:rsidRPr="0056038A">
          <w:rPr>
            <w:rStyle w:val="csl-right-inline"/>
            <w:rFonts w:ascii="Calibri" w:eastAsiaTheme="majorEastAsia" w:hAnsi="Calibri" w:cs="Calibri"/>
            <w:i/>
            <w:iCs/>
            <w:color w:val="000000"/>
            <w:lang w:val="pt-BR"/>
          </w:rPr>
          <w:t>et al.</w:t>
        </w:r>
        <w:r w:rsidRPr="0056038A">
          <w:rPr>
            <w:rStyle w:val="csl-right-inline"/>
            <w:rFonts w:ascii="Calibri" w:eastAsiaTheme="majorEastAsia" w:hAnsi="Calibri" w:cs="Calibri"/>
            <w:color w:val="000000"/>
            <w:lang w:val="pt-BR"/>
          </w:rPr>
          <w:t xml:space="preserve"> </w:t>
        </w:r>
        <w:r w:rsidRPr="00445231">
          <w:rPr>
            <w:rStyle w:val="csl-right-inline"/>
            <w:rFonts w:ascii="Calibri" w:eastAsiaTheme="majorEastAsia" w:hAnsi="Calibri" w:cs="Calibri"/>
            <w:color w:val="000000"/>
          </w:rPr>
          <w:t xml:space="preserve">Modeling the impact of vaccine campaigns on the epidemic transmission dynamics of chikungunya virus outbreaks. </w:t>
        </w:r>
        <w:r w:rsidRPr="0056038A">
          <w:rPr>
            <w:rStyle w:val="csl-right-inline"/>
            <w:rFonts w:ascii="Calibri" w:eastAsiaTheme="majorEastAsia" w:hAnsi="Calibri" w:cs="Calibri"/>
            <w:i/>
            <w:iCs/>
            <w:color w:val="000000"/>
            <w:lang w:val="pt-BR"/>
          </w:rPr>
          <w:t>Nat Med</w:t>
        </w:r>
        <w:r w:rsidRPr="0056038A">
          <w:rPr>
            <w:rStyle w:val="csl-right-inline"/>
            <w:rFonts w:ascii="Calibri" w:eastAsiaTheme="majorEastAsia" w:hAnsi="Calibri" w:cs="Calibri"/>
            <w:color w:val="000000"/>
            <w:lang w:val="pt-BR"/>
          </w:rPr>
          <w:t xml:space="preserve"> 2025;</w:t>
        </w:r>
        <w:r w:rsidRPr="0056038A">
          <w:rPr>
            <w:rStyle w:val="csl-right-inline"/>
            <w:rFonts w:ascii="Calibri" w:eastAsiaTheme="majorEastAsia" w:hAnsi="Calibri" w:cs="Calibri"/>
            <w:b/>
            <w:bCs/>
            <w:color w:val="000000"/>
            <w:lang w:val="pt-BR"/>
          </w:rPr>
          <w:t>31</w:t>
        </w:r>
        <w:r w:rsidRPr="0056038A">
          <w:rPr>
            <w:rStyle w:val="csl-right-inline"/>
            <w:rFonts w:ascii="Calibri" w:eastAsiaTheme="majorEastAsia" w:hAnsi="Calibri" w:cs="Calibri"/>
            <w:color w:val="000000"/>
            <w:lang w:val="pt-BR"/>
          </w:rPr>
          <w:t>:2335–41. doi:10.1038/s41591-025-03684-w</w:t>
        </w:r>
      </w:hyperlink>
    </w:p>
    <w:p w14:paraId="2BF686F6" w14:textId="77777777" w:rsidR="00445231" w:rsidRPr="00445231" w:rsidRDefault="00445231" w:rsidP="00445231">
      <w:pPr>
        <w:pStyle w:val="ae"/>
        <w:spacing w:afterLines="100" w:after="240"/>
        <w:ind w:left="700" w:hanging="700"/>
        <w:rPr>
          <w:rFonts w:ascii="Calibri" w:hAnsi="Calibri" w:cs="Calibri"/>
          <w:color w:val="000000"/>
        </w:rPr>
      </w:pPr>
      <w:hyperlink r:id="rId57" w:history="1">
        <w:r w:rsidRPr="0056038A">
          <w:rPr>
            <w:rStyle w:val="csl-left-margin"/>
            <w:rFonts w:ascii="Calibri" w:eastAsiaTheme="majorEastAsia" w:hAnsi="Calibri" w:cs="Calibri"/>
            <w:color w:val="000000"/>
            <w:lang w:val="pt-BR"/>
          </w:rPr>
          <w:t>17  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56038A">
          <w:rPr>
            <w:rStyle w:val="csl-right-inline"/>
            <w:rFonts w:ascii="Calibri" w:eastAsiaTheme="majorEastAsia" w:hAnsi="Calibri" w:cs="Calibri"/>
            <w:color w:val="000000"/>
            <w:lang w:val="pt-BR"/>
          </w:rPr>
          <w:t xml:space="preserve">Ribeiro Dos Santos G, Jawed F, Mukandavire C, </w:t>
        </w:r>
        <w:r w:rsidRPr="0056038A">
          <w:rPr>
            <w:rStyle w:val="csl-right-inline"/>
            <w:rFonts w:ascii="Calibri" w:eastAsiaTheme="majorEastAsia" w:hAnsi="Calibri" w:cs="Calibri"/>
            <w:i/>
            <w:iCs/>
            <w:color w:val="000000"/>
            <w:lang w:val="pt-BR"/>
          </w:rPr>
          <w:t>et al.</w:t>
        </w:r>
        <w:r w:rsidRPr="0056038A">
          <w:rPr>
            <w:rStyle w:val="csl-right-inline"/>
            <w:rFonts w:ascii="Calibri" w:eastAsiaTheme="majorEastAsia" w:hAnsi="Calibri" w:cs="Calibri"/>
            <w:color w:val="000000"/>
            <w:lang w:val="pt-BR"/>
          </w:rPr>
          <w:t xml:space="preserve"> </w:t>
        </w:r>
        <w:r w:rsidRPr="00445231">
          <w:rPr>
            <w:rStyle w:val="csl-right-inline"/>
            <w:rFonts w:ascii="Calibri" w:eastAsiaTheme="majorEastAsia" w:hAnsi="Calibri" w:cs="Calibri"/>
            <w:color w:val="000000"/>
          </w:rPr>
          <w:t xml:space="preserve">Global burden of chikungunya virus infections and the potential benefit of vaccination campaigns. </w:t>
        </w:r>
        <w:r w:rsidRPr="00445231">
          <w:rPr>
            <w:rStyle w:val="csl-right-inline"/>
            <w:rFonts w:ascii="Calibri" w:eastAsiaTheme="majorEastAsia" w:hAnsi="Calibri" w:cs="Calibri"/>
            <w:i/>
            <w:iCs/>
            <w:color w:val="000000"/>
          </w:rPr>
          <w:t>Nat Med</w:t>
        </w:r>
        <w:r w:rsidRPr="00445231">
          <w:rPr>
            <w:rStyle w:val="csl-right-inline"/>
            <w:rFonts w:ascii="Calibri" w:eastAsiaTheme="majorEastAsia" w:hAnsi="Calibri" w:cs="Calibri"/>
            <w:color w:val="000000"/>
          </w:rPr>
          <w:t xml:space="preserve"> 2025;</w:t>
        </w:r>
        <w:r w:rsidRPr="00445231">
          <w:rPr>
            <w:rStyle w:val="csl-right-inline"/>
            <w:rFonts w:ascii="Calibri" w:eastAsiaTheme="majorEastAsia" w:hAnsi="Calibri" w:cs="Calibri"/>
            <w:b/>
            <w:bCs/>
            <w:color w:val="000000"/>
          </w:rPr>
          <w:t>31</w:t>
        </w:r>
        <w:r w:rsidRPr="00445231">
          <w:rPr>
            <w:rStyle w:val="csl-right-inline"/>
            <w:rFonts w:ascii="Calibri" w:eastAsiaTheme="majorEastAsia" w:hAnsi="Calibri" w:cs="Calibri"/>
            <w:color w:val="000000"/>
          </w:rPr>
          <w:t>:2342–9. doi:10.1038/s41591-025-03703-w</w:t>
        </w:r>
      </w:hyperlink>
    </w:p>
    <w:p w14:paraId="2BA4638F" w14:textId="77777777" w:rsidR="00445231" w:rsidRPr="0056038A" w:rsidRDefault="00445231" w:rsidP="00445231">
      <w:pPr>
        <w:pStyle w:val="ae"/>
        <w:spacing w:afterLines="100" w:after="240"/>
        <w:ind w:left="700" w:hanging="700"/>
        <w:rPr>
          <w:rFonts w:ascii="Calibri" w:hAnsi="Calibri" w:cs="Calibri"/>
          <w:color w:val="000000"/>
          <w:lang w:val="pt-BR"/>
        </w:rPr>
      </w:pPr>
      <w:hyperlink r:id="rId58" w:history="1">
        <w:r w:rsidRPr="00445231">
          <w:rPr>
            <w:rStyle w:val="csl-left-margin"/>
            <w:rFonts w:ascii="Calibri" w:eastAsiaTheme="majorEastAsia" w:hAnsi="Calibri" w:cs="Calibri"/>
            <w:color w:val="000000"/>
          </w:rPr>
          <w:t>18  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 xml:space="preserve">Kang H, Lim A, Clark A, </w:t>
        </w:r>
        <w:r w:rsidRPr="00445231">
          <w:rPr>
            <w:rStyle w:val="csl-right-inline"/>
            <w:rFonts w:ascii="Calibri" w:eastAsiaTheme="majorEastAsia" w:hAnsi="Calibri" w:cs="Calibri"/>
            <w:i/>
            <w:iCs/>
            <w:color w:val="000000"/>
          </w:rPr>
          <w:t>et al.</w:t>
        </w:r>
        <w:r w:rsidRPr="00445231">
          <w:rPr>
            <w:rStyle w:val="csl-right-inline"/>
            <w:rFonts w:ascii="Calibri" w:eastAsiaTheme="majorEastAsia" w:hAnsi="Calibri" w:cs="Calibri"/>
            <w:color w:val="000000"/>
          </w:rPr>
          <w:t xml:space="preserve"> Age-specific chikungunya outbreak response immunisation strategies in Brazil: a modelling study. </w:t>
        </w:r>
        <w:r w:rsidRPr="0056038A">
          <w:rPr>
            <w:rStyle w:val="csl-right-inline"/>
            <w:rFonts w:ascii="Calibri" w:eastAsiaTheme="majorEastAsia" w:hAnsi="Calibri" w:cs="Calibri"/>
            <w:i/>
            <w:iCs/>
            <w:color w:val="000000"/>
            <w:lang w:val="pt-BR"/>
          </w:rPr>
          <w:t>EClinicalMedicine</w:t>
        </w:r>
        <w:r w:rsidRPr="0056038A">
          <w:rPr>
            <w:rStyle w:val="csl-right-inline"/>
            <w:rFonts w:ascii="Calibri" w:eastAsiaTheme="majorEastAsia" w:hAnsi="Calibri" w:cs="Calibri"/>
            <w:color w:val="000000"/>
            <w:lang w:val="pt-BR"/>
          </w:rPr>
          <w:t xml:space="preserve"> 2025;</w:t>
        </w:r>
        <w:r w:rsidRPr="0056038A">
          <w:rPr>
            <w:rStyle w:val="csl-right-inline"/>
            <w:rFonts w:ascii="Calibri" w:eastAsiaTheme="majorEastAsia" w:hAnsi="Calibri" w:cs="Calibri"/>
            <w:b/>
            <w:bCs/>
            <w:color w:val="000000"/>
            <w:lang w:val="pt-BR"/>
          </w:rPr>
          <w:t>90</w:t>
        </w:r>
        <w:r w:rsidRPr="0056038A">
          <w:rPr>
            <w:rStyle w:val="csl-right-inline"/>
            <w:rFonts w:ascii="Calibri" w:eastAsiaTheme="majorEastAsia" w:hAnsi="Calibri" w:cs="Calibri"/>
            <w:color w:val="000000"/>
            <w:lang w:val="pt-BR"/>
          </w:rPr>
          <w:t>:103690. doi:10.1016/j.eclinm.2025.103690</w:t>
        </w:r>
      </w:hyperlink>
    </w:p>
    <w:p w14:paraId="5C8C36C5" w14:textId="77777777" w:rsidR="00445231" w:rsidRPr="00445231" w:rsidRDefault="00445231" w:rsidP="00445231">
      <w:pPr>
        <w:pStyle w:val="ae"/>
        <w:spacing w:afterLines="100" w:after="240"/>
        <w:ind w:left="700" w:hanging="700"/>
        <w:rPr>
          <w:rFonts w:ascii="Calibri" w:hAnsi="Calibri" w:cs="Calibri"/>
          <w:color w:val="000000"/>
        </w:rPr>
      </w:pPr>
      <w:hyperlink r:id="rId59" w:history="1">
        <w:r w:rsidRPr="0056038A">
          <w:rPr>
            <w:rStyle w:val="csl-left-margin"/>
            <w:rFonts w:ascii="Calibri" w:eastAsiaTheme="majorEastAsia" w:hAnsi="Calibri" w:cs="Calibri"/>
            <w:color w:val="000000"/>
            <w:lang w:val="pt-BR"/>
          </w:rPr>
          <w:t>19  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56038A">
          <w:rPr>
            <w:rStyle w:val="csl-right-inline"/>
            <w:rFonts w:ascii="Calibri" w:eastAsiaTheme="majorEastAsia" w:hAnsi="Calibri" w:cs="Calibri"/>
            <w:color w:val="000000"/>
            <w:lang w:val="pt-BR"/>
          </w:rPr>
          <w:t xml:space="preserve">Kang H, Lim A, Auzenbergs M, </w:t>
        </w:r>
        <w:r w:rsidRPr="0056038A">
          <w:rPr>
            <w:rStyle w:val="csl-right-inline"/>
            <w:rFonts w:ascii="Calibri" w:eastAsiaTheme="majorEastAsia" w:hAnsi="Calibri" w:cs="Calibri"/>
            <w:i/>
            <w:iCs/>
            <w:color w:val="000000"/>
            <w:lang w:val="pt-BR"/>
          </w:rPr>
          <w:t>et al.</w:t>
        </w:r>
        <w:r w:rsidRPr="0056038A">
          <w:rPr>
            <w:rStyle w:val="csl-right-inline"/>
            <w:rFonts w:ascii="Calibri" w:eastAsiaTheme="majorEastAsia" w:hAnsi="Calibri" w:cs="Calibri"/>
            <w:color w:val="000000"/>
            <w:lang w:val="pt-BR"/>
          </w:rPr>
          <w:t xml:space="preserve"> </w:t>
        </w:r>
        <w:r w:rsidRPr="00445231">
          <w:rPr>
            <w:rStyle w:val="csl-right-inline"/>
            <w:rFonts w:ascii="Calibri" w:eastAsiaTheme="majorEastAsia" w:hAnsi="Calibri" w:cs="Calibri"/>
            <w:color w:val="000000"/>
          </w:rPr>
          <w:t xml:space="preserve">Global, regional and national burden of chikungunya: force of infection mapping and spatial modelling study. </w:t>
        </w:r>
        <w:r w:rsidRPr="00445231">
          <w:rPr>
            <w:rStyle w:val="csl-right-inline"/>
            <w:rFonts w:ascii="Calibri" w:eastAsiaTheme="majorEastAsia" w:hAnsi="Calibri" w:cs="Calibri"/>
            <w:i/>
            <w:iCs/>
            <w:color w:val="000000"/>
          </w:rPr>
          <w:t>BMJ Glob Health</w:t>
        </w:r>
        <w:r w:rsidRPr="00445231">
          <w:rPr>
            <w:rStyle w:val="csl-right-inline"/>
            <w:rFonts w:ascii="Calibri" w:eastAsiaTheme="majorEastAsia" w:hAnsi="Calibri" w:cs="Calibri"/>
            <w:color w:val="000000"/>
          </w:rPr>
          <w:t xml:space="preserve"> 2025;</w:t>
        </w:r>
        <w:r w:rsidRPr="00445231">
          <w:rPr>
            <w:rStyle w:val="csl-right-inline"/>
            <w:rFonts w:ascii="Calibri" w:eastAsiaTheme="majorEastAsia" w:hAnsi="Calibri" w:cs="Calibri"/>
            <w:b/>
            <w:bCs/>
            <w:color w:val="000000"/>
          </w:rPr>
          <w:t>10</w:t>
        </w:r>
        <w:r w:rsidRPr="00445231">
          <w:rPr>
            <w:rStyle w:val="csl-right-inline"/>
            <w:rFonts w:ascii="Calibri" w:eastAsiaTheme="majorEastAsia" w:hAnsi="Calibri" w:cs="Calibri"/>
            <w:color w:val="000000"/>
          </w:rPr>
          <w:t>. doi:10.1136/bmjgh-2024-018598</w:t>
        </w:r>
      </w:hyperlink>
    </w:p>
    <w:p w14:paraId="0A1E0AE5" w14:textId="77777777" w:rsidR="00445231" w:rsidRPr="00445231" w:rsidRDefault="00445231" w:rsidP="00445231">
      <w:pPr>
        <w:pStyle w:val="ae"/>
        <w:spacing w:afterLines="100" w:after="240"/>
        <w:ind w:left="700" w:hanging="700"/>
        <w:rPr>
          <w:rFonts w:ascii="Calibri" w:hAnsi="Calibri" w:cs="Calibri"/>
          <w:color w:val="000000"/>
        </w:rPr>
      </w:pPr>
      <w:hyperlink r:id="rId60" w:history="1">
        <w:r w:rsidRPr="00445231">
          <w:rPr>
            <w:rStyle w:val="csl-left-margin"/>
            <w:rFonts w:ascii="Calibri" w:eastAsiaTheme="majorEastAsia" w:hAnsi="Calibri" w:cs="Calibri"/>
            <w:color w:val="000000"/>
          </w:rPr>
          <w:t>20  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 xml:space="preserve">Cracknell Daniels B, Endy T, Lewnard J, </w:t>
        </w:r>
        <w:r w:rsidRPr="00445231">
          <w:rPr>
            <w:rStyle w:val="csl-right-inline"/>
            <w:rFonts w:ascii="Calibri" w:eastAsiaTheme="majorEastAsia" w:hAnsi="Calibri" w:cs="Calibri"/>
            <w:i/>
            <w:iCs/>
            <w:color w:val="000000"/>
          </w:rPr>
          <w:t>et al.</w:t>
        </w:r>
        <w:r w:rsidRPr="00445231">
          <w:rPr>
            <w:rStyle w:val="csl-right-inline"/>
            <w:rFonts w:ascii="Calibri" w:eastAsiaTheme="majorEastAsia" w:hAnsi="Calibri" w:cs="Calibri"/>
            <w:color w:val="000000"/>
          </w:rPr>
          <w:t xml:space="preserve"> A framework for risk–benefit analysis of vaccines approved through accelerated pathways. </w:t>
        </w:r>
        <w:r w:rsidRPr="00445231">
          <w:rPr>
            <w:rStyle w:val="csl-right-inline"/>
            <w:rFonts w:ascii="Calibri" w:eastAsiaTheme="majorEastAsia" w:hAnsi="Calibri" w:cs="Calibri"/>
            <w:i/>
            <w:iCs/>
            <w:color w:val="000000"/>
          </w:rPr>
          <w:t>Nat Health</w:t>
        </w:r>
        <w:r w:rsidRPr="00445231">
          <w:rPr>
            <w:rStyle w:val="csl-right-inline"/>
            <w:rFonts w:ascii="Calibri" w:eastAsiaTheme="majorEastAsia" w:hAnsi="Calibri" w:cs="Calibri"/>
            <w:color w:val="000000"/>
          </w:rPr>
          <w:t xml:space="preserve"> 2026;</w:t>
        </w:r>
        <w:r w:rsidRPr="00445231">
          <w:rPr>
            <w:rStyle w:val="csl-right-inline"/>
            <w:rFonts w:ascii="Calibri" w:eastAsiaTheme="majorEastAsia" w:hAnsi="Calibri" w:cs="Calibri"/>
            <w:b/>
            <w:bCs/>
            <w:color w:val="000000"/>
          </w:rPr>
          <w:t>1</w:t>
        </w:r>
        <w:r w:rsidRPr="00445231">
          <w:rPr>
            <w:rStyle w:val="csl-right-inline"/>
            <w:rFonts w:ascii="Calibri" w:eastAsiaTheme="majorEastAsia" w:hAnsi="Calibri" w:cs="Calibri"/>
            <w:color w:val="000000"/>
          </w:rPr>
          <w:t>:120–8. doi:10.1038/s44360-025-00027-4</w:t>
        </w:r>
      </w:hyperlink>
    </w:p>
    <w:p w14:paraId="0AAF5D68" w14:textId="77777777" w:rsidR="00445231" w:rsidRPr="00445231" w:rsidRDefault="00445231" w:rsidP="00445231">
      <w:pPr>
        <w:pStyle w:val="ae"/>
        <w:spacing w:afterLines="100" w:after="240"/>
        <w:ind w:left="700" w:hanging="700"/>
        <w:rPr>
          <w:rFonts w:ascii="Calibri" w:hAnsi="Calibri" w:cs="Calibri"/>
          <w:color w:val="000000"/>
        </w:rPr>
      </w:pPr>
      <w:hyperlink r:id="rId61" w:history="1">
        <w:r w:rsidRPr="00445231">
          <w:rPr>
            <w:rStyle w:val="csl-left-margin"/>
            <w:rFonts w:ascii="Calibri" w:eastAsiaTheme="majorEastAsia" w:hAnsi="Calibri" w:cs="Calibri"/>
            <w:color w:val="000000"/>
          </w:rPr>
          <w:t>21  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SINANWEB - Página inicial. 2024.http://portalsinan.saude.gov.br/ (accessed 1 Oct2024).</w:t>
        </w:r>
      </w:hyperlink>
    </w:p>
    <w:p w14:paraId="049F1F13" w14:textId="77777777" w:rsidR="00445231" w:rsidRPr="00445231" w:rsidRDefault="00445231" w:rsidP="00445231">
      <w:pPr>
        <w:pStyle w:val="ae"/>
        <w:spacing w:afterLines="100" w:after="240"/>
        <w:ind w:left="700" w:hanging="700"/>
        <w:rPr>
          <w:rFonts w:ascii="Calibri" w:hAnsi="Calibri" w:cs="Calibri"/>
          <w:color w:val="000000"/>
        </w:rPr>
      </w:pPr>
      <w:hyperlink r:id="rId62" w:history="1">
        <w:r w:rsidRPr="0056038A">
          <w:rPr>
            <w:rStyle w:val="csl-left-margin"/>
            <w:rFonts w:ascii="Calibri" w:eastAsiaTheme="majorEastAsia" w:hAnsi="Calibri" w:cs="Calibri"/>
            <w:color w:val="000000"/>
            <w:lang w:val="pt-BR"/>
          </w:rPr>
          <w:t>22  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56038A">
          <w:rPr>
            <w:rStyle w:val="csl-right-inline"/>
            <w:rFonts w:ascii="Calibri" w:eastAsiaTheme="majorEastAsia" w:hAnsi="Calibri" w:cs="Calibri"/>
            <w:color w:val="000000"/>
            <w:lang w:val="pt-BR"/>
          </w:rPr>
          <w:t xml:space="preserve">Cerqueira-Silva T, Cardim LL, Paixão E, </w:t>
        </w:r>
        <w:r w:rsidRPr="0056038A">
          <w:rPr>
            <w:rStyle w:val="csl-right-inline"/>
            <w:rFonts w:ascii="Calibri" w:eastAsiaTheme="majorEastAsia" w:hAnsi="Calibri" w:cs="Calibri"/>
            <w:i/>
            <w:iCs/>
            <w:color w:val="000000"/>
            <w:lang w:val="pt-BR"/>
          </w:rPr>
          <w:t>et al.</w:t>
        </w:r>
        <w:r w:rsidRPr="0056038A">
          <w:rPr>
            <w:rStyle w:val="csl-right-inline"/>
            <w:rFonts w:ascii="Calibri" w:eastAsiaTheme="majorEastAsia" w:hAnsi="Calibri" w:cs="Calibri"/>
            <w:color w:val="000000"/>
            <w:lang w:val="pt-BR"/>
          </w:rPr>
          <w:t xml:space="preserve"> </w:t>
        </w:r>
        <w:r w:rsidRPr="00445231">
          <w:rPr>
            <w:rStyle w:val="csl-right-inline"/>
            <w:rFonts w:ascii="Calibri" w:eastAsiaTheme="majorEastAsia" w:hAnsi="Calibri" w:cs="Calibri"/>
            <w:color w:val="000000"/>
          </w:rPr>
          <w:t xml:space="preserve">Hospitalisation, mortality and years of life lost among chikungunya and dengue cases in Brazil: a nationwide cohort study, 2015-2024. </w:t>
        </w:r>
        <w:r w:rsidRPr="00445231">
          <w:rPr>
            <w:rStyle w:val="csl-right-inline"/>
            <w:rFonts w:ascii="Calibri" w:eastAsiaTheme="majorEastAsia" w:hAnsi="Calibri" w:cs="Calibri"/>
            <w:i/>
            <w:iCs/>
            <w:color w:val="000000"/>
          </w:rPr>
          <w:t>Lancet Reg Health Am</w:t>
        </w:r>
        <w:r w:rsidRPr="00445231">
          <w:rPr>
            <w:rStyle w:val="csl-right-inline"/>
            <w:rFonts w:ascii="Calibri" w:eastAsiaTheme="majorEastAsia" w:hAnsi="Calibri" w:cs="Calibri"/>
            <w:color w:val="000000"/>
          </w:rPr>
          <w:t xml:space="preserve"> 2025;</w:t>
        </w:r>
        <w:r w:rsidRPr="00445231">
          <w:rPr>
            <w:rStyle w:val="csl-right-inline"/>
            <w:rFonts w:ascii="Calibri" w:eastAsiaTheme="majorEastAsia" w:hAnsi="Calibri" w:cs="Calibri"/>
            <w:b/>
            <w:bCs/>
            <w:color w:val="000000"/>
          </w:rPr>
          <w:t>49</w:t>
        </w:r>
        <w:r w:rsidRPr="00445231">
          <w:rPr>
            <w:rStyle w:val="csl-right-inline"/>
            <w:rFonts w:ascii="Calibri" w:eastAsiaTheme="majorEastAsia" w:hAnsi="Calibri" w:cs="Calibri"/>
            <w:color w:val="000000"/>
          </w:rPr>
          <w:t>:101177. doi:10.1016/j.lana.2025.101177</w:t>
        </w:r>
      </w:hyperlink>
    </w:p>
    <w:p w14:paraId="6777C988" w14:textId="77777777" w:rsidR="00445231" w:rsidRPr="00445231" w:rsidRDefault="00445231" w:rsidP="00445231">
      <w:pPr>
        <w:pStyle w:val="ae"/>
        <w:spacing w:afterLines="100" w:after="240"/>
        <w:ind w:left="700" w:hanging="700"/>
        <w:rPr>
          <w:rFonts w:ascii="Calibri" w:hAnsi="Calibri" w:cs="Calibri"/>
          <w:color w:val="000000"/>
        </w:rPr>
      </w:pPr>
      <w:hyperlink r:id="rId63" w:history="1">
        <w:r w:rsidRPr="00445231">
          <w:rPr>
            <w:rStyle w:val="csl-left-margin"/>
            <w:rFonts w:ascii="Calibri" w:eastAsiaTheme="majorEastAsia" w:hAnsi="Calibri" w:cs="Calibri"/>
            <w:color w:val="000000"/>
          </w:rPr>
          <w:t>23  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C D C. Japanese Encephalitis Vaccine | Japanese Encephalitis Virus | CDC. 2024.https://www.cdc.gov/japanese-encephalitis/prevention/japanese-encephalitis-vaccine.html (accessed 18 Feb2026).</w:t>
        </w:r>
      </w:hyperlink>
    </w:p>
    <w:p w14:paraId="797B57FF" w14:textId="77777777" w:rsidR="00445231" w:rsidRPr="00445231" w:rsidRDefault="00445231" w:rsidP="00445231">
      <w:pPr>
        <w:pStyle w:val="ae"/>
        <w:spacing w:afterLines="100" w:after="240"/>
        <w:ind w:left="700" w:hanging="700"/>
        <w:rPr>
          <w:rFonts w:ascii="Calibri" w:hAnsi="Calibri" w:cs="Calibri"/>
          <w:color w:val="000000"/>
        </w:rPr>
      </w:pPr>
      <w:hyperlink r:id="rId64" w:history="1">
        <w:r w:rsidRPr="00445231">
          <w:rPr>
            <w:rStyle w:val="csl-left-margin"/>
            <w:rFonts w:ascii="Calibri" w:eastAsiaTheme="majorEastAsia" w:hAnsi="Calibri" w:cs="Calibri"/>
            <w:color w:val="000000"/>
          </w:rPr>
          <w:t>24  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W H O. Japanese Encephalitis Vaccines: WHO position paper. 2015.https://www.who.int/publications/i/item/japanese-encephalitis-vaccines-who-position-paper (accessed 2 Mar2026).</w:t>
        </w:r>
      </w:hyperlink>
    </w:p>
    <w:p w14:paraId="0BEBB991" w14:textId="77777777" w:rsidR="00445231" w:rsidRPr="00445231" w:rsidRDefault="00445231" w:rsidP="00445231">
      <w:pPr>
        <w:pStyle w:val="ae"/>
        <w:spacing w:afterLines="100" w:after="240"/>
        <w:ind w:left="700" w:hanging="700"/>
        <w:rPr>
          <w:rFonts w:ascii="Calibri" w:hAnsi="Calibri" w:cs="Calibri"/>
          <w:color w:val="000000"/>
        </w:rPr>
      </w:pPr>
      <w:hyperlink r:id="rId65" w:history="1">
        <w:r w:rsidRPr="00445231">
          <w:rPr>
            <w:rStyle w:val="csl-left-margin"/>
            <w:rFonts w:ascii="Calibri" w:eastAsiaTheme="majorEastAsia" w:hAnsi="Calibri" w:cs="Calibri"/>
            <w:color w:val="000000"/>
          </w:rPr>
          <w:t>25  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 xml:space="preserve">Flasche S, Jit M, Rodríguez-Barraquer I, </w:t>
        </w:r>
        <w:r w:rsidRPr="00445231">
          <w:rPr>
            <w:rStyle w:val="csl-right-inline"/>
            <w:rFonts w:ascii="Calibri" w:eastAsiaTheme="majorEastAsia" w:hAnsi="Calibri" w:cs="Calibri"/>
            <w:i/>
            <w:iCs/>
            <w:color w:val="000000"/>
          </w:rPr>
          <w:t>et al.</w:t>
        </w:r>
        <w:r w:rsidRPr="00445231">
          <w:rPr>
            <w:rStyle w:val="csl-right-inline"/>
            <w:rFonts w:ascii="Calibri" w:eastAsiaTheme="majorEastAsia" w:hAnsi="Calibri" w:cs="Calibri"/>
            <w:color w:val="000000"/>
          </w:rPr>
          <w:t xml:space="preserve"> The Long-Term Safety, Public Health Impact, and Cost-Effectiveness of Routine Vaccination with a Recombinant, Live-Attenuated Dengue Vaccine (Dengvaxia): A Model Comparison Study. </w:t>
        </w:r>
        <w:r w:rsidRPr="00445231">
          <w:rPr>
            <w:rStyle w:val="csl-right-inline"/>
            <w:rFonts w:ascii="Calibri" w:eastAsiaTheme="majorEastAsia" w:hAnsi="Calibri" w:cs="Calibri"/>
            <w:i/>
            <w:iCs/>
            <w:color w:val="000000"/>
          </w:rPr>
          <w:t>PLoS Med</w:t>
        </w:r>
        <w:r w:rsidRPr="00445231">
          <w:rPr>
            <w:rStyle w:val="csl-right-inline"/>
            <w:rFonts w:ascii="Calibri" w:eastAsiaTheme="majorEastAsia" w:hAnsi="Calibri" w:cs="Calibri"/>
            <w:color w:val="000000"/>
          </w:rPr>
          <w:t xml:space="preserve"> 2016;</w:t>
        </w:r>
        <w:r w:rsidRPr="00445231">
          <w:rPr>
            <w:rStyle w:val="csl-right-inline"/>
            <w:rFonts w:ascii="Calibri" w:eastAsiaTheme="majorEastAsia" w:hAnsi="Calibri" w:cs="Calibri"/>
            <w:b/>
            <w:bCs/>
            <w:color w:val="000000"/>
          </w:rPr>
          <w:t>13</w:t>
        </w:r>
        <w:r w:rsidRPr="00445231">
          <w:rPr>
            <w:rStyle w:val="csl-right-inline"/>
            <w:rFonts w:ascii="Calibri" w:eastAsiaTheme="majorEastAsia" w:hAnsi="Calibri" w:cs="Calibri"/>
            <w:color w:val="000000"/>
          </w:rPr>
          <w:t>:e1002181. doi:10.1371/journal.pmed.1002181</w:t>
        </w:r>
      </w:hyperlink>
    </w:p>
    <w:p w14:paraId="6D3AA0C0" w14:textId="77777777" w:rsidR="00445231" w:rsidRPr="00445231" w:rsidRDefault="00445231" w:rsidP="00445231">
      <w:pPr>
        <w:pStyle w:val="ae"/>
        <w:spacing w:afterLines="100" w:after="240"/>
        <w:ind w:left="700" w:hanging="700"/>
        <w:rPr>
          <w:rFonts w:ascii="Calibri" w:hAnsi="Calibri" w:cs="Calibri"/>
          <w:color w:val="000000"/>
        </w:rPr>
      </w:pPr>
      <w:hyperlink r:id="rId66" w:history="1">
        <w:r w:rsidRPr="00445231">
          <w:rPr>
            <w:rStyle w:val="csl-left-margin"/>
            <w:rFonts w:ascii="Calibri" w:eastAsiaTheme="majorEastAsia" w:hAnsi="Calibri" w:cs="Calibri"/>
            <w:color w:val="000000"/>
          </w:rPr>
          <w:t>26  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W H O. Rotavirus vaccines: WHO position paper - July 2021. 2021.https://www.who.int/publications/i/item/WHO-WER9628 (accessed 2 Mar2026).</w:t>
        </w:r>
      </w:hyperlink>
    </w:p>
    <w:p w14:paraId="617CF7D0" w14:textId="7D35E4FA" w:rsidR="00445231" w:rsidRPr="009F36B6" w:rsidRDefault="00445231" w:rsidP="00445231">
      <w:pPr>
        <w:spacing w:afterLines="100" w:after="240"/>
        <w:ind w:left="700" w:hanging="700"/>
        <w:rPr>
          <w:rFonts w:ascii="Calibri" w:hAnsi="Calibri" w:cs="Calibri"/>
          <w:color w:val="0F4761" w:themeColor="accent1" w:themeShade="BF"/>
        </w:rPr>
      </w:pPr>
      <w:hyperlink r:id="rId67" w:history="1">
        <w:r w:rsidRPr="00445231">
          <w:rPr>
            <w:rStyle w:val="csl-left-margin"/>
            <w:rFonts w:ascii="Calibri" w:eastAsiaTheme="majorEastAsia" w:hAnsi="Calibri" w:cs="Calibri"/>
            <w:color w:val="000000"/>
          </w:rPr>
          <w:t>27  </w:t>
        </w:r>
        <w:r w:rsidRPr="00445231">
          <w:rPr>
            <w:rStyle w:val="csl-left-margin"/>
            <w:rFonts w:ascii="Calibri" w:eastAsiaTheme="majorEastAsia" w:hAnsi="Calibri" w:cs="Calibri"/>
            <w:color w:val="000000"/>
          </w:rPr>
          <w:t> </w:t>
        </w:r>
        <w:r w:rsidRPr="00445231">
          <w:rPr>
            <w:rStyle w:val="csl-left-margin"/>
            <w:rFonts w:ascii="Calibri" w:eastAsiaTheme="majorEastAsia" w:hAnsi="Calibri" w:cs="Calibri"/>
            <w:color w:val="000000"/>
          </w:rPr>
          <w:t> </w:t>
        </w:r>
        <w:r w:rsidRPr="00445231">
          <w:rPr>
            <w:rStyle w:val="csl-right-inline"/>
            <w:rFonts w:ascii="Calibri" w:eastAsiaTheme="majorEastAsia" w:hAnsi="Calibri" w:cs="Calibri"/>
            <w:color w:val="000000"/>
          </w:rPr>
          <w:t xml:space="preserve">Clark A, Tate J, Parashar U, </w:t>
        </w:r>
        <w:r w:rsidRPr="00445231">
          <w:rPr>
            <w:rStyle w:val="csl-right-inline"/>
            <w:rFonts w:ascii="Calibri" w:eastAsiaTheme="majorEastAsia" w:hAnsi="Calibri" w:cs="Calibri"/>
            <w:i/>
            <w:iCs/>
            <w:color w:val="000000"/>
          </w:rPr>
          <w:t>et al.</w:t>
        </w:r>
        <w:r w:rsidRPr="00445231">
          <w:rPr>
            <w:rStyle w:val="csl-right-inline"/>
            <w:rFonts w:ascii="Calibri" w:eastAsiaTheme="majorEastAsia" w:hAnsi="Calibri" w:cs="Calibri"/>
            <w:color w:val="000000"/>
          </w:rPr>
          <w:t xml:space="preserve"> Mortality reduction benefits and intussusception risks of rotavirus vaccination in 135 low-income and middle-income countries: a modelling analysis of current and alternative schedules. </w:t>
        </w:r>
        <w:r w:rsidRPr="00445231">
          <w:rPr>
            <w:rStyle w:val="csl-right-inline"/>
            <w:rFonts w:ascii="Calibri" w:eastAsiaTheme="majorEastAsia" w:hAnsi="Calibri" w:cs="Calibri"/>
            <w:i/>
            <w:iCs/>
            <w:color w:val="000000"/>
          </w:rPr>
          <w:t>Lancet Glob Health</w:t>
        </w:r>
        <w:r w:rsidRPr="00445231">
          <w:rPr>
            <w:rStyle w:val="csl-right-inline"/>
            <w:rFonts w:ascii="Calibri" w:eastAsiaTheme="majorEastAsia" w:hAnsi="Calibri" w:cs="Calibri"/>
            <w:color w:val="000000"/>
          </w:rPr>
          <w:t xml:space="preserve"> 2019;</w:t>
        </w:r>
        <w:r w:rsidRPr="00445231">
          <w:rPr>
            <w:rStyle w:val="csl-right-inline"/>
            <w:rFonts w:ascii="Calibri" w:eastAsiaTheme="majorEastAsia" w:hAnsi="Calibri" w:cs="Calibri"/>
            <w:b/>
            <w:bCs/>
            <w:color w:val="000000"/>
          </w:rPr>
          <w:t>7</w:t>
        </w:r>
        <w:r w:rsidRPr="00445231">
          <w:rPr>
            <w:rStyle w:val="csl-right-inline"/>
            <w:rFonts w:ascii="Calibri" w:eastAsiaTheme="majorEastAsia" w:hAnsi="Calibri" w:cs="Calibri"/>
            <w:color w:val="000000"/>
          </w:rPr>
          <w:t>:e1541–52. doi:10.1016/S2214-109X(19)30412-7</w:t>
        </w:r>
      </w:hyperlink>
      <w:r w:rsidRPr="00445231">
        <w:rPr>
          <w:rFonts w:ascii="Calibri" w:hAnsi="Calibri" w:cs="Calibri"/>
          <w:color w:val="000000"/>
        </w:rPr>
        <w:t xml:space="preserve"> </w:t>
      </w:r>
    </w:p>
    <w:p w14:paraId="7AA7AA46" w14:textId="3ECF2F2A" w:rsidR="00445231" w:rsidRPr="009F36B6" w:rsidRDefault="00445231" w:rsidP="009F36B6">
      <w:pPr>
        <w:spacing w:afterLines="100" w:after="240"/>
        <w:ind w:left="700" w:hanging="700"/>
        <w:rPr>
          <w:rFonts w:ascii="Calibri" w:hAnsi="Calibri" w:cs="Calibri"/>
          <w:color w:val="0F4761" w:themeColor="accent1" w:themeShade="BF"/>
          <w:sz w:val="22"/>
          <w:szCs w:val="22"/>
        </w:rPr>
      </w:pPr>
      <w:r w:rsidRPr="009F36B6">
        <w:rPr>
          <w:rFonts w:ascii="Calibri" w:hAnsi="Calibri" w:cs="Calibri"/>
          <w:color w:val="000000"/>
          <w:sz w:val="22"/>
          <w:szCs w:val="22"/>
        </w:rPr>
        <w:t xml:space="preserve"> </w:t>
      </w:r>
    </w:p>
    <w:p w14:paraId="0D3C3632" w14:textId="77777777" w:rsidR="00445231" w:rsidRPr="009F36B6" w:rsidRDefault="00445231" w:rsidP="00EF0791">
      <w:pPr>
        <w:spacing w:afterLines="100" w:after="240"/>
        <w:ind w:left="700" w:hanging="700"/>
        <w:rPr>
          <w:rFonts w:ascii="Calibri" w:hAnsi="Calibri" w:cs="Calibri"/>
          <w:color w:val="0F4761" w:themeColor="accent1" w:themeShade="BF"/>
          <w:sz w:val="22"/>
          <w:szCs w:val="22"/>
        </w:rPr>
      </w:pPr>
      <w:r w:rsidRPr="009F36B6">
        <w:rPr>
          <w:rFonts w:ascii="Calibri" w:hAnsi="Calibri" w:cs="Calibri"/>
          <w:color w:val="000000"/>
          <w:sz w:val="22"/>
          <w:szCs w:val="22"/>
        </w:rPr>
        <w:t xml:space="preserve"> </w:t>
      </w:r>
    </w:p>
    <w:p w14:paraId="59F7CBE4" w14:textId="77777777" w:rsidR="00445231" w:rsidRPr="004477B6" w:rsidRDefault="00445231" w:rsidP="001B41C1">
      <w:pPr>
        <w:spacing w:afterLines="100" w:after="240"/>
        <w:ind w:left="700" w:hanging="700"/>
        <w:rPr>
          <w:rFonts w:ascii="Calibri" w:hAnsi="Calibri" w:cs="Calibri"/>
          <w:color w:val="000000"/>
          <w:sz w:val="22"/>
          <w:szCs w:val="22"/>
        </w:rPr>
      </w:pPr>
      <w:r w:rsidRPr="004477B6">
        <w:rPr>
          <w:rFonts w:ascii="Calibri" w:hAnsi="Calibri" w:cs="Calibri"/>
          <w:color w:val="000000"/>
          <w:sz w:val="22"/>
          <w:szCs w:val="22"/>
        </w:rPr>
        <w:t xml:space="preserve"> </w:t>
      </w:r>
    </w:p>
    <w:p w14:paraId="1255DEB8" w14:textId="77777777" w:rsidR="00445231" w:rsidRPr="004477B6" w:rsidRDefault="00445231" w:rsidP="004A6B71">
      <w:pPr>
        <w:spacing w:afterLines="100" w:after="240"/>
        <w:ind w:left="700" w:hanging="700"/>
        <w:rPr>
          <w:rFonts w:ascii="Calibri" w:hAnsi="Calibri" w:cs="Calibri"/>
          <w:color w:val="0F4761" w:themeColor="accent1" w:themeShade="BF"/>
          <w:sz w:val="22"/>
          <w:szCs w:val="22"/>
        </w:rPr>
      </w:pPr>
      <w:r w:rsidRPr="004477B6">
        <w:rPr>
          <w:rFonts w:ascii="Calibri" w:hAnsi="Calibri" w:cs="Calibri"/>
          <w:color w:val="000000"/>
          <w:sz w:val="22"/>
          <w:szCs w:val="22"/>
        </w:rPr>
        <w:t xml:space="preserve"> </w:t>
      </w:r>
    </w:p>
    <w:p w14:paraId="47BDC4A6" w14:textId="77777777" w:rsidR="00445231" w:rsidRPr="00EF0791" w:rsidRDefault="00445231" w:rsidP="00EF0791">
      <w:pPr>
        <w:spacing w:afterLines="100" w:after="240"/>
        <w:ind w:left="700" w:hanging="700"/>
        <w:rPr>
          <w:rStyle w:val="a9"/>
          <w:rFonts w:ascii="Calibri" w:hAnsi="Calibri" w:cs="Calibri"/>
          <w:i w:val="0"/>
          <w:iCs w:val="0"/>
          <w:sz w:val="21"/>
          <w:szCs w:val="21"/>
        </w:rPr>
        <w:sectPr w:rsidR="00445231" w:rsidRPr="00EF0791" w:rsidSect="00445231">
          <w:pgSz w:w="11906" w:h="16838"/>
          <w:pgMar w:top="1440" w:right="1440" w:bottom="1440" w:left="1440" w:header="708" w:footer="708" w:gutter="0"/>
          <w:cols w:space="708"/>
          <w:docGrid w:linePitch="360"/>
        </w:sectPr>
      </w:pPr>
    </w:p>
    <w:p w14:paraId="562DF603" w14:textId="77777777" w:rsidR="00445231" w:rsidRPr="00EF0785" w:rsidRDefault="00445231" w:rsidP="00442163">
      <w:pPr>
        <w:spacing w:line="360" w:lineRule="auto"/>
        <w:rPr>
          <w:rStyle w:val="a9"/>
          <w:rFonts w:ascii="Calibri" w:eastAsia="Malgun Gothic" w:hAnsi="Calibri" w:cs="Calibri"/>
          <w:i w:val="0"/>
          <w:sz w:val="28"/>
          <w:szCs w:val="28"/>
        </w:rPr>
      </w:pPr>
      <w:r w:rsidRPr="4CA7DDD5">
        <w:rPr>
          <w:rStyle w:val="a9"/>
          <w:rFonts w:ascii="Calibri" w:hAnsi="Calibri" w:cs="Calibri"/>
          <w:i w:val="0"/>
          <w:sz w:val="28"/>
          <w:szCs w:val="28"/>
        </w:rPr>
        <w:lastRenderedPageBreak/>
        <w:t>Tables</w:t>
      </w:r>
    </w:p>
    <w:p w14:paraId="3C43A589" w14:textId="76FD15C1" w:rsidR="00445231" w:rsidRPr="00DC2205" w:rsidRDefault="00445231" w:rsidP="00442163">
      <w:pPr>
        <w:spacing w:line="360" w:lineRule="auto"/>
        <w:rPr>
          <w:rStyle w:val="a9"/>
          <w:rFonts w:ascii="Calibri" w:eastAsiaTheme="minorEastAsia" w:hAnsi="Calibri" w:cs="Calibri"/>
          <w:i w:val="0"/>
          <w:color w:val="auto"/>
          <w:sz w:val="22"/>
          <w:szCs w:val="22"/>
        </w:rPr>
      </w:pPr>
      <w:r w:rsidRPr="244993B8">
        <w:rPr>
          <w:rStyle w:val="a9"/>
          <w:rFonts w:ascii="Calibri" w:eastAsia="Malgun Gothic" w:hAnsi="Calibri" w:cs="Calibri"/>
          <w:b/>
          <w:bCs/>
          <w:i w:val="0"/>
          <w:iCs w:val="0"/>
          <w:color w:val="auto"/>
          <w:sz w:val="22"/>
          <w:szCs w:val="22"/>
        </w:rPr>
        <w:t>Table 1.</w:t>
      </w:r>
      <w:r w:rsidRPr="00DC2205">
        <w:rPr>
          <w:rStyle w:val="a9"/>
          <w:rFonts w:ascii="Calibri" w:eastAsiaTheme="minorEastAsia" w:hAnsi="Calibri" w:cs="Calibri"/>
          <w:b/>
          <w:i w:val="0"/>
          <w:color w:val="auto"/>
          <w:sz w:val="22"/>
          <w:szCs w:val="22"/>
        </w:rPr>
        <w:t xml:space="preserve"> </w:t>
      </w:r>
      <w:commentRangeStart w:id="56"/>
      <w:commentRangeStart w:id="57"/>
      <w:r w:rsidRPr="00DC2205">
        <w:rPr>
          <w:rStyle w:val="a9"/>
          <w:rFonts w:ascii="Calibri" w:eastAsiaTheme="minorEastAsia" w:hAnsi="Calibri" w:cs="Calibri"/>
          <w:b/>
          <w:bCs/>
          <w:i w:val="0"/>
          <w:iCs w:val="0"/>
          <w:color w:val="auto"/>
          <w:sz w:val="22"/>
          <w:szCs w:val="22"/>
        </w:rPr>
        <w:t xml:space="preserve">Benefit-risk assessment of travel vaccination. </w:t>
      </w:r>
      <w:commentRangeEnd w:id="56"/>
      <w:r w:rsidRPr="00DC2205">
        <w:rPr>
          <w:rStyle w:val="af8"/>
          <w:rFonts w:ascii="Calibri" w:eastAsiaTheme="minorEastAsia" w:hAnsi="Calibri" w:cs="Calibri"/>
          <w:iCs/>
          <w:sz w:val="22"/>
          <w:szCs w:val="22"/>
        </w:rPr>
        <w:commentReference w:id="56"/>
      </w:r>
      <w:commentRangeEnd w:id="57"/>
      <w:r w:rsidRPr="00DC2205">
        <w:rPr>
          <w:rStyle w:val="af8"/>
          <w:rFonts w:ascii="Calibri" w:eastAsiaTheme="minorEastAsia" w:hAnsi="Calibri" w:cs="Calibri"/>
          <w:iCs/>
          <w:sz w:val="22"/>
          <w:szCs w:val="22"/>
        </w:rPr>
        <w:commentReference w:id="57"/>
      </w:r>
      <w:commentRangeStart w:id="58"/>
      <w:r w:rsidRPr="00DC2205">
        <w:rPr>
          <w:rStyle w:val="a9"/>
          <w:rFonts w:ascii="Calibri" w:eastAsiaTheme="minorEastAsia" w:hAnsi="Calibri" w:cs="Calibri"/>
          <w:i w:val="0"/>
          <w:color w:val="auto"/>
          <w:sz w:val="22"/>
          <w:szCs w:val="22"/>
        </w:rPr>
        <w:t>Benefit risk ratios for travel vaccination</w:t>
      </w:r>
      <w:commentRangeEnd w:id="58"/>
      <w:r w:rsidRPr="00DC2205">
        <w:rPr>
          <w:rStyle w:val="af8"/>
          <w:rFonts w:ascii="Calibri" w:eastAsiaTheme="minorEastAsia" w:hAnsi="Calibri" w:cs="Calibri"/>
          <w:iCs/>
          <w:sz w:val="22"/>
          <w:szCs w:val="22"/>
        </w:rPr>
        <w:commentReference w:id="58"/>
      </w:r>
      <w:r w:rsidRPr="00DC2205">
        <w:rPr>
          <w:rStyle w:val="a9"/>
          <w:rFonts w:ascii="Calibri" w:eastAsiaTheme="minorEastAsia" w:hAnsi="Calibri" w:cs="Calibri"/>
          <w:i w:val="0"/>
          <w:color w:val="auto"/>
          <w:sz w:val="22"/>
          <w:szCs w:val="22"/>
        </w:rPr>
        <w:t xml:space="preserve"> scenarios</w:t>
      </w:r>
      <w:r w:rsidRPr="00DC2205">
        <w:rPr>
          <w:rStyle w:val="a9"/>
          <w:rFonts w:ascii="Calibri" w:eastAsiaTheme="minorEastAsia" w:hAnsi="Calibri" w:cs="Calibri"/>
          <w:i w:val="0"/>
          <w:iCs w:val="0"/>
          <w:color w:val="auto"/>
          <w:sz w:val="22"/>
          <w:szCs w:val="22"/>
        </w:rPr>
        <w:t xml:space="preserve"> by </w:t>
      </w:r>
      <w:r>
        <w:rPr>
          <w:rStyle w:val="a9"/>
          <w:rFonts w:ascii="Calibri" w:eastAsiaTheme="minorEastAsia" w:hAnsi="Calibri" w:cs="Calibri"/>
          <w:i w:val="0"/>
          <w:iCs w:val="0"/>
          <w:color w:val="auto"/>
          <w:sz w:val="22"/>
          <w:szCs w:val="22"/>
        </w:rPr>
        <w:t>transmission setting</w:t>
      </w:r>
      <w:r w:rsidRPr="00DC2205">
        <w:rPr>
          <w:rStyle w:val="a9"/>
          <w:rFonts w:ascii="Calibri" w:eastAsiaTheme="minorEastAsia" w:hAnsi="Calibri" w:cs="Calibri"/>
          <w:i w:val="0"/>
          <w:iCs w:val="0"/>
          <w:color w:val="auto"/>
          <w:sz w:val="22"/>
          <w:szCs w:val="22"/>
        </w:rPr>
        <w:t>, age group, and duration of travel. Benefit-risk ratio compares the benefits of DALYs/deaths/</w:t>
      </w:r>
      <w:r>
        <w:rPr>
          <w:rStyle w:val="a9"/>
          <w:rFonts w:ascii="Calibri" w:eastAsiaTheme="minorEastAsia" w:hAnsi="Calibri" w:cs="Calibri"/>
          <w:i w:val="0"/>
          <w:iCs w:val="0"/>
          <w:color w:val="auto"/>
          <w:sz w:val="22"/>
          <w:szCs w:val="22"/>
        </w:rPr>
        <w:t>SAEs</w:t>
      </w:r>
      <w:r w:rsidRPr="00DC2205">
        <w:rPr>
          <w:rStyle w:val="a9"/>
          <w:rFonts w:ascii="Calibri" w:eastAsiaTheme="minorEastAsia" w:hAnsi="Calibri" w:cs="Calibri"/>
          <w:i w:val="0"/>
          <w:iCs w:val="0"/>
          <w:color w:val="auto"/>
          <w:sz w:val="22"/>
          <w:szCs w:val="22"/>
        </w:rPr>
        <w:t xml:space="preserve"> averted by vaccination to the risk of DALYs/deaths/</w:t>
      </w:r>
      <w:r>
        <w:rPr>
          <w:rStyle w:val="a9"/>
          <w:rFonts w:ascii="Calibri" w:eastAsiaTheme="minorEastAsia" w:hAnsi="Calibri" w:cs="Calibri"/>
          <w:i w:val="0"/>
          <w:iCs w:val="0"/>
          <w:color w:val="auto"/>
          <w:sz w:val="22"/>
          <w:szCs w:val="22"/>
        </w:rPr>
        <w:t>SAEs</w:t>
      </w:r>
      <w:r w:rsidRPr="00DC2205">
        <w:rPr>
          <w:rStyle w:val="a9"/>
          <w:rFonts w:ascii="Calibri" w:eastAsiaTheme="minorEastAsia" w:hAnsi="Calibri" w:cs="Calibri"/>
          <w:i w:val="0"/>
          <w:iCs w:val="0"/>
          <w:color w:val="auto"/>
          <w:sz w:val="22"/>
          <w:szCs w:val="22"/>
        </w:rPr>
        <w:t xml:space="preserve"> attributable to vaccination.</w:t>
      </w:r>
    </w:p>
    <w:tbl>
      <w:tblPr>
        <w:tblStyle w:val="af1"/>
        <w:tblW w:w="0" w:type="auto"/>
        <w:tblLook w:val="0600" w:firstRow="0" w:lastRow="0" w:firstColumn="0" w:lastColumn="0" w:noHBand="1" w:noVBand="1"/>
      </w:tblPr>
      <w:tblGrid>
        <w:gridCol w:w="1074"/>
        <w:gridCol w:w="1258"/>
        <w:gridCol w:w="1029"/>
        <w:gridCol w:w="1066"/>
        <w:gridCol w:w="2231"/>
        <w:gridCol w:w="2551"/>
        <w:gridCol w:w="2268"/>
        <w:gridCol w:w="2410"/>
      </w:tblGrid>
      <w:tr w:rsidR="00445231" w:rsidRPr="0018281A" w14:paraId="4F90DCAD" w14:textId="77777777" w:rsidTr="00164611">
        <w:trPr>
          <w:trHeight w:val="300"/>
          <w:tblHeader/>
        </w:trPr>
        <w:tc>
          <w:tcPr>
            <w:tcW w:w="1074" w:type="dxa"/>
            <w:shd w:val="clear" w:color="auto" w:fill="F2F2F2" w:themeFill="background1" w:themeFillShade="F2"/>
            <w:tcMar>
              <w:top w:w="80" w:type="dxa"/>
              <w:left w:w="80" w:type="dxa"/>
              <w:bottom w:w="80" w:type="dxa"/>
              <w:right w:w="80" w:type="dxa"/>
            </w:tcMar>
          </w:tcPr>
          <w:p w14:paraId="45C2A584" w14:textId="77777777" w:rsidR="00445231" w:rsidRPr="0018281A" w:rsidRDefault="00445231" w:rsidP="00B46AD4">
            <w:pPr>
              <w:jc w:val="center"/>
              <w:rPr>
                <w:rFonts w:ascii="Calibri" w:hAnsi="Calibri" w:cs="Calibri"/>
              </w:rPr>
            </w:pPr>
            <w:r w:rsidRPr="0018281A">
              <w:rPr>
                <w:rFonts w:ascii="Calibri" w:hAnsi="Calibri" w:cs="Calibri"/>
                <w:b/>
                <w:sz w:val="17"/>
              </w:rPr>
              <w:t>Outcome</w:t>
            </w:r>
          </w:p>
        </w:tc>
        <w:tc>
          <w:tcPr>
            <w:tcW w:w="1258" w:type="dxa"/>
            <w:shd w:val="clear" w:color="auto" w:fill="F2F2F2" w:themeFill="background1" w:themeFillShade="F2"/>
            <w:tcMar>
              <w:top w:w="80" w:type="dxa"/>
              <w:left w:w="80" w:type="dxa"/>
              <w:bottom w:w="80" w:type="dxa"/>
              <w:right w:w="80" w:type="dxa"/>
            </w:tcMar>
          </w:tcPr>
          <w:p w14:paraId="57547FD6" w14:textId="77777777" w:rsidR="00445231" w:rsidRPr="0018281A" w:rsidRDefault="00445231" w:rsidP="00B46AD4">
            <w:pPr>
              <w:jc w:val="center"/>
              <w:rPr>
                <w:rFonts w:ascii="Calibri" w:hAnsi="Calibri" w:cs="Calibri"/>
              </w:rPr>
            </w:pPr>
            <w:r>
              <w:rPr>
                <w:rFonts w:ascii="Calibri" w:hAnsi="Calibri" w:cs="Calibri"/>
                <w:b/>
                <w:sz w:val="17"/>
              </w:rPr>
              <w:t xml:space="preserve">Transmission </w:t>
            </w:r>
            <w:r w:rsidRPr="0018281A">
              <w:rPr>
                <w:rFonts w:ascii="Calibri" w:hAnsi="Calibri" w:cs="Calibri"/>
                <w:b/>
                <w:sz w:val="17"/>
              </w:rPr>
              <w:t>Setting</w:t>
            </w:r>
          </w:p>
        </w:tc>
        <w:tc>
          <w:tcPr>
            <w:tcW w:w="1029" w:type="dxa"/>
            <w:shd w:val="clear" w:color="auto" w:fill="F2F2F2" w:themeFill="background1" w:themeFillShade="F2"/>
            <w:tcMar>
              <w:top w:w="80" w:type="dxa"/>
              <w:left w:w="80" w:type="dxa"/>
              <w:bottom w:w="80" w:type="dxa"/>
              <w:right w:w="80" w:type="dxa"/>
            </w:tcMar>
          </w:tcPr>
          <w:p w14:paraId="5FB90823" w14:textId="77777777" w:rsidR="00445231" w:rsidRDefault="00445231" w:rsidP="00B46AD4">
            <w:pPr>
              <w:jc w:val="center"/>
              <w:rPr>
                <w:rFonts w:ascii="Calibri" w:hAnsi="Calibri" w:cs="Calibri"/>
                <w:b/>
                <w:sz w:val="17"/>
              </w:rPr>
            </w:pPr>
            <w:r w:rsidRPr="0018281A">
              <w:rPr>
                <w:rFonts w:ascii="Calibri" w:hAnsi="Calibri" w:cs="Calibri"/>
                <w:b/>
                <w:sz w:val="17"/>
              </w:rPr>
              <w:t>Age group</w:t>
            </w:r>
          </w:p>
          <w:p w14:paraId="587A06EC" w14:textId="77777777" w:rsidR="00445231" w:rsidRPr="0018281A" w:rsidRDefault="00445231" w:rsidP="00B46AD4">
            <w:pPr>
              <w:jc w:val="center"/>
              <w:rPr>
                <w:rFonts w:ascii="Calibri" w:hAnsi="Calibri" w:cs="Calibri"/>
              </w:rPr>
            </w:pPr>
            <w:r>
              <w:rPr>
                <w:rFonts w:ascii="Calibri" w:hAnsi="Calibri" w:cs="Calibri"/>
                <w:b/>
                <w:sz w:val="17"/>
              </w:rPr>
              <w:t>(years)</w:t>
            </w:r>
          </w:p>
        </w:tc>
        <w:tc>
          <w:tcPr>
            <w:tcW w:w="1066" w:type="dxa"/>
            <w:shd w:val="clear" w:color="auto" w:fill="F2F2F2" w:themeFill="background1" w:themeFillShade="F2"/>
            <w:tcMar>
              <w:top w:w="80" w:type="dxa"/>
              <w:left w:w="80" w:type="dxa"/>
              <w:bottom w:w="80" w:type="dxa"/>
              <w:right w:w="80" w:type="dxa"/>
            </w:tcMar>
          </w:tcPr>
          <w:p w14:paraId="5C686E43" w14:textId="77777777" w:rsidR="00445231" w:rsidRDefault="00445231" w:rsidP="00B46AD4">
            <w:pPr>
              <w:jc w:val="center"/>
              <w:rPr>
                <w:rFonts w:ascii="Calibri" w:hAnsi="Calibri" w:cs="Calibri"/>
                <w:b/>
                <w:sz w:val="17"/>
              </w:rPr>
            </w:pPr>
            <w:r w:rsidRPr="0018281A">
              <w:rPr>
                <w:rFonts w:ascii="Calibri" w:hAnsi="Calibri" w:cs="Calibri"/>
                <w:b/>
                <w:sz w:val="17"/>
              </w:rPr>
              <w:t>Travel duration</w:t>
            </w:r>
          </w:p>
          <w:p w14:paraId="2D5AFB13" w14:textId="77777777" w:rsidR="00445231" w:rsidRPr="0018281A" w:rsidRDefault="00445231" w:rsidP="00B46AD4">
            <w:pPr>
              <w:jc w:val="center"/>
              <w:rPr>
                <w:rFonts w:ascii="Calibri" w:hAnsi="Calibri" w:cs="Calibri"/>
              </w:rPr>
            </w:pPr>
            <w:r>
              <w:rPr>
                <w:rFonts w:ascii="Calibri" w:hAnsi="Calibri" w:cs="Calibri"/>
                <w:b/>
                <w:sz w:val="17"/>
              </w:rPr>
              <w:t>(days)</w:t>
            </w:r>
          </w:p>
        </w:tc>
        <w:tc>
          <w:tcPr>
            <w:tcW w:w="2231" w:type="dxa"/>
            <w:shd w:val="clear" w:color="auto" w:fill="F2F2F2" w:themeFill="background1" w:themeFillShade="F2"/>
            <w:tcMar>
              <w:top w:w="80" w:type="dxa"/>
              <w:left w:w="80" w:type="dxa"/>
              <w:bottom w:w="80" w:type="dxa"/>
              <w:right w:w="80" w:type="dxa"/>
            </w:tcMar>
          </w:tcPr>
          <w:p w14:paraId="165ECF9D" w14:textId="77777777" w:rsidR="00445231" w:rsidRPr="0018281A" w:rsidRDefault="00445231" w:rsidP="00B46AD4">
            <w:pPr>
              <w:jc w:val="center"/>
              <w:rPr>
                <w:rFonts w:ascii="Calibri" w:hAnsi="Calibri" w:cs="Calibri"/>
                <w:b/>
                <w:sz w:val="17"/>
              </w:rPr>
            </w:pPr>
            <w:r w:rsidRPr="0018281A">
              <w:rPr>
                <w:rFonts w:ascii="Calibri" w:hAnsi="Calibri" w:cs="Calibri"/>
                <w:b/>
                <w:sz w:val="17"/>
              </w:rPr>
              <w:t xml:space="preserve">Benefit: </w:t>
            </w:r>
          </w:p>
          <w:p w14:paraId="4E4F66FE" w14:textId="77777777" w:rsidR="00445231" w:rsidRPr="0018281A" w:rsidRDefault="00445231" w:rsidP="00B46AD4">
            <w:pPr>
              <w:jc w:val="center"/>
              <w:rPr>
                <w:rFonts w:ascii="Calibri" w:hAnsi="Calibri" w:cs="Calibri"/>
              </w:rPr>
            </w:pPr>
            <w:r w:rsidRPr="0018281A">
              <w:rPr>
                <w:rFonts w:ascii="Calibri" w:hAnsi="Calibri" w:cs="Calibri"/>
                <w:b/>
                <w:sz w:val="17"/>
              </w:rPr>
              <w:t>Outcomes averted by vaccination</w:t>
            </w:r>
            <w:r w:rsidRPr="0018281A">
              <w:rPr>
                <w:rFonts w:ascii="Calibri" w:hAnsi="Calibri" w:cs="Calibri"/>
                <w:b/>
                <w:sz w:val="17"/>
              </w:rPr>
              <w:br/>
              <w:t>(per 10,000 vaccinated)</w:t>
            </w:r>
          </w:p>
        </w:tc>
        <w:tc>
          <w:tcPr>
            <w:tcW w:w="2551" w:type="dxa"/>
            <w:shd w:val="clear" w:color="auto" w:fill="F2F2F2" w:themeFill="background1" w:themeFillShade="F2"/>
            <w:tcMar>
              <w:top w:w="80" w:type="dxa"/>
              <w:left w:w="80" w:type="dxa"/>
              <w:bottom w:w="80" w:type="dxa"/>
              <w:right w:w="80" w:type="dxa"/>
            </w:tcMar>
          </w:tcPr>
          <w:p w14:paraId="572EF783" w14:textId="77777777" w:rsidR="00445231" w:rsidRPr="0018281A" w:rsidRDefault="00445231" w:rsidP="00B46AD4">
            <w:pPr>
              <w:jc w:val="center"/>
              <w:rPr>
                <w:rFonts w:ascii="Calibri" w:hAnsi="Calibri" w:cs="Calibri"/>
                <w:b/>
                <w:sz w:val="17"/>
              </w:rPr>
            </w:pPr>
            <w:r w:rsidRPr="0018281A">
              <w:rPr>
                <w:rFonts w:ascii="Calibri" w:hAnsi="Calibri" w:cs="Calibri"/>
                <w:b/>
                <w:sz w:val="17"/>
              </w:rPr>
              <w:t>Risk:</w:t>
            </w:r>
          </w:p>
          <w:p w14:paraId="3FDA433E" w14:textId="77777777" w:rsidR="00445231" w:rsidRPr="0018281A" w:rsidRDefault="00445231" w:rsidP="00B46AD4">
            <w:pPr>
              <w:jc w:val="center"/>
              <w:rPr>
                <w:rFonts w:ascii="Calibri" w:hAnsi="Calibri" w:cs="Calibri"/>
              </w:rPr>
            </w:pPr>
            <w:r w:rsidRPr="0018281A">
              <w:rPr>
                <w:rFonts w:ascii="Calibri" w:hAnsi="Calibri" w:cs="Calibri"/>
                <w:b/>
                <w:sz w:val="17"/>
              </w:rPr>
              <w:t>Outcomes attributable to vaccination</w:t>
            </w:r>
            <w:r w:rsidRPr="0018281A">
              <w:rPr>
                <w:rFonts w:ascii="Calibri" w:hAnsi="Calibri" w:cs="Calibri"/>
                <w:b/>
                <w:sz w:val="17"/>
              </w:rPr>
              <w:br/>
              <w:t>(per 10,000 vaccinated)</w:t>
            </w:r>
          </w:p>
        </w:tc>
        <w:tc>
          <w:tcPr>
            <w:tcW w:w="2268" w:type="dxa"/>
            <w:shd w:val="clear" w:color="auto" w:fill="F2F2F2" w:themeFill="background1" w:themeFillShade="F2"/>
            <w:tcMar>
              <w:top w:w="80" w:type="dxa"/>
              <w:left w:w="80" w:type="dxa"/>
              <w:bottom w:w="80" w:type="dxa"/>
              <w:right w:w="80" w:type="dxa"/>
            </w:tcMar>
          </w:tcPr>
          <w:p w14:paraId="33527585" w14:textId="77777777" w:rsidR="00445231" w:rsidRPr="0018281A" w:rsidRDefault="00445231" w:rsidP="00B46AD4">
            <w:pPr>
              <w:jc w:val="center"/>
              <w:rPr>
                <w:rFonts w:ascii="Calibri" w:hAnsi="Calibri" w:cs="Calibri"/>
                <w:b/>
                <w:sz w:val="17"/>
              </w:rPr>
            </w:pPr>
            <w:r w:rsidRPr="0018281A">
              <w:rPr>
                <w:rFonts w:ascii="Calibri" w:hAnsi="Calibri" w:cs="Calibri"/>
                <w:b/>
                <w:sz w:val="17"/>
              </w:rPr>
              <w:t>Benefit-risk ratio:</w:t>
            </w:r>
          </w:p>
          <w:p w14:paraId="7D733A8A" w14:textId="77777777" w:rsidR="00445231" w:rsidRPr="0018281A" w:rsidRDefault="00445231" w:rsidP="00B46AD4">
            <w:pPr>
              <w:jc w:val="center"/>
              <w:rPr>
                <w:rFonts w:ascii="Calibri" w:hAnsi="Calibri" w:cs="Calibri"/>
              </w:rPr>
            </w:pPr>
            <w:r w:rsidRPr="0018281A">
              <w:rPr>
                <w:rFonts w:ascii="Calibri" w:hAnsi="Calibri" w:cs="Calibri"/>
                <w:b/>
                <w:sz w:val="17"/>
              </w:rPr>
              <w:t>Prevented outcome per 1 outcome caused by vaccination</w:t>
            </w:r>
            <w:r w:rsidRPr="0018281A">
              <w:rPr>
                <w:rFonts w:ascii="Calibri" w:hAnsi="Calibri" w:cs="Calibri"/>
                <w:b/>
                <w:sz w:val="17"/>
              </w:rPr>
              <w:br/>
              <w:t xml:space="preserve"> </w:t>
            </w:r>
          </w:p>
        </w:tc>
        <w:tc>
          <w:tcPr>
            <w:tcW w:w="2410" w:type="dxa"/>
            <w:shd w:val="clear" w:color="auto" w:fill="F2F2F2" w:themeFill="background1" w:themeFillShade="F2"/>
            <w:tcMar>
              <w:top w:w="80" w:type="dxa"/>
              <w:left w:w="80" w:type="dxa"/>
              <w:bottom w:w="80" w:type="dxa"/>
              <w:right w:w="80" w:type="dxa"/>
            </w:tcMar>
          </w:tcPr>
          <w:p w14:paraId="4899CE6C" w14:textId="77777777" w:rsidR="00445231" w:rsidRPr="0018281A" w:rsidRDefault="00445231" w:rsidP="00B46AD4">
            <w:pPr>
              <w:jc w:val="center"/>
              <w:rPr>
                <w:rFonts w:ascii="Calibri" w:hAnsi="Calibri" w:cs="Calibri"/>
              </w:rPr>
            </w:pPr>
            <w:r w:rsidRPr="0018281A">
              <w:rPr>
                <w:rFonts w:ascii="Calibri" w:hAnsi="Calibri" w:cs="Calibri"/>
                <w:b/>
                <w:sz w:val="17"/>
              </w:rPr>
              <w:t>Probability (BRR &gt; 1)</w:t>
            </w:r>
            <w:r w:rsidRPr="0018281A">
              <w:rPr>
                <w:rFonts w:ascii="Calibri" w:hAnsi="Calibri" w:cs="Calibri"/>
                <w:b/>
                <w:sz w:val="17"/>
              </w:rPr>
              <w:br/>
              <w:t>(%)</w:t>
            </w:r>
          </w:p>
        </w:tc>
      </w:tr>
      <w:tr w:rsidR="00445231" w:rsidRPr="0018281A" w14:paraId="2FE5F9BE" w14:textId="77777777" w:rsidTr="00164611">
        <w:trPr>
          <w:trHeight w:val="300"/>
        </w:trPr>
        <w:tc>
          <w:tcPr>
            <w:tcW w:w="1074" w:type="dxa"/>
            <w:vMerge w:val="restart"/>
            <w:tcMar>
              <w:top w:w="80" w:type="dxa"/>
              <w:left w:w="80" w:type="dxa"/>
              <w:bottom w:w="80" w:type="dxa"/>
              <w:right w:w="80" w:type="dxa"/>
            </w:tcMar>
          </w:tcPr>
          <w:p w14:paraId="036EB1B7" w14:textId="77777777" w:rsidR="00445231" w:rsidRPr="0018281A" w:rsidRDefault="00445231" w:rsidP="0018281A">
            <w:pPr>
              <w:jc w:val="center"/>
              <w:rPr>
                <w:rFonts w:ascii="Calibri" w:hAnsi="Calibri" w:cs="Calibri"/>
              </w:rPr>
            </w:pPr>
            <w:r w:rsidRPr="35DEBDC9">
              <w:rPr>
                <w:rFonts w:ascii="Calibri" w:hAnsi="Calibri" w:cs="Calibri"/>
                <w:sz w:val="16"/>
                <w:szCs w:val="16"/>
              </w:rPr>
              <w:t>DALY</w:t>
            </w:r>
          </w:p>
        </w:tc>
        <w:tc>
          <w:tcPr>
            <w:tcW w:w="1258" w:type="dxa"/>
            <w:vMerge w:val="restart"/>
            <w:tcMar>
              <w:top w:w="80" w:type="dxa"/>
              <w:left w:w="80" w:type="dxa"/>
              <w:bottom w:w="80" w:type="dxa"/>
              <w:right w:w="80" w:type="dxa"/>
            </w:tcMar>
          </w:tcPr>
          <w:p w14:paraId="48A47D4A" w14:textId="77777777" w:rsidR="00445231" w:rsidRPr="0018281A" w:rsidRDefault="00445231" w:rsidP="0018281A">
            <w:pPr>
              <w:jc w:val="center"/>
              <w:rPr>
                <w:rFonts w:ascii="Calibri" w:hAnsi="Calibri" w:cs="Calibri"/>
              </w:rPr>
            </w:pPr>
            <w:r w:rsidRPr="0018281A">
              <w:rPr>
                <w:rFonts w:ascii="Calibri" w:hAnsi="Calibri" w:cs="Calibri"/>
                <w:sz w:val="16"/>
              </w:rPr>
              <w:t>Low</w:t>
            </w:r>
          </w:p>
        </w:tc>
        <w:tc>
          <w:tcPr>
            <w:tcW w:w="1029" w:type="dxa"/>
            <w:vMerge w:val="restart"/>
            <w:tcMar>
              <w:top w:w="80" w:type="dxa"/>
              <w:left w:w="80" w:type="dxa"/>
              <w:bottom w:w="80" w:type="dxa"/>
              <w:right w:w="80" w:type="dxa"/>
            </w:tcMar>
          </w:tcPr>
          <w:p w14:paraId="6967687B" w14:textId="77777777" w:rsidR="00445231" w:rsidRPr="0018281A" w:rsidRDefault="00445231" w:rsidP="0018281A">
            <w:pPr>
              <w:jc w:val="center"/>
              <w:rPr>
                <w:rFonts w:ascii="Calibri" w:hAnsi="Calibri" w:cs="Calibri"/>
              </w:rPr>
            </w:pPr>
            <w:r w:rsidRPr="35DEBDC9">
              <w:rPr>
                <w:rFonts w:ascii="Calibri" w:hAnsi="Calibri" w:cs="Calibri"/>
                <w:sz w:val="16"/>
                <w:szCs w:val="16"/>
              </w:rPr>
              <w:t>1-11</w:t>
            </w:r>
            <w:commentRangeStart w:id="59"/>
            <w:commentRangeEnd w:id="59"/>
            <w:r w:rsidRPr="0018281A">
              <w:rPr>
                <w:rStyle w:val="af8"/>
                <w:rFonts w:ascii="Calibri" w:hAnsi="Calibri" w:cs="Calibri"/>
                <w:sz w:val="24"/>
                <w:szCs w:val="24"/>
              </w:rPr>
              <w:commentReference w:id="59"/>
            </w:r>
          </w:p>
        </w:tc>
        <w:tc>
          <w:tcPr>
            <w:tcW w:w="1066" w:type="dxa"/>
            <w:tcMar>
              <w:top w:w="80" w:type="dxa"/>
              <w:left w:w="80" w:type="dxa"/>
              <w:bottom w:w="80" w:type="dxa"/>
              <w:right w:w="80" w:type="dxa"/>
            </w:tcMar>
          </w:tcPr>
          <w:p w14:paraId="3F202667"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4F6E109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0.22 [0.02–2.26]</w:t>
            </w:r>
          </w:p>
        </w:tc>
        <w:tc>
          <w:tcPr>
            <w:tcW w:w="2551" w:type="dxa"/>
            <w:tcMar>
              <w:top w:w="80" w:type="dxa"/>
              <w:left w:w="80" w:type="dxa"/>
              <w:bottom w:w="80" w:type="dxa"/>
              <w:right w:w="80" w:type="dxa"/>
            </w:tcMar>
          </w:tcPr>
          <w:p w14:paraId="4C7F3C2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4833B96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0.05 [0.00–3.73]</w:t>
            </w:r>
          </w:p>
        </w:tc>
        <w:tc>
          <w:tcPr>
            <w:tcW w:w="2410" w:type="dxa"/>
            <w:tcMar>
              <w:top w:w="80" w:type="dxa"/>
              <w:left w:w="80" w:type="dxa"/>
              <w:bottom w:w="80" w:type="dxa"/>
              <w:right w:w="80" w:type="dxa"/>
            </w:tcMar>
          </w:tcPr>
          <w:p w14:paraId="035D5DD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9.4%</w:t>
            </w:r>
          </w:p>
        </w:tc>
      </w:tr>
      <w:tr w:rsidR="00445231" w:rsidRPr="0018281A" w14:paraId="1ED90086" w14:textId="77777777" w:rsidTr="00164611">
        <w:trPr>
          <w:trHeight w:val="300"/>
        </w:trPr>
        <w:tc>
          <w:tcPr>
            <w:tcW w:w="1074" w:type="dxa"/>
            <w:vMerge/>
            <w:tcMar>
              <w:top w:w="80" w:type="dxa"/>
              <w:left w:w="80" w:type="dxa"/>
              <w:bottom w:w="80" w:type="dxa"/>
              <w:right w:w="80" w:type="dxa"/>
            </w:tcMar>
          </w:tcPr>
          <w:p w14:paraId="24AAB26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38C1FF2"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71B255A9"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618D30EC"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009AC99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0.49 [0.03–5.10]</w:t>
            </w:r>
          </w:p>
        </w:tc>
        <w:tc>
          <w:tcPr>
            <w:tcW w:w="2551" w:type="dxa"/>
            <w:tcMar>
              <w:top w:w="80" w:type="dxa"/>
              <w:left w:w="80" w:type="dxa"/>
              <w:bottom w:w="80" w:type="dxa"/>
              <w:right w:w="80" w:type="dxa"/>
            </w:tcMar>
          </w:tcPr>
          <w:p w14:paraId="4D34895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738670A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0.10 [0.00–8.29]</w:t>
            </w:r>
          </w:p>
        </w:tc>
        <w:tc>
          <w:tcPr>
            <w:tcW w:w="2410" w:type="dxa"/>
            <w:tcMar>
              <w:top w:w="80" w:type="dxa"/>
              <w:left w:w="80" w:type="dxa"/>
              <w:bottom w:w="80" w:type="dxa"/>
              <w:right w:w="80" w:type="dxa"/>
            </w:tcMar>
          </w:tcPr>
          <w:p w14:paraId="079CA0F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16.5%</w:t>
            </w:r>
          </w:p>
        </w:tc>
      </w:tr>
      <w:tr w:rsidR="00445231" w:rsidRPr="0018281A" w14:paraId="28323FFC" w14:textId="77777777" w:rsidTr="00164611">
        <w:trPr>
          <w:trHeight w:val="300"/>
        </w:trPr>
        <w:tc>
          <w:tcPr>
            <w:tcW w:w="1074" w:type="dxa"/>
            <w:vMerge/>
            <w:tcMar>
              <w:top w:w="80" w:type="dxa"/>
              <w:left w:w="80" w:type="dxa"/>
              <w:bottom w:w="80" w:type="dxa"/>
              <w:right w:w="80" w:type="dxa"/>
            </w:tcMar>
          </w:tcPr>
          <w:p w14:paraId="05F5DCC4"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422F4A3"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C0FFC37"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5C4B8C24"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594C29D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1.16 [0.07–12.08]</w:t>
            </w:r>
          </w:p>
        </w:tc>
        <w:tc>
          <w:tcPr>
            <w:tcW w:w="2551" w:type="dxa"/>
            <w:tcMar>
              <w:top w:w="80" w:type="dxa"/>
              <w:left w:w="80" w:type="dxa"/>
              <w:bottom w:w="80" w:type="dxa"/>
              <w:right w:w="80" w:type="dxa"/>
            </w:tcMar>
          </w:tcPr>
          <w:p w14:paraId="59ED814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07867EA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0.24 [0.00–19.79]</w:t>
            </w:r>
          </w:p>
        </w:tc>
        <w:tc>
          <w:tcPr>
            <w:tcW w:w="2410" w:type="dxa"/>
            <w:tcMar>
              <w:top w:w="80" w:type="dxa"/>
              <w:left w:w="80" w:type="dxa"/>
              <w:bottom w:w="80" w:type="dxa"/>
              <w:right w:w="80" w:type="dxa"/>
            </w:tcMar>
          </w:tcPr>
          <w:p w14:paraId="4DB4B28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26.7%</w:t>
            </w:r>
          </w:p>
        </w:tc>
      </w:tr>
      <w:tr w:rsidR="00445231" w:rsidRPr="0018281A" w14:paraId="5F4DF028" w14:textId="77777777" w:rsidTr="00164611">
        <w:trPr>
          <w:trHeight w:val="300"/>
        </w:trPr>
        <w:tc>
          <w:tcPr>
            <w:tcW w:w="1074" w:type="dxa"/>
            <w:vMerge/>
            <w:tcMar>
              <w:top w:w="80" w:type="dxa"/>
              <w:left w:w="80" w:type="dxa"/>
              <w:bottom w:w="80" w:type="dxa"/>
              <w:right w:w="80" w:type="dxa"/>
            </w:tcMar>
          </w:tcPr>
          <w:p w14:paraId="2ACD76F2"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758F7EF"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1B2C5362"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0E879BFD"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0377F40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3.60 [0.27–40.88]</w:t>
            </w:r>
          </w:p>
        </w:tc>
        <w:tc>
          <w:tcPr>
            <w:tcW w:w="2551" w:type="dxa"/>
            <w:tcMar>
              <w:top w:w="80" w:type="dxa"/>
              <w:left w:w="80" w:type="dxa"/>
              <w:bottom w:w="80" w:type="dxa"/>
              <w:right w:w="80" w:type="dxa"/>
            </w:tcMar>
          </w:tcPr>
          <w:p w14:paraId="2BD9967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556D6E7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0.79 [0.02–64.31]</w:t>
            </w:r>
          </w:p>
        </w:tc>
        <w:tc>
          <w:tcPr>
            <w:tcW w:w="2410" w:type="dxa"/>
            <w:tcMar>
              <w:top w:w="80" w:type="dxa"/>
              <w:left w:w="80" w:type="dxa"/>
              <w:bottom w:w="80" w:type="dxa"/>
              <w:right w:w="80" w:type="dxa"/>
            </w:tcMar>
          </w:tcPr>
          <w:p w14:paraId="6233263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45.7%</w:t>
            </w:r>
          </w:p>
        </w:tc>
      </w:tr>
      <w:tr w:rsidR="00445231" w:rsidRPr="0018281A" w14:paraId="4B9E75D2" w14:textId="77777777" w:rsidTr="00164611">
        <w:trPr>
          <w:trHeight w:val="300"/>
        </w:trPr>
        <w:tc>
          <w:tcPr>
            <w:tcW w:w="1074" w:type="dxa"/>
            <w:vMerge/>
            <w:tcMar>
              <w:top w:w="80" w:type="dxa"/>
              <w:left w:w="80" w:type="dxa"/>
              <w:bottom w:w="80" w:type="dxa"/>
              <w:right w:w="80" w:type="dxa"/>
            </w:tcMar>
          </w:tcPr>
          <w:p w14:paraId="4C03291D"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04D1DAB"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197804B0" w14:textId="77777777" w:rsidR="00445231" w:rsidRPr="0018281A" w:rsidRDefault="00445231"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2C588611"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5B1C018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0.20 [0.01–2.03]</w:t>
            </w:r>
          </w:p>
        </w:tc>
        <w:tc>
          <w:tcPr>
            <w:tcW w:w="2551" w:type="dxa"/>
            <w:tcMar>
              <w:top w:w="80" w:type="dxa"/>
              <w:left w:w="80" w:type="dxa"/>
              <w:bottom w:w="80" w:type="dxa"/>
              <w:right w:w="80" w:type="dxa"/>
            </w:tcMar>
          </w:tcPr>
          <w:p w14:paraId="5C72AF1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36B30D0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0.05 [0.00–3.52]</w:t>
            </w:r>
          </w:p>
        </w:tc>
        <w:tc>
          <w:tcPr>
            <w:tcW w:w="2410" w:type="dxa"/>
            <w:tcMar>
              <w:top w:w="80" w:type="dxa"/>
              <w:left w:w="80" w:type="dxa"/>
              <w:bottom w:w="80" w:type="dxa"/>
              <w:right w:w="80" w:type="dxa"/>
            </w:tcMar>
          </w:tcPr>
          <w:p w14:paraId="0E075D9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9.2%</w:t>
            </w:r>
          </w:p>
        </w:tc>
      </w:tr>
      <w:tr w:rsidR="00445231" w:rsidRPr="0018281A" w14:paraId="19DA38DB" w14:textId="77777777" w:rsidTr="00164611">
        <w:trPr>
          <w:trHeight w:val="300"/>
        </w:trPr>
        <w:tc>
          <w:tcPr>
            <w:tcW w:w="1074" w:type="dxa"/>
            <w:vMerge/>
            <w:tcMar>
              <w:top w:w="80" w:type="dxa"/>
              <w:left w:w="80" w:type="dxa"/>
              <w:bottom w:w="80" w:type="dxa"/>
              <w:right w:w="80" w:type="dxa"/>
            </w:tcMar>
          </w:tcPr>
          <w:p w14:paraId="191ADED2"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6E2D67C"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374B35BA"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5B5902E0"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00D0313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0.44 [0.03–4.56]</w:t>
            </w:r>
          </w:p>
        </w:tc>
        <w:tc>
          <w:tcPr>
            <w:tcW w:w="2551" w:type="dxa"/>
            <w:tcMar>
              <w:top w:w="80" w:type="dxa"/>
              <w:left w:w="80" w:type="dxa"/>
              <w:bottom w:w="80" w:type="dxa"/>
              <w:right w:w="80" w:type="dxa"/>
            </w:tcMar>
          </w:tcPr>
          <w:p w14:paraId="4DFC6BF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67C68E9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0.10 [0.00–7.86]</w:t>
            </w:r>
          </w:p>
        </w:tc>
        <w:tc>
          <w:tcPr>
            <w:tcW w:w="2410" w:type="dxa"/>
            <w:tcMar>
              <w:top w:w="80" w:type="dxa"/>
              <w:left w:w="80" w:type="dxa"/>
              <w:bottom w:w="80" w:type="dxa"/>
              <w:right w:w="80" w:type="dxa"/>
            </w:tcMar>
          </w:tcPr>
          <w:p w14:paraId="4758199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16.4%</w:t>
            </w:r>
          </w:p>
        </w:tc>
      </w:tr>
      <w:tr w:rsidR="00445231" w:rsidRPr="0018281A" w14:paraId="1E3D6DBD" w14:textId="77777777" w:rsidTr="00164611">
        <w:trPr>
          <w:trHeight w:val="300"/>
        </w:trPr>
        <w:tc>
          <w:tcPr>
            <w:tcW w:w="1074" w:type="dxa"/>
            <w:vMerge/>
            <w:tcMar>
              <w:top w:w="80" w:type="dxa"/>
              <w:left w:w="80" w:type="dxa"/>
              <w:bottom w:w="80" w:type="dxa"/>
              <w:right w:w="80" w:type="dxa"/>
            </w:tcMar>
          </w:tcPr>
          <w:p w14:paraId="63C3E739"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6D8A625A"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70EBFF11"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28A5306E"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643FAC2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1.03 [0.07–10.89]</w:t>
            </w:r>
          </w:p>
        </w:tc>
        <w:tc>
          <w:tcPr>
            <w:tcW w:w="2551" w:type="dxa"/>
            <w:tcMar>
              <w:top w:w="80" w:type="dxa"/>
              <w:left w:w="80" w:type="dxa"/>
              <w:bottom w:w="80" w:type="dxa"/>
              <w:right w:w="80" w:type="dxa"/>
            </w:tcMar>
          </w:tcPr>
          <w:p w14:paraId="79BD075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63D0BD3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0.25 [0.01–18.64]</w:t>
            </w:r>
          </w:p>
        </w:tc>
        <w:tc>
          <w:tcPr>
            <w:tcW w:w="2410" w:type="dxa"/>
            <w:tcMar>
              <w:top w:w="80" w:type="dxa"/>
              <w:left w:w="80" w:type="dxa"/>
              <w:bottom w:w="80" w:type="dxa"/>
              <w:right w:w="80" w:type="dxa"/>
            </w:tcMar>
          </w:tcPr>
          <w:p w14:paraId="59F81B5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26.7%</w:t>
            </w:r>
          </w:p>
        </w:tc>
      </w:tr>
      <w:tr w:rsidR="00445231" w:rsidRPr="0018281A" w14:paraId="4CAAF95F" w14:textId="77777777" w:rsidTr="00164611">
        <w:trPr>
          <w:trHeight w:val="300"/>
        </w:trPr>
        <w:tc>
          <w:tcPr>
            <w:tcW w:w="1074" w:type="dxa"/>
            <w:vMerge/>
            <w:tcMar>
              <w:top w:w="80" w:type="dxa"/>
              <w:left w:w="80" w:type="dxa"/>
              <w:bottom w:w="80" w:type="dxa"/>
              <w:right w:w="80" w:type="dxa"/>
            </w:tcMar>
          </w:tcPr>
          <w:p w14:paraId="35A7A7AE"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7BD884A4"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3C657DE4"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1C9B667A"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10B7173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3.19 [0.24–36.46]</w:t>
            </w:r>
          </w:p>
        </w:tc>
        <w:tc>
          <w:tcPr>
            <w:tcW w:w="2551" w:type="dxa"/>
            <w:tcMar>
              <w:top w:w="80" w:type="dxa"/>
              <w:left w:w="80" w:type="dxa"/>
              <w:bottom w:w="80" w:type="dxa"/>
              <w:right w:w="80" w:type="dxa"/>
            </w:tcMar>
          </w:tcPr>
          <w:p w14:paraId="5B0231A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7E36E47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0.80 [0.02–61.09]</w:t>
            </w:r>
          </w:p>
        </w:tc>
        <w:tc>
          <w:tcPr>
            <w:tcW w:w="2410" w:type="dxa"/>
            <w:tcMar>
              <w:top w:w="80" w:type="dxa"/>
              <w:left w:w="80" w:type="dxa"/>
              <w:bottom w:w="80" w:type="dxa"/>
              <w:right w:w="80" w:type="dxa"/>
            </w:tcMar>
          </w:tcPr>
          <w:p w14:paraId="1AE7E0E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45.9%</w:t>
            </w:r>
          </w:p>
        </w:tc>
      </w:tr>
      <w:tr w:rsidR="00445231" w:rsidRPr="0018281A" w14:paraId="32AD3B63" w14:textId="77777777" w:rsidTr="00164611">
        <w:trPr>
          <w:trHeight w:val="300"/>
        </w:trPr>
        <w:tc>
          <w:tcPr>
            <w:tcW w:w="1074" w:type="dxa"/>
            <w:vMerge/>
            <w:tcMar>
              <w:top w:w="80" w:type="dxa"/>
              <w:left w:w="80" w:type="dxa"/>
              <w:bottom w:w="80" w:type="dxa"/>
              <w:right w:w="80" w:type="dxa"/>
            </w:tcMar>
          </w:tcPr>
          <w:p w14:paraId="562D7EFD"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A6D82B5"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463C2894" w14:textId="77777777" w:rsidR="00445231" w:rsidRPr="0018281A" w:rsidRDefault="00445231"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0CED92E8"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1129794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0.18 [0.01–1.89]</w:t>
            </w:r>
          </w:p>
        </w:tc>
        <w:tc>
          <w:tcPr>
            <w:tcW w:w="2551" w:type="dxa"/>
            <w:tcMar>
              <w:top w:w="80" w:type="dxa"/>
              <w:left w:w="80" w:type="dxa"/>
              <w:bottom w:w="80" w:type="dxa"/>
              <w:right w:w="80" w:type="dxa"/>
            </w:tcMar>
          </w:tcPr>
          <w:p w14:paraId="7F1EEFC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60E0EA8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[0.00–3.93]</w:t>
            </w:r>
          </w:p>
        </w:tc>
        <w:tc>
          <w:tcPr>
            <w:tcW w:w="2410" w:type="dxa"/>
            <w:tcMar>
              <w:top w:w="80" w:type="dxa"/>
              <w:left w:w="80" w:type="dxa"/>
              <w:bottom w:w="80" w:type="dxa"/>
              <w:right w:w="80" w:type="dxa"/>
            </w:tcMar>
          </w:tcPr>
          <w:p w14:paraId="2F92ED7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11.1%</w:t>
            </w:r>
          </w:p>
        </w:tc>
      </w:tr>
      <w:tr w:rsidR="00445231" w:rsidRPr="0018281A" w14:paraId="3DEAF51F" w14:textId="77777777" w:rsidTr="00164611">
        <w:trPr>
          <w:trHeight w:val="300"/>
        </w:trPr>
        <w:tc>
          <w:tcPr>
            <w:tcW w:w="1074" w:type="dxa"/>
            <w:vMerge/>
            <w:tcMar>
              <w:top w:w="80" w:type="dxa"/>
              <w:left w:w="80" w:type="dxa"/>
              <w:bottom w:w="80" w:type="dxa"/>
              <w:right w:w="80" w:type="dxa"/>
            </w:tcMar>
          </w:tcPr>
          <w:p w14:paraId="3ACC052E"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FEF82BD"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62775C02"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1811A048"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773E9EA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0.40 [0.03–4.31]</w:t>
            </w:r>
          </w:p>
        </w:tc>
        <w:tc>
          <w:tcPr>
            <w:tcW w:w="2551" w:type="dxa"/>
            <w:tcMar>
              <w:top w:w="80" w:type="dxa"/>
              <w:left w:w="80" w:type="dxa"/>
              <w:bottom w:w="80" w:type="dxa"/>
              <w:right w:w="80" w:type="dxa"/>
            </w:tcMar>
          </w:tcPr>
          <w:p w14:paraId="385A5FB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7E16B58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0.16 [0.00–8.83]</w:t>
            </w:r>
          </w:p>
        </w:tc>
        <w:tc>
          <w:tcPr>
            <w:tcW w:w="2410" w:type="dxa"/>
            <w:tcMar>
              <w:top w:w="80" w:type="dxa"/>
              <w:left w:w="80" w:type="dxa"/>
              <w:bottom w:w="80" w:type="dxa"/>
              <w:right w:w="80" w:type="dxa"/>
            </w:tcMar>
          </w:tcPr>
          <w:p w14:paraId="483F429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20.0%</w:t>
            </w:r>
          </w:p>
        </w:tc>
      </w:tr>
      <w:tr w:rsidR="00445231" w:rsidRPr="0018281A" w14:paraId="0B63E1D9" w14:textId="77777777" w:rsidTr="00164611">
        <w:trPr>
          <w:trHeight w:val="300"/>
        </w:trPr>
        <w:tc>
          <w:tcPr>
            <w:tcW w:w="1074" w:type="dxa"/>
            <w:vMerge/>
            <w:tcMar>
              <w:top w:w="80" w:type="dxa"/>
              <w:left w:w="80" w:type="dxa"/>
              <w:bottom w:w="80" w:type="dxa"/>
              <w:right w:w="80" w:type="dxa"/>
            </w:tcMar>
          </w:tcPr>
          <w:p w14:paraId="79CA84AB"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69508F3A"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52938EB1"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01D6085A"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0B0B155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0.95 [0.06–10.20]</w:t>
            </w:r>
          </w:p>
        </w:tc>
        <w:tc>
          <w:tcPr>
            <w:tcW w:w="2551" w:type="dxa"/>
            <w:tcMar>
              <w:top w:w="80" w:type="dxa"/>
              <w:left w:w="80" w:type="dxa"/>
              <w:bottom w:w="80" w:type="dxa"/>
              <w:right w:w="80" w:type="dxa"/>
            </w:tcMar>
          </w:tcPr>
          <w:p w14:paraId="433DE69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38C3629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0.37 [0.01–21.15]</w:t>
            </w:r>
          </w:p>
        </w:tc>
        <w:tc>
          <w:tcPr>
            <w:tcW w:w="2410" w:type="dxa"/>
            <w:tcMar>
              <w:top w:w="80" w:type="dxa"/>
              <w:left w:w="80" w:type="dxa"/>
              <w:bottom w:w="80" w:type="dxa"/>
              <w:right w:w="80" w:type="dxa"/>
            </w:tcMar>
          </w:tcPr>
          <w:p w14:paraId="3AA9490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32.2%</w:t>
            </w:r>
          </w:p>
        </w:tc>
      </w:tr>
      <w:tr w:rsidR="00445231" w:rsidRPr="0018281A" w14:paraId="328FBF27" w14:textId="77777777" w:rsidTr="00164611">
        <w:trPr>
          <w:trHeight w:val="300"/>
        </w:trPr>
        <w:tc>
          <w:tcPr>
            <w:tcW w:w="1074" w:type="dxa"/>
            <w:vMerge/>
            <w:tcMar>
              <w:top w:w="80" w:type="dxa"/>
              <w:left w:w="80" w:type="dxa"/>
              <w:bottom w:w="80" w:type="dxa"/>
              <w:right w:w="80" w:type="dxa"/>
            </w:tcMar>
          </w:tcPr>
          <w:p w14:paraId="11DBF3D0"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E252BF5"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33143517"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29457A17"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696989D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2.95 [0.22–34.22]</w:t>
            </w:r>
          </w:p>
        </w:tc>
        <w:tc>
          <w:tcPr>
            <w:tcW w:w="2551" w:type="dxa"/>
            <w:tcMar>
              <w:top w:w="80" w:type="dxa"/>
              <w:left w:w="80" w:type="dxa"/>
              <w:bottom w:w="80" w:type="dxa"/>
              <w:right w:w="80" w:type="dxa"/>
            </w:tcMar>
          </w:tcPr>
          <w:p w14:paraId="10D8D90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6A0A29D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1.21 [0.03–69.62]</w:t>
            </w:r>
          </w:p>
        </w:tc>
        <w:tc>
          <w:tcPr>
            <w:tcW w:w="2410" w:type="dxa"/>
            <w:tcMar>
              <w:top w:w="80" w:type="dxa"/>
              <w:left w:w="80" w:type="dxa"/>
              <w:bottom w:w="80" w:type="dxa"/>
              <w:right w:w="80" w:type="dxa"/>
            </w:tcMar>
          </w:tcPr>
          <w:p w14:paraId="22F52B6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53.4%</w:t>
            </w:r>
          </w:p>
        </w:tc>
      </w:tr>
      <w:tr w:rsidR="00445231" w:rsidRPr="0018281A" w14:paraId="3F47D105" w14:textId="77777777" w:rsidTr="00164611">
        <w:trPr>
          <w:trHeight w:val="300"/>
        </w:trPr>
        <w:tc>
          <w:tcPr>
            <w:tcW w:w="1074" w:type="dxa"/>
            <w:vMerge/>
            <w:tcMar>
              <w:top w:w="80" w:type="dxa"/>
              <w:left w:w="80" w:type="dxa"/>
              <w:bottom w:w="80" w:type="dxa"/>
              <w:right w:w="80" w:type="dxa"/>
            </w:tcMar>
          </w:tcPr>
          <w:p w14:paraId="4FA50ABE"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999F11F"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71C3DA6C" w14:textId="77777777" w:rsidR="00445231" w:rsidRPr="0018281A" w:rsidRDefault="00445231"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019F48DD"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56BB01D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0.21 [0.02–2.19]</w:t>
            </w:r>
          </w:p>
        </w:tc>
        <w:tc>
          <w:tcPr>
            <w:tcW w:w="2551" w:type="dxa"/>
            <w:tcMar>
              <w:top w:w="80" w:type="dxa"/>
              <w:left w:w="80" w:type="dxa"/>
              <w:bottom w:w="80" w:type="dxa"/>
              <w:right w:w="80" w:type="dxa"/>
            </w:tcMar>
          </w:tcPr>
          <w:p w14:paraId="5F42F18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263955A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0.04 [0.00–0.71]</w:t>
            </w:r>
          </w:p>
        </w:tc>
        <w:tc>
          <w:tcPr>
            <w:tcW w:w="2410" w:type="dxa"/>
            <w:tcMar>
              <w:top w:w="80" w:type="dxa"/>
              <w:left w:w="80" w:type="dxa"/>
              <w:bottom w:w="80" w:type="dxa"/>
              <w:right w:w="80" w:type="dxa"/>
            </w:tcMar>
          </w:tcPr>
          <w:p w14:paraId="0097168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1.4%</w:t>
            </w:r>
          </w:p>
        </w:tc>
      </w:tr>
      <w:tr w:rsidR="00445231" w:rsidRPr="0018281A" w14:paraId="55AD6A44" w14:textId="77777777" w:rsidTr="00164611">
        <w:trPr>
          <w:trHeight w:val="300"/>
        </w:trPr>
        <w:tc>
          <w:tcPr>
            <w:tcW w:w="1074" w:type="dxa"/>
            <w:vMerge/>
            <w:tcMar>
              <w:top w:w="80" w:type="dxa"/>
              <w:left w:w="80" w:type="dxa"/>
              <w:bottom w:w="80" w:type="dxa"/>
              <w:right w:w="80" w:type="dxa"/>
            </w:tcMar>
          </w:tcPr>
          <w:p w14:paraId="412A8B74"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834AFE5"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384C93FF"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6CD67321"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7A0B9C7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0.46 [0.03–4.83]</w:t>
            </w:r>
          </w:p>
        </w:tc>
        <w:tc>
          <w:tcPr>
            <w:tcW w:w="2551" w:type="dxa"/>
            <w:tcMar>
              <w:top w:w="80" w:type="dxa"/>
              <w:left w:w="80" w:type="dxa"/>
              <w:bottom w:w="80" w:type="dxa"/>
              <w:right w:w="80" w:type="dxa"/>
            </w:tcMar>
          </w:tcPr>
          <w:p w14:paraId="2A7F700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75F8B54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0.10 [0.00–1.58]</w:t>
            </w:r>
          </w:p>
        </w:tc>
        <w:tc>
          <w:tcPr>
            <w:tcW w:w="2410" w:type="dxa"/>
            <w:tcMar>
              <w:top w:w="80" w:type="dxa"/>
              <w:left w:w="80" w:type="dxa"/>
              <w:bottom w:w="80" w:type="dxa"/>
              <w:right w:w="80" w:type="dxa"/>
            </w:tcMar>
          </w:tcPr>
          <w:p w14:paraId="615003C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5.2%</w:t>
            </w:r>
          </w:p>
        </w:tc>
      </w:tr>
      <w:tr w:rsidR="00445231" w:rsidRPr="0018281A" w14:paraId="5BE090CC" w14:textId="77777777" w:rsidTr="00164611">
        <w:trPr>
          <w:trHeight w:val="300"/>
        </w:trPr>
        <w:tc>
          <w:tcPr>
            <w:tcW w:w="1074" w:type="dxa"/>
            <w:vMerge/>
            <w:tcMar>
              <w:top w:w="80" w:type="dxa"/>
              <w:left w:w="80" w:type="dxa"/>
              <w:bottom w:w="80" w:type="dxa"/>
              <w:right w:w="80" w:type="dxa"/>
            </w:tcMar>
          </w:tcPr>
          <w:p w14:paraId="78D29A67"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27A4A3E"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687F0ADB"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6CD067B2"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1227065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1.09 [0.07–11.48]</w:t>
            </w:r>
          </w:p>
        </w:tc>
        <w:tc>
          <w:tcPr>
            <w:tcW w:w="2551" w:type="dxa"/>
            <w:tcMar>
              <w:top w:w="80" w:type="dxa"/>
              <w:left w:w="80" w:type="dxa"/>
              <w:bottom w:w="80" w:type="dxa"/>
              <w:right w:w="80" w:type="dxa"/>
            </w:tcMar>
          </w:tcPr>
          <w:p w14:paraId="7E2ACFA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4B6D45A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0.23 [0.01–3.76]</w:t>
            </w:r>
          </w:p>
        </w:tc>
        <w:tc>
          <w:tcPr>
            <w:tcW w:w="2410" w:type="dxa"/>
            <w:tcMar>
              <w:top w:w="80" w:type="dxa"/>
              <w:left w:w="80" w:type="dxa"/>
              <w:bottom w:w="80" w:type="dxa"/>
              <w:right w:w="80" w:type="dxa"/>
            </w:tcMar>
          </w:tcPr>
          <w:p w14:paraId="3A153D6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16.2%</w:t>
            </w:r>
          </w:p>
        </w:tc>
      </w:tr>
      <w:tr w:rsidR="00445231" w:rsidRPr="0018281A" w14:paraId="38E1EC65" w14:textId="77777777" w:rsidTr="00164611">
        <w:trPr>
          <w:trHeight w:val="300"/>
        </w:trPr>
        <w:tc>
          <w:tcPr>
            <w:tcW w:w="1074" w:type="dxa"/>
            <w:vMerge/>
            <w:tcMar>
              <w:top w:w="80" w:type="dxa"/>
              <w:left w:w="80" w:type="dxa"/>
              <w:bottom w:w="80" w:type="dxa"/>
              <w:right w:w="80" w:type="dxa"/>
            </w:tcMar>
          </w:tcPr>
          <w:p w14:paraId="511FC4CA"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ACD5BB0"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434354C4"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0917B747"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6DDECAA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3.41 [0.25–38.57]</w:t>
            </w:r>
          </w:p>
        </w:tc>
        <w:tc>
          <w:tcPr>
            <w:tcW w:w="2551" w:type="dxa"/>
            <w:tcMar>
              <w:top w:w="80" w:type="dxa"/>
              <w:left w:w="80" w:type="dxa"/>
              <w:bottom w:w="80" w:type="dxa"/>
              <w:right w:w="80" w:type="dxa"/>
            </w:tcMar>
          </w:tcPr>
          <w:p w14:paraId="17103FE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6571653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0.73 [0.04–12.57]</w:t>
            </w:r>
          </w:p>
        </w:tc>
        <w:tc>
          <w:tcPr>
            <w:tcW w:w="2410" w:type="dxa"/>
            <w:tcMar>
              <w:top w:w="80" w:type="dxa"/>
              <w:left w:w="80" w:type="dxa"/>
              <w:bottom w:w="80" w:type="dxa"/>
              <w:right w:w="80" w:type="dxa"/>
            </w:tcMar>
          </w:tcPr>
          <w:p w14:paraId="4A444A4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42.2%</w:t>
            </w:r>
          </w:p>
        </w:tc>
      </w:tr>
      <w:tr w:rsidR="00445231" w:rsidRPr="0018281A" w14:paraId="44AC0D5C" w14:textId="77777777" w:rsidTr="00164611">
        <w:trPr>
          <w:trHeight w:val="300"/>
        </w:trPr>
        <w:tc>
          <w:tcPr>
            <w:tcW w:w="1074" w:type="dxa"/>
            <w:vMerge/>
            <w:tcMar>
              <w:top w:w="80" w:type="dxa"/>
              <w:left w:w="80" w:type="dxa"/>
              <w:bottom w:w="80" w:type="dxa"/>
              <w:right w:w="80" w:type="dxa"/>
            </w:tcMar>
          </w:tcPr>
          <w:p w14:paraId="4E36A26D" w14:textId="77777777" w:rsidR="00445231" w:rsidRPr="0018281A" w:rsidRDefault="00445231" w:rsidP="0018281A">
            <w:pPr>
              <w:jc w:val="center"/>
              <w:rPr>
                <w:rFonts w:ascii="Calibri" w:hAnsi="Calibri" w:cs="Calibri"/>
              </w:rPr>
            </w:pPr>
          </w:p>
        </w:tc>
        <w:tc>
          <w:tcPr>
            <w:tcW w:w="1258" w:type="dxa"/>
            <w:vMerge w:val="restart"/>
            <w:tcMar>
              <w:top w:w="80" w:type="dxa"/>
              <w:left w:w="80" w:type="dxa"/>
              <w:bottom w:w="80" w:type="dxa"/>
              <w:right w:w="80" w:type="dxa"/>
            </w:tcMar>
          </w:tcPr>
          <w:p w14:paraId="2102113B" w14:textId="77777777" w:rsidR="00445231" w:rsidRPr="0018281A" w:rsidRDefault="00445231" w:rsidP="0018281A">
            <w:pPr>
              <w:jc w:val="center"/>
              <w:rPr>
                <w:rFonts w:ascii="Calibri" w:hAnsi="Calibri" w:cs="Calibri"/>
              </w:rPr>
            </w:pPr>
            <w:r w:rsidRPr="0018281A">
              <w:rPr>
                <w:rFonts w:ascii="Calibri" w:hAnsi="Calibri" w:cs="Calibri"/>
                <w:sz w:val="16"/>
              </w:rPr>
              <w:t>Moderate</w:t>
            </w:r>
          </w:p>
        </w:tc>
        <w:tc>
          <w:tcPr>
            <w:tcW w:w="1029" w:type="dxa"/>
            <w:vMerge w:val="restart"/>
            <w:tcMar>
              <w:top w:w="80" w:type="dxa"/>
              <w:left w:w="80" w:type="dxa"/>
              <w:bottom w:w="80" w:type="dxa"/>
              <w:right w:w="80" w:type="dxa"/>
            </w:tcMar>
          </w:tcPr>
          <w:p w14:paraId="675BD1E8" w14:textId="77777777" w:rsidR="00445231" w:rsidRPr="0018281A" w:rsidRDefault="00445231" w:rsidP="0018281A">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4890AA71"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70E77FD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0.25 [0.04–1.39]</w:t>
            </w:r>
          </w:p>
        </w:tc>
        <w:tc>
          <w:tcPr>
            <w:tcW w:w="2551" w:type="dxa"/>
            <w:tcMar>
              <w:top w:w="80" w:type="dxa"/>
              <w:left w:w="80" w:type="dxa"/>
              <w:bottom w:w="80" w:type="dxa"/>
              <w:right w:w="80" w:type="dxa"/>
            </w:tcMar>
          </w:tcPr>
          <w:p w14:paraId="7C21918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2ED8200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0.05 [0.00–2.91]</w:t>
            </w:r>
          </w:p>
        </w:tc>
        <w:tc>
          <w:tcPr>
            <w:tcW w:w="2410" w:type="dxa"/>
            <w:tcMar>
              <w:top w:w="80" w:type="dxa"/>
              <w:left w:w="80" w:type="dxa"/>
              <w:bottom w:w="80" w:type="dxa"/>
              <w:right w:w="80" w:type="dxa"/>
            </w:tcMar>
          </w:tcPr>
          <w:p w14:paraId="3451E43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8.9%</w:t>
            </w:r>
          </w:p>
        </w:tc>
      </w:tr>
      <w:tr w:rsidR="00445231" w:rsidRPr="0018281A" w14:paraId="473E0AED" w14:textId="77777777" w:rsidTr="00164611">
        <w:trPr>
          <w:trHeight w:val="300"/>
        </w:trPr>
        <w:tc>
          <w:tcPr>
            <w:tcW w:w="1074" w:type="dxa"/>
            <w:vMerge/>
            <w:tcMar>
              <w:top w:w="80" w:type="dxa"/>
              <w:left w:w="80" w:type="dxa"/>
              <w:bottom w:w="80" w:type="dxa"/>
              <w:right w:w="80" w:type="dxa"/>
            </w:tcMar>
          </w:tcPr>
          <w:p w14:paraId="178948E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8BFA962"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3BD1BCB0"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8408C98"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5F5E893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0.55 [0.08–3.32]</w:t>
            </w:r>
          </w:p>
        </w:tc>
        <w:tc>
          <w:tcPr>
            <w:tcW w:w="2551" w:type="dxa"/>
            <w:tcMar>
              <w:top w:w="80" w:type="dxa"/>
              <w:left w:w="80" w:type="dxa"/>
              <w:bottom w:w="80" w:type="dxa"/>
              <w:right w:w="80" w:type="dxa"/>
            </w:tcMar>
          </w:tcPr>
          <w:p w14:paraId="48C2253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5B1BB2C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0.12 [0.00–6.43]</w:t>
            </w:r>
          </w:p>
        </w:tc>
        <w:tc>
          <w:tcPr>
            <w:tcW w:w="2410" w:type="dxa"/>
            <w:tcMar>
              <w:top w:w="80" w:type="dxa"/>
              <w:left w:w="80" w:type="dxa"/>
              <w:bottom w:w="80" w:type="dxa"/>
              <w:right w:w="80" w:type="dxa"/>
            </w:tcMar>
          </w:tcPr>
          <w:p w14:paraId="50A78FA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16.9%</w:t>
            </w:r>
          </w:p>
        </w:tc>
      </w:tr>
      <w:tr w:rsidR="00445231" w:rsidRPr="0018281A" w14:paraId="7605967A" w14:textId="77777777" w:rsidTr="00164611">
        <w:trPr>
          <w:trHeight w:val="300"/>
        </w:trPr>
        <w:tc>
          <w:tcPr>
            <w:tcW w:w="1074" w:type="dxa"/>
            <w:vMerge/>
            <w:tcMar>
              <w:top w:w="80" w:type="dxa"/>
              <w:left w:w="80" w:type="dxa"/>
              <w:bottom w:w="80" w:type="dxa"/>
              <w:right w:w="80" w:type="dxa"/>
            </w:tcMar>
          </w:tcPr>
          <w:p w14:paraId="3235EE1B"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59FC4AA3"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3EC83E55"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230C2B08"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24DB97D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1.28 [0.20–7.40]</w:t>
            </w:r>
          </w:p>
        </w:tc>
        <w:tc>
          <w:tcPr>
            <w:tcW w:w="2551" w:type="dxa"/>
            <w:tcMar>
              <w:top w:w="80" w:type="dxa"/>
              <w:left w:w="80" w:type="dxa"/>
              <w:bottom w:w="80" w:type="dxa"/>
              <w:right w:w="80" w:type="dxa"/>
            </w:tcMar>
          </w:tcPr>
          <w:p w14:paraId="175BF27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3D7161E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0.27 [0.01–15.04]</w:t>
            </w:r>
          </w:p>
        </w:tc>
        <w:tc>
          <w:tcPr>
            <w:tcW w:w="2410" w:type="dxa"/>
            <w:tcMar>
              <w:top w:w="80" w:type="dxa"/>
              <w:left w:w="80" w:type="dxa"/>
              <w:bottom w:w="80" w:type="dxa"/>
              <w:right w:w="80" w:type="dxa"/>
            </w:tcMar>
          </w:tcPr>
          <w:p w14:paraId="41C6786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27.2%</w:t>
            </w:r>
          </w:p>
        </w:tc>
      </w:tr>
      <w:tr w:rsidR="00445231" w:rsidRPr="0018281A" w14:paraId="53335F84" w14:textId="77777777" w:rsidTr="00164611">
        <w:trPr>
          <w:trHeight w:val="300"/>
        </w:trPr>
        <w:tc>
          <w:tcPr>
            <w:tcW w:w="1074" w:type="dxa"/>
            <w:vMerge/>
            <w:tcMar>
              <w:top w:w="80" w:type="dxa"/>
              <w:left w:w="80" w:type="dxa"/>
              <w:bottom w:w="80" w:type="dxa"/>
              <w:right w:w="80" w:type="dxa"/>
            </w:tcMar>
          </w:tcPr>
          <w:p w14:paraId="4F6AB3B7"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B7D54D0"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222B8788"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AFB2952"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106D227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5.48 [0.84–32.55]</w:t>
            </w:r>
          </w:p>
        </w:tc>
        <w:tc>
          <w:tcPr>
            <w:tcW w:w="2551" w:type="dxa"/>
            <w:tcMar>
              <w:top w:w="80" w:type="dxa"/>
              <w:left w:w="80" w:type="dxa"/>
              <w:bottom w:w="80" w:type="dxa"/>
              <w:right w:w="80" w:type="dxa"/>
            </w:tcMar>
          </w:tcPr>
          <w:p w14:paraId="45D08D8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6CD2E48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1.18 [0.05–64.78]</w:t>
            </w:r>
          </w:p>
        </w:tc>
        <w:tc>
          <w:tcPr>
            <w:tcW w:w="2410" w:type="dxa"/>
            <w:tcMar>
              <w:top w:w="80" w:type="dxa"/>
              <w:left w:w="80" w:type="dxa"/>
              <w:bottom w:w="80" w:type="dxa"/>
              <w:right w:w="80" w:type="dxa"/>
            </w:tcMar>
          </w:tcPr>
          <w:p w14:paraId="719744B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53.3%</w:t>
            </w:r>
          </w:p>
        </w:tc>
      </w:tr>
      <w:tr w:rsidR="00445231" w:rsidRPr="0018281A" w14:paraId="69113938" w14:textId="77777777" w:rsidTr="00164611">
        <w:trPr>
          <w:trHeight w:val="300"/>
        </w:trPr>
        <w:tc>
          <w:tcPr>
            <w:tcW w:w="1074" w:type="dxa"/>
            <w:vMerge/>
            <w:tcMar>
              <w:top w:w="80" w:type="dxa"/>
              <w:left w:w="80" w:type="dxa"/>
              <w:bottom w:w="80" w:type="dxa"/>
              <w:right w:w="80" w:type="dxa"/>
            </w:tcMar>
          </w:tcPr>
          <w:p w14:paraId="74E438B8"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7260EF04"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0BBE562E" w14:textId="77777777" w:rsidR="00445231" w:rsidRPr="0018281A" w:rsidRDefault="00445231"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1FFCE194"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4366AD7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0.22 [0.03–1.28]</w:t>
            </w:r>
          </w:p>
        </w:tc>
        <w:tc>
          <w:tcPr>
            <w:tcW w:w="2551" w:type="dxa"/>
            <w:tcMar>
              <w:top w:w="80" w:type="dxa"/>
              <w:left w:w="80" w:type="dxa"/>
              <w:bottom w:w="80" w:type="dxa"/>
              <w:right w:w="80" w:type="dxa"/>
            </w:tcMar>
          </w:tcPr>
          <w:p w14:paraId="551907F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3C52895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0.05 [0.00–2.69]</w:t>
            </w:r>
          </w:p>
        </w:tc>
        <w:tc>
          <w:tcPr>
            <w:tcW w:w="2410" w:type="dxa"/>
            <w:tcMar>
              <w:top w:w="80" w:type="dxa"/>
              <w:left w:w="80" w:type="dxa"/>
              <w:bottom w:w="80" w:type="dxa"/>
              <w:right w:w="80" w:type="dxa"/>
            </w:tcMar>
          </w:tcPr>
          <w:p w14:paraId="456C5BF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8.4%</w:t>
            </w:r>
          </w:p>
        </w:tc>
      </w:tr>
      <w:tr w:rsidR="00445231" w:rsidRPr="0018281A" w14:paraId="6CF4A24F" w14:textId="77777777" w:rsidTr="00164611">
        <w:trPr>
          <w:trHeight w:val="300"/>
        </w:trPr>
        <w:tc>
          <w:tcPr>
            <w:tcW w:w="1074" w:type="dxa"/>
            <w:vMerge/>
            <w:tcMar>
              <w:top w:w="80" w:type="dxa"/>
              <w:left w:w="80" w:type="dxa"/>
              <w:bottom w:w="80" w:type="dxa"/>
              <w:right w:w="80" w:type="dxa"/>
            </w:tcMar>
          </w:tcPr>
          <w:p w14:paraId="54CD0A69"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59153BA7"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1E9E69E2"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3E50D260"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3DA38D7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0.50 [0.07–2.92]</w:t>
            </w:r>
          </w:p>
        </w:tc>
        <w:tc>
          <w:tcPr>
            <w:tcW w:w="2551" w:type="dxa"/>
            <w:tcMar>
              <w:top w:w="80" w:type="dxa"/>
              <w:left w:w="80" w:type="dxa"/>
              <w:bottom w:w="80" w:type="dxa"/>
              <w:right w:w="80" w:type="dxa"/>
            </w:tcMar>
          </w:tcPr>
          <w:p w14:paraId="4676A08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4FF8A7B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0.12 [0.01–6.16]</w:t>
            </w:r>
          </w:p>
        </w:tc>
        <w:tc>
          <w:tcPr>
            <w:tcW w:w="2410" w:type="dxa"/>
            <w:tcMar>
              <w:top w:w="80" w:type="dxa"/>
              <w:left w:w="80" w:type="dxa"/>
              <w:bottom w:w="80" w:type="dxa"/>
              <w:right w:w="80" w:type="dxa"/>
            </w:tcMar>
          </w:tcPr>
          <w:p w14:paraId="1147076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16.5%</w:t>
            </w:r>
          </w:p>
        </w:tc>
      </w:tr>
      <w:tr w:rsidR="00445231" w:rsidRPr="0018281A" w14:paraId="0DAF3014" w14:textId="77777777" w:rsidTr="00164611">
        <w:trPr>
          <w:trHeight w:val="300"/>
        </w:trPr>
        <w:tc>
          <w:tcPr>
            <w:tcW w:w="1074" w:type="dxa"/>
            <w:vMerge/>
            <w:tcMar>
              <w:top w:w="80" w:type="dxa"/>
              <w:left w:w="80" w:type="dxa"/>
              <w:bottom w:w="80" w:type="dxa"/>
              <w:right w:w="80" w:type="dxa"/>
            </w:tcMar>
          </w:tcPr>
          <w:p w14:paraId="00039602"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49E6E05"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6CEF7E7F"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3AD4BD25"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0E68FF0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1.13 [0.17–6.54]</w:t>
            </w:r>
          </w:p>
        </w:tc>
        <w:tc>
          <w:tcPr>
            <w:tcW w:w="2551" w:type="dxa"/>
            <w:tcMar>
              <w:top w:w="80" w:type="dxa"/>
              <w:left w:w="80" w:type="dxa"/>
              <w:bottom w:w="80" w:type="dxa"/>
              <w:right w:w="80" w:type="dxa"/>
            </w:tcMar>
          </w:tcPr>
          <w:p w14:paraId="6D0B4C3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657789B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0.28 [0.01–14.00]</w:t>
            </w:r>
          </w:p>
        </w:tc>
        <w:tc>
          <w:tcPr>
            <w:tcW w:w="2410" w:type="dxa"/>
            <w:tcMar>
              <w:top w:w="80" w:type="dxa"/>
              <w:left w:w="80" w:type="dxa"/>
              <w:bottom w:w="80" w:type="dxa"/>
              <w:right w:w="80" w:type="dxa"/>
            </w:tcMar>
          </w:tcPr>
          <w:p w14:paraId="35EAD9B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27.3%</w:t>
            </w:r>
          </w:p>
        </w:tc>
      </w:tr>
      <w:tr w:rsidR="00445231" w:rsidRPr="0018281A" w14:paraId="0DB47B47" w14:textId="77777777" w:rsidTr="00164611">
        <w:trPr>
          <w:trHeight w:val="300"/>
        </w:trPr>
        <w:tc>
          <w:tcPr>
            <w:tcW w:w="1074" w:type="dxa"/>
            <w:vMerge/>
            <w:tcMar>
              <w:top w:w="80" w:type="dxa"/>
              <w:left w:w="80" w:type="dxa"/>
              <w:bottom w:w="80" w:type="dxa"/>
              <w:right w:w="80" w:type="dxa"/>
            </w:tcMar>
          </w:tcPr>
          <w:p w14:paraId="14D426A4"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9DB1DF9"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56199C5E"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2F90A3DB"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5AEADD0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4.92 [0.75–29.53]</w:t>
            </w:r>
          </w:p>
        </w:tc>
        <w:tc>
          <w:tcPr>
            <w:tcW w:w="2551" w:type="dxa"/>
            <w:tcMar>
              <w:top w:w="80" w:type="dxa"/>
              <w:left w:w="80" w:type="dxa"/>
              <w:bottom w:w="80" w:type="dxa"/>
              <w:right w:w="80" w:type="dxa"/>
            </w:tcMar>
          </w:tcPr>
          <w:p w14:paraId="7F2D3E0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05B1D4D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1.20 [0.05–60.92]</w:t>
            </w:r>
          </w:p>
        </w:tc>
        <w:tc>
          <w:tcPr>
            <w:tcW w:w="2410" w:type="dxa"/>
            <w:tcMar>
              <w:top w:w="80" w:type="dxa"/>
              <w:left w:w="80" w:type="dxa"/>
              <w:bottom w:w="80" w:type="dxa"/>
              <w:right w:w="80" w:type="dxa"/>
            </w:tcMar>
          </w:tcPr>
          <w:p w14:paraId="123EC91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53.9%</w:t>
            </w:r>
          </w:p>
        </w:tc>
      </w:tr>
      <w:tr w:rsidR="00445231" w:rsidRPr="0018281A" w14:paraId="243D48CC" w14:textId="77777777" w:rsidTr="00164611">
        <w:trPr>
          <w:trHeight w:val="300"/>
        </w:trPr>
        <w:tc>
          <w:tcPr>
            <w:tcW w:w="1074" w:type="dxa"/>
            <w:vMerge/>
            <w:tcMar>
              <w:top w:w="80" w:type="dxa"/>
              <w:left w:w="80" w:type="dxa"/>
              <w:bottom w:w="80" w:type="dxa"/>
              <w:right w:w="80" w:type="dxa"/>
            </w:tcMar>
          </w:tcPr>
          <w:p w14:paraId="5FEA0E0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12A494A"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3E4A6EAE" w14:textId="77777777" w:rsidR="00445231" w:rsidRPr="0018281A" w:rsidRDefault="00445231"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4884D809"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2B60AE6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0.20 [0.03–1.19]</w:t>
            </w:r>
          </w:p>
        </w:tc>
        <w:tc>
          <w:tcPr>
            <w:tcW w:w="2551" w:type="dxa"/>
            <w:tcMar>
              <w:top w:w="80" w:type="dxa"/>
              <w:left w:w="80" w:type="dxa"/>
              <w:bottom w:w="80" w:type="dxa"/>
              <w:right w:w="80" w:type="dxa"/>
            </w:tcMar>
          </w:tcPr>
          <w:p w14:paraId="370F9D2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6D0CC50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0.08 [0.00–2.90]</w:t>
            </w:r>
          </w:p>
        </w:tc>
        <w:tc>
          <w:tcPr>
            <w:tcW w:w="2410" w:type="dxa"/>
            <w:tcMar>
              <w:top w:w="80" w:type="dxa"/>
              <w:left w:w="80" w:type="dxa"/>
              <w:bottom w:w="80" w:type="dxa"/>
              <w:right w:w="80" w:type="dxa"/>
            </w:tcMar>
          </w:tcPr>
          <w:p w14:paraId="1DF03C1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10.4%</w:t>
            </w:r>
          </w:p>
        </w:tc>
      </w:tr>
      <w:tr w:rsidR="00445231" w:rsidRPr="0018281A" w14:paraId="57E0F13A" w14:textId="77777777" w:rsidTr="00164611">
        <w:trPr>
          <w:trHeight w:val="300"/>
        </w:trPr>
        <w:tc>
          <w:tcPr>
            <w:tcW w:w="1074" w:type="dxa"/>
            <w:vMerge/>
            <w:tcMar>
              <w:top w:w="80" w:type="dxa"/>
              <w:left w:w="80" w:type="dxa"/>
              <w:bottom w:w="80" w:type="dxa"/>
              <w:right w:w="80" w:type="dxa"/>
            </w:tcMar>
          </w:tcPr>
          <w:p w14:paraId="5E1E6DC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506784C6"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2E5D9352"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56E98023"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56E5A64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0.45 [0.07–2.76]</w:t>
            </w:r>
          </w:p>
        </w:tc>
        <w:tc>
          <w:tcPr>
            <w:tcW w:w="2551" w:type="dxa"/>
            <w:tcMar>
              <w:top w:w="80" w:type="dxa"/>
              <w:left w:w="80" w:type="dxa"/>
              <w:bottom w:w="80" w:type="dxa"/>
              <w:right w:w="80" w:type="dxa"/>
            </w:tcMar>
          </w:tcPr>
          <w:p w14:paraId="4328599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7E01DC5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0.18 [0.01–6.62]</w:t>
            </w:r>
          </w:p>
        </w:tc>
        <w:tc>
          <w:tcPr>
            <w:tcW w:w="2410" w:type="dxa"/>
            <w:tcMar>
              <w:top w:w="80" w:type="dxa"/>
              <w:left w:w="80" w:type="dxa"/>
              <w:bottom w:w="80" w:type="dxa"/>
              <w:right w:w="80" w:type="dxa"/>
            </w:tcMar>
          </w:tcPr>
          <w:p w14:paraId="286F7B7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20.3%</w:t>
            </w:r>
          </w:p>
        </w:tc>
      </w:tr>
      <w:tr w:rsidR="00445231" w:rsidRPr="0018281A" w14:paraId="0172B988" w14:textId="77777777" w:rsidTr="00164611">
        <w:trPr>
          <w:trHeight w:val="300"/>
        </w:trPr>
        <w:tc>
          <w:tcPr>
            <w:tcW w:w="1074" w:type="dxa"/>
            <w:vMerge/>
            <w:tcMar>
              <w:top w:w="80" w:type="dxa"/>
              <w:left w:w="80" w:type="dxa"/>
              <w:bottom w:w="80" w:type="dxa"/>
              <w:right w:w="80" w:type="dxa"/>
            </w:tcMar>
          </w:tcPr>
          <w:p w14:paraId="6B932C36"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8141446"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55A7044"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99181F8" w14:textId="77777777" w:rsidR="00445231" w:rsidRPr="0018281A" w:rsidRDefault="00445231" w:rsidP="0018281A">
            <w:pPr>
              <w:jc w:val="center"/>
              <w:rPr>
                <w:rFonts w:ascii="Calibri" w:hAnsi="Calibri" w:cs="Calibri"/>
              </w:rPr>
            </w:pPr>
            <w:r w:rsidRPr="35DEBDC9">
              <w:rPr>
                <w:rFonts w:ascii="Calibri" w:hAnsi="Calibri" w:cs="Calibri"/>
                <w:sz w:val="16"/>
                <w:szCs w:val="16"/>
              </w:rPr>
              <w:t>3</w:t>
            </w:r>
          </w:p>
        </w:tc>
        <w:tc>
          <w:tcPr>
            <w:tcW w:w="2231" w:type="dxa"/>
            <w:tcMar>
              <w:top w:w="80" w:type="dxa"/>
              <w:left w:w="80" w:type="dxa"/>
              <w:bottom w:w="80" w:type="dxa"/>
              <w:right w:w="80" w:type="dxa"/>
            </w:tcMar>
          </w:tcPr>
          <w:p w14:paraId="5E33F9C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1.05 [0.15–6.06]</w:t>
            </w:r>
          </w:p>
        </w:tc>
        <w:tc>
          <w:tcPr>
            <w:tcW w:w="2551" w:type="dxa"/>
            <w:tcMar>
              <w:top w:w="80" w:type="dxa"/>
              <w:left w:w="80" w:type="dxa"/>
              <w:bottom w:w="80" w:type="dxa"/>
              <w:right w:w="80" w:type="dxa"/>
            </w:tcMar>
          </w:tcPr>
          <w:p w14:paraId="0B0357A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1A45CF1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0.42 [0.02–14.55]</w:t>
            </w:r>
          </w:p>
        </w:tc>
        <w:tc>
          <w:tcPr>
            <w:tcW w:w="2410" w:type="dxa"/>
            <w:tcMar>
              <w:top w:w="80" w:type="dxa"/>
              <w:left w:w="80" w:type="dxa"/>
              <w:bottom w:w="80" w:type="dxa"/>
              <w:right w:w="80" w:type="dxa"/>
            </w:tcMar>
          </w:tcPr>
          <w:p w14:paraId="0326C57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33.5%</w:t>
            </w:r>
          </w:p>
        </w:tc>
      </w:tr>
      <w:tr w:rsidR="00445231" w:rsidRPr="0018281A" w14:paraId="589EB507" w14:textId="77777777" w:rsidTr="00164611">
        <w:trPr>
          <w:trHeight w:val="300"/>
        </w:trPr>
        <w:tc>
          <w:tcPr>
            <w:tcW w:w="1074" w:type="dxa"/>
            <w:vMerge/>
            <w:tcMar>
              <w:top w:w="80" w:type="dxa"/>
              <w:left w:w="80" w:type="dxa"/>
              <w:bottom w:w="80" w:type="dxa"/>
              <w:right w:w="80" w:type="dxa"/>
            </w:tcMar>
          </w:tcPr>
          <w:p w14:paraId="29445294"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D20BCC5"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2BF6A377"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2FE9D42A"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387D111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4.55 [0.66–27.52]</w:t>
            </w:r>
          </w:p>
        </w:tc>
        <w:tc>
          <w:tcPr>
            <w:tcW w:w="2551" w:type="dxa"/>
            <w:tcMar>
              <w:top w:w="80" w:type="dxa"/>
              <w:left w:w="80" w:type="dxa"/>
              <w:bottom w:w="80" w:type="dxa"/>
              <w:right w:w="80" w:type="dxa"/>
            </w:tcMar>
          </w:tcPr>
          <w:p w14:paraId="31069F2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6613E97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1.85 [0.08–65.44]</w:t>
            </w:r>
          </w:p>
        </w:tc>
        <w:tc>
          <w:tcPr>
            <w:tcW w:w="2410" w:type="dxa"/>
            <w:tcMar>
              <w:top w:w="80" w:type="dxa"/>
              <w:left w:w="80" w:type="dxa"/>
              <w:bottom w:w="80" w:type="dxa"/>
              <w:right w:w="80" w:type="dxa"/>
            </w:tcMar>
          </w:tcPr>
          <w:p w14:paraId="24F1503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62.9%</w:t>
            </w:r>
          </w:p>
        </w:tc>
      </w:tr>
      <w:tr w:rsidR="00445231" w:rsidRPr="0018281A" w14:paraId="31A3CDE3" w14:textId="77777777" w:rsidTr="00164611">
        <w:trPr>
          <w:trHeight w:val="300"/>
        </w:trPr>
        <w:tc>
          <w:tcPr>
            <w:tcW w:w="1074" w:type="dxa"/>
            <w:vMerge/>
            <w:tcMar>
              <w:top w:w="80" w:type="dxa"/>
              <w:left w:w="80" w:type="dxa"/>
              <w:bottom w:w="80" w:type="dxa"/>
              <w:right w:w="80" w:type="dxa"/>
            </w:tcMar>
          </w:tcPr>
          <w:p w14:paraId="5B93BB16"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D7D2A43"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55CB1C10" w14:textId="77777777" w:rsidR="00445231" w:rsidRPr="0018281A" w:rsidRDefault="00445231"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6C0075D7"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68B5A5C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0.23 [0.03–1.32]</w:t>
            </w:r>
          </w:p>
        </w:tc>
        <w:tc>
          <w:tcPr>
            <w:tcW w:w="2551" w:type="dxa"/>
            <w:tcMar>
              <w:top w:w="80" w:type="dxa"/>
              <w:left w:w="80" w:type="dxa"/>
              <w:bottom w:w="80" w:type="dxa"/>
              <w:right w:w="80" w:type="dxa"/>
            </w:tcMar>
          </w:tcPr>
          <w:p w14:paraId="1BA49F2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1579697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0.05 [0.01–0.46]</w:t>
            </w:r>
          </w:p>
        </w:tc>
        <w:tc>
          <w:tcPr>
            <w:tcW w:w="2410" w:type="dxa"/>
            <w:tcMar>
              <w:top w:w="80" w:type="dxa"/>
              <w:left w:w="80" w:type="dxa"/>
              <w:bottom w:w="80" w:type="dxa"/>
              <w:right w:w="80" w:type="dxa"/>
            </w:tcMar>
          </w:tcPr>
          <w:p w14:paraId="6DCECD3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0.4%</w:t>
            </w:r>
          </w:p>
        </w:tc>
      </w:tr>
      <w:tr w:rsidR="00445231" w:rsidRPr="0018281A" w14:paraId="4A3EB2AD" w14:textId="77777777" w:rsidTr="00164611">
        <w:trPr>
          <w:trHeight w:val="300"/>
        </w:trPr>
        <w:tc>
          <w:tcPr>
            <w:tcW w:w="1074" w:type="dxa"/>
            <w:vMerge/>
            <w:tcMar>
              <w:top w:w="80" w:type="dxa"/>
              <w:left w:w="80" w:type="dxa"/>
              <w:bottom w:w="80" w:type="dxa"/>
              <w:right w:w="80" w:type="dxa"/>
            </w:tcMar>
          </w:tcPr>
          <w:p w14:paraId="741E508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A0568A6"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4C8C74F5"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436FADE0"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2E6E402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0.53 [0.08–3.13]</w:t>
            </w:r>
          </w:p>
        </w:tc>
        <w:tc>
          <w:tcPr>
            <w:tcW w:w="2551" w:type="dxa"/>
            <w:tcMar>
              <w:top w:w="80" w:type="dxa"/>
              <w:left w:w="80" w:type="dxa"/>
              <w:bottom w:w="80" w:type="dxa"/>
              <w:right w:w="80" w:type="dxa"/>
            </w:tcMar>
          </w:tcPr>
          <w:p w14:paraId="56A08AA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67F360F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0.12 [0.01–1.07]</w:t>
            </w:r>
          </w:p>
        </w:tc>
        <w:tc>
          <w:tcPr>
            <w:tcW w:w="2410" w:type="dxa"/>
            <w:tcMar>
              <w:top w:w="80" w:type="dxa"/>
              <w:left w:w="80" w:type="dxa"/>
              <w:bottom w:w="80" w:type="dxa"/>
              <w:right w:w="80" w:type="dxa"/>
            </w:tcMar>
          </w:tcPr>
          <w:p w14:paraId="7EDB9DB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2.9%</w:t>
            </w:r>
          </w:p>
        </w:tc>
      </w:tr>
      <w:tr w:rsidR="00445231" w:rsidRPr="0018281A" w14:paraId="6DD0141B" w14:textId="77777777" w:rsidTr="00164611">
        <w:trPr>
          <w:trHeight w:val="300"/>
        </w:trPr>
        <w:tc>
          <w:tcPr>
            <w:tcW w:w="1074" w:type="dxa"/>
            <w:vMerge/>
            <w:tcMar>
              <w:top w:w="80" w:type="dxa"/>
              <w:left w:w="80" w:type="dxa"/>
              <w:bottom w:w="80" w:type="dxa"/>
              <w:right w:w="80" w:type="dxa"/>
            </w:tcMar>
          </w:tcPr>
          <w:p w14:paraId="6259630C"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A39B926"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3380AEF6"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6AC4EA22"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1F57013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1.21 [0.18–7.05]</w:t>
            </w:r>
          </w:p>
        </w:tc>
        <w:tc>
          <w:tcPr>
            <w:tcW w:w="2551" w:type="dxa"/>
            <w:tcMar>
              <w:top w:w="80" w:type="dxa"/>
              <w:left w:w="80" w:type="dxa"/>
              <w:bottom w:w="80" w:type="dxa"/>
              <w:right w:w="80" w:type="dxa"/>
            </w:tcMar>
          </w:tcPr>
          <w:p w14:paraId="67D6F70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3CD04D3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0.26 [0.03–2.46]</w:t>
            </w:r>
          </w:p>
        </w:tc>
        <w:tc>
          <w:tcPr>
            <w:tcW w:w="2410" w:type="dxa"/>
            <w:tcMar>
              <w:top w:w="80" w:type="dxa"/>
              <w:left w:w="80" w:type="dxa"/>
              <w:bottom w:w="80" w:type="dxa"/>
              <w:right w:w="80" w:type="dxa"/>
            </w:tcMar>
          </w:tcPr>
          <w:p w14:paraId="1E2E35B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12.4%</w:t>
            </w:r>
          </w:p>
        </w:tc>
      </w:tr>
      <w:tr w:rsidR="00445231" w:rsidRPr="0018281A" w14:paraId="122B95F0" w14:textId="77777777" w:rsidTr="00164611">
        <w:trPr>
          <w:trHeight w:val="300"/>
        </w:trPr>
        <w:tc>
          <w:tcPr>
            <w:tcW w:w="1074" w:type="dxa"/>
            <w:vMerge/>
            <w:tcMar>
              <w:top w:w="80" w:type="dxa"/>
              <w:left w:w="80" w:type="dxa"/>
              <w:bottom w:w="80" w:type="dxa"/>
              <w:right w:w="80" w:type="dxa"/>
            </w:tcMar>
          </w:tcPr>
          <w:p w14:paraId="62A05375"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BAE8EE3"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32AC7D12"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1E46F6E1"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2379D95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5.23 [0.79–31.70]</w:t>
            </w:r>
          </w:p>
        </w:tc>
        <w:tc>
          <w:tcPr>
            <w:tcW w:w="2551" w:type="dxa"/>
            <w:tcMar>
              <w:top w:w="80" w:type="dxa"/>
              <w:left w:w="80" w:type="dxa"/>
              <w:bottom w:w="80" w:type="dxa"/>
              <w:right w:w="80" w:type="dxa"/>
            </w:tcMar>
          </w:tcPr>
          <w:p w14:paraId="149318D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6A2D128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1.14 [0.11–10.95]</w:t>
            </w:r>
          </w:p>
        </w:tc>
        <w:tc>
          <w:tcPr>
            <w:tcW w:w="2410" w:type="dxa"/>
            <w:tcMar>
              <w:top w:w="80" w:type="dxa"/>
              <w:left w:w="80" w:type="dxa"/>
              <w:bottom w:w="80" w:type="dxa"/>
              <w:right w:w="80" w:type="dxa"/>
            </w:tcMar>
          </w:tcPr>
          <w:p w14:paraId="5E2D7D4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54.4%</w:t>
            </w:r>
          </w:p>
        </w:tc>
      </w:tr>
      <w:tr w:rsidR="00445231" w:rsidRPr="0018281A" w14:paraId="3740E5C3" w14:textId="77777777" w:rsidTr="00164611">
        <w:trPr>
          <w:trHeight w:val="300"/>
        </w:trPr>
        <w:tc>
          <w:tcPr>
            <w:tcW w:w="1074" w:type="dxa"/>
            <w:vMerge/>
            <w:tcMar>
              <w:top w:w="80" w:type="dxa"/>
              <w:left w:w="80" w:type="dxa"/>
              <w:bottom w:w="80" w:type="dxa"/>
              <w:right w:w="80" w:type="dxa"/>
            </w:tcMar>
          </w:tcPr>
          <w:p w14:paraId="2D23D1CF" w14:textId="77777777" w:rsidR="00445231" w:rsidRPr="0018281A" w:rsidRDefault="00445231" w:rsidP="0018281A">
            <w:pPr>
              <w:jc w:val="center"/>
              <w:rPr>
                <w:rFonts w:ascii="Calibri" w:hAnsi="Calibri" w:cs="Calibri"/>
              </w:rPr>
            </w:pPr>
          </w:p>
        </w:tc>
        <w:tc>
          <w:tcPr>
            <w:tcW w:w="1258" w:type="dxa"/>
            <w:vMerge w:val="restart"/>
            <w:tcMar>
              <w:top w:w="80" w:type="dxa"/>
              <w:left w:w="80" w:type="dxa"/>
              <w:bottom w:w="80" w:type="dxa"/>
              <w:right w:w="80" w:type="dxa"/>
            </w:tcMar>
          </w:tcPr>
          <w:p w14:paraId="5234BFD3" w14:textId="77777777" w:rsidR="00445231" w:rsidRPr="0018281A" w:rsidRDefault="00445231" w:rsidP="0018281A">
            <w:pPr>
              <w:jc w:val="center"/>
              <w:rPr>
                <w:rFonts w:ascii="Calibri" w:hAnsi="Calibri" w:cs="Calibri"/>
              </w:rPr>
            </w:pPr>
            <w:r w:rsidRPr="0018281A">
              <w:rPr>
                <w:rFonts w:ascii="Calibri" w:hAnsi="Calibri" w:cs="Calibri"/>
                <w:sz w:val="16"/>
              </w:rPr>
              <w:t>High</w:t>
            </w:r>
          </w:p>
        </w:tc>
        <w:tc>
          <w:tcPr>
            <w:tcW w:w="1029" w:type="dxa"/>
            <w:vMerge w:val="restart"/>
            <w:tcMar>
              <w:top w:w="80" w:type="dxa"/>
              <w:left w:w="80" w:type="dxa"/>
              <w:bottom w:w="80" w:type="dxa"/>
              <w:right w:w="80" w:type="dxa"/>
            </w:tcMar>
          </w:tcPr>
          <w:p w14:paraId="4CAFE262" w14:textId="77777777" w:rsidR="00445231" w:rsidRPr="0018281A" w:rsidRDefault="00445231" w:rsidP="0018281A">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128CB68D"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3B43F6B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0.63 [0.03–10.39]</w:t>
            </w:r>
          </w:p>
        </w:tc>
        <w:tc>
          <w:tcPr>
            <w:tcW w:w="2551" w:type="dxa"/>
            <w:tcMar>
              <w:top w:w="80" w:type="dxa"/>
              <w:left w:w="80" w:type="dxa"/>
              <w:bottom w:w="80" w:type="dxa"/>
              <w:right w:w="80" w:type="dxa"/>
            </w:tcMar>
          </w:tcPr>
          <w:p w14:paraId="395DC7B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5DC3988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0.13 [0.00–14.51]</w:t>
            </w:r>
          </w:p>
        </w:tc>
        <w:tc>
          <w:tcPr>
            <w:tcW w:w="2410" w:type="dxa"/>
            <w:tcMar>
              <w:top w:w="80" w:type="dxa"/>
              <w:left w:w="80" w:type="dxa"/>
              <w:bottom w:w="80" w:type="dxa"/>
              <w:right w:w="80" w:type="dxa"/>
            </w:tcMar>
          </w:tcPr>
          <w:p w14:paraId="33BEBC0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19.9%</w:t>
            </w:r>
          </w:p>
        </w:tc>
      </w:tr>
      <w:tr w:rsidR="00445231" w:rsidRPr="0018281A" w14:paraId="618D48A9" w14:textId="77777777" w:rsidTr="00164611">
        <w:trPr>
          <w:trHeight w:val="300"/>
        </w:trPr>
        <w:tc>
          <w:tcPr>
            <w:tcW w:w="1074" w:type="dxa"/>
            <w:vMerge/>
            <w:tcMar>
              <w:top w:w="80" w:type="dxa"/>
              <w:left w:w="80" w:type="dxa"/>
              <w:bottom w:w="80" w:type="dxa"/>
              <w:right w:w="80" w:type="dxa"/>
            </w:tcMar>
          </w:tcPr>
          <w:p w14:paraId="4FBB35AB"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5C06B411"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836CCF1"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3960E815"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55B43FC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1.42 [0.07–24.72]</w:t>
            </w:r>
          </w:p>
        </w:tc>
        <w:tc>
          <w:tcPr>
            <w:tcW w:w="2551" w:type="dxa"/>
            <w:tcMar>
              <w:top w:w="80" w:type="dxa"/>
              <w:left w:w="80" w:type="dxa"/>
              <w:bottom w:w="80" w:type="dxa"/>
              <w:right w:w="80" w:type="dxa"/>
            </w:tcMar>
          </w:tcPr>
          <w:p w14:paraId="7EFE859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0557A75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0.30 [0.01–32.27]</w:t>
            </w:r>
          </w:p>
        </w:tc>
        <w:tc>
          <w:tcPr>
            <w:tcW w:w="2410" w:type="dxa"/>
            <w:tcMar>
              <w:top w:w="80" w:type="dxa"/>
              <w:left w:w="80" w:type="dxa"/>
              <w:bottom w:w="80" w:type="dxa"/>
              <w:right w:w="80" w:type="dxa"/>
            </w:tcMar>
          </w:tcPr>
          <w:p w14:paraId="0EBC1C1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30.5%</w:t>
            </w:r>
          </w:p>
        </w:tc>
      </w:tr>
      <w:tr w:rsidR="00445231" w:rsidRPr="0018281A" w14:paraId="6A8E0B33" w14:textId="77777777" w:rsidTr="00164611">
        <w:trPr>
          <w:trHeight w:val="300"/>
        </w:trPr>
        <w:tc>
          <w:tcPr>
            <w:tcW w:w="1074" w:type="dxa"/>
            <w:vMerge/>
            <w:tcMar>
              <w:top w:w="80" w:type="dxa"/>
              <w:left w:w="80" w:type="dxa"/>
              <w:bottom w:w="80" w:type="dxa"/>
              <w:right w:w="80" w:type="dxa"/>
            </w:tcMar>
          </w:tcPr>
          <w:p w14:paraId="042953BD"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07E330E"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44797F2C"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041081B8"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084D354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3.60 [0.17–59.18]</w:t>
            </w:r>
          </w:p>
        </w:tc>
        <w:tc>
          <w:tcPr>
            <w:tcW w:w="2551" w:type="dxa"/>
            <w:tcMar>
              <w:top w:w="80" w:type="dxa"/>
              <w:left w:w="80" w:type="dxa"/>
              <w:bottom w:w="80" w:type="dxa"/>
              <w:right w:w="80" w:type="dxa"/>
            </w:tcMar>
          </w:tcPr>
          <w:p w14:paraId="1502B36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23AA180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0.76 [0.01–78.60]</w:t>
            </w:r>
          </w:p>
        </w:tc>
        <w:tc>
          <w:tcPr>
            <w:tcW w:w="2410" w:type="dxa"/>
            <w:tcMar>
              <w:top w:w="80" w:type="dxa"/>
              <w:left w:w="80" w:type="dxa"/>
              <w:bottom w:w="80" w:type="dxa"/>
              <w:right w:w="80" w:type="dxa"/>
            </w:tcMar>
          </w:tcPr>
          <w:p w14:paraId="4F682CD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45.2%</w:t>
            </w:r>
          </w:p>
        </w:tc>
      </w:tr>
      <w:tr w:rsidR="00445231" w:rsidRPr="0018281A" w14:paraId="5ED46218" w14:textId="77777777" w:rsidTr="00164611">
        <w:trPr>
          <w:trHeight w:val="300"/>
        </w:trPr>
        <w:tc>
          <w:tcPr>
            <w:tcW w:w="1074" w:type="dxa"/>
            <w:vMerge/>
            <w:tcMar>
              <w:top w:w="80" w:type="dxa"/>
              <w:left w:w="80" w:type="dxa"/>
              <w:bottom w:w="80" w:type="dxa"/>
              <w:right w:w="80" w:type="dxa"/>
            </w:tcMar>
          </w:tcPr>
          <w:p w14:paraId="66509976"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D1C4053"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7FDC7EAC"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48F49A79"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6AD6F5E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19.08 [1.07–229.80]</w:t>
            </w:r>
          </w:p>
        </w:tc>
        <w:tc>
          <w:tcPr>
            <w:tcW w:w="2551" w:type="dxa"/>
            <w:tcMar>
              <w:top w:w="80" w:type="dxa"/>
              <w:left w:w="80" w:type="dxa"/>
              <w:bottom w:w="80" w:type="dxa"/>
              <w:right w:w="80" w:type="dxa"/>
            </w:tcMar>
          </w:tcPr>
          <w:p w14:paraId="53A3EED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530D8A3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4.00 [0.09–302.46]</w:t>
            </w:r>
          </w:p>
        </w:tc>
        <w:tc>
          <w:tcPr>
            <w:tcW w:w="2410" w:type="dxa"/>
            <w:tcMar>
              <w:top w:w="80" w:type="dxa"/>
              <w:left w:w="80" w:type="dxa"/>
              <w:bottom w:w="80" w:type="dxa"/>
              <w:right w:w="80" w:type="dxa"/>
            </w:tcMar>
          </w:tcPr>
          <w:p w14:paraId="497D167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75.6%</w:t>
            </w:r>
          </w:p>
        </w:tc>
      </w:tr>
      <w:tr w:rsidR="00445231" w:rsidRPr="0018281A" w14:paraId="53DC430E" w14:textId="77777777" w:rsidTr="00164611">
        <w:trPr>
          <w:trHeight w:val="300"/>
        </w:trPr>
        <w:tc>
          <w:tcPr>
            <w:tcW w:w="1074" w:type="dxa"/>
            <w:vMerge/>
            <w:tcMar>
              <w:top w:w="80" w:type="dxa"/>
              <w:left w:w="80" w:type="dxa"/>
              <w:bottom w:w="80" w:type="dxa"/>
              <w:right w:w="80" w:type="dxa"/>
            </w:tcMar>
          </w:tcPr>
          <w:p w14:paraId="14C424C3"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3C311D9"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2D9096D6" w14:textId="77777777" w:rsidR="00445231" w:rsidRPr="0018281A" w:rsidRDefault="00445231"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1EF763E4"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13BFD4A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0.56 [0.03–9.43]</w:t>
            </w:r>
          </w:p>
        </w:tc>
        <w:tc>
          <w:tcPr>
            <w:tcW w:w="2551" w:type="dxa"/>
            <w:tcMar>
              <w:top w:w="80" w:type="dxa"/>
              <w:left w:w="80" w:type="dxa"/>
              <w:bottom w:w="80" w:type="dxa"/>
              <w:right w:w="80" w:type="dxa"/>
            </w:tcMar>
          </w:tcPr>
          <w:p w14:paraId="414D042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42A5E41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0.14 [0.00–13.30]</w:t>
            </w:r>
          </w:p>
        </w:tc>
        <w:tc>
          <w:tcPr>
            <w:tcW w:w="2410" w:type="dxa"/>
            <w:tcMar>
              <w:top w:w="80" w:type="dxa"/>
              <w:left w:w="80" w:type="dxa"/>
              <w:bottom w:w="80" w:type="dxa"/>
              <w:right w:w="80" w:type="dxa"/>
            </w:tcMar>
          </w:tcPr>
          <w:p w14:paraId="712C844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19.9%</w:t>
            </w:r>
          </w:p>
        </w:tc>
      </w:tr>
      <w:tr w:rsidR="00445231" w:rsidRPr="0018281A" w14:paraId="0B872FA6" w14:textId="77777777" w:rsidTr="00164611">
        <w:trPr>
          <w:trHeight w:val="300"/>
        </w:trPr>
        <w:tc>
          <w:tcPr>
            <w:tcW w:w="1074" w:type="dxa"/>
            <w:vMerge/>
            <w:tcMar>
              <w:top w:w="80" w:type="dxa"/>
              <w:left w:w="80" w:type="dxa"/>
              <w:bottom w:w="80" w:type="dxa"/>
              <w:right w:w="80" w:type="dxa"/>
            </w:tcMar>
          </w:tcPr>
          <w:p w14:paraId="44055C0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CA97B7A"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2CF2AA7F"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483A64C"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798F9B7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1.27 [0.06–22.71]</w:t>
            </w:r>
          </w:p>
        </w:tc>
        <w:tc>
          <w:tcPr>
            <w:tcW w:w="2551" w:type="dxa"/>
            <w:tcMar>
              <w:top w:w="80" w:type="dxa"/>
              <w:left w:w="80" w:type="dxa"/>
              <w:bottom w:w="80" w:type="dxa"/>
              <w:right w:w="80" w:type="dxa"/>
            </w:tcMar>
          </w:tcPr>
          <w:p w14:paraId="154CB0D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3A2955B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0.31 [0.01–30.89]</w:t>
            </w:r>
          </w:p>
        </w:tc>
        <w:tc>
          <w:tcPr>
            <w:tcW w:w="2410" w:type="dxa"/>
            <w:tcMar>
              <w:top w:w="80" w:type="dxa"/>
              <w:left w:w="80" w:type="dxa"/>
              <w:bottom w:w="80" w:type="dxa"/>
              <w:right w:w="80" w:type="dxa"/>
            </w:tcMar>
          </w:tcPr>
          <w:p w14:paraId="5ECA21F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30.5%</w:t>
            </w:r>
          </w:p>
        </w:tc>
      </w:tr>
      <w:tr w:rsidR="00445231" w:rsidRPr="0018281A" w14:paraId="3852921C" w14:textId="77777777" w:rsidTr="00164611">
        <w:trPr>
          <w:trHeight w:val="300"/>
        </w:trPr>
        <w:tc>
          <w:tcPr>
            <w:tcW w:w="1074" w:type="dxa"/>
            <w:vMerge/>
            <w:tcMar>
              <w:top w:w="80" w:type="dxa"/>
              <w:left w:w="80" w:type="dxa"/>
              <w:bottom w:w="80" w:type="dxa"/>
              <w:right w:w="80" w:type="dxa"/>
            </w:tcMar>
          </w:tcPr>
          <w:p w14:paraId="5C3B9805"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7543D1CD"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45D4AB72"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0AC20591"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505C344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3.19 [0.15–53.11]</w:t>
            </w:r>
          </w:p>
        </w:tc>
        <w:tc>
          <w:tcPr>
            <w:tcW w:w="2551" w:type="dxa"/>
            <w:tcMar>
              <w:top w:w="80" w:type="dxa"/>
              <w:left w:w="80" w:type="dxa"/>
              <w:bottom w:w="80" w:type="dxa"/>
              <w:right w:w="80" w:type="dxa"/>
            </w:tcMar>
          </w:tcPr>
          <w:p w14:paraId="7C4EBF9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7418F35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0.78 [0.01–72.15]</w:t>
            </w:r>
          </w:p>
        </w:tc>
        <w:tc>
          <w:tcPr>
            <w:tcW w:w="2410" w:type="dxa"/>
            <w:tcMar>
              <w:top w:w="80" w:type="dxa"/>
              <w:left w:w="80" w:type="dxa"/>
              <w:bottom w:w="80" w:type="dxa"/>
              <w:right w:w="80" w:type="dxa"/>
            </w:tcMar>
          </w:tcPr>
          <w:p w14:paraId="7C3C81F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45.4%</w:t>
            </w:r>
          </w:p>
        </w:tc>
      </w:tr>
      <w:tr w:rsidR="00445231" w:rsidRPr="0018281A" w14:paraId="35C9B30B" w14:textId="77777777" w:rsidTr="00164611">
        <w:trPr>
          <w:trHeight w:val="300"/>
        </w:trPr>
        <w:tc>
          <w:tcPr>
            <w:tcW w:w="1074" w:type="dxa"/>
            <w:vMerge/>
            <w:tcMar>
              <w:top w:w="80" w:type="dxa"/>
              <w:left w:w="80" w:type="dxa"/>
              <w:bottom w:w="80" w:type="dxa"/>
              <w:right w:w="80" w:type="dxa"/>
            </w:tcMar>
          </w:tcPr>
          <w:p w14:paraId="52BC0A9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2F0566C"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29302CDA"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383562D7"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731D9C0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16.85 [0.99–204.78]</w:t>
            </w:r>
          </w:p>
        </w:tc>
        <w:tc>
          <w:tcPr>
            <w:tcW w:w="2551" w:type="dxa"/>
            <w:tcMar>
              <w:top w:w="80" w:type="dxa"/>
              <w:left w:w="80" w:type="dxa"/>
              <w:bottom w:w="80" w:type="dxa"/>
              <w:right w:w="80" w:type="dxa"/>
            </w:tcMar>
          </w:tcPr>
          <w:p w14:paraId="51F8D00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5150870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4.06 [0.09–290.50]</w:t>
            </w:r>
          </w:p>
        </w:tc>
        <w:tc>
          <w:tcPr>
            <w:tcW w:w="2410" w:type="dxa"/>
            <w:tcMar>
              <w:top w:w="80" w:type="dxa"/>
              <w:left w:w="80" w:type="dxa"/>
              <w:bottom w:w="80" w:type="dxa"/>
              <w:right w:w="80" w:type="dxa"/>
            </w:tcMar>
          </w:tcPr>
          <w:p w14:paraId="195A3C5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75.8%</w:t>
            </w:r>
          </w:p>
        </w:tc>
      </w:tr>
      <w:tr w:rsidR="00445231" w:rsidRPr="0018281A" w14:paraId="6C610628" w14:textId="77777777" w:rsidTr="00164611">
        <w:trPr>
          <w:trHeight w:val="300"/>
        </w:trPr>
        <w:tc>
          <w:tcPr>
            <w:tcW w:w="1074" w:type="dxa"/>
            <w:vMerge/>
            <w:tcMar>
              <w:top w:w="80" w:type="dxa"/>
              <w:left w:w="80" w:type="dxa"/>
              <w:bottom w:w="80" w:type="dxa"/>
              <w:right w:w="80" w:type="dxa"/>
            </w:tcMar>
          </w:tcPr>
          <w:p w14:paraId="15E673E2"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4F85222"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0573C290" w14:textId="77777777" w:rsidR="00445231" w:rsidRPr="0018281A" w:rsidRDefault="00445231"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44FBCA7B"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0A93A50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0.51 [0.03–9.09]</w:t>
            </w:r>
          </w:p>
        </w:tc>
        <w:tc>
          <w:tcPr>
            <w:tcW w:w="2551" w:type="dxa"/>
            <w:tcMar>
              <w:top w:w="80" w:type="dxa"/>
              <w:left w:w="80" w:type="dxa"/>
              <w:bottom w:w="80" w:type="dxa"/>
              <w:right w:w="80" w:type="dxa"/>
            </w:tcMar>
          </w:tcPr>
          <w:p w14:paraId="5D2FD1C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0E902C1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0.20 [0.00–15.84]</w:t>
            </w:r>
          </w:p>
        </w:tc>
        <w:tc>
          <w:tcPr>
            <w:tcW w:w="2410" w:type="dxa"/>
            <w:tcMar>
              <w:top w:w="80" w:type="dxa"/>
              <w:left w:w="80" w:type="dxa"/>
              <w:bottom w:w="80" w:type="dxa"/>
              <w:right w:w="80" w:type="dxa"/>
            </w:tcMar>
          </w:tcPr>
          <w:p w14:paraId="4BF7616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23.8%</w:t>
            </w:r>
          </w:p>
        </w:tc>
      </w:tr>
      <w:tr w:rsidR="00445231" w:rsidRPr="0018281A" w14:paraId="76F92F59" w14:textId="77777777" w:rsidTr="00164611">
        <w:trPr>
          <w:trHeight w:val="300"/>
        </w:trPr>
        <w:tc>
          <w:tcPr>
            <w:tcW w:w="1074" w:type="dxa"/>
            <w:vMerge/>
            <w:tcMar>
              <w:top w:w="80" w:type="dxa"/>
              <w:left w:w="80" w:type="dxa"/>
              <w:bottom w:w="80" w:type="dxa"/>
              <w:right w:w="80" w:type="dxa"/>
            </w:tcMar>
          </w:tcPr>
          <w:p w14:paraId="613626E3"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757EC421"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1B3714E2"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2B28F559"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5D59299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1.15 [0.05–20.70]</w:t>
            </w:r>
          </w:p>
        </w:tc>
        <w:tc>
          <w:tcPr>
            <w:tcW w:w="2551" w:type="dxa"/>
            <w:tcMar>
              <w:top w:w="80" w:type="dxa"/>
              <w:left w:w="80" w:type="dxa"/>
              <w:bottom w:w="80" w:type="dxa"/>
              <w:right w:w="80" w:type="dxa"/>
            </w:tcMar>
          </w:tcPr>
          <w:p w14:paraId="409DE3B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0435DD7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0.46 [0.01–35.95]</w:t>
            </w:r>
          </w:p>
        </w:tc>
        <w:tc>
          <w:tcPr>
            <w:tcW w:w="2410" w:type="dxa"/>
            <w:tcMar>
              <w:top w:w="80" w:type="dxa"/>
              <w:left w:w="80" w:type="dxa"/>
              <w:bottom w:w="80" w:type="dxa"/>
              <w:right w:w="80" w:type="dxa"/>
            </w:tcMar>
          </w:tcPr>
          <w:p w14:paraId="217DECF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36.2%</w:t>
            </w:r>
          </w:p>
        </w:tc>
      </w:tr>
      <w:tr w:rsidR="00445231" w:rsidRPr="0018281A" w14:paraId="75D7583B" w14:textId="77777777" w:rsidTr="00164611">
        <w:trPr>
          <w:trHeight w:val="300"/>
        </w:trPr>
        <w:tc>
          <w:tcPr>
            <w:tcW w:w="1074" w:type="dxa"/>
            <w:vMerge/>
            <w:tcMar>
              <w:top w:w="80" w:type="dxa"/>
              <w:left w:w="80" w:type="dxa"/>
              <w:bottom w:w="80" w:type="dxa"/>
              <w:right w:w="80" w:type="dxa"/>
            </w:tcMar>
          </w:tcPr>
          <w:p w14:paraId="509A6530"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E28C604"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D4170A8"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228B9169"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5F561B5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2.97 [0.14–49.39]</w:t>
            </w:r>
          </w:p>
        </w:tc>
        <w:tc>
          <w:tcPr>
            <w:tcW w:w="2551" w:type="dxa"/>
            <w:tcMar>
              <w:top w:w="80" w:type="dxa"/>
              <w:left w:w="80" w:type="dxa"/>
              <w:bottom w:w="80" w:type="dxa"/>
              <w:right w:w="80" w:type="dxa"/>
            </w:tcMar>
          </w:tcPr>
          <w:p w14:paraId="0563F3A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6686609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1.18 [0.02–82.16]</w:t>
            </w:r>
          </w:p>
        </w:tc>
        <w:tc>
          <w:tcPr>
            <w:tcW w:w="2410" w:type="dxa"/>
            <w:tcMar>
              <w:top w:w="80" w:type="dxa"/>
              <w:left w:w="80" w:type="dxa"/>
              <w:bottom w:w="80" w:type="dxa"/>
              <w:right w:w="80" w:type="dxa"/>
            </w:tcMar>
          </w:tcPr>
          <w:p w14:paraId="4C33AF4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53.2%</w:t>
            </w:r>
          </w:p>
        </w:tc>
      </w:tr>
      <w:tr w:rsidR="00445231" w:rsidRPr="0018281A" w14:paraId="5807A2B7" w14:textId="77777777" w:rsidTr="00164611">
        <w:trPr>
          <w:trHeight w:val="300"/>
        </w:trPr>
        <w:tc>
          <w:tcPr>
            <w:tcW w:w="1074" w:type="dxa"/>
            <w:vMerge/>
            <w:tcMar>
              <w:top w:w="80" w:type="dxa"/>
              <w:left w:w="80" w:type="dxa"/>
              <w:bottom w:w="80" w:type="dxa"/>
              <w:right w:w="80" w:type="dxa"/>
            </w:tcMar>
          </w:tcPr>
          <w:p w14:paraId="6160C6CB"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58B74139"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94DFBA1"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0FBB13C0"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16F1727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15.60 [0.89–194.45]</w:t>
            </w:r>
          </w:p>
        </w:tc>
        <w:tc>
          <w:tcPr>
            <w:tcW w:w="2551" w:type="dxa"/>
            <w:tcMar>
              <w:top w:w="80" w:type="dxa"/>
              <w:left w:w="80" w:type="dxa"/>
              <w:bottom w:w="80" w:type="dxa"/>
              <w:right w:w="80" w:type="dxa"/>
            </w:tcMar>
          </w:tcPr>
          <w:p w14:paraId="47BFE35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27806FD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6.18 [0.14–329.02]</w:t>
            </w:r>
          </w:p>
        </w:tc>
        <w:tc>
          <w:tcPr>
            <w:tcW w:w="2410" w:type="dxa"/>
            <w:tcMar>
              <w:top w:w="80" w:type="dxa"/>
              <w:left w:w="80" w:type="dxa"/>
              <w:bottom w:w="80" w:type="dxa"/>
              <w:right w:w="80" w:type="dxa"/>
            </w:tcMar>
          </w:tcPr>
          <w:p w14:paraId="054F8E0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82.4%</w:t>
            </w:r>
          </w:p>
        </w:tc>
      </w:tr>
      <w:tr w:rsidR="00445231" w:rsidRPr="0018281A" w14:paraId="3E9FEF76" w14:textId="77777777" w:rsidTr="00164611">
        <w:trPr>
          <w:trHeight w:val="300"/>
        </w:trPr>
        <w:tc>
          <w:tcPr>
            <w:tcW w:w="1074" w:type="dxa"/>
            <w:vMerge/>
            <w:tcMar>
              <w:top w:w="80" w:type="dxa"/>
              <w:left w:w="80" w:type="dxa"/>
              <w:bottom w:w="80" w:type="dxa"/>
              <w:right w:w="80" w:type="dxa"/>
            </w:tcMar>
          </w:tcPr>
          <w:p w14:paraId="37FA24F7"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268F372"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5F501C7A" w14:textId="77777777" w:rsidR="00445231" w:rsidRPr="0018281A" w:rsidRDefault="00445231"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1F6159C7"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74BDD88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0.59 [0.03–10.02]</w:t>
            </w:r>
          </w:p>
        </w:tc>
        <w:tc>
          <w:tcPr>
            <w:tcW w:w="2551" w:type="dxa"/>
            <w:tcMar>
              <w:top w:w="80" w:type="dxa"/>
              <w:left w:w="80" w:type="dxa"/>
              <w:bottom w:w="80" w:type="dxa"/>
              <w:right w:w="80" w:type="dxa"/>
            </w:tcMar>
          </w:tcPr>
          <w:p w14:paraId="32284D1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4F2359D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0.13 [0.00–3.31]</w:t>
            </w:r>
          </w:p>
        </w:tc>
        <w:tc>
          <w:tcPr>
            <w:tcW w:w="2410" w:type="dxa"/>
            <w:tcMar>
              <w:top w:w="80" w:type="dxa"/>
              <w:left w:w="80" w:type="dxa"/>
              <w:bottom w:w="80" w:type="dxa"/>
              <w:right w:w="80" w:type="dxa"/>
            </w:tcMar>
          </w:tcPr>
          <w:p w14:paraId="1A3A035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8.7%</w:t>
            </w:r>
          </w:p>
        </w:tc>
      </w:tr>
      <w:tr w:rsidR="00445231" w:rsidRPr="0018281A" w14:paraId="2A6E28EF" w14:textId="77777777" w:rsidTr="00164611">
        <w:trPr>
          <w:trHeight w:val="300"/>
        </w:trPr>
        <w:tc>
          <w:tcPr>
            <w:tcW w:w="1074" w:type="dxa"/>
            <w:vMerge/>
            <w:tcMar>
              <w:top w:w="80" w:type="dxa"/>
              <w:left w:w="80" w:type="dxa"/>
              <w:bottom w:w="80" w:type="dxa"/>
              <w:right w:w="80" w:type="dxa"/>
            </w:tcMar>
          </w:tcPr>
          <w:p w14:paraId="18B25231"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C07F0DB"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27AFA6E0"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18A1A463"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0C2C289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1.34 [0.06–23.75]</w:t>
            </w:r>
          </w:p>
        </w:tc>
        <w:tc>
          <w:tcPr>
            <w:tcW w:w="2551" w:type="dxa"/>
            <w:tcMar>
              <w:top w:w="80" w:type="dxa"/>
              <w:left w:w="80" w:type="dxa"/>
              <w:bottom w:w="80" w:type="dxa"/>
              <w:right w:w="80" w:type="dxa"/>
            </w:tcMar>
          </w:tcPr>
          <w:p w14:paraId="151E967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517EB94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0.29 [0.01–7.87]</w:t>
            </w:r>
          </w:p>
        </w:tc>
        <w:tc>
          <w:tcPr>
            <w:tcW w:w="2410" w:type="dxa"/>
            <w:tcMar>
              <w:top w:w="80" w:type="dxa"/>
              <w:left w:w="80" w:type="dxa"/>
              <w:bottom w:w="80" w:type="dxa"/>
              <w:right w:w="80" w:type="dxa"/>
            </w:tcMar>
          </w:tcPr>
          <w:p w14:paraId="0597C50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20.6%</w:t>
            </w:r>
          </w:p>
        </w:tc>
      </w:tr>
      <w:tr w:rsidR="00445231" w:rsidRPr="0018281A" w14:paraId="51B589C6" w14:textId="77777777" w:rsidTr="00164611">
        <w:trPr>
          <w:trHeight w:val="300"/>
        </w:trPr>
        <w:tc>
          <w:tcPr>
            <w:tcW w:w="1074" w:type="dxa"/>
            <w:vMerge/>
            <w:tcMar>
              <w:top w:w="80" w:type="dxa"/>
              <w:left w:w="80" w:type="dxa"/>
              <w:bottom w:w="80" w:type="dxa"/>
              <w:right w:w="80" w:type="dxa"/>
            </w:tcMar>
          </w:tcPr>
          <w:p w14:paraId="5F2523AD"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ED68F4C"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78441C37"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67FB605D"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31ACCFB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3.40 [0.16–55.52]</w:t>
            </w:r>
          </w:p>
        </w:tc>
        <w:tc>
          <w:tcPr>
            <w:tcW w:w="2551" w:type="dxa"/>
            <w:tcMar>
              <w:top w:w="80" w:type="dxa"/>
              <w:left w:w="80" w:type="dxa"/>
              <w:bottom w:w="80" w:type="dxa"/>
              <w:right w:w="80" w:type="dxa"/>
            </w:tcMar>
          </w:tcPr>
          <w:p w14:paraId="4DA86F1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51BAFBF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0.73 [0.03–18.03]</w:t>
            </w:r>
          </w:p>
        </w:tc>
        <w:tc>
          <w:tcPr>
            <w:tcW w:w="2410" w:type="dxa"/>
            <w:tcMar>
              <w:top w:w="80" w:type="dxa"/>
              <w:left w:w="80" w:type="dxa"/>
              <w:bottom w:w="80" w:type="dxa"/>
              <w:right w:w="80" w:type="dxa"/>
            </w:tcMar>
          </w:tcPr>
          <w:p w14:paraId="0D60B2B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42.0%</w:t>
            </w:r>
          </w:p>
        </w:tc>
      </w:tr>
      <w:tr w:rsidR="00445231" w:rsidRPr="0018281A" w14:paraId="3392415C" w14:textId="77777777" w:rsidTr="00164611">
        <w:trPr>
          <w:trHeight w:val="300"/>
        </w:trPr>
        <w:tc>
          <w:tcPr>
            <w:tcW w:w="1074" w:type="dxa"/>
            <w:vMerge/>
            <w:tcMar>
              <w:top w:w="80" w:type="dxa"/>
              <w:left w:w="80" w:type="dxa"/>
              <w:bottom w:w="80" w:type="dxa"/>
              <w:right w:w="80" w:type="dxa"/>
            </w:tcMar>
          </w:tcPr>
          <w:p w14:paraId="3C73429A"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CCEE756"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188D9C78"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0BB8735A"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3E2DE94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17.95 [1.05–216.50]</w:t>
            </w:r>
          </w:p>
        </w:tc>
        <w:tc>
          <w:tcPr>
            <w:tcW w:w="2551" w:type="dxa"/>
            <w:tcMar>
              <w:top w:w="80" w:type="dxa"/>
              <w:left w:w="80" w:type="dxa"/>
              <w:bottom w:w="80" w:type="dxa"/>
              <w:right w:w="80" w:type="dxa"/>
            </w:tcMar>
          </w:tcPr>
          <w:p w14:paraId="025C5C9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2C5894A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3.88 [0.17–66.71]</w:t>
            </w:r>
          </w:p>
        </w:tc>
        <w:tc>
          <w:tcPr>
            <w:tcW w:w="2410" w:type="dxa"/>
            <w:tcMar>
              <w:top w:w="80" w:type="dxa"/>
              <w:left w:w="80" w:type="dxa"/>
              <w:bottom w:w="80" w:type="dxa"/>
              <w:right w:w="80" w:type="dxa"/>
            </w:tcMar>
          </w:tcPr>
          <w:p w14:paraId="5D4B79F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81.6%</w:t>
            </w:r>
          </w:p>
        </w:tc>
      </w:tr>
      <w:tr w:rsidR="00445231" w:rsidRPr="0018281A" w14:paraId="19970C32" w14:textId="77777777" w:rsidTr="00164611">
        <w:trPr>
          <w:trHeight w:val="300"/>
        </w:trPr>
        <w:tc>
          <w:tcPr>
            <w:tcW w:w="1074" w:type="dxa"/>
            <w:vMerge w:val="restart"/>
            <w:tcMar>
              <w:top w:w="80" w:type="dxa"/>
              <w:left w:w="80" w:type="dxa"/>
              <w:bottom w:w="80" w:type="dxa"/>
              <w:right w:w="80" w:type="dxa"/>
            </w:tcMar>
          </w:tcPr>
          <w:p w14:paraId="0CE23759" w14:textId="77777777" w:rsidR="00445231" w:rsidRPr="0018281A" w:rsidRDefault="00445231" w:rsidP="0018281A">
            <w:pPr>
              <w:jc w:val="center"/>
              <w:rPr>
                <w:rFonts w:ascii="Calibri" w:hAnsi="Calibri" w:cs="Calibri"/>
              </w:rPr>
            </w:pPr>
            <w:r w:rsidRPr="0018281A">
              <w:rPr>
                <w:rFonts w:ascii="Calibri" w:hAnsi="Calibri" w:cs="Calibri"/>
                <w:sz w:val="16"/>
              </w:rPr>
              <w:t>Death</w:t>
            </w:r>
          </w:p>
        </w:tc>
        <w:tc>
          <w:tcPr>
            <w:tcW w:w="1258" w:type="dxa"/>
            <w:vMerge w:val="restart"/>
            <w:tcMar>
              <w:top w:w="80" w:type="dxa"/>
              <w:left w:w="80" w:type="dxa"/>
              <w:bottom w:w="80" w:type="dxa"/>
              <w:right w:w="80" w:type="dxa"/>
            </w:tcMar>
          </w:tcPr>
          <w:p w14:paraId="5D720B66" w14:textId="77777777" w:rsidR="00445231" w:rsidRPr="0018281A" w:rsidRDefault="00445231" w:rsidP="0018281A">
            <w:pPr>
              <w:jc w:val="center"/>
              <w:rPr>
                <w:rFonts w:ascii="Calibri" w:hAnsi="Calibri" w:cs="Calibri"/>
              </w:rPr>
            </w:pPr>
            <w:r w:rsidRPr="0018281A">
              <w:rPr>
                <w:rFonts w:ascii="Calibri" w:hAnsi="Calibri" w:cs="Calibri"/>
                <w:sz w:val="16"/>
              </w:rPr>
              <w:t>Low</w:t>
            </w:r>
          </w:p>
        </w:tc>
        <w:tc>
          <w:tcPr>
            <w:tcW w:w="1029" w:type="dxa"/>
            <w:vMerge w:val="restart"/>
            <w:tcMar>
              <w:top w:w="80" w:type="dxa"/>
              <w:left w:w="80" w:type="dxa"/>
              <w:bottom w:w="80" w:type="dxa"/>
              <w:right w:w="80" w:type="dxa"/>
            </w:tcMar>
          </w:tcPr>
          <w:p w14:paraId="7B2C3F7D" w14:textId="77777777" w:rsidR="00445231" w:rsidRPr="0018281A" w:rsidRDefault="00445231" w:rsidP="0018281A">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6B8C8CC7"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0A019D9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7B066D1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094B62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[0.00–9.33]</w:t>
            </w:r>
          </w:p>
        </w:tc>
        <w:tc>
          <w:tcPr>
            <w:tcW w:w="2410" w:type="dxa"/>
            <w:tcMar>
              <w:top w:w="80" w:type="dxa"/>
              <w:left w:w="80" w:type="dxa"/>
              <w:bottom w:w="80" w:type="dxa"/>
              <w:right w:w="80" w:type="dxa"/>
            </w:tcMar>
          </w:tcPr>
          <w:p w14:paraId="241D782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7.7%</w:t>
            </w:r>
          </w:p>
        </w:tc>
      </w:tr>
      <w:tr w:rsidR="00445231" w:rsidRPr="0018281A" w14:paraId="65821DEB" w14:textId="77777777" w:rsidTr="00164611">
        <w:trPr>
          <w:trHeight w:val="300"/>
        </w:trPr>
        <w:tc>
          <w:tcPr>
            <w:tcW w:w="1074" w:type="dxa"/>
            <w:vMerge/>
            <w:tcMar>
              <w:top w:w="80" w:type="dxa"/>
              <w:left w:w="80" w:type="dxa"/>
              <w:bottom w:w="80" w:type="dxa"/>
              <w:right w:w="80" w:type="dxa"/>
            </w:tcMar>
          </w:tcPr>
          <w:p w14:paraId="52BB8B17"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7FD3E2A5"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7EAAC65A"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88878FB"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269632F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[0.00–0.02]</w:t>
            </w:r>
          </w:p>
        </w:tc>
        <w:tc>
          <w:tcPr>
            <w:tcW w:w="2551" w:type="dxa"/>
            <w:tcMar>
              <w:top w:w="80" w:type="dxa"/>
              <w:left w:w="80" w:type="dxa"/>
              <w:bottom w:w="80" w:type="dxa"/>
              <w:right w:w="80" w:type="dxa"/>
            </w:tcMar>
          </w:tcPr>
          <w:p w14:paraId="6B2EECD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024131F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0.03 [0.00–20.54]</w:t>
            </w:r>
          </w:p>
        </w:tc>
        <w:tc>
          <w:tcPr>
            <w:tcW w:w="2410" w:type="dxa"/>
            <w:tcMar>
              <w:top w:w="80" w:type="dxa"/>
              <w:left w:w="80" w:type="dxa"/>
              <w:bottom w:w="80" w:type="dxa"/>
              <w:right w:w="80" w:type="dxa"/>
            </w:tcMar>
          </w:tcPr>
          <w:p w14:paraId="1A2701F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11.4%</w:t>
            </w:r>
          </w:p>
        </w:tc>
      </w:tr>
      <w:tr w:rsidR="00445231" w:rsidRPr="0018281A" w14:paraId="325ECFD1" w14:textId="77777777" w:rsidTr="00164611">
        <w:trPr>
          <w:trHeight w:val="300"/>
        </w:trPr>
        <w:tc>
          <w:tcPr>
            <w:tcW w:w="1074" w:type="dxa"/>
            <w:vMerge/>
            <w:tcMar>
              <w:top w:w="80" w:type="dxa"/>
              <w:left w:w="80" w:type="dxa"/>
              <w:bottom w:w="80" w:type="dxa"/>
              <w:right w:w="80" w:type="dxa"/>
            </w:tcMar>
          </w:tcPr>
          <w:p w14:paraId="4BC2A706"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58E652E"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42CC3A93"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2FF00154"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256FCAE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0.01 [0.00–0.05]</w:t>
            </w:r>
          </w:p>
        </w:tc>
        <w:tc>
          <w:tcPr>
            <w:tcW w:w="2551" w:type="dxa"/>
            <w:tcMar>
              <w:top w:w="80" w:type="dxa"/>
              <w:left w:w="80" w:type="dxa"/>
              <w:bottom w:w="80" w:type="dxa"/>
              <w:right w:w="80" w:type="dxa"/>
            </w:tcMar>
          </w:tcPr>
          <w:p w14:paraId="4CC711F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0C0A51E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0.08 [0.00–48.91]</w:t>
            </w:r>
          </w:p>
        </w:tc>
        <w:tc>
          <w:tcPr>
            <w:tcW w:w="2410" w:type="dxa"/>
            <w:tcMar>
              <w:top w:w="80" w:type="dxa"/>
              <w:left w:w="80" w:type="dxa"/>
              <w:bottom w:w="80" w:type="dxa"/>
              <w:right w:w="80" w:type="dxa"/>
            </w:tcMar>
          </w:tcPr>
          <w:p w14:paraId="02F5FFB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17.3%</w:t>
            </w:r>
          </w:p>
        </w:tc>
      </w:tr>
      <w:tr w:rsidR="00445231" w:rsidRPr="0018281A" w14:paraId="78C28662" w14:textId="77777777" w:rsidTr="00164611">
        <w:trPr>
          <w:trHeight w:val="300"/>
        </w:trPr>
        <w:tc>
          <w:tcPr>
            <w:tcW w:w="1074" w:type="dxa"/>
            <w:vMerge/>
            <w:tcMar>
              <w:top w:w="80" w:type="dxa"/>
              <w:left w:w="80" w:type="dxa"/>
              <w:bottom w:w="80" w:type="dxa"/>
              <w:right w:w="80" w:type="dxa"/>
            </w:tcMar>
          </w:tcPr>
          <w:p w14:paraId="7A574656"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132580B"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36848C9"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52BCEFA2"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3541EA1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[0.00–0.18]</w:t>
            </w:r>
          </w:p>
        </w:tc>
        <w:tc>
          <w:tcPr>
            <w:tcW w:w="2551" w:type="dxa"/>
            <w:tcMar>
              <w:top w:w="80" w:type="dxa"/>
              <w:left w:w="80" w:type="dxa"/>
              <w:bottom w:w="80" w:type="dxa"/>
              <w:right w:w="80" w:type="dxa"/>
            </w:tcMar>
          </w:tcPr>
          <w:p w14:paraId="3CBD3FA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33ED8D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0.27 [0.01–154.67]</w:t>
            </w:r>
          </w:p>
        </w:tc>
        <w:tc>
          <w:tcPr>
            <w:tcW w:w="2410" w:type="dxa"/>
            <w:tcMar>
              <w:top w:w="80" w:type="dxa"/>
              <w:left w:w="80" w:type="dxa"/>
              <w:bottom w:w="80" w:type="dxa"/>
              <w:right w:w="80" w:type="dxa"/>
            </w:tcMar>
          </w:tcPr>
          <w:p w14:paraId="5D1138F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29.5%</w:t>
            </w:r>
          </w:p>
        </w:tc>
      </w:tr>
      <w:tr w:rsidR="00445231" w:rsidRPr="0018281A" w14:paraId="0CA2BD75" w14:textId="77777777" w:rsidTr="00164611">
        <w:trPr>
          <w:trHeight w:val="300"/>
        </w:trPr>
        <w:tc>
          <w:tcPr>
            <w:tcW w:w="1074" w:type="dxa"/>
            <w:vMerge/>
            <w:tcMar>
              <w:top w:w="80" w:type="dxa"/>
              <w:left w:w="80" w:type="dxa"/>
              <w:bottom w:w="80" w:type="dxa"/>
              <w:right w:w="80" w:type="dxa"/>
            </w:tcMar>
          </w:tcPr>
          <w:p w14:paraId="59AA6213"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78815222"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1438DD63" w14:textId="77777777" w:rsidR="00445231" w:rsidRPr="0018281A" w:rsidRDefault="00445231"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6491DC2E"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4AB8B9E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2BC0FA6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25525A2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0.01 [0.00–7.33]</w:t>
            </w:r>
          </w:p>
        </w:tc>
        <w:tc>
          <w:tcPr>
            <w:tcW w:w="2410" w:type="dxa"/>
            <w:tcMar>
              <w:top w:w="80" w:type="dxa"/>
              <w:left w:w="80" w:type="dxa"/>
              <w:bottom w:w="80" w:type="dxa"/>
              <w:right w:w="80" w:type="dxa"/>
            </w:tcMar>
          </w:tcPr>
          <w:p w14:paraId="6359F1E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6.8%</w:t>
            </w:r>
          </w:p>
        </w:tc>
      </w:tr>
      <w:tr w:rsidR="00445231" w:rsidRPr="0018281A" w14:paraId="4B4FB74A" w14:textId="77777777" w:rsidTr="00164611">
        <w:trPr>
          <w:trHeight w:val="300"/>
        </w:trPr>
        <w:tc>
          <w:tcPr>
            <w:tcW w:w="1074" w:type="dxa"/>
            <w:vMerge/>
            <w:tcMar>
              <w:top w:w="80" w:type="dxa"/>
              <w:left w:w="80" w:type="dxa"/>
              <w:bottom w:w="80" w:type="dxa"/>
              <w:right w:w="80" w:type="dxa"/>
            </w:tcMar>
          </w:tcPr>
          <w:p w14:paraId="5A4AF95C"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94D1FAF"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6EC52735"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1C7E03A8"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295F10F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[0.00–0.02]</w:t>
            </w:r>
          </w:p>
        </w:tc>
        <w:tc>
          <w:tcPr>
            <w:tcW w:w="2551" w:type="dxa"/>
            <w:tcMar>
              <w:top w:w="80" w:type="dxa"/>
              <w:left w:w="80" w:type="dxa"/>
              <w:bottom w:w="80" w:type="dxa"/>
              <w:right w:w="80" w:type="dxa"/>
            </w:tcMar>
          </w:tcPr>
          <w:p w14:paraId="3F1B5BE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17A27EC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0.03 [0.00–15.83]</w:t>
            </w:r>
          </w:p>
        </w:tc>
        <w:tc>
          <w:tcPr>
            <w:tcW w:w="2410" w:type="dxa"/>
            <w:tcMar>
              <w:top w:w="80" w:type="dxa"/>
              <w:left w:w="80" w:type="dxa"/>
              <w:bottom w:w="80" w:type="dxa"/>
              <w:right w:w="80" w:type="dxa"/>
            </w:tcMar>
          </w:tcPr>
          <w:p w14:paraId="4FE6261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10.0%</w:t>
            </w:r>
          </w:p>
        </w:tc>
      </w:tr>
      <w:tr w:rsidR="00445231" w:rsidRPr="0018281A" w14:paraId="06187B8D" w14:textId="77777777" w:rsidTr="00164611">
        <w:trPr>
          <w:trHeight w:val="300"/>
        </w:trPr>
        <w:tc>
          <w:tcPr>
            <w:tcW w:w="1074" w:type="dxa"/>
            <w:vMerge/>
            <w:tcMar>
              <w:top w:w="80" w:type="dxa"/>
              <w:left w:w="80" w:type="dxa"/>
              <w:bottom w:w="80" w:type="dxa"/>
              <w:right w:w="80" w:type="dxa"/>
            </w:tcMar>
          </w:tcPr>
          <w:p w14:paraId="4C376C8C"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54C0876"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50ED42ED"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392D5072"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1A73F0C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[0.00–0.04]</w:t>
            </w:r>
          </w:p>
        </w:tc>
        <w:tc>
          <w:tcPr>
            <w:tcW w:w="2551" w:type="dxa"/>
            <w:tcMar>
              <w:top w:w="80" w:type="dxa"/>
              <w:left w:w="80" w:type="dxa"/>
              <w:bottom w:w="80" w:type="dxa"/>
              <w:right w:w="80" w:type="dxa"/>
            </w:tcMar>
          </w:tcPr>
          <w:p w14:paraId="6CE96B3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51C41F0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0.06 [0.00–37.24]</w:t>
            </w:r>
          </w:p>
        </w:tc>
        <w:tc>
          <w:tcPr>
            <w:tcW w:w="2410" w:type="dxa"/>
            <w:tcMar>
              <w:top w:w="80" w:type="dxa"/>
              <w:left w:w="80" w:type="dxa"/>
              <w:bottom w:w="80" w:type="dxa"/>
              <w:right w:w="80" w:type="dxa"/>
            </w:tcMar>
          </w:tcPr>
          <w:p w14:paraId="6BE688B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15.2%</w:t>
            </w:r>
          </w:p>
        </w:tc>
      </w:tr>
      <w:tr w:rsidR="00445231" w:rsidRPr="0018281A" w14:paraId="5CE1DCDD" w14:textId="77777777" w:rsidTr="00164611">
        <w:trPr>
          <w:trHeight w:val="300"/>
        </w:trPr>
        <w:tc>
          <w:tcPr>
            <w:tcW w:w="1074" w:type="dxa"/>
            <w:vMerge/>
            <w:tcMar>
              <w:top w:w="80" w:type="dxa"/>
              <w:left w:w="80" w:type="dxa"/>
              <w:bottom w:w="80" w:type="dxa"/>
              <w:right w:w="80" w:type="dxa"/>
            </w:tcMar>
          </w:tcPr>
          <w:p w14:paraId="74488F3C"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EABE7C9"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43E7CE94"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2EECE553"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512667A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0.01 [0.00–0.14]</w:t>
            </w:r>
          </w:p>
        </w:tc>
        <w:tc>
          <w:tcPr>
            <w:tcW w:w="2551" w:type="dxa"/>
            <w:tcMar>
              <w:top w:w="80" w:type="dxa"/>
              <w:left w:w="80" w:type="dxa"/>
              <w:bottom w:w="80" w:type="dxa"/>
              <w:right w:w="80" w:type="dxa"/>
            </w:tcMar>
          </w:tcPr>
          <w:p w14:paraId="4963955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0C63EC8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0.20 [0.00–120.44]</w:t>
            </w:r>
          </w:p>
        </w:tc>
        <w:tc>
          <w:tcPr>
            <w:tcW w:w="2410" w:type="dxa"/>
            <w:tcMar>
              <w:top w:w="80" w:type="dxa"/>
              <w:left w:w="80" w:type="dxa"/>
              <w:bottom w:w="80" w:type="dxa"/>
              <w:right w:w="80" w:type="dxa"/>
            </w:tcMar>
          </w:tcPr>
          <w:p w14:paraId="70753E3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26.3%</w:t>
            </w:r>
          </w:p>
        </w:tc>
      </w:tr>
      <w:tr w:rsidR="00445231" w:rsidRPr="0018281A" w14:paraId="5341FA4F" w14:textId="77777777" w:rsidTr="00164611">
        <w:trPr>
          <w:trHeight w:val="300"/>
        </w:trPr>
        <w:tc>
          <w:tcPr>
            <w:tcW w:w="1074" w:type="dxa"/>
            <w:vMerge/>
            <w:tcMar>
              <w:top w:w="80" w:type="dxa"/>
              <w:left w:w="80" w:type="dxa"/>
              <w:bottom w:w="80" w:type="dxa"/>
              <w:right w:w="80" w:type="dxa"/>
            </w:tcMar>
          </w:tcPr>
          <w:p w14:paraId="5FE2EC5D"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F92A313"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5786C9F8" w14:textId="77777777" w:rsidR="00445231" w:rsidRPr="0018281A" w:rsidRDefault="00445231"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68FF2687"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1F75F76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0BA1665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9DFE05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0.01 [0.00–8.72]</w:t>
            </w:r>
          </w:p>
        </w:tc>
        <w:tc>
          <w:tcPr>
            <w:tcW w:w="2410" w:type="dxa"/>
            <w:tcMar>
              <w:top w:w="80" w:type="dxa"/>
              <w:left w:w="80" w:type="dxa"/>
              <w:bottom w:w="80" w:type="dxa"/>
              <w:right w:w="80" w:type="dxa"/>
            </w:tcMar>
          </w:tcPr>
          <w:p w14:paraId="2CAF119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7.5%</w:t>
            </w:r>
          </w:p>
        </w:tc>
      </w:tr>
      <w:tr w:rsidR="00445231" w:rsidRPr="0018281A" w14:paraId="03D590A5" w14:textId="77777777" w:rsidTr="00164611">
        <w:trPr>
          <w:trHeight w:val="300"/>
        </w:trPr>
        <w:tc>
          <w:tcPr>
            <w:tcW w:w="1074" w:type="dxa"/>
            <w:vMerge/>
            <w:tcMar>
              <w:top w:w="80" w:type="dxa"/>
              <w:left w:w="80" w:type="dxa"/>
              <w:bottom w:w="80" w:type="dxa"/>
              <w:right w:w="80" w:type="dxa"/>
            </w:tcMar>
          </w:tcPr>
          <w:p w14:paraId="252C9499"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A4D7AA3"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49669CE0"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009D192B"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25DB274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[0.00–0.02]</w:t>
            </w:r>
          </w:p>
        </w:tc>
        <w:tc>
          <w:tcPr>
            <w:tcW w:w="2551" w:type="dxa"/>
            <w:tcMar>
              <w:top w:w="80" w:type="dxa"/>
              <w:left w:w="80" w:type="dxa"/>
              <w:bottom w:w="80" w:type="dxa"/>
              <w:right w:w="80" w:type="dxa"/>
            </w:tcMar>
          </w:tcPr>
          <w:p w14:paraId="637F233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1F76D87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0.03 [0.00–19.98]</w:t>
            </w:r>
          </w:p>
        </w:tc>
        <w:tc>
          <w:tcPr>
            <w:tcW w:w="2410" w:type="dxa"/>
            <w:tcMar>
              <w:top w:w="80" w:type="dxa"/>
              <w:left w:w="80" w:type="dxa"/>
              <w:bottom w:w="80" w:type="dxa"/>
              <w:right w:w="80" w:type="dxa"/>
            </w:tcMar>
          </w:tcPr>
          <w:p w14:paraId="2D5A7F6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11.0%</w:t>
            </w:r>
          </w:p>
        </w:tc>
      </w:tr>
      <w:tr w:rsidR="00445231" w:rsidRPr="0018281A" w14:paraId="5E349BAD" w14:textId="77777777" w:rsidTr="00164611">
        <w:trPr>
          <w:trHeight w:val="300"/>
        </w:trPr>
        <w:tc>
          <w:tcPr>
            <w:tcW w:w="1074" w:type="dxa"/>
            <w:vMerge/>
            <w:tcMar>
              <w:top w:w="80" w:type="dxa"/>
              <w:left w:w="80" w:type="dxa"/>
              <w:bottom w:w="80" w:type="dxa"/>
              <w:right w:w="80" w:type="dxa"/>
            </w:tcMar>
          </w:tcPr>
          <w:p w14:paraId="331ACCB4"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62BE92A"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7D9CA694"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DAF700D"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4E6A9F5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[0.00–0.05]</w:t>
            </w:r>
          </w:p>
        </w:tc>
        <w:tc>
          <w:tcPr>
            <w:tcW w:w="2551" w:type="dxa"/>
            <w:tcMar>
              <w:top w:w="80" w:type="dxa"/>
              <w:left w:w="80" w:type="dxa"/>
              <w:bottom w:w="80" w:type="dxa"/>
              <w:right w:w="80" w:type="dxa"/>
            </w:tcMar>
          </w:tcPr>
          <w:p w14:paraId="6B6F360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2479771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0.08 [0.00–45.59]</w:t>
            </w:r>
          </w:p>
        </w:tc>
        <w:tc>
          <w:tcPr>
            <w:tcW w:w="2410" w:type="dxa"/>
            <w:tcMar>
              <w:top w:w="80" w:type="dxa"/>
              <w:left w:w="80" w:type="dxa"/>
              <w:bottom w:w="80" w:type="dxa"/>
              <w:right w:w="80" w:type="dxa"/>
            </w:tcMar>
          </w:tcPr>
          <w:p w14:paraId="62D9F26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16.7%</w:t>
            </w:r>
          </w:p>
        </w:tc>
      </w:tr>
      <w:tr w:rsidR="00445231" w:rsidRPr="0018281A" w14:paraId="3DF0B626" w14:textId="77777777" w:rsidTr="00164611">
        <w:trPr>
          <w:trHeight w:val="300"/>
        </w:trPr>
        <w:tc>
          <w:tcPr>
            <w:tcW w:w="1074" w:type="dxa"/>
            <w:vMerge/>
            <w:tcMar>
              <w:top w:w="80" w:type="dxa"/>
              <w:left w:w="80" w:type="dxa"/>
              <w:bottom w:w="80" w:type="dxa"/>
              <w:right w:w="80" w:type="dxa"/>
            </w:tcMar>
          </w:tcPr>
          <w:p w14:paraId="23452247"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E40BCE2"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49B01B2"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499CCA1A"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1F02296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[0.00–0.16]</w:t>
            </w:r>
          </w:p>
        </w:tc>
        <w:tc>
          <w:tcPr>
            <w:tcW w:w="2551" w:type="dxa"/>
            <w:tcMar>
              <w:top w:w="80" w:type="dxa"/>
              <w:left w:w="80" w:type="dxa"/>
              <w:bottom w:w="80" w:type="dxa"/>
              <w:right w:w="80" w:type="dxa"/>
            </w:tcMar>
          </w:tcPr>
          <w:p w14:paraId="30FA313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093F406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0.25 [0.01–148.47]</w:t>
            </w:r>
          </w:p>
        </w:tc>
        <w:tc>
          <w:tcPr>
            <w:tcW w:w="2410" w:type="dxa"/>
            <w:tcMar>
              <w:top w:w="80" w:type="dxa"/>
              <w:left w:w="80" w:type="dxa"/>
              <w:bottom w:w="80" w:type="dxa"/>
              <w:right w:w="80" w:type="dxa"/>
            </w:tcMar>
          </w:tcPr>
          <w:p w14:paraId="5A95BFE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28.7%</w:t>
            </w:r>
          </w:p>
        </w:tc>
      </w:tr>
      <w:tr w:rsidR="00445231" w:rsidRPr="0018281A" w14:paraId="21E80568" w14:textId="77777777" w:rsidTr="00164611">
        <w:trPr>
          <w:trHeight w:val="300"/>
        </w:trPr>
        <w:tc>
          <w:tcPr>
            <w:tcW w:w="1074" w:type="dxa"/>
            <w:vMerge/>
            <w:tcMar>
              <w:top w:w="80" w:type="dxa"/>
              <w:left w:w="80" w:type="dxa"/>
              <w:bottom w:w="80" w:type="dxa"/>
              <w:right w:w="80" w:type="dxa"/>
            </w:tcMar>
          </w:tcPr>
          <w:p w14:paraId="56889B7B"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51C1A90E"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0D7F6318" w14:textId="77777777" w:rsidR="00445231" w:rsidRPr="0018281A" w:rsidRDefault="00445231"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6B093D7F"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5C8930A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0.01 [0.00–0.10]</w:t>
            </w:r>
          </w:p>
        </w:tc>
        <w:tc>
          <w:tcPr>
            <w:tcW w:w="2551" w:type="dxa"/>
            <w:tcMar>
              <w:top w:w="80" w:type="dxa"/>
              <w:left w:w="80" w:type="dxa"/>
              <w:bottom w:w="80" w:type="dxa"/>
              <w:right w:w="80" w:type="dxa"/>
            </w:tcMar>
          </w:tcPr>
          <w:p w14:paraId="161CC97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6968CC2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[0.00–0.42]</w:t>
            </w:r>
          </w:p>
        </w:tc>
        <w:tc>
          <w:tcPr>
            <w:tcW w:w="2410" w:type="dxa"/>
            <w:tcMar>
              <w:top w:w="80" w:type="dxa"/>
              <w:left w:w="80" w:type="dxa"/>
              <w:bottom w:w="80" w:type="dxa"/>
              <w:right w:w="80" w:type="dxa"/>
            </w:tcMar>
          </w:tcPr>
          <w:p w14:paraId="746D587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1.0%</w:t>
            </w:r>
          </w:p>
        </w:tc>
      </w:tr>
      <w:tr w:rsidR="00445231" w:rsidRPr="0018281A" w14:paraId="1EAA3302" w14:textId="77777777" w:rsidTr="00164611">
        <w:trPr>
          <w:trHeight w:val="300"/>
        </w:trPr>
        <w:tc>
          <w:tcPr>
            <w:tcW w:w="1074" w:type="dxa"/>
            <w:vMerge/>
            <w:tcMar>
              <w:top w:w="80" w:type="dxa"/>
              <w:left w:w="80" w:type="dxa"/>
              <w:bottom w:w="80" w:type="dxa"/>
              <w:right w:w="80" w:type="dxa"/>
            </w:tcMar>
          </w:tcPr>
          <w:p w14:paraId="5D242C63"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FC7C85A"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3E5DFE3C"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36EF1FF6"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0EA9E3E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[0.00–0.21]</w:t>
            </w:r>
          </w:p>
        </w:tc>
        <w:tc>
          <w:tcPr>
            <w:tcW w:w="2551" w:type="dxa"/>
            <w:tcMar>
              <w:top w:w="80" w:type="dxa"/>
              <w:left w:w="80" w:type="dxa"/>
              <w:bottom w:w="80" w:type="dxa"/>
              <w:right w:w="80" w:type="dxa"/>
            </w:tcMar>
          </w:tcPr>
          <w:p w14:paraId="2697FB7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2F96DE1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0.04 [0.00–0.96]</w:t>
            </w:r>
          </w:p>
        </w:tc>
        <w:tc>
          <w:tcPr>
            <w:tcW w:w="2410" w:type="dxa"/>
            <w:tcMar>
              <w:top w:w="80" w:type="dxa"/>
              <w:left w:w="80" w:type="dxa"/>
              <w:bottom w:w="80" w:type="dxa"/>
              <w:right w:w="80" w:type="dxa"/>
            </w:tcMar>
          </w:tcPr>
          <w:p w14:paraId="49D22A3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2.4%</w:t>
            </w:r>
          </w:p>
        </w:tc>
      </w:tr>
      <w:tr w:rsidR="00445231" w:rsidRPr="0018281A" w14:paraId="0C095E3C" w14:textId="77777777" w:rsidTr="00164611">
        <w:trPr>
          <w:trHeight w:val="300"/>
        </w:trPr>
        <w:tc>
          <w:tcPr>
            <w:tcW w:w="1074" w:type="dxa"/>
            <w:vMerge/>
            <w:tcMar>
              <w:top w:w="80" w:type="dxa"/>
              <w:left w:w="80" w:type="dxa"/>
              <w:bottom w:w="80" w:type="dxa"/>
              <w:right w:w="80" w:type="dxa"/>
            </w:tcMar>
          </w:tcPr>
          <w:p w14:paraId="0273A1F5"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918D965"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3958C3AC"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1D576F02"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3E4A6B2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0.05 [0.00–0.51]</w:t>
            </w:r>
          </w:p>
        </w:tc>
        <w:tc>
          <w:tcPr>
            <w:tcW w:w="2551" w:type="dxa"/>
            <w:tcMar>
              <w:top w:w="80" w:type="dxa"/>
              <w:left w:w="80" w:type="dxa"/>
              <w:bottom w:w="80" w:type="dxa"/>
              <w:right w:w="80" w:type="dxa"/>
            </w:tcMar>
          </w:tcPr>
          <w:p w14:paraId="47FE9A2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0D6DA1B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0.08 [0.00–2.24]</w:t>
            </w:r>
          </w:p>
        </w:tc>
        <w:tc>
          <w:tcPr>
            <w:tcW w:w="2410" w:type="dxa"/>
            <w:tcMar>
              <w:top w:w="80" w:type="dxa"/>
              <w:left w:w="80" w:type="dxa"/>
              <w:bottom w:w="80" w:type="dxa"/>
              <w:right w:w="80" w:type="dxa"/>
            </w:tcMar>
          </w:tcPr>
          <w:p w14:paraId="41E1BC8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6.5%</w:t>
            </w:r>
          </w:p>
        </w:tc>
      </w:tr>
      <w:tr w:rsidR="00445231" w:rsidRPr="000E3702" w14:paraId="561299E9" w14:textId="77777777" w:rsidTr="00164611">
        <w:trPr>
          <w:trHeight w:val="300"/>
        </w:trPr>
        <w:tc>
          <w:tcPr>
            <w:tcW w:w="1074" w:type="dxa"/>
            <w:vMerge/>
            <w:tcMar>
              <w:top w:w="80" w:type="dxa"/>
              <w:left w:w="80" w:type="dxa"/>
              <w:bottom w:w="80" w:type="dxa"/>
              <w:right w:w="80" w:type="dxa"/>
            </w:tcMar>
          </w:tcPr>
          <w:p w14:paraId="5E70CE34"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8A399C0"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274E3411"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E30376E"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1ACB6D3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0.16 [0.01–1.71]</w:t>
            </w:r>
          </w:p>
        </w:tc>
        <w:tc>
          <w:tcPr>
            <w:tcW w:w="2551" w:type="dxa"/>
            <w:tcMar>
              <w:top w:w="80" w:type="dxa"/>
              <w:left w:w="80" w:type="dxa"/>
              <w:bottom w:w="80" w:type="dxa"/>
              <w:right w:w="80" w:type="dxa"/>
            </w:tcMar>
          </w:tcPr>
          <w:p w14:paraId="0929092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06501B6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0.27 [0.01–7.41]</w:t>
            </w:r>
          </w:p>
        </w:tc>
        <w:tc>
          <w:tcPr>
            <w:tcW w:w="2410" w:type="dxa"/>
            <w:tcMar>
              <w:top w:w="80" w:type="dxa"/>
              <w:left w:w="80" w:type="dxa"/>
              <w:bottom w:w="80" w:type="dxa"/>
              <w:right w:w="80" w:type="dxa"/>
            </w:tcMar>
          </w:tcPr>
          <w:p w14:paraId="4A37B47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21.1%</w:t>
            </w:r>
          </w:p>
        </w:tc>
      </w:tr>
      <w:tr w:rsidR="00445231" w:rsidRPr="0018281A" w14:paraId="2AB0C7BA" w14:textId="77777777" w:rsidTr="00164611">
        <w:trPr>
          <w:trHeight w:val="300"/>
        </w:trPr>
        <w:tc>
          <w:tcPr>
            <w:tcW w:w="1074" w:type="dxa"/>
            <w:vMerge/>
            <w:tcMar>
              <w:top w:w="80" w:type="dxa"/>
              <w:left w:w="80" w:type="dxa"/>
              <w:bottom w:w="80" w:type="dxa"/>
              <w:right w:w="80" w:type="dxa"/>
            </w:tcMar>
          </w:tcPr>
          <w:p w14:paraId="22A75C55" w14:textId="77777777" w:rsidR="00445231" w:rsidRPr="0018281A" w:rsidRDefault="00445231" w:rsidP="0018281A">
            <w:pPr>
              <w:jc w:val="center"/>
              <w:rPr>
                <w:rFonts w:ascii="Calibri" w:hAnsi="Calibri" w:cs="Calibri"/>
              </w:rPr>
            </w:pPr>
          </w:p>
        </w:tc>
        <w:tc>
          <w:tcPr>
            <w:tcW w:w="1258" w:type="dxa"/>
            <w:vMerge w:val="restart"/>
            <w:tcMar>
              <w:top w:w="80" w:type="dxa"/>
              <w:left w:w="80" w:type="dxa"/>
              <w:bottom w:w="80" w:type="dxa"/>
              <w:right w:w="80" w:type="dxa"/>
            </w:tcMar>
          </w:tcPr>
          <w:p w14:paraId="098DF6CF" w14:textId="77777777" w:rsidR="00445231" w:rsidRPr="0018281A" w:rsidRDefault="00445231" w:rsidP="0018281A">
            <w:pPr>
              <w:jc w:val="center"/>
              <w:rPr>
                <w:rFonts w:ascii="Calibri" w:hAnsi="Calibri" w:cs="Calibri"/>
              </w:rPr>
            </w:pPr>
            <w:r w:rsidRPr="0018281A">
              <w:rPr>
                <w:rFonts w:ascii="Calibri" w:hAnsi="Calibri" w:cs="Calibri"/>
                <w:sz w:val="16"/>
              </w:rPr>
              <w:t>Moderate</w:t>
            </w:r>
          </w:p>
        </w:tc>
        <w:tc>
          <w:tcPr>
            <w:tcW w:w="1029" w:type="dxa"/>
            <w:vMerge w:val="restart"/>
            <w:tcMar>
              <w:top w:w="80" w:type="dxa"/>
              <w:left w:w="80" w:type="dxa"/>
              <w:bottom w:w="80" w:type="dxa"/>
              <w:right w:w="80" w:type="dxa"/>
            </w:tcMar>
          </w:tcPr>
          <w:p w14:paraId="26421315" w14:textId="77777777" w:rsidR="00445231" w:rsidRPr="0018281A" w:rsidRDefault="00445231" w:rsidP="0018281A">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4FE2C2BA"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495538F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6576CB3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19600B3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[0.00–8.57]</w:t>
            </w:r>
          </w:p>
        </w:tc>
        <w:tc>
          <w:tcPr>
            <w:tcW w:w="2410" w:type="dxa"/>
            <w:tcMar>
              <w:top w:w="80" w:type="dxa"/>
              <w:left w:w="80" w:type="dxa"/>
              <w:bottom w:w="80" w:type="dxa"/>
              <w:right w:w="80" w:type="dxa"/>
            </w:tcMar>
          </w:tcPr>
          <w:p w14:paraId="149B73A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7.6%</w:t>
            </w:r>
          </w:p>
        </w:tc>
      </w:tr>
      <w:tr w:rsidR="00445231" w:rsidRPr="0018281A" w14:paraId="6B1CC394" w14:textId="77777777" w:rsidTr="00164611">
        <w:trPr>
          <w:trHeight w:val="300"/>
        </w:trPr>
        <w:tc>
          <w:tcPr>
            <w:tcW w:w="1074" w:type="dxa"/>
            <w:vMerge/>
            <w:tcMar>
              <w:top w:w="80" w:type="dxa"/>
              <w:left w:w="80" w:type="dxa"/>
              <w:bottom w:w="80" w:type="dxa"/>
              <w:right w:w="80" w:type="dxa"/>
            </w:tcMar>
          </w:tcPr>
          <w:p w14:paraId="5AEB0049"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476E8EF"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60D2C854"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115C1E80"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160AE22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3A91C65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05737E0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0.04 [0.00–19.40]</w:t>
            </w:r>
          </w:p>
        </w:tc>
        <w:tc>
          <w:tcPr>
            <w:tcW w:w="2410" w:type="dxa"/>
            <w:tcMar>
              <w:top w:w="80" w:type="dxa"/>
              <w:left w:w="80" w:type="dxa"/>
              <w:bottom w:w="80" w:type="dxa"/>
              <w:right w:w="80" w:type="dxa"/>
            </w:tcMar>
          </w:tcPr>
          <w:p w14:paraId="3AB5CA4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11.4%</w:t>
            </w:r>
          </w:p>
        </w:tc>
      </w:tr>
      <w:tr w:rsidR="00445231" w:rsidRPr="0018281A" w14:paraId="555FCF4F" w14:textId="77777777" w:rsidTr="00164611">
        <w:trPr>
          <w:trHeight w:val="300"/>
        </w:trPr>
        <w:tc>
          <w:tcPr>
            <w:tcW w:w="1074" w:type="dxa"/>
            <w:vMerge/>
            <w:tcMar>
              <w:top w:w="80" w:type="dxa"/>
              <w:left w:w="80" w:type="dxa"/>
              <w:bottom w:w="80" w:type="dxa"/>
              <w:right w:w="80" w:type="dxa"/>
            </w:tcMar>
          </w:tcPr>
          <w:p w14:paraId="4987E5CC"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7D87A5A3"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57EA58F2"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546329FC"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7B4E7BD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0.01 [0.00–0.03]</w:t>
            </w:r>
          </w:p>
        </w:tc>
        <w:tc>
          <w:tcPr>
            <w:tcW w:w="2551" w:type="dxa"/>
            <w:tcMar>
              <w:top w:w="80" w:type="dxa"/>
              <w:left w:w="80" w:type="dxa"/>
              <w:bottom w:w="80" w:type="dxa"/>
              <w:right w:w="80" w:type="dxa"/>
            </w:tcMar>
          </w:tcPr>
          <w:p w14:paraId="0CF2CCE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59AB073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0.09 [0.00–42.51]</w:t>
            </w:r>
          </w:p>
        </w:tc>
        <w:tc>
          <w:tcPr>
            <w:tcW w:w="2410" w:type="dxa"/>
            <w:tcMar>
              <w:top w:w="80" w:type="dxa"/>
              <w:left w:w="80" w:type="dxa"/>
              <w:bottom w:w="80" w:type="dxa"/>
              <w:right w:w="80" w:type="dxa"/>
            </w:tcMar>
          </w:tcPr>
          <w:p w14:paraId="113FBDC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17.0%</w:t>
            </w:r>
          </w:p>
        </w:tc>
      </w:tr>
      <w:tr w:rsidR="00445231" w:rsidRPr="0018281A" w14:paraId="79398D44" w14:textId="77777777" w:rsidTr="00164611">
        <w:trPr>
          <w:trHeight w:val="300"/>
        </w:trPr>
        <w:tc>
          <w:tcPr>
            <w:tcW w:w="1074" w:type="dxa"/>
            <w:vMerge/>
            <w:tcMar>
              <w:top w:w="80" w:type="dxa"/>
              <w:left w:w="80" w:type="dxa"/>
              <w:bottom w:w="80" w:type="dxa"/>
              <w:right w:w="80" w:type="dxa"/>
            </w:tcMar>
          </w:tcPr>
          <w:p w14:paraId="57A0F200"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5470BDD8"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42FEB21"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3D5BF46E"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0BBCF69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[0.00–0.14]</w:t>
            </w:r>
          </w:p>
        </w:tc>
        <w:tc>
          <w:tcPr>
            <w:tcW w:w="2551" w:type="dxa"/>
            <w:tcMar>
              <w:top w:w="80" w:type="dxa"/>
              <w:left w:w="80" w:type="dxa"/>
              <w:bottom w:w="80" w:type="dxa"/>
              <w:right w:w="80" w:type="dxa"/>
            </w:tcMar>
          </w:tcPr>
          <w:p w14:paraId="6B4C64B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6CC03E8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0.39 [0.02–192.63]</w:t>
            </w:r>
          </w:p>
        </w:tc>
        <w:tc>
          <w:tcPr>
            <w:tcW w:w="2410" w:type="dxa"/>
            <w:tcMar>
              <w:top w:w="80" w:type="dxa"/>
              <w:left w:w="80" w:type="dxa"/>
              <w:bottom w:w="80" w:type="dxa"/>
              <w:right w:w="80" w:type="dxa"/>
            </w:tcMar>
          </w:tcPr>
          <w:p w14:paraId="262BCBE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33.6%</w:t>
            </w:r>
          </w:p>
        </w:tc>
      </w:tr>
      <w:tr w:rsidR="00445231" w:rsidRPr="0018281A" w14:paraId="35C3861A" w14:textId="77777777" w:rsidTr="00164611">
        <w:trPr>
          <w:trHeight w:val="300"/>
        </w:trPr>
        <w:tc>
          <w:tcPr>
            <w:tcW w:w="1074" w:type="dxa"/>
            <w:vMerge/>
            <w:tcMar>
              <w:top w:w="80" w:type="dxa"/>
              <w:left w:w="80" w:type="dxa"/>
              <w:bottom w:w="80" w:type="dxa"/>
              <w:right w:w="80" w:type="dxa"/>
            </w:tcMar>
          </w:tcPr>
          <w:p w14:paraId="2FED66A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1892084"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44B132BB" w14:textId="77777777" w:rsidR="00445231" w:rsidRPr="0018281A" w:rsidRDefault="00445231"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5CF41469"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1ABFF03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[0.00–0.00]</w:t>
            </w:r>
          </w:p>
        </w:tc>
        <w:tc>
          <w:tcPr>
            <w:tcW w:w="2551" w:type="dxa"/>
            <w:tcMar>
              <w:top w:w="80" w:type="dxa"/>
              <w:left w:w="80" w:type="dxa"/>
              <w:bottom w:w="80" w:type="dxa"/>
              <w:right w:w="80" w:type="dxa"/>
            </w:tcMar>
          </w:tcPr>
          <w:p w14:paraId="507023C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791A994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0.01 [0.00–6.80]</w:t>
            </w:r>
          </w:p>
        </w:tc>
        <w:tc>
          <w:tcPr>
            <w:tcW w:w="2410" w:type="dxa"/>
            <w:tcMar>
              <w:top w:w="80" w:type="dxa"/>
              <w:left w:w="80" w:type="dxa"/>
              <w:bottom w:w="80" w:type="dxa"/>
              <w:right w:w="80" w:type="dxa"/>
            </w:tcMar>
          </w:tcPr>
          <w:p w14:paraId="0C7669B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6.6%</w:t>
            </w:r>
          </w:p>
        </w:tc>
      </w:tr>
      <w:tr w:rsidR="00445231" w:rsidRPr="0018281A" w14:paraId="5DD681FF" w14:textId="77777777" w:rsidTr="00164611">
        <w:trPr>
          <w:trHeight w:val="300"/>
        </w:trPr>
        <w:tc>
          <w:tcPr>
            <w:tcW w:w="1074" w:type="dxa"/>
            <w:vMerge/>
            <w:tcMar>
              <w:top w:w="80" w:type="dxa"/>
              <w:left w:w="80" w:type="dxa"/>
              <w:bottom w:w="80" w:type="dxa"/>
              <w:right w:w="80" w:type="dxa"/>
            </w:tcMar>
          </w:tcPr>
          <w:p w14:paraId="28FC5263"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72F1699E"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326DC171"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37A2ED3C"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0073E0D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7884EA2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1E188CE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0.03 [0.00–15.54]</w:t>
            </w:r>
          </w:p>
        </w:tc>
        <w:tc>
          <w:tcPr>
            <w:tcW w:w="2410" w:type="dxa"/>
            <w:tcMar>
              <w:top w:w="80" w:type="dxa"/>
              <w:left w:w="80" w:type="dxa"/>
              <w:bottom w:w="80" w:type="dxa"/>
              <w:right w:w="80" w:type="dxa"/>
            </w:tcMar>
          </w:tcPr>
          <w:p w14:paraId="2EE3378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10.1%</w:t>
            </w:r>
          </w:p>
        </w:tc>
      </w:tr>
      <w:tr w:rsidR="00445231" w:rsidRPr="0018281A" w14:paraId="57E9BE14" w14:textId="77777777" w:rsidTr="00164611">
        <w:trPr>
          <w:trHeight w:val="300"/>
        </w:trPr>
        <w:tc>
          <w:tcPr>
            <w:tcW w:w="1074" w:type="dxa"/>
            <w:vMerge/>
            <w:tcMar>
              <w:top w:w="80" w:type="dxa"/>
              <w:left w:w="80" w:type="dxa"/>
              <w:bottom w:w="80" w:type="dxa"/>
              <w:right w:w="80" w:type="dxa"/>
            </w:tcMar>
          </w:tcPr>
          <w:p w14:paraId="0945FDD0"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5D26D6CC"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360B3FD4"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689C7B2F"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562EABB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[0.00–0.03]</w:t>
            </w:r>
          </w:p>
        </w:tc>
        <w:tc>
          <w:tcPr>
            <w:tcW w:w="2551" w:type="dxa"/>
            <w:tcMar>
              <w:top w:w="80" w:type="dxa"/>
              <w:left w:w="80" w:type="dxa"/>
              <w:bottom w:w="80" w:type="dxa"/>
              <w:right w:w="80" w:type="dxa"/>
            </w:tcMar>
          </w:tcPr>
          <w:p w14:paraId="577F608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CA7FAD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[0.00–34.63]</w:t>
            </w:r>
          </w:p>
        </w:tc>
        <w:tc>
          <w:tcPr>
            <w:tcW w:w="2410" w:type="dxa"/>
            <w:tcMar>
              <w:top w:w="80" w:type="dxa"/>
              <w:left w:w="80" w:type="dxa"/>
              <w:bottom w:w="80" w:type="dxa"/>
              <w:right w:w="80" w:type="dxa"/>
            </w:tcMar>
          </w:tcPr>
          <w:p w14:paraId="634E8FA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14.8%</w:t>
            </w:r>
          </w:p>
        </w:tc>
      </w:tr>
      <w:tr w:rsidR="00445231" w:rsidRPr="0018281A" w14:paraId="155482C2" w14:textId="77777777" w:rsidTr="00164611">
        <w:trPr>
          <w:trHeight w:val="300"/>
        </w:trPr>
        <w:tc>
          <w:tcPr>
            <w:tcW w:w="1074" w:type="dxa"/>
            <w:vMerge/>
            <w:tcMar>
              <w:top w:w="80" w:type="dxa"/>
              <w:left w:w="80" w:type="dxa"/>
              <w:bottom w:w="80" w:type="dxa"/>
              <w:right w:w="80" w:type="dxa"/>
            </w:tcMar>
          </w:tcPr>
          <w:p w14:paraId="3D2DD8E3"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2E64B37"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77E05325"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3E2AE4C"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5A457D3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[0.00–0.11]</w:t>
            </w:r>
          </w:p>
        </w:tc>
        <w:tc>
          <w:tcPr>
            <w:tcW w:w="2551" w:type="dxa"/>
            <w:tcMar>
              <w:top w:w="80" w:type="dxa"/>
              <w:left w:w="80" w:type="dxa"/>
              <w:bottom w:w="80" w:type="dxa"/>
              <w:right w:w="80" w:type="dxa"/>
            </w:tcMar>
          </w:tcPr>
          <w:p w14:paraId="36E083B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5E29BED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0.30 [0.01–150.90]</w:t>
            </w:r>
          </w:p>
        </w:tc>
        <w:tc>
          <w:tcPr>
            <w:tcW w:w="2410" w:type="dxa"/>
            <w:tcMar>
              <w:top w:w="80" w:type="dxa"/>
              <w:left w:w="80" w:type="dxa"/>
              <w:bottom w:w="80" w:type="dxa"/>
              <w:right w:w="80" w:type="dxa"/>
            </w:tcMar>
          </w:tcPr>
          <w:p w14:paraId="028A791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29.8%</w:t>
            </w:r>
          </w:p>
        </w:tc>
      </w:tr>
      <w:tr w:rsidR="00445231" w:rsidRPr="0018281A" w14:paraId="0E4EF4D7" w14:textId="77777777" w:rsidTr="00164611">
        <w:trPr>
          <w:trHeight w:val="300"/>
        </w:trPr>
        <w:tc>
          <w:tcPr>
            <w:tcW w:w="1074" w:type="dxa"/>
            <w:vMerge/>
            <w:tcMar>
              <w:top w:w="80" w:type="dxa"/>
              <w:left w:w="80" w:type="dxa"/>
              <w:bottom w:w="80" w:type="dxa"/>
              <w:right w:w="80" w:type="dxa"/>
            </w:tcMar>
          </w:tcPr>
          <w:p w14:paraId="66291BAD"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5217AC77"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71402B4B" w14:textId="77777777" w:rsidR="00445231" w:rsidRPr="0018281A" w:rsidRDefault="00445231"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45C9C2D3"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6843E5C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0FD1F36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0474A66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[0.00–8.18]</w:t>
            </w:r>
          </w:p>
        </w:tc>
        <w:tc>
          <w:tcPr>
            <w:tcW w:w="2410" w:type="dxa"/>
            <w:tcMar>
              <w:top w:w="80" w:type="dxa"/>
              <w:left w:w="80" w:type="dxa"/>
              <w:bottom w:w="80" w:type="dxa"/>
              <w:right w:w="80" w:type="dxa"/>
            </w:tcMar>
          </w:tcPr>
          <w:p w14:paraId="0A20259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7.4%</w:t>
            </w:r>
          </w:p>
        </w:tc>
      </w:tr>
      <w:tr w:rsidR="00445231" w:rsidRPr="0018281A" w14:paraId="2C1F63F6" w14:textId="77777777" w:rsidTr="00164611">
        <w:trPr>
          <w:trHeight w:val="300"/>
        </w:trPr>
        <w:tc>
          <w:tcPr>
            <w:tcW w:w="1074" w:type="dxa"/>
            <w:vMerge/>
            <w:tcMar>
              <w:top w:w="80" w:type="dxa"/>
              <w:left w:w="80" w:type="dxa"/>
              <w:bottom w:w="80" w:type="dxa"/>
              <w:right w:w="80" w:type="dxa"/>
            </w:tcMar>
          </w:tcPr>
          <w:p w14:paraId="06138D90"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72A7C4B"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73EF1ED0"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377DFC09"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773AC37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24691F5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6FE4438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0.04 [0.00–19.34]</w:t>
            </w:r>
          </w:p>
        </w:tc>
        <w:tc>
          <w:tcPr>
            <w:tcW w:w="2410" w:type="dxa"/>
            <w:tcMar>
              <w:top w:w="80" w:type="dxa"/>
              <w:left w:w="80" w:type="dxa"/>
              <w:bottom w:w="80" w:type="dxa"/>
              <w:right w:w="80" w:type="dxa"/>
            </w:tcMar>
          </w:tcPr>
          <w:p w14:paraId="22FF02E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11.0%</w:t>
            </w:r>
          </w:p>
        </w:tc>
      </w:tr>
      <w:tr w:rsidR="00445231" w:rsidRPr="0018281A" w14:paraId="3EFBF701" w14:textId="77777777" w:rsidTr="00164611">
        <w:trPr>
          <w:trHeight w:val="300"/>
        </w:trPr>
        <w:tc>
          <w:tcPr>
            <w:tcW w:w="1074" w:type="dxa"/>
            <w:vMerge/>
            <w:tcMar>
              <w:top w:w="80" w:type="dxa"/>
              <w:left w:w="80" w:type="dxa"/>
              <w:bottom w:w="80" w:type="dxa"/>
              <w:right w:w="80" w:type="dxa"/>
            </w:tcMar>
          </w:tcPr>
          <w:p w14:paraId="4B4A9A80"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815FAF1"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4E48AC3E"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5504A54F"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2E4698E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0.01 [0.00–0.03]</w:t>
            </w:r>
          </w:p>
        </w:tc>
        <w:tc>
          <w:tcPr>
            <w:tcW w:w="2551" w:type="dxa"/>
            <w:tcMar>
              <w:top w:w="80" w:type="dxa"/>
              <w:left w:w="80" w:type="dxa"/>
              <w:bottom w:w="80" w:type="dxa"/>
              <w:right w:w="80" w:type="dxa"/>
            </w:tcMar>
          </w:tcPr>
          <w:p w14:paraId="65656BA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7EE0B2C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0.08 [0.00–39.53]</w:t>
            </w:r>
          </w:p>
        </w:tc>
        <w:tc>
          <w:tcPr>
            <w:tcW w:w="2410" w:type="dxa"/>
            <w:tcMar>
              <w:top w:w="80" w:type="dxa"/>
              <w:left w:w="80" w:type="dxa"/>
              <w:bottom w:w="80" w:type="dxa"/>
              <w:right w:w="80" w:type="dxa"/>
            </w:tcMar>
          </w:tcPr>
          <w:p w14:paraId="0D382BF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16.3%</w:t>
            </w:r>
          </w:p>
        </w:tc>
      </w:tr>
      <w:tr w:rsidR="00445231" w:rsidRPr="0018281A" w14:paraId="6B95F8C9" w14:textId="77777777" w:rsidTr="00164611">
        <w:trPr>
          <w:trHeight w:val="300"/>
        </w:trPr>
        <w:tc>
          <w:tcPr>
            <w:tcW w:w="1074" w:type="dxa"/>
            <w:vMerge/>
            <w:tcMar>
              <w:top w:w="80" w:type="dxa"/>
              <w:left w:w="80" w:type="dxa"/>
              <w:bottom w:w="80" w:type="dxa"/>
              <w:right w:w="80" w:type="dxa"/>
            </w:tcMar>
          </w:tcPr>
          <w:p w14:paraId="633FAB64"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C9F06DA"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1BD6A5C6"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14A268D6"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359C8D4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[0.00–0.13]</w:t>
            </w:r>
          </w:p>
        </w:tc>
        <w:tc>
          <w:tcPr>
            <w:tcW w:w="2551" w:type="dxa"/>
            <w:tcMar>
              <w:top w:w="80" w:type="dxa"/>
              <w:left w:w="80" w:type="dxa"/>
              <w:bottom w:w="80" w:type="dxa"/>
              <w:right w:w="80" w:type="dxa"/>
            </w:tcMar>
          </w:tcPr>
          <w:p w14:paraId="51E54EE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65102FB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0.37 [0.02–181.39]</w:t>
            </w:r>
          </w:p>
        </w:tc>
        <w:tc>
          <w:tcPr>
            <w:tcW w:w="2410" w:type="dxa"/>
            <w:tcMar>
              <w:top w:w="80" w:type="dxa"/>
              <w:left w:w="80" w:type="dxa"/>
              <w:bottom w:w="80" w:type="dxa"/>
              <w:right w:w="80" w:type="dxa"/>
            </w:tcMar>
          </w:tcPr>
          <w:p w14:paraId="39040DE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32.4%</w:t>
            </w:r>
          </w:p>
        </w:tc>
      </w:tr>
      <w:tr w:rsidR="00445231" w:rsidRPr="0018281A" w14:paraId="63041959" w14:textId="77777777" w:rsidTr="00164611">
        <w:trPr>
          <w:trHeight w:val="300"/>
        </w:trPr>
        <w:tc>
          <w:tcPr>
            <w:tcW w:w="1074" w:type="dxa"/>
            <w:vMerge/>
            <w:tcMar>
              <w:top w:w="80" w:type="dxa"/>
              <w:left w:w="80" w:type="dxa"/>
              <w:bottom w:w="80" w:type="dxa"/>
              <w:right w:w="80" w:type="dxa"/>
            </w:tcMar>
          </w:tcPr>
          <w:p w14:paraId="737614C1"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40712F2"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6E6E97DE" w14:textId="77777777" w:rsidR="00445231" w:rsidRPr="0018281A" w:rsidRDefault="00445231"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23C50434"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583F0F9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0.01 [0.00–0.06]</w:t>
            </w:r>
          </w:p>
        </w:tc>
        <w:tc>
          <w:tcPr>
            <w:tcW w:w="2551" w:type="dxa"/>
            <w:tcMar>
              <w:top w:w="80" w:type="dxa"/>
              <w:left w:w="80" w:type="dxa"/>
              <w:bottom w:w="80" w:type="dxa"/>
              <w:right w:w="80" w:type="dxa"/>
            </w:tcMar>
          </w:tcPr>
          <w:p w14:paraId="0645DF6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4197900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[0.00–0.30]</w:t>
            </w:r>
          </w:p>
        </w:tc>
        <w:tc>
          <w:tcPr>
            <w:tcW w:w="2410" w:type="dxa"/>
            <w:tcMar>
              <w:top w:w="80" w:type="dxa"/>
              <w:left w:w="80" w:type="dxa"/>
              <w:bottom w:w="80" w:type="dxa"/>
              <w:right w:w="80" w:type="dxa"/>
            </w:tcMar>
          </w:tcPr>
          <w:p w14:paraId="6E7D968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0.5%</w:t>
            </w:r>
          </w:p>
        </w:tc>
      </w:tr>
      <w:tr w:rsidR="00445231" w:rsidRPr="0018281A" w14:paraId="6F8197B5" w14:textId="77777777" w:rsidTr="00164611">
        <w:trPr>
          <w:trHeight w:val="300"/>
        </w:trPr>
        <w:tc>
          <w:tcPr>
            <w:tcW w:w="1074" w:type="dxa"/>
            <w:vMerge/>
            <w:tcMar>
              <w:top w:w="80" w:type="dxa"/>
              <w:left w:w="80" w:type="dxa"/>
              <w:bottom w:w="80" w:type="dxa"/>
              <w:right w:w="80" w:type="dxa"/>
            </w:tcMar>
          </w:tcPr>
          <w:p w14:paraId="2F4D4B9E"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35AAF89"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90CEB05"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4FA0E6E6"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6AC6D55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[0.00–0.14]</w:t>
            </w:r>
          </w:p>
        </w:tc>
        <w:tc>
          <w:tcPr>
            <w:tcW w:w="2551" w:type="dxa"/>
            <w:tcMar>
              <w:top w:w="80" w:type="dxa"/>
              <w:left w:w="80" w:type="dxa"/>
              <w:bottom w:w="80" w:type="dxa"/>
              <w:right w:w="80" w:type="dxa"/>
            </w:tcMar>
          </w:tcPr>
          <w:p w14:paraId="68F3C8B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6B6716D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0.04 [0.00–0.69]</w:t>
            </w:r>
          </w:p>
        </w:tc>
        <w:tc>
          <w:tcPr>
            <w:tcW w:w="2410" w:type="dxa"/>
            <w:tcMar>
              <w:top w:w="80" w:type="dxa"/>
              <w:left w:w="80" w:type="dxa"/>
              <w:bottom w:w="80" w:type="dxa"/>
              <w:right w:w="80" w:type="dxa"/>
            </w:tcMar>
          </w:tcPr>
          <w:p w14:paraId="6CE3856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1.5%</w:t>
            </w:r>
          </w:p>
        </w:tc>
      </w:tr>
      <w:tr w:rsidR="00445231" w:rsidRPr="0018281A" w14:paraId="427C691B" w14:textId="77777777" w:rsidTr="00164611">
        <w:trPr>
          <w:trHeight w:val="300"/>
        </w:trPr>
        <w:tc>
          <w:tcPr>
            <w:tcW w:w="1074" w:type="dxa"/>
            <w:vMerge/>
            <w:tcMar>
              <w:top w:w="80" w:type="dxa"/>
              <w:left w:w="80" w:type="dxa"/>
              <w:bottom w:w="80" w:type="dxa"/>
              <w:right w:w="80" w:type="dxa"/>
            </w:tcMar>
          </w:tcPr>
          <w:p w14:paraId="59A5EC1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D60345B"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7EC571C1"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7A9EC20"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4CD480E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0.06 [0.01–0.31]</w:t>
            </w:r>
          </w:p>
        </w:tc>
        <w:tc>
          <w:tcPr>
            <w:tcW w:w="2551" w:type="dxa"/>
            <w:tcMar>
              <w:top w:w="80" w:type="dxa"/>
              <w:left w:w="80" w:type="dxa"/>
              <w:bottom w:w="80" w:type="dxa"/>
              <w:right w:w="80" w:type="dxa"/>
            </w:tcMar>
          </w:tcPr>
          <w:p w14:paraId="0F632DA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6ADB884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0.09 [0.01–1.55]</w:t>
            </w:r>
          </w:p>
        </w:tc>
        <w:tc>
          <w:tcPr>
            <w:tcW w:w="2410" w:type="dxa"/>
            <w:tcMar>
              <w:top w:w="80" w:type="dxa"/>
              <w:left w:w="80" w:type="dxa"/>
              <w:bottom w:w="80" w:type="dxa"/>
              <w:right w:w="80" w:type="dxa"/>
            </w:tcMar>
          </w:tcPr>
          <w:p w14:paraId="030719F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4.7%</w:t>
            </w:r>
          </w:p>
        </w:tc>
      </w:tr>
      <w:tr w:rsidR="00445231" w:rsidRPr="0018281A" w14:paraId="34866D75" w14:textId="77777777" w:rsidTr="00164611">
        <w:trPr>
          <w:trHeight w:val="300"/>
        </w:trPr>
        <w:tc>
          <w:tcPr>
            <w:tcW w:w="1074" w:type="dxa"/>
            <w:vMerge/>
            <w:tcMar>
              <w:top w:w="80" w:type="dxa"/>
              <w:left w:w="80" w:type="dxa"/>
              <w:bottom w:w="80" w:type="dxa"/>
              <w:right w:w="80" w:type="dxa"/>
            </w:tcMar>
          </w:tcPr>
          <w:p w14:paraId="39D9101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574C418A"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237B2187"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45C1FC14"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3DF0626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0.24 [0.04–1.41]</w:t>
            </w:r>
          </w:p>
        </w:tc>
        <w:tc>
          <w:tcPr>
            <w:tcW w:w="2551" w:type="dxa"/>
            <w:tcMar>
              <w:top w:w="80" w:type="dxa"/>
              <w:left w:w="80" w:type="dxa"/>
              <w:bottom w:w="80" w:type="dxa"/>
              <w:right w:w="80" w:type="dxa"/>
            </w:tcMar>
          </w:tcPr>
          <w:p w14:paraId="49FC132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6676FA0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0.41 [0.04–6.99]</w:t>
            </w:r>
          </w:p>
        </w:tc>
        <w:tc>
          <w:tcPr>
            <w:tcW w:w="2410" w:type="dxa"/>
            <w:tcMar>
              <w:top w:w="80" w:type="dxa"/>
              <w:left w:w="80" w:type="dxa"/>
              <w:bottom w:w="80" w:type="dxa"/>
              <w:right w:w="80" w:type="dxa"/>
            </w:tcMar>
          </w:tcPr>
          <w:p w14:paraId="7D6205D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24.8%</w:t>
            </w:r>
          </w:p>
        </w:tc>
      </w:tr>
      <w:tr w:rsidR="00445231" w:rsidRPr="0018281A" w14:paraId="38B95132" w14:textId="77777777" w:rsidTr="00164611">
        <w:trPr>
          <w:trHeight w:val="300"/>
        </w:trPr>
        <w:tc>
          <w:tcPr>
            <w:tcW w:w="1074" w:type="dxa"/>
            <w:vMerge/>
            <w:tcMar>
              <w:top w:w="80" w:type="dxa"/>
              <w:left w:w="80" w:type="dxa"/>
              <w:bottom w:w="80" w:type="dxa"/>
              <w:right w:w="80" w:type="dxa"/>
            </w:tcMar>
          </w:tcPr>
          <w:p w14:paraId="2421FA72" w14:textId="77777777" w:rsidR="00445231" w:rsidRPr="0018281A" w:rsidRDefault="00445231" w:rsidP="0018281A">
            <w:pPr>
              <w:jc w:val="center"/>
              <w:rPr>
                <w:rFonts w:ascii="Calibri" w:hAnsi="Calibri" w:cs="Calibri"/>
              </w:rPr>
            </w:pPr>
          </w:p>
        </w:tc>
        <w:tc>
          <w:tcPr>
            <w:tcW w:w="1258" w:type="dxa"/>
            <w:vMerge w:val="restart"/>
            <w:tcMar>
              <w:top w:w="80" w:type="dxa"/>
              <w:left w:w="80" w:type="dxa"/>
              <w:bottom w:w="80" w:type="dxa"/>
              <w:right w:w="80" w:type="dxa"/>
            </w:tcMar>
          </w:tcPr>
          <w:p w14:paraId="4691B231" w14:textId="77777777" w:rsidR="00445231" w:rsidRPr="0018281A" w:rsidRDefault="00445231" w:rsidP="0018281A">
            <w:pPr>
              <w:jc w:val="center"/>
              <w:rPr>
                <w:rFonts w:ascii="Calibri" w:hAnsi="Calibri" w:cs="Calibri"/>
              </w:rPr>
            </w:pPr>
            <w:r w:rsidRPr="0018281A">
              <w:rPr>
                <w:rFonts w:ascii="Calibri" w:hAnsi="Calibri" w:cs="Calibri"/>
                <w:sz w:val="16"/>
              </w:rPr>
              <w:t>High</w:t>
            </w:r>
          </w:p>
        </w:tc>
        <w:tc>
          <w:tcPr>
            <w:tcW w:w="1029" w:type="dxa"/>
            <w:vMerge w:val="restart"/>
            <w:tcMar>
              <w:top w:w="80" w:type="dxa"/>
              <w:left w:w="80" w:type="dxa"/>
              <w:bottom w:w="80" w:type="dxa"/>
              <w:right w:w="80" w:type="dxa"/>
            </w:tcMar>
          </w:tcPr>
          <w:p w14:paraId="5E6DE647" w14:textId="77777777" w:rsidR="00445231" w:rsidRPr="0018281A" w:rsidRDefault="00445231" w:rsidP="0018281A">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392821E3"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53A8D11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[0.00–0.05]</w:t>
            </w:r>
          </w:p>
        </w:tc>
        <w:tc>
          <w:tcPr>
            <w:tcW w:w="2551" w:type="dxa"/>
            <w:tcMar>
              <w:top w:w="80" w:type="dxa"/>
              <w:left w:w="80" w:type="dxa"/>
              <w:bottom w:w="80" w:type="dxa"/>
              <w:right w:w="80" w:type="dxa"/>
            </w:tcMar>
          </w:tcPr>
          <w:p w14:paraId="0E6B229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3F1B11F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0.05 [0.00–32.55]</w:t>
            </w:r>
          </w:p>
        </w:tc>
        <w:tc>
          <w:tcPr>
            <w:tcW w:w="2410" w:type="dxa"/>
            <w:tcMar>
              <w:top w:w="80" w:type="dxa"/>
              <w:left w:w="80" w:type="dxa"/>
              <w:bottom w:w="80" w:type="dxa"/>
              <w:right w:w="80" w:type="dxa"/>
            </w:tcMar>
          </w:tcPr>
          <w:p w14:paraId="0C8DD88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13.8%</w:t>
            </w:r>
          </w:p>
        </w:tc>
      </w:tr>
      <w:tr w:rsidR="00445231" w:rsidRPr="0018281A" w14:paraId="7E0A74E5" w14:textId="77777777" w:rsidTr="00164611">
        <w:trPr>
          <w:trHeight w:val="300"/>
        </w:trPr>
        <w:tc>
          <w:tcPr>
            <w:tcW w:w="1074" w:type="dxa"/>
            <w:vMerge/>
            <w:tcMar>
              <w:top w:w="80" w:type="dxa"/>
              <w:left w:w="80" w:type="dxa"/>
              <w:bottom w:w="80" w:type="dxa"/>
              <w:right w:w="80" w:type="dxa"/>
            </w:tcMar>
          </w:tcPr>
          <w:p w14:paraId="386CB8F1"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DFFBDDB"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17235F44"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430A6BF9"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01DD191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0.01 [0.00–0.11]</w:t>
            </w:r>
          </w:p>
        </w:tc>
        <w:tc>
          <w:tcPr>
            <w:tcW w:w="2551" w:type="dxa"/>
            <w:tcMar>
              <w:top w:w="80" w:type="dxa"/>
              <w:left w:w="80" w:type="dxa"/>
              <w:bottom w:w="80" w:type="dxa"/>
              <w:right w:w="80" w:type="dxa"/>
            </w:tcMar>
          </w:tcPr>
          <w:p w14:paraId="1A18FEF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BFB3C7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0.10 [0.00–72.15]</w:t>
            </w:r>
          </w:p>
        </w:tc>
        <w:tc>
          <w:tcPr>
            <w:tcW w:w="2410" w:type="dxa"/>
            <w:tcMar>
              <w:top w:w="80" w:type="dxa"/>
              <w:left w:w="80" w:type="dxa"/>
              <w:bottom w:w="80" w:type="dxa"/>
              <w:right w:w="80" w:type="dxa"/>
            </w:tcMar>
          </w:tcPr>
          <w:p w14:paraId="004BFBE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20.0%</w:t>
            </w:r>
          </w:p>
        </w:tc>
      </w:tr>
      <w:tr w:rsidR="00445231" w:rsidRPr="0018281A" w14:paraId="12BBF62C" w14:textId="77777777" w:rsidTr="00164611">
        <w:trPr>
          <w:trHeight w:val="300"/>
        </w:trPr>
        <w:tc>
          <w:tcPr>
            <w:tcW w:w="1074" w:type="dxa"/>
            <w:vMerge/>
            <w:tcMar>
              <w:top w:w="80" w:type="dxa"/>
              <w:left w:w="80" w:type="dxa"/>
              <w:bottom w:w="80" w:type="dxa"/>
              <w:right w:w="80" w:type="dxa"/>
            </w:tcMar>
          </w:tcPr>
          <w:p w14:paraId="7233820E"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D114DE5"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5BE618F1"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2557ABB8"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2F63875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[0.00–0.26]</w:t>
            </w:r>
          </w:p>
        </w:tc>
        <w:tc>
          <w:tcPr>
            <w:tcW w:w="2551" w:type="dxa"/>
            <w:tcMar>
              <w:top w:w="80" w:type="dxa"/>
              <w:left w:w="80" w:type="dxa"/>
              <w:bottom w:w="80" w:type="dxa"/>
              <w:right w:w="80" w:type="dxa"/>
            </w:tcMar>
          </w:tcPr>
          <w:p w14:paraId="184BD1C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2FBA6E9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0.26 [0.00–178.57]</w:t>
            </w:r>
          </w:p>
        </w:tc>
        <w:tc>
          <w:tcPr>
            <w:tcW w:w="2410" w:type="dxa"/>
            <w:tcMar>
              <w:top w:w="80" w:type="dxa"/>
              <w:left w:w="80" w:type="dxa"/>
              <w:bottom w:w="80" w:type="dxa"/>
              <w:right w:w="80" w:type="dxa"/>
            </w:tcMar>
          </w:tcPr>
          <w:p w14:paraId="1E32824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29.6%</w:t>
            </w:r>
          </w:p>
        </w:tc>
      </w:tr>
      <w:tr w:rsidR="00445231" w:rsidRPr="0018281A" w14:paraId="65E1DB44" w14:textId="77777777" w:rsidTr="00164611">
        <w:trPr>
          <w:trHeight w:val="300"/>
        </w:trPr>
        <w:tc>
          <w:tcPr>
            <w:tcW w:w="1074" w:type="dxa"/>
            <w:vMerge/>
            <w:tcMar>
              <w:top w:w="80" w:type="dxa"/>
              <w:left w:w="80" w:type="dxa"/>
              <w:bottom w:w="80" w:type="dxa"/>
              <w:right w:w="80" w:type="dxa"/>
            </w:tcMar>
          </w:tcPr>
          <w:p w14:paraId="4FDFA171"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51415360"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52287638"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54C3535"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07A21D8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0.09 [0.00–1.01]</w:t>
            </w:r>
          </w:p>
        </w:tc>
        <w:tc>
          <w:tcPr>
            <w:tcW w:w="2551" w:type="dxa"/>
            <w:tcMar>
              <w:top w:w="80" w:type="dxa"/>
              <w:left w:w="80" w:type="dxa"/>
              <w:bottom w:w="80" w:type="dxa"/>
              <w:right w:w="80" w:type="dxa"/>
            </w:tcMar>
          </w:tcPr>
          <w:p w14:paraId="7154884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52FC243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1.34 [0.03–753.72]</w:t>
            </w:r>
          </w:p>
        </w:tc>
        <w:tc>
          <w:tcPr>
            <w:tcW w:w="2410" w:type="dxa"/>
            <w:tcMar>
              <w:top w:w="80" w:type="dxa"/>
              <w:left w:w="80" w:type="dxa"/>
              <w:bottom w:w="80" w:type="dxa"/>
              <w:right w:w="80" w:type="dxa"/>
            </w:tcMar>
          </w:tcPr>
          <w:p w14:paraId="2E07375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55.3%</w:t>
            </w:r>
          </w:p>
        </w:tc>
      </w:tr>
      <w:tr w:rsidR="00445231" w:rsidRPr="0018281A" w14:paraId="5865182D" w14:textId="77777777" w:rsidTr="00164611">
        <w:trPr>
          <w:trHeight w:val="300"/>
        </w:trPr>
        <w:tc>
          <w:tcPr>
            <w:tcW w:w="1074" w:type="dxa"/>
            <w:vMerge/>
            <w:tcMar>
              <w:top w:w="80" w:type="dxa"/>
              <w:left w:w="80" w:type="dxa"/>
              <w:bottom w:w="80" w:type="dxa"/>
              <w:right w:w="80" w:type="dxa"/>
            </w:tcMar>
          </w:tcPr>
          <w:p w14:paraId="24A5AC6D"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2D49A95"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313AF675" w14:textId="77777777" w:rsidR="00445231" w:rsidRPr="0018281A" w:rsidRDefault="00445231"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3E0DC66A"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3181AE2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[0.00–0.04]</w:t>
            </w:r>
          </w:p>
        </w:tc>
        <w:tc>
          <w:tcPr>
            <w:tcW w:w="2551" w:type="dxa"/>
            <w:tcMar>
              <w:top w:w="80" w:type="dxa"/>
              <w:left w:w="80" w:type="dxa"/>
              <w:bottom w:w="80" w:type="dxa"/>
              <w:right w:w="80" w:type="dxa"/>
            </w:tcMar>
          </w:tcPr>
          <w:p w14:paraId="5703836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3CD51A2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0.03 [0.00–25.03]</w:t>
            </w:r>
          </w:p>
        </w:tc>
        <w:tc>
          <w:tcPr>
            <w:tcW w:w="2410" w:type="dxa"/>
            <w:tcMar>
              <w:top w:w="80" w:type="dxa"/>
              <w:left w:w="80" w:type="dxa"/>
              <w:bottom w:w="80" w:type="dxa"/>
              <w:right w:w="80" w:type="dxa"/>
            </w:tcMar>
          </w:tcPr>
          <w:p w14:paraId="565A11A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12.3%</w:t>
            </w:r>
          </w:p>
        </w:tc>
      </w:tr>
      <w:tr w:rsidR="00445231" w:rsidRPr="0018281A" w14:paraId="6BCBCD23" w14:textId="77777777" w:rsidTr="00164611">
        <w:trPr>
          <w:trHeight w:val="300"/>
        </w:trPr>
        <w:tc>
          <w:tcPr>
            <w:tcW w:w="1074" w:type="dxa"/>
            <w:vMerge/>
            <w:tcMar>
              <w:top w:w="80" w:type="dxa"/>
              <w:left w:w="80" w:type="dxa"/>
              <w:bottom w:w="80" w:type="dxa"/>
              <w:right w:w="80" w:type="dxa"/>
            </w:tcMar>
          </w:tcPr>
          <w:p w14:paraId="395D59A1"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D4442D0"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4EC410C9"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52C4C616"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61F0166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[0.00–0.08]</w:t>
            </w:r>
          </w:p>
        </w:tc>
        <w:tc>
          <w:tcPr>
            <w:tcW w:w="2551" w:type="dxa"/>
            <w:tcMar>
              <w:top w:w="80" w:type="dxa"/>
              <w:left w:w="80" w:type="dxa"/>
              <w:bottom w:w="80" w:type="dxa"/>
              <w:right w:w="80" w:type="dxa"/>
            </w:tcMar>
          </w:tcPr>
          <w:p w14:paraId="52975FA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143D706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0.08 [0.00–55.78]</w:t>
            </w:r>
          </w:p>
        </w:tc>
        <w:tc>
          <w:tcPr>
            <w:tcW w:w="2410" w:type="dxa"/>
            <w:tcMar>
              <w:top w:w="80" w:type="dxa"/>
              <w:left w:w="80" w:type="dxa"/>
              <w:bottom w:w="80" w:type="dxa"/>
              <w:right w:w="80" w:type="dxa"/>
            </w:tcMar>
          </w:tcPr>
          <w:p w14:paraId="140DADA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17.7%</w:t>
            </w:r>
          </w:p>
        </w:tc>
      </w:tr>
      <w:tr w:rsidR="00445231" w:rsidRPr="0018281A" w14:paraId="5C91C79F" w14:textId="77777777" w:rsidTr="00164611">
        <w:trPr>
          <w:trHeight w:val="300"/>
        </w:trPr>
        <w:tc>
          <w:tcPr>
            <w:tcW w:w="1074" w:type="dxa"/>
            <w:vMerge/>
            <w:tcMar>
              <w:top w:w="80" w:type="dxa"/>
              <w:left w:w="80" w:type="dxa"/>
              <w:bottom w:w="80" w:type="dxa"/>
              <w:right w:w="80" w:type="dxa"/>
            </w:tcMar>
          </w:tcPr>
          <w:p w14:paraId="0489A005"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ECC8D4D"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78558043"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03267A83"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7636A3E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0.01 [0.00–0.19]</w:t>
            </w:r>
          </w:p>
        </w:tc>
        <w:tc>
          <w:tcPr>
            <w:tcW w:w="2551" w:type="dxa"/>
            <w:tcMar>
              <w:top w:w="80" w:type="dxa"/>
              <w:left w:w="80" w:type="dxa"/>
              <w:bottom w:w="80" w:type="dxa"/>
              <w:right w:w="80" w:type="dxa"/>
            </w:tcMar>
          </w:tcPr>
          <w:p w14:paraId="293B4E4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6336FDB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0.20 [0.00–132.03]</w:t>
            </w:r>
          </w:p>
        </w:tc>
        <w:tc>
          <w:tcPr>
            <w:tcW w:w="2410" w:type="dxa"/>
            <w:tcMar>
              <w:top w:w="80" w:type="dxa"/>
              <w:left w:w="80" w:type="dxa"/>
              <w:bottom w:w="80" w:type="dxa"/>
              <w:right w:w="80" w:type="dxa"/>
            </w:tcMar>
          </w:tcPr>
          <w:p w14:paraId="4FB136D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26.5%</w:t>
            </w:r>
          </w:p>
        </w:tc>
      </w:tr>
      <w:tr w:rsidR="00445231" w:rsidRPr="0018281A" w14:paraId="7A35BDF5" w14:textId="77777777" w:rsidTr="00164611">
        <w:trPr>
          <w:trHeight w:val="300"/>
        </w:trPr>
        <w:tc>
          <w:tcPr>
            <w:tcW w:w="1074" w:type="dxa"/>
            <w:vMerge/>
            <w:tcMar>
              <w:top w:w="80" w:type="dxa"/>
              <w:left w:w="80" w:type="dxa"/>
              <w:bottom w:w="80" w:type="dxa"/>
              <w:right w:w="80" w:type="dxa"/>
            </w:tcMar>
          </w:tcPr>
          <w:p w14:paraId="5FA3FFB8"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1961155"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6523BB66"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26D929DF"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7428267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[0.00–0.78]</w:t>
            </w:r>
          </w:p>
        </w:tc>
        <w:tc>
          <w:tcPr>
            <w:tcW w:w="2551" w:type="dxa"/>
            <w:tcMar>
              <w:top w:w="80" w:type="dxa"/>
              <w:left w:w="80" w:type="dxa"/>
              <w:bottom w:w="80" w:type="dxa"/>
              <w:right w:w="80" w:type="dxa"/>
            </w:tcMar>
          </w:tcPr>
          <w:p w14:paraId="435907B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988BE0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1.03 [0.02–593.13]</w:t>
            </w:r>
          </w:p>
        </w:tc>
        <w:tc>
          <w:tcPr>
            <w:tcW w:w="2410" w:type="dxa"/>
            <w:tcMar>
              <w:top w:w="80" w:type="dxa"/>
              <w:left w:w="80" w:type="dxa"/>
              <w:bottom w:w="80" w:type="dxa"/>
              <w:right w:w="80" w:type="dxa"/>
            </w:tcMar>
          </w:tcPr>
          <w:p w14:paraId="1DEF239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50.6%</w:t>
            </w:r>
          </w:p>
        </w:tc>
      </w:tr>
      <w:tr w:rsidR="00445231" w:rsidRPr="0018281A" w14:paraId="7481859E" w14:textId="77777777" w:rsidTr="00164611">
        <w:trPr>
          <w:trHeight w:val="300"/>
        </w:trPr>
        <w:tc>
          <w:tcPr>
            <w:tcW w:w="1074" w:type="dxa"/>
            <w:vMerge/>
            <w:tcMar>
              <w:top w:w="80" w:type="dxa"/>
              <w:left w:w="80" w:type="dxa"/>
              <w:bottom w:w="80" w:type="dxa"/>
              <w:right w:w="80" w:type="dxa"/>
            </w:tcMar>
          </w:tcPr>
          <w:p w14:paraId="7AC5593C"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7FFD4EF3"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33CABFBB" w14:textId="77777777" w:rsidR="00445231" w:rsidRPr="0018281A" w:rsidRDefault="00445231"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042A41BA"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6428396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0.00 [0.00–0.04]</w:t>
            </w:r>
          </w:p>
        </w:tc>
        <w:tc>
          <w:tcPr>
            <w:tcW w:w="2551" w:type="dxa"/>
            <w:tcMar>
              <w:top w:w="80" w:type="dxa"/>
              <w:left w:w="80" w:type="dxa"/>
              <w:bottom w:w="80" w:type="dxa"/>
              <w:right w:w="80" w:type="dxa"/>
            </w:tcMar>
          </w:tcPr>
          <w:p w14:paraId="762F5DD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1230D6A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0.04 [0.00–30.82]</w:t>
            </w:r>
          </w:p>
        </w:tc>
        <w:tc>
          <w:tcPr>
            <w:tcW w:w="2410" w:type="dxa"/>
            <w:tcMar>
              <w:top w:w="80" w:type="dxa"/>
              <w:left w:w="80" w:type="dxa"/>
              <w:bottom w:w="80" w:type="dxa"/>
              <w:right w:w="80" w:type="dxa"/>
            </w:tcMar>
          </w:tcPr>
          <w:p w14:paraId="76A6B52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13.3%</w:t>
            </w:r>
          </w:p>
        </w:tc>
      </w:tr>
      <w:tr w:rsidR="00445231" w:rsidRPr="0018281A" w14:paraId="227FB3F5" w14:textId="77777777" w:rsidTr="00164611">
        <w:trPr>
          <w:trHeight w:val="300"/>
        </w:trPr>
        <w:tc>
          <w:tcPr>
            <w:tcW w:w="1074" w:type="dxa"/>
            <w:vMerge/>
            <w:tcMar>
              <w:top w:w="80" w:type="dxa"/>
              <w:left w:w="80" w:type="dxa"/>
              <w:bottom w:w="80" w:type="dxa"/>
              <w:right w:w="80" w:type="dxa"/>
            </w:tcMar>
          </w:tcPr>
          <w:p w14:paraId="27EFEB6C"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A274CCD"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10BA21A7"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4FA9BA97"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3D68122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0.01 [0.00–0.10]</w:t>
            </w:r>
          </w:p>
        </w:tc>
        <w:tc>
          <w:tcPr>
            <w:tcW w:w="2551" w:type="dxa"/>
            <w:tcMar>
              <w:top w:w="80" w:type="dxa"/>
              <w:left w:w="80" w:type="dxa"/>
              <w:bottom w:w="80" w:type="dxa"/>
              <w:right w:w="80" w:type="dxa"/>
            </w:tcMar>
          </w:tcPr>
          <w:p w14:paraId="5C8DB0E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2C820A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0.10 [0.00–66.87]</w:t>
            </w:r>
          </w:p>
        </w:tc>
        <w:tc>
          <w:tcPr>
            <w:tcW w:w="2410" w:type="dxa"/>
            <w:tcMar>
              <w:top w:w="80" w:type="dxa"/>
              <w:left w:w="80" w:type="dxa"/>
              <w:bottom w:w="80" w:type="dxa"/>
              <w:right w:w="80" w:type="dxa"/>
            </w:tcMar>
          </w:tcPr>
          <w:p w14:paraId="129969E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19.2%</w:t>
            </w:r>
          </w:p>
        </w:tc>
      </w:tr>
      <w:tr w:rsidR="00445231" w:rsidRPr="0018281A" w14:paraId="2F31664E" w14:textId="77777777" w:rsidTr="00164611">
        <w:trPr>
          <w:trHeight w:val="300"/>
        </w:trPr>
        <w:tc>
          <w:tcPr>
            <w:tcW w:w="1074" w:type="dxa"/>
            <w:vMerge/>
            <w:tcMar>
              <w:top w:w="80" w:type="dxa"/>
              <w:left w:w="80" w:type="dxa"/>
              <w:bottom w:w="80" w:type="dxa"/>
              <w:right w:w="80" w:type="dxa"/>
            </w:tcMar>
          </w:tcPr>
          <w:p w14:paraId="182781F7"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EB1B0E7"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41DC7565"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4190779C"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5E49864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[0.00–0.23]</w:t>
            </w:r>
          </w:p>
        </w:tc>
        <w:tc>
          <w:tcPr>
            <w:tcW w:w="2551" w:type="dxa"/>
            <w:tcMar>
              <w:top w:w="80" w:type="dxa"/>
              <w:left w:w="80" w:type="dxa"/>
              <w:bottom w:w="80" w:type="dxa"/>
              <w:right w:w="80" w:type="dxa"/>
            </w:tcMar>
          </w:tcPr>
          <w:p w14:paraId="45B1D74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529D2F3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0.25 [0.00–158.75]</w:t>
            </w:r>
          </w:p>
        </w:tc>
        <w:tc>
          <w:tcPr>
            <w:tcW w:w="2410" w:type="dxa"/>
            <w:tcMar>
              <w:top w:w="80" w:type="dxa"/>
              <w:left w:w="80" w:type="dxa"/>
              <w:bottom w:w="80" w:type="dxa"/>
              <w:right w:w="80" w:type="dxa"/>
            </w:tcMar>
          </w:tcPr>
          <w:p w14:paraId="732A0C9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28.5%</w:t>
            </w:r>
          </w:p>
        </w:tc>
      </w:tr>
      <w:tr w:rsidR="00445231" w:rsidRPr="0018281A" w14:paraId="2E8EA646" w14:textId="77777777" w:rsidTr="00164611">
        <w:trPr>
          <w:trHeight w:val="300"/>
        </w:trPr>
        <w:tc>
          <w:tcPr>
            <w:tcW w:w="1074" w:type="dxa"/>
            <w:vMerge/>
            <w:tcMar>
              <w:top w:w="80" w:type="dxa"/>
              <w:left w:w="80" w:type="dxa"/>
              <w:bottom w:w="80" w:type="dxa"/>
              <w:right w:w="80" w:type="dxa"/>
            </w:tcMar>
          </w:tcPr>
          <w:p w14:paraId="152E7E67"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3B3F482"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19B7F6D2"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418496BA"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16973F8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0.08 [0.00–0.93]</w:t>
            </w:r>
          </w:p>
        </w:tc>
        <w:tc>
          <w:tcPr>
            <w:tcW w:w="2551" w:type="dxa"/>
            <w:tcMar>
              <w:top w:w="80" w:type="dxa"/>
              <w:left w:w="80" w:type="dxa"/>
              <w:bottom w:w="80" w:type="dxa"/>
              <w:right w:w="80" w:type="dxa"/>
            </w:tcMar>
          </w:tcPr>
          <w:p w14:paraId="436BFAD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20833F8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1.26 [0.03–702.72]</w:t>
            </w:r>
          </w:p>
        </w:tc>
        <w:tc>
          <w:tcPr>
            <w:tcW w:w="2410" w:type="dxa"/>
            <w:tcMar>
              <w:top w:w="80" w:type="dxa"/>
              <w:left w:w="80" w:type="dxa"/>
              <w:bottom w:w="80" w:type="dxa"/>
              <w:right w:w="80" w:type="dxa"/>
            </w:tcMar>
          </w:tcPr>
          <w:p w14:paraId="66282E8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54.3%</w:t>
            </w:r>
          </w:p>
        </w:tc>
      </w:tr>
      <w:tr w:rsidR="00445231" w:rsidRPr="0018281A" w14:paraId="5D3FAEEB" w14:textId="77777777" w:rsidTr="00164611">
        <w:trPr>
          <w:trHeight w:val="300"/>
        </w:trPr>
        <w:tc>
          <w:tcPr>
            <w:tcW w:w="1074" w:type="dxa"/>
            <w:vMerge/>
            <w:tcMar>
              <w:top w:w="80" w:type="dxa"/>
              <w:left w:w="80" w:type="dxa"/>
              <w:bottom w:w="80" w:type="dxa"/>
              <w:right w:w="80" w:type="dxa"/>
            </w:tcMar>
          </w:tcPr>
          <w:p w14:paraId="318D971C"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FEAD22F"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0E8E13B8" w14:textId="77777777" w:rsidR="00445231" w:rsidRPr="0018281A" w:rsidRDefault="00445231"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7B97279F"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70D7FE4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0.03 [0.00–0.44]</w:t>
            </w:r>
          </w:p>
        </w:tc>
        <w:tc>
          <w:tcPr>
            <w:tcW w:w="2551" w:type="dxa"/>
            <w:tcMar>
              <w:top w:w="80" w:type="dxa"/>
              <w:left w:w="80" w:type="dxa"/>
              <w:bottom w:w="80" w:type="dxa"/>
              <w:right w:w="80" w:type="dxa"/>
            </w:tcMar>
          </w:tcPr>
          <w:p w14:paraId="29433C9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13775ED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0.05 [0.00–2.19]</w:t>
            </w:r>
          </w:p>
        </w:tc>
        <w:tc>
          <w:tcPr>
            <w:tcW w:w="2410" w:type="dxa"/>
            <w:tcMar>
              <w:top w:w="80" w:type="dxa"/>
              <w:left w:w="80" w:type="dxa"/>
              <w:bottom w:w="80" w:type="dxa"/>
              <w:right w:w="80" w:type="dxa"/>
            </w:tcMar>
          </w:tcPr>
          <w:p w14:paraId="657F3C7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4.5%</w:t>
            </w:r>
          </w:p>
        </w:tc>
      </w:tr>
      <w:tr w:rsidR="00445231" w:rsidRPr="0018281A" w14:paraId="69AF959A" w14:textId="77777777" w:rsidTr="00164611">
        <w:trPr>
          <w:trHeight w:val="300"/>
        </w:trPr>
        <w:tc>
          <w:tcPr>
            <w:tcW w:w="1074" w:type="dxa"/>
            <w:vMerge/>
            <w:tcMar>
              <w:top w:w="80" w:type="dxa"/>
              <w:left w:w="80" w:type="dxa"/>
              <w:bottom w:w="80" w:type="dxa"/>
              <w:right w:w="80" w:type="dxa"/>
            </w:tcMar>
          </w:tcPr>
          <w:p w14:paraId="6F2659B7"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D4CB459"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72AF7F57"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51B5119C"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2A7161D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0.06 [0.00–1.05]</w:t>
            </w:r>
          </w:p>
        </w:tc>
        <w:tc>
          <w:tcPr>
            <w:tcW w:w="2551" w:type="dxa"/>
            <w:tcMar>
              <w:top w:w="80" w:type="dxa"/>
              <w:left w:w="80" w:type="dxa"/>
              <w:bottom w:w="80" w:type="dxa"/>
              <w:right w:w="80" w:type="dxa"/>
            </w:tcMar>
          </w:tcPr>
          <w:p w14:paraId="5AC2681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6F201A0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0.11 [0.00–4.92]</w:t>
            </w:r>
          </w:p>
        </w:tc>
        <w:tc>
          <w:tcPr>
            <w:tcW w:w="2410" w:type="dxa"/>
            <w:tcMar>
              <w:top w:w="80" w:type="dxa"/>
              <w:left w:w="80" w:type="dxa"/>
              <w:bottom w:w="80" w:type="dxa"/>
              <w:right w:w="80" w:type="dxa"/>
            </w:tcMar>
          </w:tcPr>
          <w:p w14:paraId="3D93C9C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9.4%</w:t>
            </w:r>
          </w:p>
        </w:tc>
      </w:tr>
      <w:tr w:rsidR="00445231" w:rsidRPr="0018281A" w14:paraId="31A09B53" w14:textId="77777777" w:rsidTr="00164611">
        <w:trPr>
          <w:trHeight w:val="300"/>
        </w:trPr>
        <w:tc>
          <w:tcPr>
            <w:tcW w:w="1074" w:type="dxa"/>
            <w:vMerge/>
            <w:tcMar>
              <w:top w:w="80" w:type="dxa"/>
              <w:left w:w="80" w:type="dxa"/>
              <w:bottom w:w="80" w:type="dxa"/>
              <w:right w:w="80" w:type="dxa"/>
            </w:tcMar>
          </w:tcPr>
          <w:p w14:paraId="100B2065"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5E6884D"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4807C1FF"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6CAA2D2C"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5793F38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0.16 [0.01–2.48]</w:t>
            </w:r>
          </w:p>
        </w:tc>
        <w:tc>
          <w:tcPr>
            <w:tcW w:w="2551" w:type="dxa"/>
            <w:tcMar>
              <w:top w:w="80" w:type="dxa"/>
              <w:left w:w="80" w:type="dxa"/>
              <w:bottom w:w="80" w:type="dxa"/>
              <w:right w:w="80" w:type="dxa"/>
            </w:tcMar>
          </w:tcPr>
          <w:p w14:paraId="61F1AC1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0F642E2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0.26 [0.01–11.37]</w:t>
            </w:r>
          </w:p>
        </w:tc>
        <w:tc>
          <w:tcPr>
            <w:tcW w:w="2410" w:type="dxa"/>
            <w:tcMar>
              <w:top w:w="80" w:type="dxa"/>
              <w:left w:w="80" w:type="dxa"/>
              <w:bottom w:w="80" w:type="dxa"/>
              <w:right w:w="80" w:type="dxa"/>
            </w:tcMar>
          </w:tcPr>
          <w:p w14:paraId="114C27D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20.8%</w:t>
            </w:r>
          </w:p>
        </w:tc>
      </w:tr>
      <w:tr w:rsidR="00445231" w:rsidRPr="0018281A" w14:paraId="3C4139A8" w14:textId="77777777" w:rsidTr="00164611">
        <w:trPr>
          <w:trHeight w:val="300"/>
        </w:trPr>
        <w:tc>
          <w:tcPr>
            <w:tcW w:w="1074" w:type="dxa"/>
            <w:vMerge/>
            <w:tcMar>
              <w:top w:w="80" w:type="dxa"/>
              <w:left w:w="80" w:type="dxa"/>
              <w:bottom w:w="80" w:type="dxa"/>
              <w:right w:w="80" w:type="dxa"/>
            </w:tcMar>
          </w:tcPr>
          <w:p w14:paraId="7973988A"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62AFDAB8"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F66B6F6"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285C757"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113D5BD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0.84 [0.05–9.62]</w:t>
            </w:r>
          </w:p>
        </w:tc>
        <w:tc>
          <w:tcPr>
            <w:tcW w:w="2551" w:type="dxa"/>
            <w:tcMar>
              <w:top w:w="80" w:type="dxa"/>
              <w:left w:w="80" w:type="dxa"/>
              <w:bottom w:w="80" w:type="dxa"/>
              <w:right w:w="80" w:type="dxa"/>
            </w:tcMar>
          </w:tcPr>
          <w:p w14:paraId="79F98EC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75E7B7F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1.39 [0.06–38.06]</w:t>
            </w:r>
          </w:p>
        </w:tc>
        <w:tc>
          <w:tcPr>
            <w:tcW w:w="2410" w:type="dxa"/>
            <w:tcMar>
              <w:top w:w="80" w:type="dxa"/>
              <w:left w:w="80" w:type="dxa"/>
              <w:bottom w:w="80" w:type="dxa"/>
              <w:right w:w="80" w:type="dxa"/>
            </w:tcMar>
          </w:tcPr>
          <w:p w14:paraId="558A789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58.7%</w:t>
            </w:r>
          </w:p>
        </w:tc>
      </w:tr>
      <w:tr w:rsidR="00445231" w:rsidRPr="0018281A" w14:paraId="089B7CCF" w14:textId="77777777" w:rsidTr="00164611">
        <w:trPr>
          <w:trHeight w:val="300"/>
        </w:trPr>
        <w:tc>
          <w:tcPr>
            <w:tcW w:w="1074" w:type="dxa"/>
            <w:vMerge w:val="restart"/>
            <w:tcMar>
              <w:top w:w="80" w:type="dxa"/>
              <w:left w:w="80" w:type="dxa"/>
              <w:bottom w:w="80" w:type="dxa"/>
              <w:right w:w="80" w:type="dxa"/>
            </w:tcMar>
          </w:tcPr>
          <w:p w14:paraId="2D4DC517" w14:textId="77777777" w:rsidR="00445231" w:rsidRPr="0018281A" w:rsidRDefault="00445231" w:rsidP="0018281A">
            <w:pPr>
              <w:jc w:val="center"/>
              <w:rPr>
                <w:rFonts w:ascii="Calibri" w:hAnsi="Calibri" w:cs="Calibri"/>
              </w:rPr>
            </w:pPr>
            <w:r w:rsidRPr="0018281A">
              <w:rPr>
                <w:rFonts w:ascii="Calibri" w:hAnsi="Calibri" w:cs="Calibri"/>
                <w:sz w:val="16"/>
              </w:rPr>
              <w:t>SAE</w:t>
            </w:r>
          </w:p>
        </w:tc>
        <w:tc>
          <w:tcPr>
            <w:tcW w:w="1258" w:type="dxa"/>
            <w:vMerge w:val="restart"/>
            <w:tcMar>
              <w:top w:w="80" w:type="dxa"/>
              <w:left w:w="80" w:type="dxa"/>
              <w:bottom w:w="80" w:type="dxa"/>
              <w:right w:w="80" w:type="dxa"/>
            </w:tcMar>
          </w:tcPr>
          <w:p w14:paraId="1B8EBBC7" w14:textId="77777777" w:rsidR="00445231" w:rsidRPr="0018281A" w:rsidRDefault="00445231" w:rsidP="0018281A">
            <w:pPr>
              <w:jc w:val="center"/>
              <w:rPr>
                <w:rFonts w:ascii="Calibri" w:hAnsi="Calibri" w:cs="Calibri"/>
              </w:rPr>
            </w:pPr>
            <w:r w:rsidRPr="0018281A">
              <w:rPr>
                <w:rFonts w:ascii="Calibri" w:hAnsi="Calibri" w:cs="Calibri"/>
                <w:sz w:val="16"/>
              </w:rPr>
              <w:t>Low</w:t>
            </w:r>
          </w:p>
        </w:tc>
        <w:tc>
          <w:tcPr>
            <w:tcW w:w="1029" w:type="dxa"/>
            <w:vMerge w:val="restart"/>
            <w:tcMar>
              <w:top w:w="80" w:type="dxa"/>
              <w:left w:w="80" w:type="dxa"/>
              <w:bottom w:w="80" w:type="dxa"/>
              <w:right w:w="80" w:type="dxa"/>
            </w:tcMar>
          </w:tcPr>
          <w:p w14:paraId="4DC69284" w14:textId="77777777" w:rsidR="00445231" w:rsidRPr="0018281A" w:rsidRDefault="00445231" w:rsidP="0018281A">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55EFA7E5"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6608E32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0.12 [0.01–1.11]</w:t>
            </w:r>
          </w:p>
        </w:tc>
        <w:tc>
          <w:tcPr>
            <w:tcW w:w="2551" w:type="dxa"/>
            <w:tcMar>
              <w:top w:w="80" w:type="dxa"/>
              <w:left w:w="80" w:type="dxa"/>
              <w:bottom w:w="80" w:type="dxa"/>
              <w:right w:w="80" w:type="dxa"/>
            </w:tcMar>
          </w:tcPr>
          <w:p w14:paraId="7DFECBF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32E2E40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0.06 [0.00–0.67]</w:t>
            </w:r>
          </w:p>
        </w:tc>
        <w:tc>
          <w:tcPr>
            <w:tcW w:w="2410" w:type="dxa"/>
            <w:tcMar>
              <w:top w:w="80" w:type="dxa"/>
              <w:left w:w="80" w:type="dxa"/>
              <w:bottom w:w="80" w:type="dxa"/>
              <w:right w:w="80" w:type="dxa"/>
            </w:tcMar>
          </w:tcPr>
          <w:p w14:paraId="45527D3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1.3%</w:t>
            </w:r>
          </w:p>
        </w:tc>
      </w:tr>
      <w:tr w:rsidR="00445231" w:rsidRPr="0018281A" w14:paraId="17010E06" w14:textId="77777777" w:rsidTr="00164611">
        <w:trPr>
          <w:trHeight w:val="300"/>
        </w:trPr>
        <w:tc>
          <w:tcPr>
            <w:tcW w:w="1074" w:type="dxa"/>
            <w:vMerge/>
            <w:tcMar>
              <w:top w:w="80" w:type="dxa"/>
              <w:left w:w="80" w:type="dxa"/>
              <w:bottom w:w="80" w:type="dxa"/>
              <w:right w:w="80" w:type="dxa"/>
            </w:tcMar>
          </w:tcPr>
          <w:p w14:paraId="500FB70A"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5EDCA10"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E6D699C"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16793614"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431C5DC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0.26 [0.02–2.53]</w:t>
            </w:r>
          </w:p>
        </w:tc>
        <w:tc>
          <w:tcPr>
            <w:tcW w:w="2551" w:type="dxa"/>
            <w:tcMar>
              <w:top w:w="80" w:type="dxa"/>
              <w:left w:w="80" w:type="dxa"/>
              <w:bottom w:w="80" w:type="dxa"/>
              <w:right w:w="80" w:type="dxa"/>
            </w:tcMar>
          </w:tcPr>
          <w:p w14:paraId="3246843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64A310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0.13 [0.01–1.51]</w:t>
            </w:r>
          </w:p>
        </w:tc>
        <w:tc>
          <w:tcPr>
            <w:tcW w:w="2410" w:type="dxa"/>
            <w:tcMar>
              <w:top w:w="80" w:type="dxa"/>
              <w:left w:w="80" w:type="dxa"/>
              <w:bottom w:w="80" w:type="dxa"/>
              <w:right w:w="80" w:type="dxa"/>
            </w:tcMar>
          </w:tcPr>
          <w:p w14:paraId="7747C29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5.0%</w:t>
            </w:r>
          </w:p>
        </w:tc>
      </w:tr>
      <w:tr w:rsidR="00445231" w:rsidRPr="0018281A" w14:paraId="16993E06" w14:textId="77777777" w:rsidTr="00164611">
        <w:trPr>
          <w:trHeight w:val="300"/>
        </w:trPr>
        <w:tc>
          <w:tcPr>
            <w:tcW w:w="1074" w:type="dxa"/>
            <w:vMerge/>
            <w:tcMar>
              <w:top w:w="80" w:type="dxa"/>
              <w:left w:w="80" w:type="dxa"/>
              <w:bottom w:w="80" w:type="dxa"/>
              <w:right w:w="80" w:type="dxa"/>
            </w:tcMar>
          </w:tcPr>
          <w:p w14:paraId="1E83B6B3"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E04C58C"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581B6180"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2D785CF1"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7D92638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0.61 [0.04–5.95]</w:t>
            </w:r>
          </w:p>
        </w:tc>
        <w:tc>
          <w:tcPr>
            <w:tcW w:w="2551" w:type="dxa"/>
            <w:tcMar>
              <w:top w:w="80" w:type="dxa"/>
              <w:left w:w="80" w:type="dxa"/>
              <w:bottom w:w="80" w:type="dxa"/>
              <w:right w:w="80" w:type="dxa"/>
            </w:tcMar>
          </w:tcPr>
          <w:p w14:paraId="740184B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794E3E2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0.30 [0.02–3.55]</w:t>
            </w:r>
          </w:p>
        </w:tc>
        <w:tc>
          <w:tcPr>
            <w:tcW w:w="2410" w:type="dxa"/>
            <w:tcMar>
              <w:top w:w="80" w:type="dxa"/>
              <w:left w:w="80" w:type="dxa"/>
              <w:bottom w:w="80" w:type="dxa"/>
              <w:right w:w="80" w:type="dxa"/>
            </w:tcMar>
          </w:tcPr>
          <w:p w14:paraId="49B3ED0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18.3%</w:t>
            </w:r>
          </w:p>
        </w:tc>
      </w:tr>
      <w:tr w:rsidR="00445231" w:rsidRPr="0018281A" w14:paraId="7CF2F50B" w14:textId="77777777" w:rsidTr="00164611">
        <w:trPr>
          <w:trHeight w:val="300"/>
        </w:trPr>
        <w:tc>
          <w:tcPr>
            <w:tcW w:w="1074" w:type="dxa"/>
            <w:vMerge/>
            <w:tcMar>
              <w:top w:w="80" w:type="dxa"/>
              <w:left w:w="80" w:type="dxa"/>
              <w:bottom w:w="80" w:type="dxa"/>
              <w:right w:w="80" w:type="dxa"/>
            </w:tcMar>
          </w:tcPr>
          <w:p w14:paraId="0FED3829"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A90376B"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29AAB207"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147C8C30"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091AD88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1.87 [0.15–19.89]</w:t>
            </w:r>
          </w:p>
        </w:tc>
        <w:tc>
          <w:tcPr>
            <w:tcW w:w="2551" w:type="dxa"/>
            <w:tcMar>
              <w:top w:w="80" w:type="dxa"/>
              <w:left w:w="80" w:type="dxa"/>
              <w:bottom w:w="80" w:type="dxa"/>
              <w:right w:w="80" w:type="dxa"/>
            </w:tcMar>
          </w:tcPr>
          <w:p w14:paraId="65F119F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6D7D122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0.94 [0.07–12.00]</w:t>
            </w:r>
          </w:p>
        </w:tc>
        <w:tc>
          <w:tcPr>
            <w:tcW w:w="2410" w:type="dxa"/>
            <w:tcMar>
              <w:top w:w="80" w:type="dxa"/>
              <w:left w:w="80" w:type="dxa"/>
              <w:bottom w:w="80" w:type="dxa"/>
              <w:right w:w="80" w:type="dxa"/>
            </w:tcMar>
          </w:tcPr>
          <w:p w14:paraId="722E800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48.2%</w:t>
            </w:r>
          </w:p>
        </w:tc>
      </w:tr>
      <w:tr w:rsidR="00445231" w:rsidRPr="0018281A" w14:paraId="3527DE6E" w14:textId="77777777" w:rsidTr="00164611">
        <w:trPr>
          <w:trHeight w:val="300"/>
        </w:trPr>
        <w:tc>
          <w:tcPr>
            <w:tcW w:w="1074" w:type="dxa"/>
            <w:vMerge/>
            <w:tcMar>
              <w:top w:w="80" w:type="dxa"/>
              <w:left w:w="80" w:type="dxa"/>
              <w:bottom w:w="80" w:type="dxa"/>
              <w:right w:w="80" w:type="dxa"/>
            </w:tcMar>
          </w:tcPr>
          <w:p w14:paraId="0FAF991D"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5E91B996"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17899758" w14:textId="77777777" w:rsidR="00445231" w:rsidRPr="0018281A" w:rsidRDefault="00445231"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147FDB5F"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080F7B2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0.05 [0.00–0.52]</w:t>
            </w:r>
          </w:p>
        </w:tc>
        <w:tc>
          <w:tcPr>
            <w:tcW w:w="2551" w:type="dxa"/>
            <w:tcMar>
              <w:top w:w="80" w:type="dxa"/>
              <w:left w:w="80" w:type="dxa"/>
              <w:bottom w:w="80" w:type="dxa"/>
              <w:right w:w="80" w:type="dxa"/>
            </w:tcMar>
          </w:tcPr>
          <w:p w14:paraId="54F4E82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27BF21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0.03 [0.00–0.31]</w:t>
            </w:r>
          </w:p>
        </w:tc>
        <w:tc>
          <w:tcPr>
            <w:tcW w:w="2410" w:type="dxa"/>
            <w:tcMar>
              <w:top w:w="80" w:type="dxa"/>
              <w:left w:w="80" w:type="dxa"/>
              <w:bottom w:w="80" w:type="dxa"/>
              <w:right w:w="80" w:type="dxa"/>
            </w:tcMar>
          </w:tcPr>
          <w:p w14:paraId="7803643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0.4%</w:t>
            </w:r>
          </w:p>
        </w:tc>
      </w:tr>
      <w:tr w:rsidR="00445231" w:rsidRPr="0018281A" w14:paraId="32776345" w14:textId="77777777" w:rsidTr="00164611">
        <w:trPr>
          <w:trHeight w:val="300"/>
        </w:trPr>
        <w:tc>
          <w:tcPr>
            <w:tcW w:w="1074" w:type="dxa"/>
            <w:vMerge/>
            <w:tcMar>
              <w:top w:w="80" w:type="dxa"/>
              <w:left w:w="80" w:type="dxa"/>
              <w:bottom w:w="80" w:type="dxa"/>
              <w:right w:w="80" w:type="dxa"/>
            </w:tcMar>
          </w:tcPr>
          <w:p w14:paraId="558CFCF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CD2B714"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5AC63815"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016251DA"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33EAD1F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0.12 [0.01–1.17]</w:t>
            </w:r>
          </w:p>
        </w:tc>
        <w:tc>
          <w:tcPr>
            <w:tcW w:w="2551" w:type="dxa"/>
            <w:tcMar>
              <w:top w:w="80" w:type="dxa"/>
              <w:left w:w="80" w:type="dxa"/>
              <w:bottom w:w="80" w:type="dxa"/>
              <w:right w:w="80" w:type="dxa"/>
            </w:tcMar>
          </w:tcPr>
          <w:p w14:paraId="5285CC4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71FB3D3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0.06 [0.00–0.69]</w:t>
            </w:r>
          </w:p>
        </w:tc>
        <w:tc>
          <w:tcPr>
            <w:tcW w:w="2410" w:type="dxa"/>
            <w:tcMar>
              <w:top w:w="80" w:type="dxa"/>
              <w:left w:w="80" w:type="dxa"/>
              <w:bottom w:w="80" w:type="dxa"/>
              <w:right w:w="80" w:type="dxa"/>
            </w:tcMar>
          </w:tcPr>
          <w:p w14:paraId="4E69232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1.3%</w:t>
            </w:r>
          </w:p>
        </w:tc>
      </w:tr>
      <w:tr w:rsidR="00445231" w:rsidRPr="0018281A" w14:paraId="76D977BA" w14:textId="77777777" w:rsidTr="00164611">
        <w:trPr>
          <w:trHeight w:val="300"/>
        </w:trPr>
        <w:tc>
          <w:tcPr>
            <w:tcW w:w="1074" w:type="dxa"/>
            <w:vMerge/>
            <w:tcMar>
              <w:top w:w="80" w:type="dxa"/>
              <w:left w:w="80" w:type="dxa"/>
              <w:bottom w:w="80" w:type="dxa"/>
              <w:right w:w="80" w:type="dxa"/>
            </w:tcMar>
          </w:tcPr>
          <w:p w14:paraId="29281374"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17F0443"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0D33DE2"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42F9BBC7"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01A59AD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0.29 [0.02–2.79]</w:t>
            </w:r>
          </w:p>
        </w:tc>
        <w:tc>
          <w:tcPr>
            <w:tcW w:w="2551" w:type="dxa"/>
            <w:tcMar>
              <w:top w:w="80" w:type="dxa"/>
              <w:left w:w="80" w:type="dxa"/>
              <w:bottom w:w="80" w:type="dxa"/>
              <w:right w:w="80" w:type="dxa"/>
            </w:tcMar>
          </w:tcPr>
          <w:p w14:paraId="4933128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4759F99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0.14 [0.01–1.69]</w:t>
            </w:r>
          </w:p>
        </w:tc>
        <w:tc>
          <w:tcPr>
            <w:tcW w:w="2410" w:type="dxa"/>
            <w:tcMar>
              <w:top w:w="80" w:type="dxa"/>
              <w:left w:w="80" w:type="dxa"/>
              <w:bottom w:w="80" w:type="dxa"/>
              <w:right w:w="80" w:type="dxa"/>
            </w:tcMar>
          </w:tcPr>
          <w:p w14:paraId="61C8FE8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6.2%</w:t>
            </w:r>
          </w:p>
        </w:tc>
      </w:tr>
      <w:tr w:rsidR="00445231" w:rsidRPr="0018281A" w14:paraId="69F73C8E" w14:textId="77777777" w:rsidTr="00164611">
        <w:trPr>
          <w:trHeight w:val="300"/>
        </w:trPr>
        <w:tc>
          <w:tcPr>
            <w:tcW w:w="1074" w:type="dxa"/>
            <w:vMerge/>
            <w:tcMar>
              <w:top w:w="80" w:type="dxa"/>
              <w:left w:w="80" w:type="dxa"/>
              <w:bottom w:w="80" w:type="dxa"/>
              <w:right w:w="80" w:type="dxa"/>
            </w:tcMar>
          </w:tcPr>
          <w:p w14:paraId="0FD30FFC"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F19024D"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6D7A0FF3"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EC2BE28"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1005FF7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0.88 [0.07–9.32]</w:t>
            </w:r>
          </w:p>
        </w:tc>
        <w:tc>
          <w:tcPr>
            <w:tcW w:w="2551" w:type="dxa"/>
            <w:tcMar>
              <w:top w:w="80" w:type="dxa"/>
              <w:left w:w="80" w:type="dxa"/>
              <w:bottom w:w="80" w:type="dxa"/>
              <w:right w:w="80" w:type="dxa"/>
            </w:tcMar>
          </w:tcPr>
          <w:p w14:paraId="51273B1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6912FC0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0.44 [0.03–5.64]</w:t>
            </w:r>
          </w:p>
        </w:tc>
        <w:tc>
          <w:tcPr>
            <w:tcW w:w="2410" w:type="dxa"/>
            <w:tcMar>
              <w:top w:w="80" w:type="dxa"/>
              <w:left w:w="80" w:type="dxa"/>
              <w:bottom w:w="80" w:type="dxa"/>
              <w:right w:w="80" w:type="dxa"/>
            </w:tcMar>
          </w:tcPr>
          <w:p w14:paraId="185AAEF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28.2%</w:t>
            </w:r>
          </w:p>
        </w:tc>
      </w:tr>
      <w:tr w:rsidR="00445231" w:rsidRPr="0018281A" w14:paraId="44CD7B04" w14:textId="77777777" w:rsidTr="00164611">
        <w:trPr>
          <w:trHeight w:val="300"/>
        </w:trPr>
        <w:tc>
          <w:tcPr>
            <w:tcW w:w="1074" w:type="dxa"/>
            <w:vMerge/>
            <w:tcMar>
              <w:top w:w="80" w:type="dxa"/>
              <w:left w:w="80" w:type="dxa"/>
              <w:bottom w:w="80" w:type="dxa"/>
              <w:right w:w="80" w:type="dxa"/>
            </w:tcMar>
          </w:tcPr>
          <w:p w14:paraId="4CDAF2F8"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6A7F6B4"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74B00C5D" w14:textId="77777777" w:rsidR="00445231" w:rsidRPr="0018281A" w:rsidRDefault="00445231"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20D735BC"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7B3540F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0.04 [0.00–0.33]</w:t>
            </w:r>
          </w:p>
        </w:tc>
        <w:tc>
          <w:tcPr>
            <w:tcW w:w="2551" w:type="dxa"/>
            <w:tcMar>
              <w:top w:w="80" w:type="dxa"/>
              <w:left w:w="80" w:type="dxa"/>
              <w:bottom w:w="80" w:type="dxa"/>
              <w:right w:w="80" w:type="dxa"/>
            </w:tcMar>
          </w:tcPr>
          <w:p w14:paraId="450B25F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7BD535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[0.00–0.20]</w:t>
            </w:r>
          </w:p>
        </w:tc>
        <w:tc>
          <w:tcPr>
            <w:tcW w:w="2410" w:type="dxa"/>
            <w:tcMar>
              <w:top w:w="80" w:type="dxa"/>
              <w:left w:w="80" w:type="dxa"/>
              <w:bottom w:w="80" w:type="dxa"/>
              <w:right w:w="80" w:type="dxa"/>
            </w:tcMar>
          </w:tcPr>
          <w:p w14:paraId="153246A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0.3%</w:t>
            </w:r>
          </w:p>
        </w:tc>
      </w:tr>
      <w:tr w:rsidR="00445231" w:rsidRPr="0018281A" w14:paraId="14114C8D" w14:textId="77777777" w:rsidTr="00164611">
        <w:trPr>
          <w:trHeight w:val="300"/>
        </w:trPr>
        <w:tc>
          <w:tcPr>
            <w:tcW w:w="1074" w:type="dxa"/>
            <w:vMerge/>
            <w:tcMar>
              <w:top w:w="80" w:type="dxa"/>
              <w:left w:w="80" w:type="dxa"/>
              <w:bottom w:w="80" w:type="dxa"/>
              <w:right w:w="80" w:type="dxa"/>
            </w:tcMar>
          </w:tcPr>
          <w:p w14:paraId="19F51615"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6A5CDDFF"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7BD6C96"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08FB6E05"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30B859C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0.08 [0.01–0.77]</w:t>
            </w:r>
          </w:p>
        </w:tc>
        <w:tc>
          <w:tcPr>
            <w:tcW w:w="2551" w:type="dxa"/>
            <w:tcMar>
              <w:top w:w="80" w:type="dxa"/>
              <w:left w:w="80" w:type="dxa"/>
              <w:bottom w:w="80" w:type="dxa"/>
              <w:right w:w="80" w:type="dxa"/>
            </w:tcMar>
          </w:tcPr>
          <w:p w14:paraId="2B592EB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1760F86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0.04 [0.00–0.46]</w:t>
            </w:r>
          </w:p>
        </w:tc>
        <w:tc>
          <w:tcPr>
            <w:tcW w:w="2410" w:type="dxa"/>
            <w:tcMar>
              <w:top w:w="80" w:type="dxa"/>
              <w:left w:w="80" w:type="dxa"/>
              <w:bottom w:w="80" w:type="dxa"/>
              <w:right w:w="80" w:type="dxa"/>
            </w:tcMar>
          </w:tcPr>
          <w:p w14:paraId="7E26081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w:t>
            </w:r>
          </w:p>
        </w:tc>
      </w:tr>
      <w:tr w:rsidR="00445231" w:rsidRPr="0018281A" w14:paraId="3D331799" w14:textId="77777777" w:rsidTr="00164611">
        <w:trPr>
          <w:trHeight w:val="300"/>
        </w:trPr>
        <w:tc>
          <w:tcPr>
            <w:tcW w:w="1074" w:type="dxa"/>
            <w:vMerge/>
            <w:tcMar>
              <w:top w:w="80" w:type="dxa"/>
              <w:left w:w="80" w:type="dxa"/>
              <w:bottom w:w="80" w:type="dxa"/>
              <w:right w:w="80" w:type="dxa"/>
            </w:tcMar>
          </w:tcPr>
          <w:p w14:paraId="76B269CD"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591E099"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3862227A"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27D17472"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296CEFE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0.18 [0.01–1.79]</w:t>
            </w:r>
          </w:p>
        </w:tc>
        <w:tc>
          <w:tcPr>
            <w:tcW w:w="2551" w:type="dxa"/>
            <w:tcMar>
              <w:top w:w="80" w:type="dxa"/>
              <w:left w:w="80" w:type="dxa"/>
              <w:bottom w:w="80" w:type="dxa"/>
              <w:right w:w="80" w:type="dxa"/>
            </w:tcMar>
          </w:tcPr>
          <w:p w14:paraId="533BB35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345B6B8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0.09 [0.01–1.07]</w:t>
            </w:r>
          </w:p>
        </w:tc>
        <w:tc>
          <w:tcPr>
            <w:tcW w:w="2410" w:type="dxa"/>
            <w:tcMar>
              <w:top w:w="80" w:type="dxa"/>
              <w:left w:w="80" w:type="dxa"/>
              <w:bottom w:w="80" w:type="dxa"/>
              <w:right w:w="80" w:type="dxa"/>
            </w:tcMar>
          </w:tcPr>
          <w:p w14:paraId="3238842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2.8%</w:t>
            </w:r>
          </w:p>
        </w:tc>
      </w:tr>
      <w:tr w:rsidR="00445231" w:rsidRPr="0018281A" w14:paraId="0CB43488" w14:textId="77777777" w:rsidTr="00164611">
        <w:trPr>
          <w:trHeight w:val="300"/>
        </w:trPr>
        <w:tc>
          <w:tcPr>
            <w:tcW w:w="1074" w:type="dxa"/>
            <w:vMerge/>
            <w:tcMar>
              <w:top w:w="80" w:type="dxa"/>
              <w:left w:w="80" w:type="dxa"/>
              <w:bottom w:w="80" w:type="dxa"/>
              <w:right w:w="80" w:type="dxa"/>
            </w:tcMar>
          </w:tcPr>
          <w:p w14:paraId="6C1D2857"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5A170B1"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D6CFD1D"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2936E79A"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3A5FBCE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0.57 [0.04–6.04]</w:t>
            </w:r>
          </w:p>
        </w:tc>
        <w:tc>
          <w:tcPr>
            <w:tcW w:w="2551" w:type="dxa"/>
            <w:tcMar>
              <w:top w:w="80" w:type="dxa"/>
              <w:left w:w="80" w:type="dxa"/>
              <w:bottom w:w="80" w:type="dxa"/>
              <w:right w:w="80" w:type="dxa"/>
            </w:tcMar>
          </w:tcPr>
          <w:p w14:paraId="05DF18C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AC7485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0.29 [0.02–3.65]</w:t>
            </w:r>
          </w:p>
        </w:tc>
        <w:tc>
          <w:tcPr>
            <w:tcW w:w="2410" w:type="dxa"/>
            <w:tcMar>
              <w:top w:w="80" w:type="dxa"/>
              <w:left w:w="80" w:type="dxa"/>
              <w:bottom w:w="80" w:type="dxa"/>
              <w:right w:w="80" w:type="dxa"/>
            </w:tcMar>
          </w:tcPr>
          <w:p w14:paraId="2A2FF41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18.1%</w:t>
            </w:r>
          </w:p>
        </w:tc>
      </w:tr>
      <w:tr w:rsidR="00445231" w:rsidRPr="0018281A" w14:paraId="0C5B7ED2" w14:textId="77777777" w:rsidTr="00164611">
        <w:trPr>
          <w:trHeight w:val="300"/>
        </w:trPr>
        <w:tc>
          <w:tcPr>
            <w:tcW w:w="1074" w:type="dxa"/>
            <w:vMerge/>
            <w:tcMar>
              <w:top w:w="80" w:type="dxa"/>
              <w:left w:w="80" w:type="dxa"/>
              <w:bottom w:w="80" w:type="dxa"/>
              <w:right w:w="80" w:type="dxa"/>
            </w:tcMar>
          </w:tcPr>
          <w:p w14:paraId="785009E3"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1984A6B"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3A6BB593" w14:textId="77777777" w:rsidR="00445231" w:rsidRPr="0018281A" w:rsidRDefault="00445231"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5121A5EA"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12E6CFD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0.08 [0.01–0.75]</w:t>
            </w:r>
          </w:p>
        </w:tc>
        <w:tc>
          <w:tcPr>
            <w:tcW w:w="2551" w:type="dxa"/>
            <w:tcMar>
              <w:top w:w="80" w:type="dxa"/>
              <w:left w:w="80" w:type="dxa"/>
              <w:bottom w:w="80" w:type="dxa"/>
              <w:right w:w="80" w:type="dxa"/>
            </w:tcMar>
          </w:tcPr>
          <w:p w14:paraId="3BC0FA3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754B30B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0.01 [0.00–0.07]</w:t>
            </w:r>
          </w:p>
        </w:tc>
        <w:tc>
          <w:tcPr>
            <w:tcW w:w="2410" w:type="dxa"/>
            <w:tcMar>
              <w:top w:w="80" w:type="dxa"/>
              <w:left w:w="80" w:type="dxa"/>
              <w:bottom w:w="80" w:type="dxa"/>
              <w:right w:w="80" w:type="dxa"/>
            </w:tcMar>
          </w:tcPr>
          <w:p w14:paraId="6099EE6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0.3%</w:t>
            </w:r>
          </w:p>
        </w:tc>
      </w:tr>
      <w:tr w:rsidR="00445231" w:rsidRPr="0018281A" w14:paraId="156CFF0D" w14:textId="77777777" w:rsidTr="00164611">
        <w:trPr>
          <w:trHeight w:val="300"/>
        </w:trPr>
        <w:tc>
          <w:tcPr>
            <w:tcW w:w="1074" w:type="dxa"/>
            <w:vMerge/>
            <w:tcMar>
              <w:top w:w="80" w:type="dxa"/>
              <w:left w:w="80" w:type="dxa"/>
              <w:bottom w:w="80" w:type="dxa"/>
              <w:right w:w="80" w:type="dxa"/>
            </w:tcMar>
          </w:tcPr>
          <w:p w14:paraId="2D1D07D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DC3B7B9"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686C1982"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161B803F"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3813B99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0.17 [0.01–1.68]</w:t>
            </w:r>
          </w:p>
        </w:tc>
        <w:tc>
          <w:tcPr>
            <w:tcW w:w="2551" w:type="dxa"/>
            <w:tcMar>
              <w:top w:w="80" w:type="dxa"/>
              <w:left w:w="80" w:type="dxa"/>
              <w:bottom w:w="80" w:type="dxa"/>
              <w:right w:w="80" w:type="dxa"/>
            </w:tcMar>
          </w:tcPr>
          <w:p w14:paraId="67C2D0D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37D351F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[0.00–0.16]</w:t>
            </w:r>
          </w:p>
        </w:tc>
        <w:tc>
          <w:tcPr>
            <w:tcW w:w="2410" w:type="dxa"/>
            <w:tcMar>
              <w:top w:w="80" w:type="dxa"/>
              <w:left w:w="80" w:type="dxa"/>
              <w:bottom w:w="80" w:type="dxa"/>
              <w:right w:w="80" w:type="dxa"/>
            </w:tcMar>
          </w:tcPr>
          <w:p w14:paraId="40FBC2C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0.3%</w:t>
            </w:r>
          </w:p>
        </w:tc>
      </w:tr>
      <w:tr w:rsidR="00445231" w:rsidRPr="0018281A" w14:paraId="2C247798" w14:textId="77777777" w:rsidTr="00164611">
        <w:trPr>
          <w:trHeight w:val="300"/>
        </w:trPr>
        <w:tc>
          <w:tcPr>
            <w:tcW w:w="1074" w:type="dxa"/>
            <w:vMerge/>
            <w:tcMar>
              <w:top w:w="80" w:type="dxa"/>
              <w:left w:w="80" w:type="dxa"/>
              <w:bottom w:w="80" w:type="dxa"/>
              <w:right w:w="80" w:type="dxa"/>
            </w:tcMar>
          </w:tcPr>
          <w:p w14:paraId="118161A1"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B8B110A"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11198547"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1B1AA3B3"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6806D8A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0.41 [0.03–4.02]</w:t>
            </w:r>
          </w:p>
        </w:tc>
        <w:tc>
          <w:tcPr>
            <w:tcW w:w="2551" w:type="dxa"/>
            <w:tcMar>
              <w:top w:w="80" w:type="dxa"/>
              <w:left w:w="80" w:type="dxa"/>
              <w:bottom w:w="80" w:type="dxa"/>
              <w:right w:w="80" w:type="dxa"/>
            </w:tcMar>
          </w:tcPr>
          <w:p w14:paraId="69B160B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54D8509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0.04 [0.00–0.38]</w:t>
            </w:r>
          </w:p>
        </w:tc>
        <w:tc>
          <w:tcPr>
            <w:tcW w:w="2410" w:type="dxa"/>
            <w:tcMar>
              <w:top w:w="80" w:type="dxa"/>
              <w:left w:w="80" w:type="dxa"/>
              <w:bottom w:w="80" w:type="dxa"/>
              <w:right w:w="80" w:type="dxa"/>
            </w:tcMar>
          </w:tcPr>
          <w:p w14:paraId="0998208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0.5%</w:t>
            </w:r>
          </w:p>
        </w:tc>
      </w:tr>
      <w:tr w:rsidR="00445231" w:rsidRPr="0018281A" w14:paraId="34537A25" w14:textId="77777777" w:rsidTr="00164611">
        <w:trPr>
          <w:trHeight w:val="300"/>
        </w:trPr>
        <w:tc>
          <w:tcPr>
            <w:tcW w:w="1074" w:type="dxa"/>
            <w:vMerge/>
            <w:tcMar>
              <w:top w:w="80" w:type="dxa"/>
              <w:left w:w="80" w:type="dxa"/>
              <w:bottom w:w="80" w:type="dxa"/>
              <w:right w:w="80" w:type="dxa"/>
            </w:tcMar>
          </w:tcPr>
          <w:p w14:paraId="0E0CBD91"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9D111C2"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4A30E28"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E62BD5D"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2D0798C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1.26 [0.10–13.48]</w:t>
            </w:r>
          </w:p>
        </w:tc>
        <w:tc>
          <w:tcPr>
            <w:tcW w:w="2551" w:type="dxa"/>
            <w:tcMar>
              <w:top w:w="80" w:type="dxa"/>
              <w:left w:w="80" w:type="dxa"/>
              <w:bottom w:w="80" w:type="dxa"/>
              <w:right w:w="80" w:type="dxa"/>
            </w:tcMar>
          </w:tcPr>
          <w:p w14:paraId="177C53F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17AE36D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0.11 [0.01–1.25]</w:t>
            </w:r>
          </w:p>
        </w:tc>
        <w:tc>
          <w:tcPr>
            <w:tcW w:w="2410" w:type="dxa"/>
            <w:tcMar>
              <w:top w:w="80" w:type="dxa"/>
              <w:left w:w="80" w:type="dxa"/>
              <w:bottom w:w="80" w:type="dxa"/>
              <w:right w:w="80" w:type="dxa"/>
            </w:tcMar>
          </w:tcPr>
          <w:p w14:paraId="117AEFF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4.0%</w:t>
            </w:r>
          </w:p>
        </w:tc>
      </w:tr>
      <w:tr w:rsidR="00445231" w:rsidRPr="0018281A" w14:paraId="7D111305" w14:textId="77777777" w:rsidTr="00164611">
        <w:trPr>
          <w:trHeight w:val="300"/>
        </w:trPr>
        <w:tc>
          <w:tcPr>
            <w:tcW w:w="1074" w:type="dxa"/>
            <w:vMerge/>
            <w:tcMar>
              <w:top w:w="80" w:type="dxa"/>
              <w:left w:w="80" w:type="dxa"/>
              <w:bottom w:w="80" w:type="dxa"/>
              <w:right w:w="80" w:type="dxa"/>
            </w:tcMar>
          </w:tcPr>
          <w:p w14:paraId="01819A83" w14:textId="77777777" w:rsidR="00445231" w:rsidRPr="0018281A" w:rsidRDefault="00445231" w:rsidP="0018281A">
            <w:pPr>
              <w:jc w:val="center"/>
              <w:rPr>
                <w:rFonts w:ascii="Calibri" w:hAnsi="Calibri" w:cs="Calibri"/>
              </w:rPr>
            </w:pPr>
          </w:p>
        </w:tc>
        <w:tc>
          <w:tcPr>
            <w:tcW w:w="1258" w:type="dxa"/>
            <w:vMerge w:val="restart"/>
            <w:tcMar>
              <w:top w:w="80" w:type="dxa"/>
              <w:left w:w="80" w:type="dxa"/>
              <w:bottom w:w="80" w:type="dxa"/>
              <w:right w:w="80" w:type="dxa"/>
            </w:tcMar>
          </w:tcPr>
          <w:p w14:paraId="6411487D" w14:textId="77777777" w:rsidR="00445231" w:rsidRPr="0018281A" w:rsidRDefault="00445231" w:rsidP="0018281A">
            <w:pPr>
              <w:jc w:val="center"/>
              <w:rPr>
                <w:rFonts w:ascii="Calibri" w:hAnsi="Calibri" w:cs="Calibri"/>
              </w:rPr>
            </w:pPr>
            <w:r w:rsidRPr="0018281A">
              <w:rPr>
                <w:rFonts w:ascii="Calibri" w:hAnsi="Calibri" w:cs="Calibri"/>
                <w:sz w:val="16"/>
              </w:rPr>
              <w:t>Moderate</w:t>
            </w:r>
          </w:p>
        </w:tc>
        <w:tc>
          <w:tcPr>
            <w:tcW w:w="1029" w:type="dxa"/>
            <w:vMerge w:val="restart"/>
            <w:tcMar>
              <w:top w:w="80" w:type="dxa"/>
              <w:left w:w="80" w:type="dxa"/>
              <w:bottom w:w="80" w:type="dxa"/>
              <w:right w:w="80" w:type="dxa"/>
            </w:tcMar>
          </w:tcPr>
          <w:p w14:paraId="0616C665" w14:textId="77777777" w:rsidR="00445231" w:rsidRPr="0018281A" w:rsidRDefault="00445231" w:rsidP="0018281A">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32C5CD9C"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696DA6F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0.13 [0.02–0.69]</w:t>
            </w:r>
          </w:p>
        </w:tc>
        <w:tc>
          <w:tcPr>
            <w:tcW w:w="2551" w:type="dxa"/>
            <w:tcMar>
              <w:top w:w="80" w:type="dxa"/>
              <w:left w:w="80" w:type="dxa"/>
              <w:bottom w:w="80" w:type="dxa"/>
              <w:right w:w="80" w:type="dxa"/>
            </w:tcMar>
          </w:tcPr>
          <w:p w14:paraId="2EAC6FD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284C21F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0.06 [0.01–0.41]</w:t>
            </w:r>
          </w:p>
        </w:tc>
        <w:tc>
          <w:tcPr>
            <w:tcW w:w="2410" w:type="dxa"/>
            <w:tcMar>
              <w:top w:w="80" w:type="dxa"/>
              <w:left w:w="80" w:type="dxa"/>
              <w:bottom w:w="80" w:type="dxa"/>
              <w:right w:w="80" w:type="dxa"/>
            </w:tcMar>
          </w:tcPr>
          <w:p w14:paraId="0BC0C34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w:t>
            </w:r>
          </w:p>
        </w:tc>
      </w:tr>
      <w:tr w:rsidR="00445231" w:rsidRPr="0018281A" w14:paraId="45D3627B" w14:textId="77777777" w:rsidTr="00164611">
        <w:trPr>
          <w:trHeight w:val="300"/>
        </w:trPr>
        <w:tc>
          <w:tcPr>
            <w:tcW w:w="1074" w:type="dxa"/>
            <w:vMerge/>
            <w:tcMar>
              <w:top w:w="80" w:type="dxa"/>
              <w:left w:w="80" w:type="dxa"/>
              <w:bottom w:w="80" w:type="dxa"/>
              <w:right w:w="80" w:type="dxa"/>
            </w:tcMar>
          </w:tcPr>
          <w:p w14:paraId="1313B3E9"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75E9A651"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1F9E65DE"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1AB6B378"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6E0FB07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0.29 [0.05–1.62]</w:t>
            </w:r>
          </w:p>
        </w:tc>
        <w:tc>
          <w:tcPr>
            <w:tcW w:w="2551" w:type="dxa"/>
            <w:tcMar>
              <w:top w:w="80" w:type="dxa"/>
              <w:left w:w="80" w:type="dxa"/>
              <w:bottom w:w="80" w:type="dxa"/>
              <w:right w:w="80" w:type="dxa"/>
            </w:tcMar>
          </w:tcPr>
          <w:p w14:paraId="6AF10BE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3C62C54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0.15 [0.02–0.97]</w:t>
            </w:r>
          </w:p>
        </w:tc>
        <w:tc>
          <w:tcPr>
            <w:tcW w:w="2410" w:type="dxa"/>
            <w:tcMar>
              <w:top w:w="80" w:type="dxa"/>
              <w:left w:w="80" w:type="dxa"/>
              <w:bottom w:w="80" w:type="dxa"/>
              <w:right w:w="80" w:type="dxa"/>
            </w:tcMar>
          </w:tcPr>
          <w:p w14:paraId="34373AB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2.2%</w:t>
            </w:r>
          </w:p>
        </w:tc>
      </w:tr>
      <w:tr w:rsidR="00445231" w:rsidRPr="0018281A" w14:paraId="50AD7D53" w14:textId="77777777" w:rsidTr="00164611">
        <w:trPr>
          <w:trHeight w:val="300"/>
        </w:trPr>
        <w:tc>
          <w:tcPr>
            <w:tcW w:w="1074" w:type="dxa"/>
            <w:vMerge/>
            <w:tcMar>
              <w:top w:w="80" w:type="dxa"/>
              <w:left w:w="80" w:type="dxa"/>
              <w:bottom w:w="80" w:type="dxa"/>
              <w:right w:w="80" w:type="dxa"/>
            </w:tcMar>
          </w:tcPr>
          <w:p w14:paraId="5975DBC7"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97D4BFE"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76D91BEC"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021125F9"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66EA70E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0.66 [0.11–3.61]</w:t>
            </w:r>
          </w:p>
        </w:tc>
        <w:tc>
          <w:tcPr>
            <w:tcW w:w="2551" w:type="dxa"/>
            <w:tcMar>
              <w:top w:w="80" w:type="dxa"/>
              <w:left w:w="80" w:type="dxa"/>
              <w:bottom w:w="80" w:type="dxa"/>
              <w:right w:w="80" w:type="dxa"/>
            </w:tcMar>
          </w:tcPr>
          <w:p w14:paraId="4AF98D7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62B5906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0.34 [0.05–2.14]</w:t>
            </w:r>
          </w:p>
        </w:tc>
        <w:tc>
          <w:tcPr>
            <w:tcW w:w="2410" w:type="dxa"/>
            <w:tcMar>
              <w:top w:w="80" w:type="dxa"/>
              <w:left w:w="80" w:type="dxa"/>
              <w:bottom w:w="80" w:type="dxa"/>
              <w:right w:w="80" w:type="dxa"/>
            </w:tcMar>
          </w:tcPr>
          <w:p w14:paraId="6A72C99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12.8%</w:t>
            </w:r>
          </w:p>
        </w:tc>
      </w:tr>
      <w:tr w:rsidR="00445231" w:rsidRPr="0018281A" w14:paraId="07A313DC" w14:textId="77777777" w:rsidTr="00164611">
        <w:trPr>
          <w:trHeight w:val="300"/>
        </w:trPr>
        <w:tc>
          <w:tcPr>
            <w:tcW w:w="1074" w:type="dxa"/>
            <w:vMerge/>
            <w:tcMar>
              <w:top w:w="80" w:type="dxa"/>
              <w:left w:w="80" w:type="dxa"/>
              <w:bottom w:w="80" w:type="dxa"/>
              <w:right w:w="80" w:type="dxa"/>
            </w:tcMar>
          </w:tcPr>
          <w:p w14:paraId="2AADCB92"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68676186"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61154870"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0888ED12"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07FB931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2.87 [0.46–16.16]</w:t>
            </w:r>
          </w:p>
        </w:tc>
        <w:tc>
          <w:tcPr>
            <w:tcW w:w="2551" w:type="dxa"/>
            <w:tcMar>
              <w:top w:w="80" w:type="dxa"/>
              <w:left w:w="80" w:type="dxa"/>
              <w:bottom w:w="80" w:type="dxa"/>
              <w:right w:w="80" w:type="dxa"/>
            </w:tcMar>
          </w:tcPr>
          <w:p w14:paraId="5946EB7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10C415B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1.46 [0.20–9.36]</w:t>
            </w:r>
          </w:p>
        </w:tc>
        <w:tc>
          <w:tcPr>
            <w:tcW w:w="2410" w:type="dxa"/>
            <w:tcMar>
              <w:top w:w="80" w:type="dxa"/>
              <w:left w:w="80" w:type="dxa"/>
              <w:bottom w:w="80" w:type="dxa"/>
              <w:right w:w="80" w:type="dxa"/>
            </w:tcMar>
          </w:tcPr>
          <w:p w14:paraId="4D81CD0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64.2%</w:t>
            </w:r>
          </w:p>
        </w:tc>
      </w:tr>
      <w:tr w:rsidR="00445231" w:rsidRPr="0018281A" w14:paraId="2CC6F851" w14:textId="77777777" w:rsidTr="00164611">
        <w:trPr>
          <w:trHeight w:val="300"/>
        </w:trPr>
        <w:tc>
          <w:tcPr>
            <w:tcW w:w="1074" w:type="dxa"/>
            <w:vMerge/>
            <w:tcMar>
              <w:top w:w="80" w:type="dxa"/>
              <w:left w:w="80" w:type="dxa"/>
              <w:bottom w:w="80" w:type="dxa"/>
              <w:right w:w="80" w:type="dxa"/>
            </w:tcMar>
          </w:tcPr>
          <w:p w14:paraId="163D86A3"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5162D908"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582CDC20" w14:textId="77777777" w:rsidR="00445231" w:rsidRPr="0018281A" w:rsidRDefault="00445231"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4C0597C2"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0D9BC90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0.06 [0.01–0.33]</w:t>
            </w:r>
          </w:p>
        </w:tc>
        <w:tc>
          <w:tcPr>
            <w:tcW w:w="2551" w:type="dxa"/>
            <w:tcMar>
              <w:top w:w="80" w:type="dxa"/>
              <w:left w:w="80" w:type="dxa"/>
              <w:bottom w:w="80" w:type="dxa"/>
              <w:right w:w="80" w:type="dxa"/>
            </w:tcMar>
          </w:tcPr>
          <w:p w14:paraId="2C7C5D2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3A0D5BF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0.03 [0.00–0.19]</w:t>
            </w:r>
          </w:p>
        </w:tc>
        <w:tc>
          <w:tcPr>
            <w:tcW w:w="2410" w:type="dxa"/>
            <w:tcMar>
              <w:top w:w="80" w:type="dxa"/>
              <w:left w:w="80" w:type="dxa"/>
              <w:bottom w:w="80" w:type="dxa"/>
              <w:right w:w="80" w:type="dxa"/>
            </w:tcMar>
          </w:tcPr>
          <w:p w14:paraId="2D8D9CD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w:t>
            </w:r>
          </w:p>
        </w:tc>
      </w:tr>
      <w:tr w:rsidR="00445231" w:rsidRPr="0018281A" w14:paraId="2AADFA30" w14:textId="77777777" w:rsidTr="00164611">
        <w:trPr>
          <w:trHeight w:val="300"/>
        </w:trPr>
        <w:tc>
          <w:tcPr>
            <w:tcW w:w="1074" w:type="dxa"/>
            <w:vMerge/>
            <w:tcMar>
              <w:top w:w="80" w:type="dxa"/>
              <w:left w:w="80" w:type="dxa"/>
              <w:bottom w:w="80" w:type="dxa"/>
              <w:right w:w="80" w:type="dxa"/>
            </w:tcMar>
          </w:tcPr>
          <w:p w14:paraId="6830F9D7"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9ED92B5"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6A220F48"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37B11BB7"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20811E2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0.14 [0.02–0.76]</w:t>
            </w:r>
          </w:p>
        </w:tc>
        <w:tc>
          <w:tcPr>
            <w:tcW w:w="2551" w:type="dxa"/>
            <w:tcMar>
              <w:top w:w="80" w:type="dxa"/>
              <w:left w:w="80" w:type="dxa"/>
              <w:bottom w:w="80" w:type="dxa"/>
              <w:right w:w="80" w:type="dxa"/>
            </w:tcMar>
          </w:tcPr>
          <w:p w14:paraId="146EED3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7E8EA35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0.07 [0.01–0.45]</w:t>
            </w:r>
          </w:p>
        </w:tc>
        <w:tc>
          <w:tcPr>
            <w:tcW w:w="2410" w:type="dxa"/>
            <w:tcMar>
              <w:top w:w="80" w:type="dxa"/>
              <w:left w:w="80" w:type="dxa"/>
              <w:bottom w:w="80" w:type="dxa"/>
              <w:right w:w="80" w:type="dxa"/>
            </w:tcMar>
          </w:tcPr>
          <w:p w14:paraId="411DAE2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w:t>
            </w:r>
          </w:p>
        </w:tc>
      </w:tr>
      <w:tr w:rsidR="00445231" w:rsidRPr="0018281A" w14:paraId="2EC860DB" w14:textId="77777777" w:rsidTr="00164611">
        <w:trPr>
          <w:trHeight w:val="300"/>
        </w:trPr>
        <w:tc>
          <w:tcPr>
            <w:tcW w:w="1074" w:type="dxa"/>
            <w:vMerge/>
            <w:tcMar>
              <w:top w:w="80" w:type="dxa"/>
              <w:left w:w="80" w:type="dxa"/>
              <w:bottom w:w="80" w:type="dxa"/>
              <w:right w:w="80" w:type="dxa"/>
            </w:tcMar>
          </w:tcPr>
          <w:p w14:paraId="6F63C0E0"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60EB4F7A"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3E54F022"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5B8D2902"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516B17B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0.31 [0.05–1.71]</w:t>
            </w:r>
          </w:p>
        </w:tc>
        <w:tc>
          <w:tcPr>
            <w:tcW w:w="2551" w:type="dxa"/>
            <w:tcMar>
              <w:top w:w="80" w:type="dxa"/>
              <w:left w:w="80" w:type="dxa"/>
              <w:bottom w:w="80" w:type="dxa"/>
              <w:right w:w="80" w:type="dxa"/>
            </w:tcMar>
          </w:tcPr>
          <w:p w14:paraId="1479366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0928B10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0.16 [0.02–1.00]</w:t>
            </w:r>
          </w:p>
        </w:tc>
        <w:tc>
          <w:tcPr>
            <w:tcW w:w="2410" w:type="dxa"/>
            <w:tcMar>
              <w:top w:w="80" w:type="dxa"/>
              <w:left w:w="80" w:type="dxa"/>
              <w:bottom w:w="80" w:type="dxa"/>
              <w:right w:w="80" w:type="dxa"/>
            </w:tcMar>
          </w:tcPr>
          <w:p w14:paraId="791B7E4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2.5%</w:t>
            </w:r>
          </w:p>
        </w:tc>
      </w:tr>
      <w:tr w:rsidR="00445231" w:rsidRPr="0018281A" w14:paraId="5E084230" w14:textId="77777777" w:rsidTr="00164611">
        <w:trPr>
          <w:trHeight w:val="300"/>
        </w:trPr>
        <w:tc>
          <w:tcPr>
            <w:tcW w:w="1074" w:type="dxa"/>
            <w:vMerge/>
            <w:tcMar>
              <w:top w:w="80" w:type="dxa"/>
              <w:left w:w="80" w:type="dxa"/>
              <w:bottom w:w="80" w:type="dxa"/>
              <w:right w:w="80" w:type="dxa"/>
            </w:tcMar>
          </w:tcPr>
          <w:p w14:paraId="58387D29"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A26724D"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7FFBB6BB"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69E1E10"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2AF44ED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1.35 [0.22–7.60]</w:t>
            </w:r>
          </w:p>
        </w:tc>
        <w:tc>
          <w:tcPr>
            <w:tcW w:w="2551" w:type="dxa"/>
            <w:tcMar>
              <w:top w:w="80" w:type="dxa"/>
              <w:left w:w="80" w:type="dxa"/>
              <w:bottom w:w="80" w:type="dxa"/>
              <w:right w:w="80" w:type="dxa"/>
            </w:tcMar>
          </w:tcPr>
          <w:p w14:paraId="7982424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1535C7B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0.69 [0.10–4.49]</w:t>
            </w:r>
          </w:p>
        </w:tc>
        <w:tc>
          <w:tcPr>
            <w:tcW w:w="2410" w:type="dxa"/>
            <w:tcMar>
              <w:top w:w="80" w:type="dxa"/>
              <w:left w:w="80" w:type="dxa"/>
              <w:bottom w:w="80" w:type="dxa"/>
              <w:right w:w="80" w:type="dxa"/>
            </w:tcMar>
          </w:tcPr>
          <w:p w14:paraId="4B3C294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34.9%</w:t>
            </w:r>
          </w:p>
        </w:tc>
      </w:tr>
      <w:tr w:rsidR="00445231" w:rsidRPr="0018281A" w14:paraId="3477D3ED" w14:textId="77777777" w:rsidTr="00164611">
        <w:trPr>
          <w:trHeight w:val="300"/>
        </w:trPr>
        <w:tc>
          <w:tcPr>
            <w:tcW w:w="1074" w:type="dxa"/>
            <w:vMerge/>
            <w:tcMar>
              <w:top w:w="80" w:type="dxa"/>
              <w:left w:w="80" w:type="dxa"/>
              <w:bottom w:w="80" w:type="dxa"/>
              <w:right w:w="80" w:type="dxa"/>
            </w:tcMar>
          </w:tcPr>
          <w:p w14:paraId="7DE00A85"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7007D6A"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08D810F8" w14:textId="77777777" w:rsidR="00445231" w:rsidRPr="0018281A" w:rsidRDefault="00445231"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640FBC2E"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4AB3127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0.04 [0.01–0.21]</w:t>
            </w:r>
          </w:p>
        </w:tc>
        <w:tc>
          <w:tcPr>
            <w:tcW w:w="2551" w:type="dxa"/>
            <w:tcMar>
              <w:top w:w="80" w:type="dxa"/>
              <w:left w:w="80" w:type="dxa"/>
              <w:bottom w:w="80" w:type="dxa"/>
              <w:right w:w="80" w:type="dxa"/>
            </w:tcMar>
          </w:tcPr>
          <w:p w14:paraId="52D9472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748CC6F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[0.00–0.12]</w:t>
            </w:r>
          </w:p>
        </w:tc>
        <w:tc>
          <w:tcPr>
            <w:tcW w:w="2410" w:type="dxa"/>
            <w:tcMar>
              <w:top w:w="80" w:type="dxa"/>
              <w:left w:w="80" w:type="dxa"/>
              <w:bottom w:w="80" w:type="dxa"/>
              <w:right w:w="80" w:type="dxa"/>
            </w:tcMar>
          </w:tcPr>
          <w:p w14:paraId="57BACDD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w:t>
            </w:r>
          </w:p>
        </w:tc>
      </w:tr>
      <w:tr w:rsidR="00445231" w:rsidRPr="0018281A" w14:paraId="403B940B" w14:textId="77777777" w:rsidTr="00164611">
        <w:trPr>
          <w:trHeight w:val="300"/>
        </w:trPr>
        <w:tc>
          <w:tcPr>
            <w:tcW w:w="1074" w:type="dxa"/>
            <w:vMerge/>
            <w:tcMar>
              <w:top w:w="80" w:type="dxa"/>
              <w:left w:w="80" w:type="dxa"/>
              <w:bottom w:w="80" w:type="dxa"/>
              <w:right w:w="80" w:type="dxa"/>
            </w:tcMar>
          </w:tcPr>
          <w:p w14:paraId="7409F99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DBA3063"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2ADF27E6"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4E0A658A"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7FE647C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0.09 [0.01–0.49]</w:t>
            </w:r>
          </w:p>
        </w:tc>
        <w:tc>
          <w:tcPr>
            <w:tcW w:w="2551" w:type="dxa"/>
            <w:tcMar>
              <w:top w:w="80" w:type="dxa"/>
              <w:left w:w="80" w:type="dxa"/>
              <w:bottom w:w="80" w:type="dxa"/>
              <w:right w:w="80" w:type="dxa"/>
            </w:tcMar>
          </w:tcPr>
          <w:p w14:paraId="405DA08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62E403B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0.04 [0.01–0.29]</w:t>
            </w:r>
          </w:p>
        </w:tc>
        <w:tc>
          <w:tcPr>
            <w:tcW w:w="2410" w:type="dxa"/>
            <w:tcMar>
              <w:top w:w="80" w:type="dxa"/>
              <w:left w:w="80" w:type="dxa"/>
              <w:bottom w:w="80" w:type="dxa"/>
              <w:right w:w="80" w:type="dxa"/>
            </w:tcMar>
          </w:tcPr>
          <w:p w14:paraId="606FE89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w:t>
            </w:r>
          </w:p>
        </w:tc>
      </w:tr>
      <w:tr w:rsidR="00445231" w:rsidRPr="0018281A" w14:paraId="5074BDE3" w14:textId="77777777" w:rsidTr="00164611">
        <w:trPr>
          <w:trHeight w:val="300"/>
        </w:trPr>
        <w:tc>
          <w:tcPr>
            <w:tcW w:w="1074" w:type="dxa"/>
            <w:vMerge/>
            <w:tcMar>
              <w:top w:w="80" w:type="dxa"/>
              <w:left w:w="80" w:type="dxa"/>
              <w:bottom w:w="80" w:type="dxa"/>
              <w:right w:w="80" w:type="dxa"/>
            </w:tcMar>
          </w:tcPr>
          <w:p w14:paraId="48AB4F00"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6F028724"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4F076F9B"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6B516CFD"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2DCF246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0.20 [0.03–1.08]</w:t>
            </w:r>
          </w:p>
        </w:tc>
        <w:tc>
          <w:tcPr>
            <w:tcW w:w="2551" w:type="dxa"/>
            <w:tcMar>
              <w:top w:w="80" w:type="dxa"/>
              <w:left w:w="80" w:type="dxa"/>
              <w:bottom w:w="80" w:type="dxa"/>
              <w:right w:w="80" w:type="dxa"/>
            </w:tcMar>
          </w:tcPr>
          <w:p w14:paraId="7EB3DB2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4EC5F2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0.10 [0.01–0.64]</w:t>
            </w:r>
          </w:p>
        </w:tc>
        <w:tc>
          <w:tcPr>
            <w:tcW w:w="2410" w:type="dxa"/>
            <w:tcMar>
              <w:top w:w="80" w:type="dxa"/>
              <w:left w:w="80" w:type="dxa"/>
              <w:bottom w:w="80" w:type="dxa"/>
              <w:right w:w="80" w:type="dxa"/>
            </w:tcMar>
          </w:tcPr>
          <w:p w14:paraId="0B0B6D8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0.8%</w:t>
            </w:r>
          </w:p>
        </w:tc>
      </w:tr>
      <w:tr w:rsidR="00445231" w:rsidRPr="0018281A" w14:paraId="6620FC75" w14:textId="77777777" w:rsidTr="00164611">
        <w:trPr>
          <w:trHeight w:val="300"/>
        </w:trPr>
        <w:tc>
          <w:tcPr>
            <w:tcW w:w="1074" w:type="dxa"/>
            <w:vMerge/>
            <w:tcMar>
              <w:top w:w="80" w:type="dxa"/>
              <w:left w:w="80" w:type="dxa"/>
              <w:bottom w:w="80" w:type="dxa"/>
              <w:right w:w="80" w:type="dxa"/>
            </w:tcMar>
          </w:tcPr>
          <w:p w14:paraId="29A58701"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E390D86"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7DC8B78D"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18368F51"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0024C9E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0.87 [0.14–4.88]</w:t>
            </w:r>
          </w:p>
        </w:tc>
        <w:tc>
          <w:tcPr>
            <w:tcW w:w="2551" w:type="dxa"/>
            <w:tcMar>
              <w:top w:w="80" w:type="dxa"/>
              <w:left w:w="80" w:type="dxa"/>
              <w:bottom w:w="80" w:type="dxa"/>
              <w:right w:w="80" w:type="dxa"/>
            </w:tcMar>
          </w:tcPr>
          <w:p w14:paraId="1E62749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421F9E3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0.44 [0.06–2.88]</w:t>
            </w:r>
          </w:p>
        </w:tc>
        <w:tc>
          <w:tcPr>
            <w:tcW w:w="2410" w:type="dxa"/>
            <w:tcMar>
              <w:top w:w="80" w:type="dxa"/>
              <w:left w:w="80" w:type="dxa"/>
              <w:bottom w:w="80" w:type="dxa"/>
              <w:right w:w="80" w:type="dxa"/>
            </w:tcMar>
          </w:tcPr>
          <w:p w14:paraId="5206B37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20.1%</w:t>
            </w:r>
          </w:p>
        </w:tc>
      </w:tr>
      <w:tr w:rsidR="00445231" w:rsidRPr="0018281A" w14:paraId="58449C3E" w14:textId="77777777" w:rsidTr="00164611">
        <w:trPr>
          <w:trHeight w:val="300"/>
        </w:trPr>
        <w:tc>
          <w:tcPr>
            <w:tcW w:w="1074" w:type="dxa"/>
            <w:vMerge/>
            <w:tcMar>
              <w:top w:w="80" w:type="dxa"/>
              <w:left w:w="80" w:type="dxa"/>
              <w:bottom w:w="80" w:type="dxa"/>
              <w:right w:w="80" w:type="dxa"/>
            </w:tcMar>
          </w:tcPr>
          <w:p w14:paraId="1A81EED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5B596BD"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22648D34" w14:textId="77777777" w:rsidR="00445231" w:rsidRPr="0018281A" w:rsidRDefault="00445231"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0689D4BE"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70B3301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0.09 [0.01–0.46]</w:t>
            </w:r>
          </w:p>
        </w:tc>
        <w:tc>
          <w:tcPr>
            <w:tcW w:w="2551" w:type="dxa"/>
            <w:tcMar>
              <w:top w:w="80" w:type="dxa"/>
              <w:left w:w="80" w:type="dxa"/>
              <w:bottom w:w="80" w:type="dxa"/>
              <w:right w:w="80" w:type="dxa"/>
            </w:tcMar>
          </w:tcPr>
          <w:p w14:paraId="254A10D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11.21 [7.04–16.80]</w:t>
            </w:r>
          </w:p>
        </w:tc>
        <w:tc>
          <w:tcPr>
            <w:tcW w:w="2268" w:type="dxa"/>
            <w:tcMar>
              <w:top w:w="80" w:type="dxa"/>
              <w:left w:w="80" w:type="dxa"/>
              <w:bottom w:w="80" w:type="dxa"/>
              <w:right w:w="80" w:type="dxa"/>
            </w:tcMar>
          </w:tcPr>
          <w:p w14:paraId="25740FF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0.01 [0.00–0.04]</w:t>
            </w:r>
          </w:p>
        </w:tc>
        <w:tc>
          <w:tcPr>
            <w:tcW w:w="2410" w:type="dxa"/>
            <w:tcMar>
              <w:top w:w="80" w:type="dxa"/>
              <w:left w:w="80" w:type="dxa"/>
              <w:bottom w:w="80" w:type="dxa"/>
              <w:right w:w="80" w:type="dxa"/>
            </w:tcMar>
          </w:tcPr>
          <w:p w14:paraId="70967CF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w:t>
            </w:r>
          </w:p>
        </w:tc>
      </w:tr>
      <w:tr w:rsidR="00445231" w:rsidRPr="0018281A" w14:paraId="7585AC23" w14:textId="77777777" w:rsidTr="00164611">
        <w:trPr>
          <w:trHeight w:val="300"/>
        </w:trPr>
        <w:tc>
          <w:tcPr>
            <w:tcW w:w="1074" w:type="dxa"/>
            <w:vMerge/>
            <w:tcMar>
              <w:top w:w="80" w:type="dxa"/>
              <w:left w:w="80" w:type="dxa"/>
              <w:bottom w:w="80" w:type="dxa"/>
              <w:right w:w="80" w:type="dxa"/>
            </w:tcMar>
          </w:tcPr>
          <w:p w14:paraId="5B2ADD40"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676BB37"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63F8F416"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60B8D84A"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2E4E891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0.20 [0.03–1.10]</w:t>
            </w:r>
          </w:p>
        </w:tc>
        <w:tc>
          <w:tcPr>
            <w:tcW w:w="2551" w:type="dxa"/>
            <w:tcMar>
              <w:top w:w="80" w:type="dxa"/>
              <w:left w:w="80" w:type="dxa"/>
              <w:bottom w:w="80" w:type="dxa"/>
              <w:right w:w="80" w:type="dxa"/>
            </w:tcMar>
          </w:tcPr>
          <w:p w14:paraId="15EE1B0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11.21 [7.04–16.80]</w:t>
            </w:r>
          </w:p>
        </w:tc>
        <w:tc>
          <w:tcPr>
            <w:tcW w:w="2268" w:type="dxa"/>
            <w:tcMar>
              <w:top w:w="80" w:type="dxa"/>
              <w:left w:w="80" w:type="dxa"/>
              <w:bottom w:w="80" w:type="dxa"/>
              <w:right w:w="80" w:type="dxa"/>
            </w:tcMar>
          </w:tcPr>
          <w:p w14:paraId="6A8F0BE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[0.00–0.10]</w:t>
            </w:r>
          </w:p>
        </w:tc>
        <w:tc>
          <w:tcPr>
            <w:tcW w:w="2410" w:type="dxa"/>
            <w:tcMar>
              <w:top w:w="80" w:type="dxa"/>
              <w:left w:w="80" w:type="dxa"/>
              <w:bottom w:w="80" w:type="dxa"/>
              <w:right w:w="80" w:type="dxa"/>
            </w:tcMar>
          </w:tcPr>
          <w:p w14:paraId="0CC826D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w:t>
            </w:r>
          </w:p>
        </w:tc>
      </w:tr>
      <w:tr w:rsidR="00445231" w:rsidRPr="0018281A" w14:paraId="6C05B3E9" w14:textId="77777777" w:rsidTr="00164611">
        <w:trPr>
          <w:trHeight w:val="300"/>
        </w:trPr>
        <w:tc>
          <w:tcPr>
            <w:tcW w:w="1074" w:type="dxa"/>
            <w:vMerge/>
            <w:tcMar>
              <w:top w:w="80" w:type="dxa"/>
              <w:left w:w="80" w:type="dxa"/>
              <w:bottom w:w="80" w:type="dxa"/>
              <w:right w:w="80" w:type="dxa"/>
            </w:tcMar>
          </w:tcPr>
          <w:p w14:paraId="2429ABDC"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6DB2D509"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0A3AA5E"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21CB8170"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17315C6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0.44 [0.07–2.45]</w:t>
            </w:r>
          </w:p>
        </w:tc>
        <w:tc>
          <w:tcPr>
            <w:tcW w:w="2551" w:type="dxa"/>
            <w:tcMar>
              <w:top w:w="80" w:type="dxa"/>
              <w:left w:w="80" w:type="dxa"/>
              <w:bottom w:w="80" w:type="dxa"/>
              <w:right w:w="80" w:type="dxa"/>
            </w:tcMar>
          </w:tcPr>
          <w:p w14:paraId="5BB217D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11.21 [7.04–16.80]</w:t>
            </w:r>
          </w:p>
        </w:tc>
        <w:tc>
          <w:tcPr>
            <w:tcW w:w="2268" w:type="dxa"/>
            <w:tcMar>
              <w:top w:w="80" w:type="dxa"/>
              <w:left w:w="80" w:type="dxa"/>
              <w:bottom w:w="80" w:type="dxa"/>
              <w:right w:w="80" w:type="dxa"/>
            </w:tcMar>
          </w:tcPr>
          <w:p w14:paraId="5A4A964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0.04 [0.01–0.23]</w:t>
            </w:r>
          </w:p>
        </w:tc>
        <w:tc>
          <w:tcPr>
            <w:tcW w:w="2410" w:type="dxa"/>
            <w:tcMar>
              <w:top w:w="80" w:type="dxa"/>
              <w:left w:w="80" w:type="dxa"/>
              <w:bottom w:w="80" w:type="dxa"/>
              <w:right w:w="80" w:type="dxa"/>
            </w:tcMar>
          </w:tcPr>
          <w:p w14:paraId="7A74C06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w:t>
            </w:r>
          </w:p>
        </w:tc>
      </w:tr>
      <w:tr w:rsidR="00445231" w:rsidRPr="0018281A" w14:paraId="4C06F555" w14:textId="77777777" w:rsidTr="00164611">
        <w:trPr>
          <w:trHeight w:val="300"/>
        </w:trPr>
        <w:tc>
          <w:tcPr>
            <w:tcW w:w="1074" w:type="dxa"/>
            <w:vMerge/>
            <w:tcMar>
              <w:top w:w="80" w:type="dxa"/>
              <w:left w:w="80" w:type="dxa"/>
              <w:bottom w:w="80" w:type="dxa"/>
              <w:right w:w="80" w:type="dxa"/>
            </w:tcMar>
          </w:tcPr>
          <w:p w14:paraId="31D3EDF4"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A5C6A4E"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366702CF"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28E39C30"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3EEBA0E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1.93 [0.31–11.17]</w:t>
            </w:r>
          </w:p>
        </w:tc>
        <w:tc>
          <w:tcPr>
            <w:tcW w:w="2551" w:type="dxa"/>
            <w:tcMar>
              <w:top w:w="80" w:type="dxa"/>
              <w:left w:w="80" w:type="dxa"/>
              <w:bottom w:w="80" w:type="dxa"/>
              <w:right w:w="80" w:type="dxa"/>
            </w:tcMar>
          </w:tcPr>
          <w:p w14:paraId="7087772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11.21 [7.04–16.80]</w:t>
            </w:r>
          </w:p>
        </w:tc>
        <w:tc>
          <w:tcPr>
            <w:tcW w:w="2268" w:type="dxa"/>
            <w:tcMar>
              <w:top w:w="80" w:type="dxa"/>
              <w:left w:w="80" w:type="dxa"/>
              <w:bottom w:w="80" w:type="dxa"/>
              <w:right w:w="80" w:type="dxa"/>
            </w:tcMar>
          </w:tcPr>
          <w:p w14:paraId="17F2315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0.17 [0.03–1.06]</w:t>
            </w:r>
          </w:p>
        </w:tc>
        <w:tc>
          <w:tcPr>
            <w:tcW w:w="2410" w:type="dxa"/>
            <w:tcMar>
              <w:top w:w="80" w:type="dxa"/>
              <w:left w:w="80" w:type="dxa"/>
              <w:bottom w:w="80" w:type="dxa"/>
              <w:right w:w="80" w:type="dxa"/>
            </w:tcMar>
          </w:tcPr>
          <w:p w14:paraId="415A9B5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2.9%</w:t>
            </w:r>
          </w:p>
        </w:tc>
      </w:tr>
      <w:tr w:rsidR="00445231" w:rsidRPr="0018281A" w14:paraId="31AF26E2" w14:textId="77777777" w:rsidTr="00164611">
        <w:trPr>
          <w:trHeight w:val="300"/>
        </w:trPr>
        <w:tc>
          <w:tcPr>
            <w:tcW w:w="1074" w:type="dxa"/>
            <w:vMerge/>
            <w:tcMar>
              <w:top w:w="80" w:type="dxa"/>
              <w:left w:w="80" w:type="dxa"/>
              <w:bottom w:w="80" w:type="dxa"/>
              <w:right w:w="80" w:type="dxa"/>
            </w:tcMar>
          </w:tcPr>
          <w:p w14:paraId="41FEA0B6" w14:textId="77777777" w:rsidR="00445231" w:rsidRPr="0018281A" w:rsidRDefault="00445231" w:rsidP="0018281A">
            <w:pPr>
              <w:jc w:val="center"/>
              <w:rPr>
                <w:rFonts w:ascii="Calibri" w:hAnsi="Calibri" w:cs="Calibri"/>
              </w:rPr>
            </w:pPr>
          </w:p>
        </w:tc>
        <w:tc>
          <w:tcPr>
            <w:tcW w:w="1258" w:type="dxa"/>
            <w:vMerge w:val="restart"/>
            <w:tcMar>
              <w:top w:w="80" w:type="dxa"/>
              <w:left w:w="80" w:type="dxa"/>
              <w:bottom w:w="80" w:type="dxa"/>
              <w:right w:w="80" w:type="dxa"/>
            </w:tcMar>
          </w:tcPr>
          <w:p w14:paraId="60682FFF" w14:textId="77777777" w:rsidR="00445231" w:rsidRPr="0018281A" w:rsidRDefault="00445231" w:rsidP="0018281A">
            <w:pPr>
              <w:jc w:val="center"/>
              <w:rPr>
                <w:rFonts w:ascii="Calibri" w:hAnsi="Calibri" w:cs="Calibri"/>
              </w:rPr>
            </w:pPr>
            <w:r w:rsidRPr="0018281A">
              <w:rPr>
                <w:rFonts w:ascii="Calibri" w:hAnsi="Calibri" w:cs="Calibri"/>
                <w:sz w:val="16"/>
              </w:rPr>
              <w:t>High</w:t>
            </w:r>
          </w:p>
        </w:tc>
        <w:tc>
          <w:tcPr>
            <w:tcW w:w="1029" w:type="dxa"/>
            <w:vMerge w:val="restart"/>
            <w:tcMar>
              <w:top w:w="80" w:type="dxa"/>
              <w:left w:w="80" w:type="dxa"/>
              <w:bottom w:w="80" w:type="dxa"/>
              <w:right w:w="80" w:type="dxa"/>
            </w:tcMar>
          </w:tcPr>
          <w:p w14:paraId="1806273A" w14:textId="77777777" w:rsidR="00445231" w:rsidRPr="0018281A" w:rsidRDefault="00445231" w:rsidP="0018281A">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3F1B8A87"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1E9E283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0.33 [0.02–5.22]</w:t>
            </w:r>
          </w:p>
        </w:tc>
        <w:tc>
          <w:tcPr>
            <w:tcW w:w="2551" w:type="dxa"/>
            <w:tcMar>
              <w:top w:w="80" w:type="dxa"/>
              <w:left w:w="80" w:type="dxa"/>
              <w:bottom w:w="80" w:type="dxa"/>
              <w:right w:w="80" w:type="dxa"/>
            </w:tcMar>
          </w:tcPr>
          <w:p w14:paraId="3478E71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1D476BC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0.16 [0.01–3.09]</w:t>
            </w:r>
          </w:p>
        </w:tc>
        <w:tc>
          <w:tcPr>
            <w:tcW w:w="2410" w:type="dxa"/>
            <w:tcMar>
              <w:top w:w="80" w:type="dxa"/>
              <w:left w:w="80" w:type="dxa"/>
              <w:bottom w:w="80" w:type="dxa"/>
              <w:right w:w="80" w:type="dxa"/>
            </w:tcMar>
          </w:tcPr>
          <w:p w14:paraId="57FD764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8.8%</w:t>
            </w:r>
          </w:p>
        </w:tc>
      </w:tr>
      <w:tr w:rsidR="00445231" w:rsidRPr="0018281A" w14:paraId="1C705DFB" w14:textId="77777777" w:rsidTr="00164611">
        <w:trPr>
          <w:trHeight w:val="300"/>
        </w:trPr>
        <w:tc>
          <w:tcPr>
            <w:tcW w:w="1074" w:type="dxa"/>
            <w:vMerge/>
            <w:tcMar>
              <w:top w:w="80" w:type="dxa"/>
              <w:left w:w="80" w:type="dxa"/>
              <w:bottom w:w="80" w:type="dxa"/>
              <w:right w:w="80" w:type="dxa"/>
            </w:tcMar>
          </w:tcPr>
          <w:p w14:paraId="27738292"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564E60C"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5ADA0704"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94C082E"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74E2C3D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0.74 [0.04–12.05]</w:t>
            </w:r>
          </w:p>
        </w:tc>
        <w:tc>
          <w:tcPr>
            <w:tcW w:w="2551" w:type="dxa"/>
            <w:tcMar>
              <w:top w:w="80" w:type="dxa"/>
              <w:left w:w="80" w:type="dxa"/>
              <w:bottom w:w="80" w:type="dxa"/>
              <w:right w:w="80" w:type="dxa"/>
            </w:tcMar>
          </w:tcPr>
          <w:p w14:paraId="3A802E5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627E25E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0.37 [0.02–7.20]</w:t>
            </w:r>
          </w:p>
        </w:tc>
        <w:tc>
          <w:tcPr>
            <w:tcW w:w="2410" w:type="dxa"/>
            <w:tcMar>
              <w:top w:w="80" w:type="dxa"/>
              <w:left w:w="80" w:type="dxa"/>
              <w:bottom w:w="80" w:type="dxa"/>
              <w:right w:w="80" w:type="dxa"/>
            </w:tcMar>
          </w:tcPr>
          <w:p w14:paraId="1C81038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23.0%</w:t>
            </w:r>
          </w:p>
        </w:tc>
      </w:tr>
      <w:tr w:rsidR="00445231" w:rsidRPr="0018281A" w14:paraId="763E0799" w14:textId="77777777" w:rsidTr="00164611">
        <w:trPr>
          <w:trHeight w:val="300"/>
        </w:trPr>
        <w:tc>
          <w:tcPr>
            <w:tcW w:w="1074" w:type="dxa"/>
            <w:vMerge/>
            <w:tcMar>
              <w:top w:w="80" w:type="dxa"/>
              <w:left w:w="80" w:type="dxa"/>
              <w:bottom w:w="80" w:type="dxa"/>
              <w:right w:w="80" w:type="dxa"/>
            </w:tcMar>
          </w:tcPr>
          <w:p w14:paraId="1DD2322A"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3DB2FC7"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2AC4B9D0"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58193634"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5A415A5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1.89 [0.09–28.87]</w:t>
            </w:r>
          </w:p>
        </w:tc>
        <w:tc>
          <w:tcPr>
            <w:tcW w:w="2551" w:type="dxa"/>
            <w:tcMar>
              <w:top w:w="80" w:type="dxa"/>
              <w:left w:w="80" w:type="dxa"/>
              <w:bottom w:w="80" w:type="dxa"/>
              <w:right w:w="80" w:type="dxa"/>
            </w:tcMar>
          </w:tcPr>
          <w:p w14:paraId="183348D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027F4C4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0.94 [0.04–16.88]</w:t>
            </w:r>
          </w:p>
        </w:tc>
        <w:tc>
          <w:tcPr>
            <w:tcW w:w="2410" w:type="dxa"/>
            <w:tcMar>
              <w:top w:w="80" w:type="dxa"/>
              <w:left w:w="80" w:type="dxa"/>
              <w:bottom w:w="80" w:type="dxa"/>
              <w:right w:w="80" w:type="dxa"/>
            </w:tcMar>
          </w:tcPr>
          <w:p w14:paraId="689D511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48.3%</w:t>
            </w:r>
          </w:p>
        </w:tc>
      </w:tr>
      <w:tr w:rsidR="00445231" w:rsidRPr="0018281A" w14:paraId="50A9C3C8" w14:textId="77777777" w:rsidTr="00164611">
        <w:trPr>
          <w:trHeight w:val="300"/>
        </w:trPr>
        <w:tc>
          <w:tcPr>
            <w:tcW w:w="1074" w:type="dxa"/>
            <w:vMerge/>
            <w:tcMar>
              <w:top w:w="80" w:type="dxa"/>
              <w:left w:w="80" w:type="dxa"/>
              <w:bottom w:w="80" w:type="dxa"/>
              <w:right w:w="80" w:type="dxa"/>
            </w:tcMar>
          </w:tcPr>
          <w:p w14:paraId="44B67AA8"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78C6576"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501D1EF5"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08397499"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1F3AD20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9.94 [0.57–111.28]</w:t>
            </w:r>
          </w:p>
        </w:tc>
        <w:tc>
          <w:tcPr>
            <w:tcW w:w="2551" w:type="dxa"/>
            <w:tcMar>
              <w:top w:w="80" w:type="dxa"/>
              <w:left w:w="80" w:type="dxa"/>
              <w:bottom w:w="80" w:type="dxa"/>
              <w:right w:w="80" w:type="dxa"/>
            </w:tcMar>
          </w:tcPr>
          <w:p w14:paraId="2E97EBC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153BE7B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4.96 [0.27–67.44]</w:t>
            </w:r>
          </w:p>
        </w:tc>
        <w:tc>
          <w:tcPr>
            <w:tcW w:w="2410" w:type="dxa"/>
            <w:tcMar>
              <w:top w:w="80" w:type="dxa"/>
              <w:left w:w="80" w:type="dxa"/>
              <w:bottom w:w="80" w:type="dxa"/>
              <w:right w:w="80" w:type="dxa"/>
            </w:tcMar>
          </w:tcPr>
          <w:p w14:paraId="3635FFF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87.5%</w:t>
            </w:r>
          </w:p>
        </w:tc>
      </w:tr>
      <w:tr w:rsidR="00445231" w:rsidRPr="0018281A" w14:paraId="188C8564" w14:textId="77777777" w:rsidTr="00164611">
        <w:trPr>
          <w:trHeight w:val="300"/>
        </w:trPr>
        <w:tc>
          <w:tcPr>
            <w:tcW w:w="1074" w:type="dxa"/>
            <w:vMerge/>
            <w:tcMar>
              <w:top w:w="80" w:type="dxa"/>
              <w:left w:w="80" w:type="dxa"/>
              <w:bottom w:w="80" w:type="dxa"/>
              <w:right w:w="80" w:type="dxa"/>
            </w:tcMar>
          </w:tcPr>
          <w:p w14:paraId="1BC89EB5"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7A7D516E"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34A9D456" w14:textId="77777777" w:rsidR="00445231" w:rsidRPr="0018281A" w:rsidRDefault="00445231" w:rsidP="0018281A">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7243A5F4"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2842831E"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0.15 [0.01–2.45]</w:t>
            </w:r>
          </w:p>
        </w:tc>
        <w:tc>
          <w:tcPr>
            <w:tcW w:w="2551" w:type="dxa"/>
            <w:tcMar>
              <w:top w:w="80" w:type="dxa"/>
              <w:left w:w="80" w:type="dxa"/>
              <w:bottom w:w="80" w:type="dxa"/>
              <w:right w:w="80" w:type="dxa"/>
            </w:tcMar>
          </w:tcPr>
          <w:p w14:paraId="1AACEAF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76BDFF9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0.08 [0.00–1.45]</w:t>
            </w:r>
          </w:p>
        </w:tc>
        <w:tc>
          <w:tcPr>
            <w:tcW w:w="2410" w:type="dxa"/>
            <w:tcMar>
              <w:top w:w="80" w:type="dxa"/>
              <w:left w:w="80" w:type="dxa"/>
              <w:bottom w:w="80" w:type="dxa"/>
              <w:right w:w="80" w:type="dxa"/>
            </w:tcMar>
          </w:tcPr>
          <w:p w14:paraId="7203D843"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3.6%</w:t>
            </w:r>
          </w:p>
        </w:tc>
      </w:tr>
      <w:tr w:rsidR="00445231" w:rsidRPr="0018281A" w14:paraId="7A72DA68" w14:textId="77777777" w:rsidTr="00164611">
        <w:trPr>
          <w:trHeight w:val="300"/>
        </w:trPr>
        <w:tc>
          <w:tcPr>
            <w:tcW w:w="1074" w:type="dxa"/>
            <w:vMerge/>
            <w:tcMar>
              <w:top w:w="80" w:type="dxa"/>
              <w:left w:w="80" w:type="dxa"/>
              <w:bottom w:w="80" w:type="dxa"/>
              <w:right w:w="80" w:type="dxa"/>
            </w:tcMar>
          </w:tcPr>
          <w:p w14:paraId="61E61B54"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53B342BA"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1F13B1EA"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519D1767"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1297A98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0.35 [0.02–5.76]</w:t>
            </w:r>
          </w:p>
        </w:tc>
        <w:tc>
          <w:tcPr>
            <w:tcW w:w="2551" w:type="dxa"/>
            <w:tcMar>
              <w:top w:w="80" w:type="dxa"/>
              <w:left w:w="80" w:type="dxa"/>
              <w:bottom w:w="80" w:type="dxa"/>
              <w:right w:w="80" w:type="dxa"/>
            </w:tcMar>
          </w:tcPr>
          <w:p w14:paraId="5F4E809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61A8330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0.18 [0.01–3.44]</w:t>
            </w:r>
          </w:p>
        </w:tc>
        <w:tc>
          <w:tcPr>
            <w:tcW w:w="2410" w:type="dxa"/>
            <w:tcMar>
              <w:top w:w="80" w:type="dxa"/>
              <w:left w:w="80" w:type="dxa"/>
              <w:bottom w:w="80" w:type="dxa"/>
              <w:right w:w="80" w:type="dxa"/>
            </w:tcMar>
          </w:tcPr>
          <w:p w14:paraId="0CBAEF1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9.8%</w:t>
            </w:r>
          </w:p>
        </w:tc>
      </w:tr>
      <w:tr w:rsidR="00445231" w:rsidRPr="0018281A" w14:paraId="1B5103AA" w14:textId="77777777" w:rsidTr="00164611">
        <w:trPr>
          <w:trHeight w:val="300"/>
        </w:trPr>
        <w:tc>
          <w:tcPr>
            <w:tcW w:w="1074" w:type="dxa"/>
            <w:vMerge/>
            <w:tcMar>
              <w:top w:w="80" w:type="dxa"/>
              <w:left w:w="80" w:type="dxa"/>
              <w:bottom w:w="80" w:type="dxa"/>
              <w:right w:w="80" w:type="dxa"/>
            </w:tcMar>
          </w:tcPr>
          <w:p w14:paraId="2331C98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480E3D81"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655A4D6F"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545997C7"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0C20A22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0.88 [0.04–13.18]</w:t>
            </w:r>
          </w:p>
        </w:tc>
        <w:tc>
          <w:tcPr>
            <w:tcW w:w="2551" w:type="dxa"/>
            <w:tcMar>
              <w:top w:w="80" w:type="dxa"/>
              <w:left w:w="80" w:type="dxa"/>
              <w:bottom w:w="80" w:type="dxa"/>
              <w:right w:w="80" w:type="dxa"/>
            </w:tcMar>
          </w:tcPr>
          <w:p w14:paraId="5AFAA65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CCC131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0.44 [0.02–8.04]</w:t>
            </w:r>
          </w:p>
        </w:tc>
        <w:tc>
          <w:tcPr>
            <w:tcW w:w="2410" w:type="dxa"/>
            <w:tcMar>
              <w:top w:w="80" w:type="dxa"/>
              <w:left w:w="80" w:type="dxa"/>
              <w:bottom w:w="80" w:type="dxa"/>
              <w:right w:w="80" w:type="dxa"/>
            </w:tcMar>
          </w:tcPr>
          <w:p w14:paraId="1C05887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26.7%</w:t>
            </w:r>
          </w:p>
        </w:tc>
      </w:tr>
      <w:tr w:rsidR="00445231" w:rsidRPr="0018281A" w14:paraId="339BB98A" w14:textId="77777777" w:rsidTr="00164611">
        <w:trPr>
          <w:trHeight w:val="300"/>
        </w:trPr>
        <w:tc>
          <w:tcPr>
            <w:tcW w:w="1074" w:type="dxa"/>
            <w:vMerge/>
            <w:tcMar>
              <w:top w:w="80" w:type="dxa"/>
              <w:left w:w="80" w:type="dxa"/>
              <w:bottom w:w="80" w:type="dxa"/>
              <w:right w:w="80" w:type="dxa"/>
            </w:tcMar>
          </w:tcPr>
          <w:p w14:paraId="0E0660B6"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5B8D254"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3E699A70"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4567DD2"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3525D7E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4.69 [0.28–52.71]</w:t>
            </w:r>
          </w:p>
        </w:tc>
        <w:tc>
          <w:tcPr>
            <w:tcW w:w="2551" w:type="dxa"/>
            <w:tcMar>
              <w:top w:w="80" w:type="dxa"/>
              <w:left w:w="80" w:type="dxa"/>
              <w:bottom w:w="80" w:type="dxa"/>
              <w:right w:w="80" w:type="dxa"/>
            </w:tcMar>
          </w:tcPr>
          <w:p w14:paraId="07D8811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17DC8CA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2.32 [0.13–31.34]</w:t>
            </w:r>
          </w:p>
        </w:tc>
        <w:tc>
          <w:tcPr>
            <w:tcW w:w="2410" w:type="dxa"/>
            <w:tcMar>
              <w:top w:w="80" w:type="dxa"/>
              <w:left w:w="80" w:type="dxa"/>
              <w:bottom w:w="80" w:type="dxa"/>
              <w:right w:w="80" w:type="dxa"/>
            </w:tcMar>
          </w:tcPr>
          <w:p w14:paraId="030D630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74.0%</w:t>
            </w:r>
          </w:p>
        </w:tc>
      </w:tr>
      <w:tr w:rsidR="00445231" w:rsidRPr="0018281A" w14:paraId="15F20743" w14:textId="77777777" w:rsidTr="00164611">
        <w:trPr>
          <w:trHeight w:val="300"/>
        </w:trPr>
        <w:tc>
          <w:tcPr>
            <w:tcW w:w="1074" w:type="dxa"/>
            <w:vMerge/>
            <w:tcMar>
              <w:top w:w="80" w:type="dxa"/>
              <w:left w:w="80" w:type="dxa"/>
              <w:bottom w:w="80" w:type="dxa"/>
              <w:right w:w="80" w:type="dxa"/>
            </w:tcMar>
          </w:tcPr>
          <w:p w14:paraId="7829A1F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7038B3B0"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4A52511C" w14:textId="77777777" w:rsidR="00445231" w:rsidRPr="0018281A" w:rsidRDefault="00445231" w:rsidP="0018281A">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52FE87D9"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09AE602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0.10 [0.01–1.56]</w:t>
            </w:r>
          </w:p>
        </w:tc>
        <w:tc>
          <w:tcPr>
            <w:tcW w:w="2551" w:type="dxa"/>
            <w:tcMar>
              <w:top w:w="80" w:type="dxa"/>
              <w:left w:w="80" w:type="dxa"/>
              <w:bottom w:w="80" w:type="dxa"/>
              <w:right w:w="80" w:type="dxa"/>
            </w:tcMar>
          </w:tcPr>
          <w:p w14:paraId="01ABAD9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322EF8C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0.05 [0.00–0.93]</w:t>
            </w:r>
          </w:p>
        </w:tc>
        <w:tc>
          <w:tcPr>
            <w:tcW w:w="2410" w:type="dxa"/>
            <w:tcMar>
              <w:top w:w="80" w:type="dxa"/>
              <w:left w:w="80" w:type="dxa"/>
              <w:bottom w:w="80" w:type="dxa"/>
              <w:right w:w="80" w:type="dxa"/>
            </w:tcMar>
          </w:tcPr>
          <w:p w14:paraId="4F0BE23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2.4%</w:t>
            </w:r>
          </w:p>
        </w:tc>
      </w:tr>
      <w:tr w:rsidR="00445231" w:rsidRPr="0018281A" w14:paraId="7451E9C5" w14:textId="77777777" w:rsidTr="00164611">
        <w:trPr>
          <w:trHeight w:val="300"/>
        </w:trPr>
        <w:tc>
          <w:tcPr>
            <w:tcW w:w="1074" w:type="dxa"/>
            <w:vMerge/>
            <w:tcMar>
              <w:top w:w="80" w:type="dxa"/>
              <w:left w:w="80" w:type="dxa"/>
              <w:bottom w:w="80" w:type="dxa"/>
              <w:right w:w="80" w:type="dxa"/>
            </w:tcMar>
          </w:tcPr>
          <w:p w14:paraId="010D606C"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7938C2DB"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11985189"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1B7CAB18"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18BC85A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0.22 [0.01–3.75]</w:t>
            </w:r>
          </w:p>
        </w:tc>
        <w:tc>
          <w:tcPr>
            <w:tcW w:w="2551" w:type="dxa"/>
            <w:tcMar>
              <w:top w:w="80" w:type="dxa"/>
              <w:left w:w="80" w:type="dxa"/>
              <w:bottom w:w="80" w:type="dxa"/>
              <w:right w:w="80" w:type="dxa"/>
            </w:tcMar>
          </w:tcPr>
          <w:p w14:paraId="135FE13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604EA48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0.11 [0.01–2.19]</w:t>
            </w:r>
          </w:p>
        </w:tc>
        <w:tc>
          <w:tcPr>
            <w:tcW w:w="2410" w:type="dxa"/>
            <w:tcMar>
              <w:top w:w="80" w:type="dxa"/>
              <w:left w:w="80" w:type="dxa"/>
              <w:bottom w:w="80" w:type="dxa"/>
              <w:right w:w="80" w:type="dxa"/>
            </w:tcMar>
          </w:tcPr>
          <w:p w14:paraId="440AFB27"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5.9%</w:t>
            </w:r>
          </w:p>
        </w:tc>
      </w:tr>
      <w:tr w:rsidR="00445231" w:rsidRPr="0018281A" w14:paraId="24CC8333" w14:textId="77777777" w:rsidTr="00164611">
        <w:trPr>
          <w:trHeight w:val="300"/>
        </w:trPr>
        <w:tc>
          <w:tcPr>
            <w:tcW w:w="1074" w:type="dxa"/>
            <w:vMerge/>
            <w:tcMar>
              <w:top w:w="80" w:type="dxa"/>
              <w:left w:w="80" w:type="dxa"/>
              <w:bottom w:w="80" w:type="dxa"/>
              <w:right w:w="80" w:type="dxa"/>
            </w:tcMar>
          </w:tcPr>
          <w:p w14:paraId="05822C45"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6DE916B9"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2219B83C"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4FBDA765"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39CBA01D"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0.57 [0.03–8.67]</w:t>
            </w:r>
          </w:p>
        </w:tc>
        <w:tc>
          <w:tcPr>
            <w:tcW w:w="2551" w:type="dxa"/>
            <w:tcMar>
              <w:top w:w="80" w:type="dxa"/>
              <w:left w:w="80" w:type="dxa"/>
              <w:bottom w:w="80" w:type="dxa"/>
              <w:right w:w="80" w:type="dxa"/>
            </w:tcMar>
          </w:tcPr>
          <w:p w14:paraId="53CA4AE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12A78B7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0.29 [0.01–5.23]</w:t>
            </w:r>
          </w:p>
        </w:tc>
        <w:tc>
          <w:tcPr>
            <w:tcW w:w="2410" w:type="dxa"/>
            <w:tcMar>
              <w:top w:w="80" w:type="dxa"/>
              <w:left w:w="80" w:type="dxa"/>
              <w:bottom w:w="80" w:type="dxa"/>
              <w:right w:w="80" w:type="dxa"/>
            </w:tcMar>
          </w:tcPr>
          <w:p w14:paraId="409EBD2F"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17.2%</w:t>
            </w:r>
          </w:p>
        </w:tc>
      </w:tr>
      <w:tr w:rsidR="00445231" w:rsidRPr="0018281A" w14:paraId="350957F3" w14:textId="77777777" w:rsidTr="00164611">
        <w:trPr>
          <w:trHeight w:val="300"/>
        </w:trPr>
        <w:tc>
          <w:tcPr>
            <w:tcW w:w="1074" w:type="dxa"/>
            <w:vMerge/>
            <w:tcMar>
              <w:top w:w="80" w:type="dxa"/>
              <w:left w:w="80" w:type="dxa"/>
              <w:bottom w:w="80" w:type="dxa"/>
              <w:right w:w="80" w:type="dxa"/>
            </w:tcMar>
          </w:tcPr>
          <w:p w14:paraId="54D20E2C"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1976953D"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7548042C"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66D502F8"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14DFCF05"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3.00 [0.18–34.60]</w:t>
            </w:r>
          </w:p>
        </w:tc>
        <w:tc>
          <w:tcPr>
            <w:tcW w:w="2551" w:type="dxa"/>
            <w:tcMar>
              <w:top w:w="80" w:type="dxa"/>
              <w:left w:w="80" w:type="dxa"/>
              <w:bottom w:w="80" w:type="dxa"/>
              <w:right w:w="80" w:type="dxa"/>
            </w:tcMar>
          </w:tcPr>
          <w:p w14:paraId="6915AE02"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7FC16F9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1.51 [0.08–20.63]</w:t>
            </w:r>
          </w:p>
        </w:tc>
        <w:tc>
          <w:tcPr>
            <w:tcW w:w="2410" w:type="dxa"/>
            <w:tcMar>
              <w:top w:w="80" w:type="dxa"/>
              <w:left w:w="80" w:type="dxa"/>
              <w:bottom w:w="80" w:type="dxa"/>
              <w:right w:w="80" w:type="dxa"/>
            </w:tcMar>
          </w:tcPr>
          <w:p w14:paraId="3AE3178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62.4%</w:t>
            </w:r>
          </w:p>
        </w:tc>
      </w:tr>
      <w:tr w:rsidR="00445231" w:rsidRPr="0018281A" w14:paraId="3F9C1254" w14:textId="77777777" w:rsidTr="00164611">
        <w:trPr>
          <w:trHeight w:val="300"/>
        </w:trPr>
        <w:tc>
          <w:tcPr>
            <w:tcW w:w="1074" w:type="dxa"/>
            <w:vMerge/>
            <w:tcMar>
              <w:top w:w="80" w:type="dxa"/>
              <w:left w:w="80" w:type="dxa"/>
              <w:bottom w:w="80" w:type="dxa"/>
              <w:right w:w="80" w:type="dxa"/>
            </w:tcMar>
          </w:tcPr>
          <w:p w14:paraId="427FE5E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3FA4E7CD" w14:textId="77777777" w:rsidR="00445231" w:rsidRPr="0018281A" w:rsidRDefault="00445231" w:rsidP="0018281A">
            <w:pPr>
              <w:jc w:val="center"/>
              <w:rPr>
                <w:rFonts w:ascii="Calibri" w:hAnsi="Calibri" w:cs="Calibri"/>
              </w:rPr>
            </w:pPr>
          </w:p>
        </w:tc>
        <w:tc>
          <w:tcPr>
            <w:tcW w:w="1029" w:type="dxa"/>
            <w:vMerge w:val="restart"/>
            <w:tcMar>
              <w:top w:w="80" w:type="dxa"/>
              <w:left w:w="80" w:type="dxa"/>
              <w:bottom w:w="80" w:type="dxa"/>
              <w:right w:w="80" w:type="dxa"/>
            </w:tcMar>
          </w:tcPr>
          <w:p w14:paraId="345D857B" w14:textId="77777777" w:rsidR="00445231" w:rsidRPr="0018281A" w:rsidRDefault="00445231" w:rsidP="0018281A">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02D689A4" w14:textId="77777777" w:rsidR="00445231" w:rsidRPr="0018281A" w:rsidRDefault="00445231" w:rsidP="0018281A">
            <w:pPr>
              <w:jc w:val="center"/>
              <w:rPr>
                <w:rFonts w:ascii="Calibri" w:hAnsi="Calibri" w:cs="Calibri"/>
              </w:rPr>
            </w:pPr>
            <w:r w:rsidRPr="35DEBDC9">
              <w:rPr>
                <w:rFonts w:ascii="Calibri" w:hAnsi="Calibri" w:cs="Calibri"/>
                <w:sz w:val="16"/>
                <w:szCs w:val="16"/>
              </w:rPr>
              <w:t>7</w:t>
            </w:r>
          </w:p>
        </w:tc>
        <w:tc>
          <w:tcPr>
            <w:tcW w:w="2231" w:type="dxa"/>
            <w:tcMar>
              <w:top w:w="80" w:type="dxa"/>
              <w:left w:w="80" w:type="dxa"/>
              <w:bottom w:w="80" w:type="dxa"/>
              <w:right w:w="80" w:type="dxa"/>
            </w:tcMar>
          </w:tcPr>
          <w:p w14:paraId="7B6B16C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0.22 [0.01–3.44]</w:t>
            </w:r>
          </w:p>
        </w:tc>
        <w:tc>
          <w:tcPr>
            <w:tcW w:w="2551" w:type="dxa"/>
            <w:tcMar>
              <w:top w:w="80" w:type="dxa"/>
              <w:left w:w="80" w:type="dxa"/>
              <w:bottom w:w="80" w:type="dxa"/>
              <w:right w:w="80" w:type="dxa"/>
            </w:tcMar>
          </w:tcPr>
          <w:p w14:paraId="5655544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228E973C"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0.02 [0.00–0.33]</w:t>
            </w:r>
          </w:p>
        </w:tc>
        <w:tc>
          <w:tcPr>
            <w:tcW w:w="2410" w:type="dxa"/>
            <w:tcMar>
              <w:top w:w="80" w:type="dxa"/>
              <w:left w:w="80" w:type="dxa"/>
              <w:bottom w:w="80" w:type="dxa"/>
              <w:right w:w="80" w:type="dxa"/>
            </w:tcMar>
          </w:tcPr>
          <w:p w14:paraId="534CAD2A"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1.6%</w:t>
            </w:r>
          </w:p>
        </w:tc>
      </w:tr>
      <w:tr w:rsidR="00445231" w:rsidRPr="0018281A" w14:paraId="3CCCE752" w14:textId="77777777" w:rsidTr="00164611">
        <w:trPr>
          <w:trHeight w:val="300"/>
        </w:trPr>
        <w:tc>
          <w:tcPr>
            <w:tcW w:w="1074" w:type="dxa"/>
            <w:vMerge/>
            <w:tcMar>
              <w:top w:w="80" w:type="dxa"/>
              <w:left w:w="80" w:type="dxa"/>
              <w:bottom w:w="80" w:type="dxa"/>
              <w:right w:w="80" w:type="dxa"/>
            </w:tcMar>
          </w:tcPr>
          <w:p w14:paraId="6177F3D6"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51D231FB"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07D450D7"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72DF5BC" w14:textId="77777777" w:rsidR="00445231" w:rsidRPr="0018281A" w:rsidRDefault="00445231" w:rsidP="0018281A">
            <w:pPr>
              <w:jc w:val="center"/>
              <w:rPr>
                <w:rFonts w:ascii="Calibri" w:hAnsi="Calibri" w:cs="Calibri"/>
              </w:rPr>
            </w:pPr>
            <w:r w:rsidRPr="35DEBDC9">
              <w:rPr>
                <w:rFonts w:ascii="Calibri" w:hAnsi="Calibri" w:cs="Calibri"/>
                <w:sz w:val="16"/>
                <w:szCs w:val="16"/>
              </w:rPr>
              <w:t>14</w:t>
            </w:r>
          </w:p>
        </w:tc>
        <w:tc>
          <w:tcPr>
            <w:tcW w:w="2231" w:type="dxa"/>
            <w:tcMar>
              <w:top w:w="80" w:type="dxa"/>
              <w:left w:w="80" w:type="dxa"/>
              <w:bottom w:w="80" w:type="dxa"/>
              <w:right w:w="80" w:type="dxa"/>
            </w:tcMar>
          </w:tcPr>
          <w:p w14:paraId="39391EE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0.50 [0.02–8.22]</w:t>
            </w:r>
          </w:p>
        </w:tc>
        <w:tc>
          <w:tcPr>
            <w:tcW w:w="2551" w:type="dxa"/>
            <w:tcMar>
              <w:top w:w="80" w:type="dxa"/>
              <w:left w:w="80" w:type="dxa"/>
              <w:bottom w:w="80" w:type="dxa"/>
              <w:right w:w="80" w:type="dxa"/>
            </w:tcMar>
          </w:tcPr>
          <w:p w14:paraId="5F62D264"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6D2E1DB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0.04 [0.00–0.76]</w:t>
            </w:r>
          </w:p>
        </w:tc>
        <w:tc>
          <w:tcPr>
            <w:tcW w:w="2410" w:type="dxa"/>
            <w:tcMar>
              <w:top w:w="80" w:type="dxa"/>
              <w:left w:w="80" w:type="dxa"/>
              <w:bottom w:w="80" w:type="dxa"/>
              <w:right w:w="80" w:type="dxa"/>
            </w:tcMar>
          </w:tcPr>
          <w:p w14:paraId="1D36079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2.0%</w:t>
            </w:r>
          </w:p>
        </w:tc>
      </w:tr>
      <w:tr w:rsidR="00445231" w:rsidRPr="0018281A" w14:paraId="7CB80B91" w14:textId="77777777" w:rsidTr="00164611">
        <w:trPr>
          <w:trHeight w:val="300"/>
        </w:trPr>
        <w:tc>
          <w:tcPr>
            <w:tcW w:w="1074" w:type="dxa"/>
            <w:vMerge/>
            <w:tcMar>
              <w:top w:w="80" w:type="dxa"/>
              <w:left w:w="80" w:type="dxa"/>
              <w:bottom w:w="80" w:type="dxa"/>
              <w:right w:w="80" w:type="dxa"/>
            </w:tcMar>
          </w:tcPr>
          <w:p w14:paraId="1BD2FD9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08588585"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4707011A"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72C22EB7" w14:textId="77777777" w:rsidR="00445231" w:rsidRPr="0018281A" w:rsidRDefault="00445231" w:rsidP="0018281A">
            <w:pPr>
              <w:jc w:val="center"/>
              <w:rPr>
                <w:rFonts w:ascii="Calibri" w:hAnsi="Calibri" w:cs="Calibri"/>
              </w:rPr>
            </w:pPr>
            <w:r w:rsidRPr="35DEBDC9">
              <w:rPr>
                <w:rFonts w:ascii="Calibri" w:hAnsi="Calibri" w:cs="Calibri"/>
                <w:sz w:val="16"/>
                <w:szCs w:val="16"/>
              </w:rPr>
              <w:t>30</w:t>
            </w:r>
          </w:p>
        </w:tc>
        <w:tc>
          <w:tcPr>
            <w:tcW w:w="2231" w:type="dxa"/>
            <w:tcMar>
              <w:top w:w="80" w:type="dxa"/>
              <w:left w:w="80" w:type="dxa"/>
              <w:bottom w:w="80" w:type="dxa"/>
              <w:right w:w="80" w:type="dxa"/>
            </w:tcMar>
          </w:tcPr>
          <w:p w14:paraId="1E870E6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1.27 [0.06–19.38]</w:t>
            </w:r>
          </w:p>
        </w:tc>
        <w:tc>
          <w:tcPr>
            <w:tcW w:w="2551" w:type="dxa"/>
            <w:tcMar>
              <w:top w:w="80" w:type="dxa"/>
              <w:left w:w="80" w:type="dxa"/>
              <w:bottom w:w="80" w:type="dxa"/>
              <w:right w:w="80" w:type="dxa"/>
            </w:tcMar>
          </w:tcPr>
          <w:p w14:paraId="3E3F684B"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2190E2E9"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0.11 [0.01–1.81]</w:t>
            </w:r>
          </w:p>
        </w:tc>
        <w:tc>
          <w:tcPr>
            <w:tcW w:w="2410" w:type="dxa"/>
            <w:tcMar>
              <w:top w:w="80" w:type="dxa"/>
              <w:left w:w="80" w:type="dxa"/>
              <w:bottom w:w="80" w:type="dxa"/>
              <w:right w:w="80" w:type="dxa"/>
            </w:tcMar>
          </w:tcPr>
          <w:p w14:paraId="4E5DBA1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4.9%</w:t>
            </w:r>
          </w:p>
        </w:tc>
      </w:tr>
      <w:tr w:rsidR="00445231" w:rsidRPr="0018281A" w14:paraId="3F28CB01" w14:textId="77777777" w:rsidTr="00164611">
        <w:trPr>
          <w:trHeight w:val="144"/>
        </w:trPr>
        <w:tc>
          <w:tcPr>
            <w:tcW w:w="1074" w:type="dxa"/>
            <w:vMerge/>
            <w:tcMar>
              <w:top w:w="80" w:type="dxa"/>
              <w:left w:w="80" w:type="dxa"/>
              <w:bottom w:w="80" w:type="dxa"/>
              <w:right w:w="80" w:type="dxa"/>
            </w:tcMar>
          </w:tcPr>
          <w:p w14:paraId="3BA0C15F" w14:textId="77777777" w:rsidR="00445231" w:rsidRPr="0018281A" w:rsidRDefault="00445231" w:rsidP="0018281A">
            <w:pPr>
              <w:jc w:val="center"/>
              <w:rPr>
                <w:rFonts w:ascii="Calibri" w:hAnsi="Calibri" w:cs="Calibri"/>
              </w:rPr>
            </w:pPr>
          </w:p>
        </w:tc>
        <w:tc>
          <w:tcPr>
            <w:tcW w:w="1258" w:type="dxa"/>
            <w:vMerge/>
            <w:tcMar>
              <w:top w:w="80" w:type="dxa"/>
              <w:left w:w="80" w:type="dxa"/>
              <w:bottom w:w="80" w:type="dxa"/>
              <w:right w:w="80" w:type="dxa"/>
            </w:tcMar>
          </w:tcPr>
          <w:p w14:paraId="2127318E" w14:textId="77777777" w:rsidR="00445231" w:rsidRPr="0018281A" w:rsidRDefault="00445231" w:rsidP="0018281A">
            <w:pPr>
              <w:jc w:val="center"/>
              <w:rPr>
                <w:rFonts w:ascii="Calibri" w:hAnsi="Calibri" w:cs="Calibri"/>
              </w:rPr>
            </w:pPr>
          </w:p>
        </w:tc>
        <w:tc>
          <w:tcPr>
            <w:tcW w:w="1029" w:type="dxa"/>
            <w:vMerge/>
            <w:tcMar>
              <w:top w:w="80" w:type="dxa"/>
              <w:left w:w="80" w:type="dxa"/>
              <w:bottom w:w="80" w:type="dxa"/>
              <w:right w:w="80" w:type="dxa"/>
            </w:tcMar>
          </w:tcPr>
          <w:p w14:paraId="77A4D878" w14:textId="77777777" w:rsidR="00445231" w:rsidRPr="0018281A" w:rsidRDefault="00445231" w:rsidP="0018281A">
            <w:pPr>
              <w:jc w:val="center"/>
              <w:rPr>
                <w:rFonts w:ascii="Calibri" w:hAnsi="Calibri" w:cs="Calibri"/>
              </w:rPr>
            </w:pPr>
          </w:p>
        </w:tc>
        <w:tc>
          <w:tcPr>
            <w:tcW w:w="1066" w:type="dxa"/>
            <w:tcMar>
              <w:top w:w="80" w:type="dxa"/>
              <w:left w:w="80" w:type="dxa"/>
              <w:bottom w:w="80" w:type="dxa"/>
              <w:right w:w="80" w:type="dxa"/>
            </w:tcMar>
          </w:tcPr>
          <w:p w14:paraId="0A11632A" w14:textId="77777777" w:rsidR="00445231" w:rsidRPr="0018281A" w:rsidRDefault="00445231" w:rsidP="0018281A">
            <w:pPr>
              <w:jc w:val="center"/>
              <w:rPr>
                <w:rFonts w:ascii="Calibri" w:hAnsi="Calibri" w:cs="Calibri"/>
              </w:rPr>
            </w:pPr>
            <w:r w:rsidRPr="35DEBDC9">
              <w:rPr>
                <w:rFonts w:ascii="Calibri" w:hAnsi="Calibri" w:cs="Calibri"/>
                <w:sz w:val="16"/>
                <w:szCs w:val="16"/>
              </w:rPr>
              <w:t>90</w:t>
            </w:r>
          </w:p>
        </w:tc>
        <w:tc>
          <w:tcPr>
            <w:tcW w:w="2231" w:type="dxa"/>
            <w:tcMar>
              <w:top w:w="80" w:type="dxa"/>
              <w:left w:w="80" w:type="dxa"/>
              <w:bottom w:w="80" w:type="dxa"/>
              <w:right w:w="80" w:type="dxa"/>
            </w:tcMar>
          </w:tcPr>
          <w:p w14:paraId="58160791"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6.65 [0.41–76.08]</w:t>
            </w:r>
          </w:p>
        </w:tc>
        <w:tc>
          <w:tcPr>
            <w:tcW w:w="2551" w:type="dxa"/>
            <w:tcMar>
              <w:top w:w="80" w:type="dxa"/>
              <w:left w:w="80" w:type="dxa"/>
              <w:bottom w:w="80" w:type="dxa"/>
              <w:right w:w="80" w:type="dxa"/>
            </w:tcMar>
          </w:tcPr>
          <w:p w14:paraId="602D2030"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3E38BB76"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0.59 [0.04–7.11]</w:t>
            </w:r>
          </w:p>
        </w:tc>
        <w:tc>
          <w:tcPr>
            <w:tcW w:w="2410" w:type="dxa"/>
            <w:tcMar>
              <w:top w:w="80" w:type="dxa"/>
              <w:left w:w="80" w:type="dxa"/>
              <w:bottom w:w="80" w:type="dxa"/>
              <w:right w:w="80" w:type="dxa"/>
            </w:tcMar>
          </w:tcPr>
          <w:p w14:paraId="217C7888" w14:textId="77777777" w:rsidR="00445231" w:rsidRPr="0018281A" w:rsidRDefault="00445231" w:rsidP="0018281A">
            <w:pPr>
              <w:jc w:val="center"/>
              <w:rPr>
                <w:rFonts w:ascii="Calibri" w:hAnsi="Calibri" w:cs="Calibri"/>
              </w:rPr>
            </w:pPr>
            <w:r w:rsidRPr="0018281A">
              <w:rPr>
                <w:rFonts w:ascii="Calibri" w:eastAsia="Arial" w:hAnsi="Calibri" w:cs="Calibri"/>
                <w:color w:val="000000"/>
                <w:sz w:val="18"/>
                <w:szCs w:val="18"/>
              </w:rPr>
              <w:t>32.9%</w:t>
            </w:r>
          </w:p>
        </w:tc>
      </w:tr>
    </w:tbl>
    <w:p w14:paraId="644B7A5B" w14:textId="77777777" w:rsidR="00445231" w:rsidRPr="00EF0785" w:rsidRDefault="00445231" w:rsidP="00442163">
      <w:pPr>
        <w:spacing w:line="360" w:lineRule="auto"/>
        <w:rPr>
          <w:rFonts w:ascii="Calibri" w:eastAsia="Batang" w:hAnsi="Calibri" w:cs="Calibri"/>
        </w:rPr>
      </w:pPr>
    </w:p>
    <w:p w14:paraId="6355B213" w14:textId="77777777" w:rsidR="00445231" w:rsidRDefault="00445231" w:rsidP="00442163">
      <w:pPr>
        <w:spacing w:line="360" w:lineRule="auto"/>
        <w:rPr>
          <w:rFonts w:ascii="Calibri" w:eastAsia="Batang" w:hAnsi="Calibri" w:cs="Calibri"/>
        </w:rPr>
      </w:pPr>
    </w:p>
    <w:p w14:paraId="5A179BDA" w14:textId="77777777" w:rsidR="00445231" w:rsidRDefault="00445231" w:rsidP="00442163">
      <w:pPr>
        <w:spacing w:line="360" w:lineRule="auto"/>
        <w:rPr>
          <w:rFonts w:ascii="Calibri" w:eastAsia="Batang" w:hAnsi="Calibri" w:cs="Calibri"/>
        </w:rPr>
      </w:pPr>
    </w:p>
    <w:p w14:paraId="0BF10793" w14:textId="77777777" w:rsidR="00445231" w:rsidRDefault="00445231" w:rsidP="00442163">
      <w:pPr>
        <w:spacing w:line="360" w:lineRule="auto"/>
        <w:rPr>
          <w:rFonts w:ascii="Calibri" w:eastAsia="Batang" w:hAnsi="Calibri" w:cs="Calibri"/>
        </w:rPr>
      </w:pPr>
    </w:p>
    <w:p w14:paraId="3EA1D471" w14:textId="77777777" w:rsidR="00445231" w:rsidRPr="00EF0785" w:rsidRDefault="00445231" w:rsidP="00442163">
      <w:pPr>
        <w:spacing w:line="360" w:lineRule="auto"/>
        <w:rPr>
          <w:rFonts w:ascii="Calibri" w:eastAsia="Batang" w:hAnsi="Calibri" w:cs="Calibri"/>
        </w:rPr>
        <w:sectPr w:rsidR="00445231" w:rsidRPr="00EF0785" w:rsidSect="00445231">
          <w:pgSz w:w="16838" w:h="11906" w:orient="landscape"/>
          <w:pgMar w:top="1440" w:right="1440" w:bottom="1440" w:left="1440" w:header="708" w:footer="708" w:gutter="0"/>
          <w:cols w:space="708"/>
          <w:docGrid w:linePitch="360"/>
        </w:sectPr>
      </w:pPr>
    </w:p>
    <w:p w14:paraId="1ACB631D" w14:textId="66387CAE" w:rsidR="00445231" w:rsidRDefault="00445231" w:rsidP="4829D2C5">
      <w:pPr>
        <w:spacing w:line="360" w:lineRule="auto"/>
        <w:jc w:val="both"/>
        <w:rPr>
          <w:rStyle w:val="a9"/>
          <w:rFonts w:ascii="Calibri" w:eastAsiaTheme="minorEastAsia" w:hAnsi="Calibri" w:cs="Calibri"/>
          <w:i w:val="0"/>
          <w:iCs w:val="0"/>
          <w:color w:val="auto"/>
          <w:sz w:val="22"/>
          <w:szCs w:val="22"/>
        </w:rPr>
      </w:pPr>
      <w:commentRangeStart w:id="60"/>
      <w:commentRangeStart w:id="61"/>
      <w:r w:rsidRPr="4829D2C5">
        <w:rPr>
          <w:rStyle w:val="a9"/>
          <w:rFonts w:ascii="Calibri" w:hAnsi="Calibri" w:cs="Calibri"/>
          <w:b/>
          <w:bCs/>
          <w:i w:val="0"/>
          <w:iCs w:val="0"/>
          <w:color w:val="auto"/>
          <w:sz w:val="22"/>
          <w:szCs w:val="22"/>
        </w:rPr>
        <w:lastRenderedPageBreak/>
        <w:t>Table 2.</w:t>
      </w:r>
      <w:commentRangeEnd w:id="61"/>
      <w:r w:rsidRPr="4829D2C5">
        <w:rPr>
          <w:rStyle w:val="af8"/>
          <w:rFonts w:ascii="Calibri" w:hAnsi="Calibri" w:cs="Calibri"/>
          <w:b/>
          <w:bCs/>
          <w:sz w:val="22"/>
          <w:szCs w:val="22"/>
        </w:rPr>
        <w:commentReference w:id="61"/>
      </w:r>
      <w:commentRangeEnd w:id="60"/>
      <w:r w:rsidRPr="4829D2C5">
        <w:rPr>
          <w:rStyle w:val="af8"/>
          <w:rFonts w:ascii="Calibri" w:hAnsi="Calibri" w:cs="Calibri"/>
          <w:b/>
          <w:bCs/>
          <w:sz w:val="22"/>
          <w:szCs w:val="22"/>
        </w:rPr>
        <w:commentReference w:id="60"/>
      </w:r>
      <w:r w:rsidRPr="4829D2C5">
        <w:rPr>
          <w:rStyle w:val="a9"/>
          <w:rFonts w:ascii="Calibri" w:hAnsi="Calibri" w:cs="Calibri"/>
          <w:b/>
          <w:bCs/>
          <w:i w:val="0"/>
          <w:iCs w:val="0"/>
          <w:color w:val="auto"/>
          <w:sz w:val="22"/>
          <w:szCs w:val="22"/>
        </w:rPr>
        <w:t xml:space="preserve"> Benefit-risk assessment of outbreak response immunisation. </w:t>
      </w:r>
      <w:r w:rsidRPr="4829D2C5">
        <w:rPr>
          <w:rStyle w:val="a9"/>
          <w:rFonts w:ascii="Calibri" w:eastAsiaTheme="minorEastAsia" w:hAnsi="Calibri" w:cs="Calibri"/>
          <w:i w:val="0"/>
          <w:iCs w:val="0"/>
          <w:color w:val="auto"/>
          <w:sz w:val="22"/>
          <w:szCs w:val="22"/>
        </w:rPr>
        <w:t>Benefit risk ratios for outbreak response immunisation strategies by transmission setting, age group, and vaccine protection mechanism. Benefit-risk ratio compares the benefits of DALYs/deaths/SAEs averted by vaccination to the risk of DALYs/deaths/SAEs attributable to vaccination.</w:t>
      </w:r>
    </w:p>
    <w:tbl>
      <w:tblPr>
        <w:tblStyle w:val="af1"/>
        <w:tblW w:w="13948" w:type="dxa"/>
        <w:tblLook w:val="04A0" w:firstRow="1" w:lastRow="0" w:firstColumn="1" w:lastColumn="0" w:noHBand="0" w:noVBand="1"/>
      </w:tblPr>
      <w:tblGrid>
        <w:gridCol w:w="1062"/>
        <w:gridCol w:w="1237"/>
        <w:gridCol w:w="1008"/>
        <w:gridCol w:w="2062"/>
        <w:gridCol w:w="2340"/>
        <w:gridCol w:w="2621"/>
        <w:gridCol w:w="2524"/>
        <w:gridCol w:w="1094"/>
      </w:tblGrid>
      <w:tr w:rsidR="00445231" w:rsidRPr="00524948" w14:paraId="156027E5" w14:textId="77777777" w:rsidTr="142FB833">
        <w:trPr>
          <w:tblHeader/>
        </w:trPr>
        <w:tc>
          <w:tcPr>
            <w:tcW w:w="1062" w:type="dxa"/>
            <w:shd w:val="clear" w:color="auto" w:fill="F2F2F2" w:themeFill="background1" w:themeFillShade="F2"/>
            <w:tcMar>
              <w:top w:w="80" w:type="dxa"/>
              <w:left w:w="80" w:type="dxa"/>
              <w:bottom w:w="80" w:type="dxa"/>
              <w:right w:w="80" w:type="dxa"/>
            </w:tcMar>
          </w:tcPr>
          <w:p w14:paraId="173DA509" w14:textId="77777777" w:rsidR="00445231" w:rsidRPr="005E30A8" w:rsidRDefault="00445231">
            <w:pPr>
              <w:jc w:val="center"/>
              <w:rPr>
                <w:rFonts w:ascii="Calibri" w:hAnsi="Calibri" w:cs="Calibri"/>
              </w:rPr>
            </w:pPr>
            <w:r w:rsidRPr="005E30A8">
              <w:rPr>
                <w:rFonts w:ascii="Calibri" w:hAnsi="Calibri" w:cs="Calibri"/>
                <w:b/>
                <w:sz w:val="17"/>
              </w:rPr>
              <w:t>Outcome</w:t>
            </w:r>
          </w:p>
        </w:tc>
        <w:tc>
          <w:tcPr>
            <w:tcW w:w="1237" w:type="dxa"/>
            <w:shd w:val="clear" w:color="auto" w:fill="F2F2F2" w:themeFill="background1" w:themeFillShade="F2"/>
            <w:tcMar>
              <w:top w:w="80" w:type="dxa"/>
              <w:left w:w="80" w:type="dxa"/>
              <w:bottom w:w="80" w:type="dxa"/>
              <w:right w:w="80" w:type="dxa"/>
            </w:tcMar>
          </w:tcPr>
          <w:p w14:paraId="32F10949" w14:textId="77777777" w:rsidR="00445231" w:rsidRPr="005E30A8" w:rsidRDefault="00445231">
            <w:pPr>
              <w:jc w:val="center"/>
              <w:rPr>
                <w:rFonts w:ascii="Calibri" w:hAnsi="Calibri" w:cs="Calibri"/>
              </w:rPr>
            </w:pPr>
            <w:r>
              <w:rPr>
                <w:rFonts w:ascii="Calibri" w:hAnsi="Calibri" w:cs="Calibri"/>
                <w:b/>
                <w:sz w:val="17"/>
              </w:rPr>
              <w:t>Transmission setting</w:t>
            </w:r>
          </w:p>
        </w:tc>
        <w:tc>
          <w:tcPr>
            <w:tcW w:w="1008" w:type="dxa"/>
            <w:shd w:val="clear" w:color="auto" w:fill="F2F2F2" w:themeFill="background1" w:themeFillShade="F2"/>
            <w:tcMar>
              <w:top w:w="80" w:type="dxa"/>
              <w:left w:w="80" w:type="dxa"/>
              <w:bottom w:w="80" w:type="dxa"/>
              <w:right w:w="80" w:type="dxa"/>
            </w:tcMar>
          </w:tcPr>
          <w:p w14:paraId="63FE0624" w14:textId="77777777" w:rsidR="00445231" w:rsidRDefault="00445231">
            <w:pPr>
              <w:jc w:val="center"/>
              <w:rPr>
                <w:rFonts w:ascii="Calibri" w:hAnsi="Calibri" w:cs="Calibri"/>
                <w:b/>
                <w:sz w:val="17"/>
              </w:rPr>
            </w:pPr>
            <w:r w:rsidRPr="005E30A8">
              <w:rPr>
                <w:rFonts w:ascii="Calibri" w:hAnsi="Calibri" w:cs="Calibri"/>
                <w:b/>
                <w:sz w:val="17"/>
              </w:rPr>
              <w:t>Age group</w:t>
            </w:r>
          </w:p>
          <w:p w14:paraId="233E7E01" w14:textId="77777777" w:rsidR="00445231" w:rsidRPr="005E30A8" w:rsidRDefault="00445231">
            <w:pPr>
              <w:jc w:val="center"/>
              <w:rPr>
                <w:rFonts w:ascii="Calibri" w:hAnsi="Calibri" w:cs="Calibri"/>
              </w:rPr>
            </w:pPr>
            <w:r>
              <w:rPr>
                <w:rFonts w:ascii="Calibri" w:hAnsi="Calibri" w:cs="Calibri"/>
                <w:b/>
                <w:sz w:val="17"/>
              </w:rPr>
              <w:t>(years)</w:t>
            </w:r>
          </w:p>
        </w:tc>
        <w:tc>
          <w:tcPr>
            <w:tcW w:w="2062" w:type="dxa"/>
            <w:shd w:val="clear" w:color="auto" w:fill="F2F2F2" w:themeFill="background1" w:themeFillShade="F2"/>
            <w:tcMar>
              <w:top w:w="80" w:type="dxa"/>
              <w:left w:w="80" w:type="dxa"/>
              <w:bottom w:w="80" w:type="dxa"/>
              <w:right w:w="80" w:type="dxa"/>
            </w:tcMar>
          </w:tcPr>
          <w:p w14:paraId="2F74A78F" w14:textId="77777777" w:rsidR="00445231" w:rsidRPr="005E30A8" w:rsidRDefault="00445231">
            <w:pPr>
              <w:jc w:val="center"/>
              <w:rPr>
                <w:rFonts w:ascii="Calibri" w:hAnsi="Calibri" w:cs="Calibri"/>
              </w:rPr>
            </w:pPr>
            <w:r w:rsidRPr="005E30A8">
              <w:rPr>
                <w:rFonts w:ascii="Calibri" w:hAnsi="Calibri" w:cs="Calibri"/>
                <w:b/>
                <w:sz w:val="17"/>
              </w:rPr>
              <w:t>Vaccine protection mechanism</w:t>
            </w:r>
          </w:p>
        </w:tc>
        <w:tc>
          <w:tcPr>
            <w:tcW w:w="2340" w:type="dxa"/>
            <w:shd w:val="clear" w:color="auto" w:fill="F2F2F2" w:themeFill="background1" w:themeFillShade="F2"/>
            <w:tcMar>
              <w:top w:w="80" w:type="dxa"/>
              <w:left w:w="80" w:type="dxa"/>
              <w:bottom w:w="80" w:type="dxa"/>
              <w:right w:w="80" w:type="dxa"/>
            </w:tcMar>
          </w:tcPr>
          <w:p w14:paraId="294CDF75" w14:textId="77777777" w:rsidR="00445231" w:rsidRPr="005E30A8" w:rsidRDefault="00445231">
            <w:pPr>
              <w:jc w:val="center"/>
              <w:rPr>
                <w:rFonts w:ascii="Calibri" w:hAnsi="Calibri" w:cs="Calibri"/>
                <w:b/>
                <w:sz w:val="17"/>
              </w:rPr>
            </w:pPr>
            <w:r w:rsidRPr="005E30A8">
              <w:rPr>
                <w:rFonts w:ascii="Calibri" w:hAnsi="Calibri" w:cs="Calibri"/>
                <w:b/>
                <w:sz w:val="17"/>
              </w:rPr>
              <w:t xml:space="preserve">Benefit: </w:t>
            </w:r>
          </w:p>
          <w:p w14:paraId="0525626D" w14:textId="77777777" w:rsidR="00445231" w:rsidRPr="005E30A8" w:rsidRDefault="00445231">
            <w:pPr>
              <w:jc w:val="center"/>
              <w:rPr>
                <w:rFonts w:ascii="Calibri" w:hAnsi="Calibri" w:cs="Calibri"/>
              </w:rPr>
            </w:pPr>
            <w:r w:rsidRPr="005E30A8">
              <w:rPr>
                <w:rFonts w:ascii="Calibri" w:hAnsi="Calibri" w:cs="Calibri"/>
                <w:b/>
                <w:sz w:val="17"/>
              </w:rPr>
              <w:t>Outcomes averted by vaccination</w:t>
            </w:r>
            <w:r w:rsidRPr="005E30A8">
              <w:rPr>
                <w:rFonts w:ascii="Calibri" w:hAnsi="Calibri" w:cs="Calibri"/>
                <w:b/>
                <w:sz w:val="17"/>
              </w:rPr>
              <w:br/>
              <w:t>(per 10,000 vaccinated)</w:t>
            </w:r>
          </w:p>
        </w:tc>
        <w:tc>
          <w:tcPr>
            <w:tcW w:w="2621" w:type="dxa"/>
            <w:shd w:val="clear" w:color="auto" w:fill="F2F2F2" w:themeFill="background1" w:themeFillShade="F2"/>
            <w:tcMar>
              <w:top w:w="80" w:type="dxa"/>
              <w:left w:w="80" w:type="dxa"/>
              <w:bottom w:w="80" w:type="dxa"/>
              <w:right w:w="80" w:type="dxa"/>
            </w:tcMar>
          </w:tcPr>
          <w:p w14:paraId="063D97B0" w14:textId="77777777" w:rsidR="00445231" w:rsidRPr="005E30A8" w:rsidRDefault="00445231">
            <w:pPr>
              <w:jc w:val="center"/>
              <w:rPr>
                <w:rFonts w:ascii="Calibri" w:hAnsi="Calibri" w:cs="Calibri"/>
                <w:b/>
                <w:sz w:val="17"/>
              </w:rPr>
            </w:pPr>
            <w:r w:rsidRPr="005E30A8">
              <w:rPr>
                <w:rFonts w:ascii="Calibri" w:hAnsi="Calibri" w:cs="Calibri"/>
                <w:b/>
                <w:sz w:val="17"/>
              </w:rPr>
              <w:t>Risk:</w:t>
            </w:r>
          </w:p>
          <w:p w14:paraId="03F0F53C" w14:textId="77777777" w:rsidR="00445231" w:rsidRPr="005E30A8" w:rsidRDefault="00445231">
            <w:pPr>
              <w:jc w:val="center"/>
              <w:rPr>
                <w:rFonts w:ascii="Calibri" w:hAnsi="Calibri" w:cs="Calibri"/>
              </w:rPr>
            </w:pPr>
            <w:r w:rsidRPr="005E30A8">
              <w:rPr>
                <w:rFonts w:ascii="Calibri" w:hAnsi="Calibri" w:cs="Calibri"/>
                <w:b/>
                <w:sz w:val="17"/>
              </w:rPr>
              <w:t>Outcomes attributable to vaccination</w:t>
            </w:r>
            <w:r w:rsidRPr="005E30A8">
              <w:rPr>
                <w:rFonts w:ascii="Calibri" w:hAnsi="Calibri" w:cs="Calibri"/>
                <w:b/>
                <w:sz w:val="17"/>
              </w:rPr>
              <w:br/>
              <w:t>(per 10,000 vaccinated)</w:t>
            </w:r>
          </w:p>
        </w:tc>
        <w:tc>
          <w:tcPr>
            <w:tcW w:w="2524" w:type="dxa"/>
            <w:shd w:val="clear" w:color="auto" w:fill="F2F2F2" w:themeFill="background1" w:themeFillShade="F2"/>
            <w:tcMar>
              <w:top w:w="80" w:type="dxa"/>
              <w:left w:w="80" w:type="dxa"/>
              <w:bottom w:w="80" w:type="dxa"/>
              <w:right w:w="80" w:type="dxa"/>
            </w:tcMar>
          </w:tcPr>
          <w:p w14:paraId="4DFCBE69" w14:textId="77777777" w:rsidR="00445231" w:rsidRPr="005E30A8" w:rsidRDefault="00445231" w:rsidP="007B5C55">
            <w:pPr>
              <w:jc w:val="center"/>
              <w:rPr>
                <w:rFonts w:ascii="Calibri" w:hAnsi="Calibri" w:cs="Calibri"/>
                <w:b/>
                <w:sz w:val="17"/>
              </w:rPr>
            </w:pPr>
            <w:r w:rsidRPr="005E30A8">
              <w:rPr>
                <w:rFonts w:ascii="Calibri" w:hAnsi="Calibri" w:cs="Calibri"/>
                <w:b/>
                <w:sz w:val="17"/>
              </w:rPr>
              <w:t>Benefit-risk ratio:</w:t>
            </w:r>
          </w:p>
          <w:p w14:paraId="7421A426" w14:textId="77777777" w:rsidR="00445231" w:rsidRPr="005E30A8" w:rsidRDefault="00445231" w:rsidP="007B5C55">
            <w:pPr>
              <w:jc w:val="center"/>
              <w:rPr>
                <w:rFonts w:ascii="Calibri" w:hAnsi="Calibri" w:cs="Calibri"/>
                <w:b/>
                <w:sz w:val="17"/>
              </w:rPr>
            </w:pPr>
            <w:r w:rsidRPr="005E30A8">
              <w:rPr>
                <w:rFonts w:ascii="Calibri" w:hAnsi="Calibri" w:cs="Calibri"/>
                <w:b/>
                <w:sz w:val="17"/>
              </w:rPr>
              <w:t>Prevented outcome per 1 outcome caused by vaccination</w:t>
            </w:r>
            <w:r w:rsidRPr="005E30A8">
              <w:rPr>
                <w:rFonts w:ascii="Calibri" w:hAnsi="Calibri" w:cs="Calibri"/>
                <w:b/>
                <w:sz w:val="17"/>
              </w:rPr>
              <w:br/>
              <w:t xml:space="preserve"> </w:t>
            </w:r>
          </w:p>
        </w:tc>
        <w:tc>
          <w:tcPr>
            <w:tcW w:w="1094" w:type="dxa"/>
            <w:shd w:val="clear" w:color="auto" w:fill="F2F2F2" w:themeFill="background1" w:themeFillShade="F2"/>
            <w:tcMar>
              <w:top w:w="80" w:type="dxa"/>
              <w:left w:w="80" w:type="dxa"/>
              <w:bottom w:w="80" w:type="dxa"/>
              <w:right w:w="80" w:type="dxa"/>
            </w:tcMar>
          </w:tcPr>
          <w:p w14:paraId="49A3361F" w14:textId="77777777" w:rsidR="00445231" w:rsidRPr="005E30A8" w:rsidRDefault="00445231">
            <w:pPr>
              <w:jc w:val="center"/>
              <w:rPr>
                <w:rFonts w:ascii="Calibri" w:hAnsi="Calibri" w:cs="Calibri"/>
              </w:rPr>
            </w:pPr>
            <w:r w:rsidRPr="005E30A8">
              <w:rPr>
                <w:rFonts w:ascii="Calibri" w:hAnsi="Calibri" w:cs="Calibri"/>
                <w:b/>
                <w:sz w:val="17"/>
              </w:rPr>
              <w:t>Probability (BRR &gt; 1)</w:t>
            </w:r>
            <w:r w:rsidRPr="005E30A8">
              <w:rPr>
                <w:rFonts w:ascii="Calibri" w:hAnsi="Calibri" w:cs="Calibri"/>
                <w:b/>
                <w:sz w:val="17"/>
              </w:rPr>
              <w:br/>
              <w:t>(%)</w:t>
            </w:r>
          </w:p>
        </w:tc>
      </w:tr>
      <w:tr w:rsidR="00445231" w:rsidRPr="00524948" w14:paraId="3894FED5" w14:textId="77777777" w:rsidTr="142FB833">
        <w:tc>
          <w:tcPr>
            <w:tcW w:w="1062" w:type="dxa"/>
            <w:vMerge w:val="restart"/>
            <w:tcMar>
              <w:top w:w="80" w:type="dxa"/>
              <w:left w:w="80" w:type="dxa"/>
              <w:bottom w:w="80" w:type="dxa"/>
              <w:right w:w="80" w:type="dxa"/>
            </w:tcMar>
          </w:tcPr>
          <w:p w14:paraId="24E72D7F" w14:textId="77777777" w:rsidR="00445231" w:rsidRPr="005E30A8" w:rsidRDefault="00445231" w:rsidP="005E30A8">
            <w:pPr>
              <w:jc w:val="center"/>
              <w:rPr>
                <w:rFonts w:ascii="Calibri" w:hAnsi="Calibri" w:cs="Calibri"/>
              </w:rPr>
            </w:pPr>
            <w:r w:rsidRPr="005E30A8">
              <w:rPr>
                <w:rFonts w:ascii="Calibri" w:hAnsi="Calibri" w:cs="Calibri"/>
                <w:sz w:val="16"/>
              </w:rPr>
              <w:t>DALY</w:t>
            </w:r>
          </w:p>
        </w:tc>
        <w:tc>
          <w:tcPr>
            <w:tcW w:w="1237" w:type="dxa"/>
            <w:vMerge w:val="restart"/>
            <w:tcMar>
              <w:top w:w="80" w:type="dxa"/>
              <w:left w:w="80" w:type="dxa"/>
              <w:bottom w:w="80" w:type="dxa"/>
              <w:right w:w="80" w:type="dxa"/>
            </w:tcMar>
          </w:tcPr>
          <w:p w14:paraId="53C9288B" w14:textId="77777777" w:rsidR="00445231" w:rsidRPr="005E30A8" w:rsidRDefault="00445231" w:rsidP="005E30A8">
            <w:pPr>
              <w:jc w:val="center"/>
              <w:rPr>
                <w:rFonts w:ascii="Calibri" w:hAnsi="Calibri" w:cs="Calibri"/>
              </w:rPr>
            </w:pPr>
            <w:r w:rsidRPr="272C9908">
              <w:rPr>
                <w:rFonts w:ascii="Calibri" w:hAnsi="Calibri" w:cs="Calibri"/>
                <w:sz w:val="16"/>
                <w:szCs w:val="16"/>
              </w:rPr>
              <w:t>Low</w:t>
            </w:r>
            <w:commentRangeStart w:id="62"/>
            <w:commentRangeEnd w:id="62"/>
            <w:r w:rsidRPr="005E30A8">
              <w:rPr>
                <w:rStyle w:val="af8"/>
                <w:rFonts w:ascii="Calibri" w:hAnsi="Calibri" w:cs="Calibri"/>
                <w:sz w:val="24"/>
                <w:szCs w:val="24"/>
              </w:rPr>
              <w:commentReference w:id="62"/>
            </w:r>
          </w:p>
        </w:tc>
        <w:tc>
          <w:tcPr>
            <w:tcW w:w="1008" w:type="dxa"/>
            <w:vMerge w:val="restart"/>
            <w:tcMar>
              <w:top w:w="80" w:type="dxa"/>
              <w:left w:w="80" w:type="dxa"/>
              <w:bottom w:w="80" w:type="dxa"/>
              <w:right w:w="80" w:type="dxa"/>
            </w:tcMar>
          </w:tcPr>
          <w:p w14:paraId="67253A4E" w14:textId="77777777" w:rsidR="00445231" w:rsidRPr="005E30A8" w:rsidRDefault="00445231"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1A3AAC10"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57E7A09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3.75 [0.55–48.26]</w:t>
            </w:r>
          </w:p>
        </w:tc>
        <w:tc>
          <w:tcPr>
            <w:tcW w:w="2621" w:type="dxa"/>
            <w:tcMar>
              <w:top w:w="80" w:type="dxa"/>
              <w:left w:w="80" w:type="dxa"/>
              <w:bottom w:w="80" w:type="dxa"/>
              <w:right w:w="80" w:type="dxa"/>
            </w:tcMar>
            <w:vAlign w:val="center"/>
          </w:tcPr>
          <w:p w14:paraId="6C09160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5.04 [0.15–57.77]</w:t>
            </w:r>
          </w:p>
        </w:tc>
        <w:tc>
          <w:tcPr>
            <w:tcW w:w="2524" w:type="dxa"/>
            <w:tcMar>
              <w:top w:w="80" w:type="dxa"/>
              <w:left w:w="80" w:type="dxa"/>
              <w:bottom w:w="80" w:type="dxa"/>
              <w:right w:w="80" w:type="dxa"/>
            </w:tcMar>
            <w:vAlign w:val="center"/>
          </w:tcPr>
          <w:p w14:paraId="339EDB77"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0.92 [0.03–70.99]</w:t>
            </w:r>
          </w:p>
        </w:tc>
        <w:tc>
          <w:tcPr>
            <w:tcW w:w="1094" w:type="dxa"/>
            <w:tcMar>
              <w:top w:w="80" w:type="dxa"/>
              <w:left w:w="80" w:type="dxa"/>
              <w:bottom w:w="80" w:type="dxa"/>
              <w:right w:w="80" w:type="dxa"/>
            </w:tcMar>
            <w:vAlign w:val="center"/>
          </w:tcPr>
          <w:p w14:paraId="705644A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48%</w:t>
            </w:r>
          </w:p>
        </w:tc>
      </w:tr>
      <w:tr w:rsidR="00445231" w:rsidRPr="00524948" w14:paraId="7F446EC2" w14:textId="77777777" w:rsidTr="142FB833">
        <w:tc>
          <w:tcPr>
            <w:tcW w:w="1062" w:type="dxa"/>
            <w:vMerge/>
            <w:tcMar>
              <w:top w:w="80" w:type="dxa"/>
              <w:left w:w="80" w:type="dxa"/>
              <w:bottom w:w="80" w:type="dxa"/>
              <w:right w:w="80" w:type="dxa"/>
            </w:tcMar>
          </w:tcPr>
          <w:p w14:paraId="4700F963"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0B6C13CC"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4C4041DD"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582BA36F"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1D29C59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12.27 [1.23–229.96]</w:t>
            </w:r>
          </w:p>
        </w:tc>
        <w:tc>
          <w:tcPr>
            <w:tcW w:w="2621" w:type="dxa"/>
            <w:tcMar>
              <w:top w:w="80" w:type="dxa"/>
              <w:left w:w="80" w:type="dxa"/>
              <w:bottom w:w="80" w:type="dxa"/>
              <w:right w:w="80" w:type="dxa"/>
            </w:tcMar>
            <w:vAlign w:val="center"/>
          </w:tcPr>
          <w:p w14:paraId="668E441D"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5.04 [0.15–57.77]</w:t>
            </w:r>
          </w:p>
        </w:tc>
        <w:tc>
          <w:tcPr>
            <w:tcW w:w="2524" w:type="dxa"/>
            <w:tcMar>
              <w:top w:w="80" w:type="dxa"/>
              <w:left w:w="80" w:type="dxa"/>
              <w:bottom w:w="80" w:type="dxa"/>
              <w:right w:w="80" w:type="dxa"/>
            </w:tcMar>
            <w:vAlign w:val="center"/>
          </w:tcPr>
          <w:p w14:paraId="7AD7FBF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2.97 [0.07–280.49]</w:t>
            </w:r>
          </w:p>
        </w:tc>
        <w:tc>
          <w:tcPr>
            <w:tcW w:w="1094" w:type="dxa"/>
            <w:tcMar>
              <w:top w:w="80" w:type="dxa"/>
              <w:left w:w="80" w:type="dxa"/>
              <w:bottom w:w="80" w:type="dxa"/>
              <w:right w:w="80" w:type="dxa"/>
            </w:tcMar>
            <w:vAlign w:val="center"/>
          </w:tcPr>
          <w:p w14:paraId="4AE99D4D"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68%</w:t>
            </w:r>
          </w:p>
        </w:tc>
      </w:tr>
      <w:tr w:rsidR="00445231" w:rsidRPr="00524948" w14:paraId="2B7D5AA0" w14:textId="77777777" w:rsidTr="142FB833">
        <w:tc>
          <w:tcPr>
            <w:tcW w:w="1062" w:type="dxa"/>
            <w:vMerge/>
            <w:tcMar>
              <w:top w:w="80" w:type="dxa"/>
              <w:left w:w="80" w:type="dxa"/>
              <w:bottom w:w="80" w:type="dxa"/>
              <w:right w:w="80" w:type="dxa"/>
            </w:tcMar>
          </w:tcPr>
          <w:p w14:paraId="7F59F5DE"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393A4D58"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0CB60103" w14:textId="77777777" w:rsidR="00445231" w:rsidRPr="005E30A8" w:rsidRDefault="00445231"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3D5193FA"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7DA6A70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2.61 [0.33–36.13]</w:t>
            </w:r>
          </w:p>
        </w:tc>
        <w:tc>
          <w:tcPr>
            <w:tcW w:w="2621" w:type="dxa"/>
            <w:tcMar>
              <w:top w:w="80" w:type="dxa"/>
              <w:left w:w="80" w:type="dxa"/>
              <w:bottom w:w="80" w:type="dxa"/>
              <w:right w:w="80" w:type="dxa"/>
            </w:tcMar>
            <w:vAlign w:val="center"/>
          </w:tcPr>
          <w:p w14:paraId="7D627CC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4.43 [0.14–50.35]</w:t>
            </w:r>
          </w:p>
        </w:tc>
        <w:tc>
          <w:tcPr>
            <w:tcW w:w="2524" w:type="dxa"/>
            <w:tcMar>
              <w:top w:w="80" w:type="dxa"/>
              <w:left w:w="80" w:type="dxa"/>
              <w:bottom w:w="80" w:type="dxa"/>
              <w:right w:w="80" w:type="dxa"/>
            </w:tcMar>
            <w:vAlign w:val="center"/>
          </w:tcPr>
          <w:p w14:paraId="4659B1D7"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0.73 [0.02–54.97]</w:t>
            </w:r>
          </w:p>
        </w:tc>
        <w:tc>
          <w:tcPr>
            <w:tcW w:w="1094" w:type="dxa"/>
            <w:tcMar>
              <w:top w:w="80" w:type="dxa"/>
              <w:left w:w="80" w:type="dxa"/>
              <w:bottom w:w="80" w:type="dxa"/>
              <w:right w:w="80" w:type="dxa"/>
            </w:tcMar>
            <w:vAlign w:val="center"/>
          </w:tcPr>
          <w:p w14:paraId="7A084CF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44%</w:t>
            </w:r>
          </w:p>
        </w:tc>
      </w:tr>
      <w:tr w:rsidR="00445231" w:rsidRPr="00524948" w14:paraId="53019444" w14:textId="77777777" w:rsidTr="142FB833">
        <w:tc>
          <w:tcPr>
            <w:tcW w:w="1062" w:type="dxa"/>
            <w:vMerge/>
            <w:tcMar>
              <w:top w:w="80" w:type="dxa"/>
              <w:left w:w="80" w:type="dxa"/>
              <w:bottom w:w="80" w:type="dxa"/>
              <w:right w:w="80" w:type="dxa"/>
            </w:tcMar>
          </w:tcPr>
          <w:p w14:paraId="030A7D20"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446EF5AA"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6FD347B5"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1772F081"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2F81412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11.68 [0.99–241.84]</w:t>
            </w:r>
          </w:p>
        </w:tc>
        <w:tc>
          <w:tcPr>
            <w:tcW w:w="2621" w:type="dxa"/>
            <w:tcMar>
              <w:top w:w="80" w:type="dxa"/>
              <w:left w:w="80" w:type="dxa"/>
              <w:bottom w:w="80" w:type="dxa"/>
              <w:right w:w="80" w:type="dxa"/>
            </w:tcMar>
            <w:vAlign w:val="center"/>
          </w:tcPr>
          <w:p w14:paraId="0CAE640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4.43 [0.14–50.35]</w:t>
            </w:r>
          </w:p>
        </w:tc>
        <w:tc>
          <w:tcPr>
            <w:tcW w:w="2524" w:type="dxa"/>
            <w:tcMar>
              <w:top w:w="80" w:type="dxa"/>
              <w:left w:w="80" w:type="dxa"/>
              <w:bottom w:w="80" w:type="dxa"/>
              <w:right w:w="80" w:type="dxa"/>
            </w:tcMar>
            <w:vAlign w:val="center"/>
          </w:tcPr>
          <w:p w14:paraId="193FD34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3.18 [0.07–325.75]</w:t>
            </w:r>
          </w:p>
        </w:tc>
        <w:tc>
          <w:tcPr>
            <w:tcW w:w="1094" w:type="dxa"/>
            <w:tcMar>
              <w:top w:w="80" w:type="dxa"/>
              <w:left w:w="80" w:type="dxa"/>
              <w:bottom w:w="80" w:type="dxa"/>
              <w:right w:w="80" w:type="dxa"/>
            </w:tcMar>
            <w:vAlign w:val="center"/>
          </w:tcPr>
          <w:p w14:paraId="4099453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69%</w:t>
            </w:r>
          </w:p>
        </w:tc>
      </w:tr>
      <w:tr w:rsidR="00445231" w:rsidRPr="00524948" w14:paraId="5EBE151B" w14:textId="77777777" w:rsidTr="142FB833">
        <w:tc>
          <w:tcPr>
            <w:tcW w:w="1062" w:type="dxa"/>
            <w:vMerge/>
            <w:tcMar>
              <w:top w:w="80" w:type="dxa"/>
              <w:left w:w="80" w:type="dxa"/>
              <w:bottom w:w="80" w:type="dxa"/>
              <w:right w:w="80" w:type="dxa"/>
            </w:tcMar>
          </w:tcPr>
          <w:p w14:paraId="7EA1D881"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21FBCAF8"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53A65A8B" w14:textId="77777777" w:rsidR="00445231" w:rsidRPr="005E30A8" w:rsidRDefault="00445231"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2FEC6728"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B3E292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1.60 [0.13–26.43]</w:t>
            </w:r>
          </w:p>
        </w:tc>
        <w:tc>
          <w:tcPr>
            <w:tcW w:w="2621" w:type="dxa"/>
            <w:tcMar>
              <w:top w:w="80" w:type="dxa"/>
              <w:left w:w="80" w:type="dxa"/>
              <w:bottom w:w="80" w:type="dxa"/>
              <w:right w:w="80" w:type="dxa"/>
            </w:tcMar>
            <w:vAlign w:val="center"/>
          </w:tcPr>
          <w:p w14:paraId="3ABD527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2.68 [0.13–28.12]</w:t>
            </w:r>
          </w:p>
        </w:tc>
        <w:tc>
          <w:tcPr>
            <w:tcW w:w="2524" w:type="dxa"/>
            <w:tcMar>
              <w:top w:w="80" w:type="dxa"/>
              <w:left w:w="80" w:type="dxa"/>
              <w:bottom w:w="80" w:type="dxa"/>
              <w:right w:w="80" w:type="dxa"/>
            </w:tcMar>
            <w:vAlign w:val="center"/>
          </w:tcPr>
          <w:p w14:paraId="0C10CFBC"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0.72 [0.02–47.33]</w:t>
            </w:r>
          </w:p>
        </w:tc>
        <w:tc>
          <w:tcPr>
            <w:tcW w:w="1094" w:type="dxa"/>
            <w:tcMar>
              <w:top w:w="80" w:type="dxa"/>
              <w:left w:w="80" w:type="dxa"/>
              <w:bottom w:w="80" w:type="dxa"/>
              <w:right w:w="80" w:type="dxa"/>
            </w:tcMar>
            <w:vAlign w:val="center"/>
          </w:tcPr>
          <w:p w14:paraId="7BFE1D7C"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44%</w:t>
            </w:r>
          </w:p>
        </w:tc>
      </w:tr>
      <w:tr w:rsidR="00445231" w:rsidRPr="00524948" w14:paraId="05CABBFA" w14:textId="77777777" w:rsidTr="142FB833">
        <w:tc>
          <w:tcPr>
            <w:tcW w:w="1062" w:type="dxa"/>
            <w:vMerge/>
            <w:tcMar>
              <w:top w:w="80" w:type="dxa"/>
              <w:left w:w="80" w:type="dxa"/>
              <w:bottom w:w="80" w:type="dxa"/>
              <w:right w:w="80" w:type="dxa"/>
            </w:tcMar>
          </w:tcPr>
          <w:p w14:paraId="3D3C9EC6"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59A3F655"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022E0402"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3A5C6E22"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06F9EB0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5.32 [0.46–92.41]</w:t>
            </w:r>
          </w:p>
        </w:tc>
        <w:tc>
          <w:tcPr>
            <w:tcW w:w="2621" w:type="dxa"/>
            <w:tcMar>
              <w:top w:w="80" w:type="dxa"/>
              <w:left w:w="80" w:type="dxa"/>
              <w:bottom w:w="80" w:type="dxa"/>
              <w:right w:w="80" w:type="dxa"/>
            </w:tcMar>
            <w:vAlign w:val="center"/>
          </w:tcPr>
          <w:p w14:paraId="3CBAC390"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2.68 [0.13–28.12]</w:t>
            </w:r>
          </w:p>
        </w:tc>
        <w:tc>
          <w:tcPr>
            <w:tcW w:w="2524" w:type="dxa"/>
            <w:tcMar>
              <w:top w:w="80" w:type="dxa"/>
              <w:left w:w="80" w:type="dxa"/>
              <w:bottom w:w="80" w:type="dxa"/>
              <w:right w:w="80" w:type="dxa"/>
            </w:tcMar>
            <w:vAlign w:val="center"/>
          </w:tcPr>
          <w:p w14:paraId="63ED387D"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2.41 [0.06–173.57]</w:t>
            </w:r>
          </w:p>
        </w:tc>
        <w:tc>
          <w:tcPr>
            <w:tcW w:w="1094" w:type="dxa"/>
            <w:tcMar>
              <w:top w:w="80" w:type="dxa"/>
              <w:left w:w="80" w:type="dxa"/>
              <w:bottom w:w="80" w:type="dxa"/>
              <w:right w:w="80" w:type="dxa"/>
            </w:tcMar>
            <w:vAlign w:val="center"/>
          </w:tcPr>
          <w:p w14:paraId="1E9CF0B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66%</w:t>
            </w:r>
          </w:p>
        </w:tc>
      </w:tr>
      <w:tr w:rsidR="00445231" w:rsidRPr="00524948" w14:paraId="0CBAA893" w14:textId="77777777" w:rsidTr="142FB833">
        <w:tc>
          <w:tcPr>
            <w:tcW w:w="1062" w:type="dxa"/>
            <w:vMerge/>
            <w:tcMar>
              <w:top w:w="80" w:type="dxa"/>
              <w:left w:w="80" w:type="dxa"/>
              <w:bottom w:w="80" w:type="dxa"/>
              <w:right w:w="80" w:type="dxa"/>
            </w:tcMar>
          </w:tcPr>
          <w:p w14:paraId="4D9A1B18"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2C0E472E"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3ACD72EC" w14:textId="77777777" w:rsidR="00445231" w:rsidRPr="005E30A8" w:rsidRDefault="00445231"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76BE9EF3"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09E4BA9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1.11 [0.04–22.28]</w:t>
            </w:r>
          </w:p>
        </w:tc>
        <w:tc>
          <w:tcPr>
            <w:tcW w:w="2621" w:type="dxa"/>
            <w:tcMar>
              <w:top w:w="80" w:type="dxa"/>
              <w:left w:w="80" w:type="dxa"/>
              <w:bottom w:w="80" w:type="dxa"/>
              <w:right w:w="80" w:type="dxa"/>
            </w:tcMar>
            <w:vAlign w:val="center"/>
          </w:tcPr>
          <w:p w14:paraId="26D77632"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4.64 [1.02–17.08]</w:t>
            </w:r>
          </w:p>
        </w:tc>
        <w:tc>
          <w:tcPr>
            <w:tcW w:w="2524" w:type="dxa"/>
            <w:tcMar>
              <w:top w:w="80" w:type="dxa"/>
              <w:left w:w="80" w:type="dxa"/>
              <w:bottom w:w="80" w:type="dxa"/>
              <w:right w:w="80" w:type="dxa"/>
            </w:tcMar>
            <w:vAlign w:val="center"/>
          </w:tcPr>
          <w:p w14:paraId="32DE243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0.25 [0.01–7.66]</w:t>
            </w:r>
          </w:p>
        </w:tc>
        <w:tc>
          <w:tcPr>
            <w:tcW w:w="1094" w:type="dxa"/>
            <w:tcMar>
              <w:top w:w="80" w:type="dxa"/>
              <w:left w:w="80" w:type="dxa"/>
              <w:bottom w:w="80" w:type="dxa"/>
              <w:right w:w="80" w:type="dxa"/>
            </w:tcMar>
            <w:vAlign w:val="center"/>
          </w:tcPr>
          <w:p w14:paraId="0F2154B0"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22%</w:t>
            </w:r>
          </w:p>
        </w:tc>
      </w:tr>
      <w:tr w:rsidR="00445231" w:rsidRPr="00524948" w14:paraId="6DCD1C4D" w14:textId="77777777" w:rsidTr="142FB833">
        <w:tc>
          <w:tcPr>
            <w:tcW w:w="1062" w:type="dxa"/>
            <w:vMerge/>
            <w:tcMar>
              <w:top w:w="80" w:type="dxa"/>
              <w:left w:w="80" w:type="dxa"/>
              <w:bottom w:w="80" w:type="dxa"/>
              <w:right w:w="80" w:type="dxa"/>
            </w:tcMar>
          </w:tcPr>
          <w:p w14:paraId="6FE1D190"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45316A10"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13BEBF1B"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17B639BD"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44D1D3B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6.67 [0.30–174.80]</w:t>
            </w:r>
          </w:p>
        </w:tc>
        <w:tc>
          <w:tcPr>
            <w:tcW w:w="2621" w:type="dxa"/>
            <w:tcMar>
              <w:top w:w="80" w:type="dxa"/>
              <w:left w:w="80" w:type="dxa"/>
              <w:bottom w:w="80" w:type="dxa"/>
              <w:right w:w="80" w:type="dxa"/>
            </w:tcMar>
            <w:vAlign w:val="center"/>
          </w:tcPr>
          <w:p w14:paraId="40B3D4F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4.64 [1.02–17.08]</w:t>
            </w:r>
          </w:p>
        </w:tc>
        <w:tc>
          <w:tcPr>
            <w:tcW w:w="2524" w:type="dxa"/>
            <w:tcMar>
              <w:top w:w="80" w:type="dxa"/>
              <w:left w:w="80" w:type="dxa"/>
              <w:bottom w:w="80" w:type="dxa"/>
              <w:right w:w="80" w:type="dxa"/>
            </w:tcMar>
            <w:vAlign w:val="center"/>
          </w:tcPr>
          <w:p w14:paraId="4DFDFE7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1.56 [0.05–59.53]</w:t>
            </w:r>
          </w:p>
        </w:tc>
        <w:tc>
          <w:tcPr>
            <w:tcW w:w="1094" w:type="dxa"/>
            <w:tcMar>
              <w:top w:w="80" w:type="dxa"/>
              <w:left w:w="80" w:type="dxa"/>
              <w:bottom w:w="80" w:type="dxa"/>
              <w:right w:w="80" w:type="dxa"/>
            </w:tcMar>
            <w:vAlign w:val="center"/>
          </w:tcPr>
          <w:p w14:paraId="2418FDC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60%</w:t>
            </w:r>
          </w:p>
        </w:tc>
      </w:tr>
      <w:tr w:rsidR="00445231" w:rsidRPr="00524948" w14:paraId="437F0013" w14:textId="77777777" w:rsidTr="142FB833">
        <w:tc>
          <w:tcPr>
            <w:tcW w:w="1062" w:type="dxa"/>
            <w:vMerge/>
            <w:tcMar>
              <w:top w:w="80" w:type="dxa"/>
              <w:left w:w="80" w:type="dxa"/>
              <w:bottom w:w="80" w:type="dxa"/>
              <w:right w:w="80" w:type="dxa"/>
            </w:tcMar>
          </w:tcPr>
          <w:p w14:paraId="70C3A1B8" w14:textId="77777777" w:rsidR="00445231" w:rsidRPr="005E30A8" w:rsidRDefault="00445231" w:rsidP="005E30A8">
            <w:pPr>
              <w:jc w:val="center"/>
              <w:rPr>
                <w:rFonts w:ascii="Calibri" w:hAnsi="Calibri" w:cs="Calibri"/>
              </w:rPr>
            </w:pPr>
          </w:p>
        </w:tc>
        <w:tc>
          <w:tcPr>
            <w:tcW w:w="1237" w:type="dxa"/>
            <w:vMerge w:val="restart"/>
            <w:tcMar>
              <w:top w:w="80" w:type="dxa"/>
              <w:left w:w="80" w:type="dxa"/>
              <w:bottom w:w="80" w:type="dxa"/>
              <w:right w:w="80" w:type="dxa"/>
            </w:tcMar>
          </w:tcPr>
          <w:p w14:paraId="1C1FF154" w14:textId="77777777" w:rsidR="00445231" w:rsidRPr="005E30A8" w:rsidRDefault="00445231" w:rsidP="005E30A8">
            <w:pPr>
              <w:jc w:val="center"/>
              <w:rPr>
                <w:rFonts w:ascii="Calibri" w:hAnsi="Calibri" w:cs="Calibri"/>
              </w:rPr>
            </w:pPr>
            <w:r w:rsidRPr="005E30A8">
              <w:rPr>
                <w:rFonts w:ascii="Calibri" w:hAnsi="Calibri" w:cs="Calibri"/>
                <w:sz w:val="16"/>
              </w:rPr>
              <w:t>Moderate</w:t>
            </w:r>
          </w:p>
        </w:tc>
        <w:tc>
          <w:tcPr>
            <w:tcW w:w="1008" w:type="dxa"/>
            <w:vMerge w:val="restart"/>
            <w:tcMar>
              <w:top w:w="80" w:type="dxa"/>
              <w:left w:w="80" w:type="dxa"/>
              <w:bottom w:w="80" w:type="dxa"/>
              <w:right w:w="80" w:type="dxa"/>
            </w:tcMar>
          </w:tcPr>
          <w:p w14:paraId="1079E322" w14:textId="77777777" w:rsidR="00445231" w:rsidRPr="005E30A8" w:rsidRDefault="00445231"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2F0B4AFF"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5F48E297"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11.34 [2.10–51.74]</w:t>
            </w:r>
          </w:p>
        </w:tc>
        <w:tc>
          <w:tcPr>
            <w:tcW w:w="2621" w:type="dxa"/>
            <w:tcMar>
              <w:top w:w="80" w:type="dxa"/>
              <w:left w:w="80" w:type="dxa"/>
              <w:bottom w:w="80" w:type="dxa"/>
              <w:right w:w="80" w:type="dxa"/>
            </w:tcMar>
            <w:vAlign w:val="center"/>
          </w:tcPr>
          <w:p w14:paraId="0A299F6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5.04 [0.15–57.77]</w:t>
            </w:r>
          </w:p>
        </w:tc>
        <w:tc>
          <w:tcPr>
            <w:tcW w:w="2524" w:type="dxa"/>
            <w:tcMar>
              <w:top w:w="80" w:type="dxa"/>
              <w:left w:w="80" w:type="dxa"/>
              <w:bottom w:w="80" w:type="dxa"/>
              <w:right w:w="80" w:type="dxa"/>
            </w:tcMar>
            <w:vAlign w:val="center"/>
          </w:tcPr>
          <w:p w14:paraId="79D54FD7"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2.34 [0.10–106.62]</w:t>
            </w:r>
          </w:p>
        </w:tc>
        <w:tc>
          <w:tcPr>
            <w:tcW w:w="1094" w:type="dxa"/>
            <w:tcMar>
              <w:top w:w="80" w:type="dxa"/>
              <w:left w:w="80" w:type="dxa"/>
              <w:bottom w:w="80" w:type="dxa"/>
              <w:right w:w="80" w:type="dxa"/>
            </w:tcMar>
            <w:vAlign w:val="center"/>
          </w:tcPr>
          <w:p w14:paraId="0764DD00"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68%</w:t>
            </w:r>
          </w:p>
        </w:tc>
      </w:tr>
      <w:tr w:rsidR="00445231" w:rsidRPr="00524948" w14:paraId="0EF36981" w14:textId="77777777" w:rsidTr="142FB833">
        <w:tc>
          <w:tcPr>
            <w:tcW w:w="1062" w:type="dxa"/>
            <w:vMerge/>
            <w:tcMar>
              <w:top w:w="80" w:type="dxa"/>
              <w:left w:w="80" w:type="dxa"/>
              <w:bottom w:w="80" w:type="dxa"/>
              <w:right w:w="80" w:type="dxa"/>
            </w:tcMar>
          </w:tcPr>
          <w:p w14:paraId="7A329FC8"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0328B56B"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4BC483CA"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4D00C5E2"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31B4565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33.90 [5.02–166.98]</w:t>
            </w:r>
          </w:p>
        </w:tc>
        <w:tc>
          <w:tcPr>
            <w:tcW w:w="2621" w:type="dxa"/>
            <w:tcMar>
              <w:top w:w="80" w:type="dxa"/>
              <w:left w:w="80" w:type="dxa"/>
              <w:bottom w:w="80" w:type="dxa"/>
              <w:right w:w="80" w:type="dxa"/>
            </w:tcMar>
            <w:vAlign w:val="center"/>
          </w:tcPr>
          <w:p w14:paraId="6E61A012"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5.04 [0.15–57.77]</w:t>
            </w:r>
          </w:p>
        </w:tc>
        <w:tc>
          <w:tcPr>
            <w:tcW w:w="2524" w:type="dxa"/>
            <w:tcMar>
              <w:top w:w="80" w:type="dxa"/>
              <w:left w:w="80" w:type="dxa"/>
              <w:bottom w:w="80" w:type="dxa"/>
              <w:right w:w="80" w:type="dxa"/>
            </w:tcMar>
            <w:vAlign w:val="center"/>
          </w:tcPr>
          <w:p w14:paraId="3246C987"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6.78 [0.26–310.00]</w:t>
            </w:r>
          </w:p>
        </w:tc>
        <w:tc>
          <w:tcPr>
            <w:tcW w:w="1094" w:type="dxa"/>
            <w:tcMar>
              <w:top w:w="80" w:type="dxa"/>
              <w:left w:w="80" w:type="dxa"/>
              <w:bottom w:w="80" w:type="dxa"/>
              <w:right w:w="80" w:type="dxa"/>
            </w:tcMar>
            <w:vAlign w:val="center"/>
          </w:tcPr>
          <w:p w14:paraId="60AE049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86%</w:t>
            </w:r>
          </w:p>
        </w:tc>
      </w:tr>
      <w:tr w:rsidR="00445231" w:rsidRPr="00524948" w14:paraId="28B8F712" w14:textId="77777777" w:rsidTr="142FB833">
        <w:tc>
          <w:tcPr>
            <w:tcW w:w="1062" w:type="dxa"/>
            <w:vMerge/>
            <w:tcMar>
              <w:top w:w="80" w:type="dxa"/>
              <w:left w:w="80" w:type="dxa"/>
              <w:bottom w:w="80" w:type="dxa"/>
              <w:right w:w="80" w:type="dxa"/>
            </w:tcMar>
          </w:tcPr>
          <w:p w14:paraId="2B23405F"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0269536F"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1DB2716A" w14:textId="77777777" w:rsidR="00445231" w:rsidRPr="005E30A8" w:rsidRDefault="00445231"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61B5A9CD"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1401A7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8.23 [1.25–39.42]</w:t>
            </w:r>
          </w:p>
        </w:tc>
        <w:tc>
          <w:tcPr>
            <w:tcW w:w="2621" w:type="dxa"/>
            <w:tcMar>
              <w:top w:w="80" w:type="dxa"/>
              <w:left w:w="80" w:type="dxa"/>
              <w:bottom w:w="80" w:type="dxa"/>
              <w:right w:w="80" w:type="dxa"/>
            </w:tcMar>
            <w:vAlign w:val="center"/>
          </w:tcPr>
          <w:p w14:paraId="6343AD14"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4.43 [0.14–50.35]</w:t>
            </w:r>
          </w:p>
        </w:tc>
        <w:tc>
          <w:tcPr>
            <w:tcW w:w="2524" w:type="dxa"/>
            <w:tcMar>
              <w:top w:w="80" w:type="dxa"/>
              <w:left w:w="80" w:type="dxa"/>
              <w:bottom w:w="80" w:type="dxa"/>
              <w:right w:w="80" w:type="dxa"/>
            </w:tcMar>
            <w:vAlign w:val="center"/>
          </w:tcPr>
          <w:p w14:paraId="3653C96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1.92 [0.07–86.46]</w:t>
            </w:r>
          </w:p>
        </w:tc>
        <w:tc>
          <w:tcPr>
            <w:tcW w:w="1094" w:type="dxa"/>
            <w:tcMar>
              <w:top w:w="80" w:type="dxa"/>
              <w:left w:w="80" w:type="dxa"/>
              <w:bottom w:w="80" w:type="dxa"/>
              <w:right w:w="80" w:type="dxa"/>
            </w:tcMar>
            <w:vAlign w:val="center"/>
          </w:tcPr>
          <w:p w14:paraId="47627F4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63%</w:t>
            </w:r>
          </w:p>
        </w:tc>
      </w:tr>
      <w:tr w:rsidR="00445231" w:rsidRPr="00524948" w14:paraId="3E9B7A4F" w14:textId="77777777" w:rsidTr="142FB833">
        <w:tc>
          <w:tcPr>
            <w:tcW w:w="1062" w:type="dxa"/>
            <w:vMerge/>
            <w:tcMar>
              <w:top w:w="80" w:type="dxa"/>
              <w:left w:w="80" w:type="dxa"/>
              <w:bottom w:w="80" w:type="dxa"/>
              <w:right w:w="80" w:type="dxa"/>
            </w:tcMar>
          </w:tcPr>
          <w:p w14:paraId="5AEB3D30"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0D973780"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7D38F3E6"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0CF1CCEC"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334F31B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31.59 [4.02–169.32]</w:t>
            </w:r>
          </w:p>
        </w:tc>
        <w:tc>
          <w:tcPr>
            <w:tcW w:w="2621" w:type="dxa"/>
            <w:tcMar>
              <w:top w:w="80" w:type="dxa"/>
              <w:left w:w="80" w:type="dxa"/>
              <w:bottom w:w="80" w:type="dxa"/>
              <w:right w:w="80" w:type="dxa"/>
            </w:tcMar>
            <w:vAlign w:val="center"/>
          </w:tcPr>
          <w:p w14:paraId="0032BA8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4.43 [0.14–50.35]</w:t>
            </w:r>
          </w:p>
        </w:tc>
        <w:tc>
          <w:tcPr>
            <w:tcW w:w="2524" w:type="dxa"/>
            <w:tcMar>
              <w:top w:w="80" w:type="dxa"/>
              <w:left w:w="80" w:type="dxa"/>
              <w:bottom w:w="80" w:type="dxa"/>
              <w:right w:w="80" w:type="dxa"/>
            </w:tcMar>
            <w:vAlign w:val="center"/>
          </w:tcPr>
          <w:p w14:paraId="352ABBB7"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7.49 [0.26–332.37]</w:t>
            </w:r>
          </w:p>
        </w:tc>
        <w:tc>
          <w:tcPr>
            <w:tcW w:w="1094" w:type="dxa"/>
            <w:tcMar>
              <w:top w:w="80" w:type="dxa"/>
              <w:left w:w="80" w:type="dxa"/>
              <w:bottom w:w="80" w:type="dxa"/>
              <w:right w:w="80" w:type="dxa"/>
            </w:tcMar>
            <w:vAlign w:val="center"/>
          </w:tcPr>
          <w:p w14:paraId="437019D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87%</w:t>
            </w:r>
          </w:p>
        </w:tc>
      </w:tr>
      <w:tr w:rsidR="00445231" w:rsidRPr="00524948" w14:paraId="7F93D1D9" w14:textId="77777777" w:rsidTr="142FB833">
        <w:tc>
          <w:tcPr>
            <w:tcW w:w="1062" w:type="dxa"/>
            <w:vMerge/>
            <w:tcMar>
              <w:top w:w="80" w:type="dxa"/>
              <w:left w:w="80" w:type="dxa"/>
              <w:bottom w:w="80" w:type="dxa"/>
              <w:right w:w="80" w:type="dxa"/>
            </w:tcMar>
          </w:tcPr>
          <w:p w14:paraId="6DB00D8D"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1604C6CC"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504B3B3A" w14:textId="77777777" w:rsidR="00445231" w:rsidRPr="005E30A8" w:rsidRDefault="00445231"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712C05F8"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40EDFC7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5.14 [0.48–28.24]</w:t>
            </w:r>
          </w:p>
        </w:tc>
        <w:tc>
          <w:tcPr>
            <w:tcW w:w="2621" w:type="dxa"/>
            <w:tcMar>
              <w:top w:w="80" w:type="dxa"/>
              <w:left w:w="80" w:type="dxa"/>
              <w:bottom w:w="80" w:type="dxa"/>
              <w:right w:w="80" w:type="dxa"/>
            </w:tcMar>
            <w:vAlign w:val="center"/>
          </w:tcPr>
          <w:p w14:paraId="04FC624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2.68 [0.13–28.12]</w:t>
            </w:r>
          </w:p>
        </w:tc>
        <w:tc>
          <w:tcPr>
            <w:tcW w:w="2524" w:type="dxa"/>
            <w:tcMar>
              <w:top w:w="80" w:type="dxa"/>
              <w:left w:w="80" w:type="dxa"/>
              <w:bottom w:w="80" w:type="dxa"/>
              <w:right w:w="80" w:type="dxa"/>
            </w:tcMar>
            <w:vAlign w:val="center"/>
          </w:tcPr>
          <w:p w14:paraId="615375A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1.93 [0.06–61.58]</w:t>
            </w:r>
          </w:p>
        </w:tc>
        <w:tc>
          <w:tcPr>
            <w:tcW w:w="1094" w:type="dxa"/>
            <w:tcMar>
              <w:top w:w="80" w:type="dxa"/>
              <w:left w:w="80" w:type="dxa"/>
              <w:bottom w:w="80" w:type="dxa"/>
              <w:right w:w="80" w:type="dxa"/>
            </w:tcMar>
            <w:vAlign w:val="center"/>
          </w:tcPr>
          <w:p w14:paraId="59D5F13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63%</w:t>
            </w:r>
          </w:p>
        </w:tc>
      </w:tr>
      <w:tr w:rsidR="00445231" w:rsidRPr="00524948" w14:paraId="11AB35F0" w14:textId="77777777" w:rsidTr="142FB833">
        <w:tc>
          <w:tcPr>
            <w:tcW w:w="1062" w:type="dxa"/>
            <w:vMerge/>
            <w:tcMar>
              <w:top w:w="80" w:type="dxa"/>
              <w:left w:w="80" w:type="dxa"/>
              <w:bottom w:w="80" w:type="dxa"/>
              <w:right w:w="80" w:type="dxa"/>
            </w:tcMar>
          </w:tcPr>
          <w:p w14:paraId="64E6703C"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776C981E"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1C14AD70"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604E62CC"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3A31266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17.23 [1.88–92.38]</w:t>
            </w:r>
          </w:p>
        </w:tc>
        <w:tc>
          <w:tcPr>
            <w:tcW w:w="2621" w:type="dxa"/>
            <w:tcMar>
              <w:top w:w="80" w:type="dxa"/>
              <w:left w:w="80" w:type="dxa"/>
              <w:bottom w:w="80" w:type="dxa"/>
              <w:right w:w="80" w:type="dxa"/>
            </w:tcMar>
            <w:vAlign w:val="center"/>
          </w:tcPr>
          <w:p w14:paraId="0A9AB4F4"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2.68 [0.13–28.12]</w:t>
            </w:r>
          </w:p>
        </w:tc>
        <w:tc>
          <w:tcPr>
            <w:tcW w:w="2524" w:type="dxa"/>
            <w:tcMar>
              <w:top w:w="80" w:type="dxa"/>
              <w:left w:w="80" w:type="dxa"/>
              <w:bottom w:w="80" w:type="dxa"/>
              <w:right w:w="80" w:type="dxa"/>
            </w:tcMar>
            <w:vAlign w:val="center"/>
          </w:tcPr>
          <w:p w14:paraId="6C1CBA52"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6.46 [0.19–229.02]</w:t>
            </w:r>
          </w:p>
        </w:tc>
        <w:tc>
          <w:tcPr>
            <w:tcW w:w="1094" w:type="dxa"/>
            <w:tcMar>
              <w:top w:w="80" w:type="dxa"/>
              <w:left w:w="80" w:type="dxa"/>
              <w:bottom w:w="80" w:type="dxa"/>
              <w:right w:w="80" w:type="dxa"/>
            </w:tcMar>
            <w:vAlign w:val="center"/>
          </w:tcPr>
          <w:p w14:paraId="2524D92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85%</w:t>
            </w:r>
          </w:p>
        </w:tc>
      </w:tr>
      <w:tr w:rsidR="00445231" w:rsidRPr="00524948" w14:paraId="13B4F66A" w14:textId="77777777" w:rsidTr="142FB833">
        <w:tc>
          <w:tcPr>
            <w:tcW w:w="1062" w:type="dxa"/>
            <w:vMerge/>
            <w:tcMar>
              <w:top w:w="80" w:type="dxa"/>
              <w:left w:w="80" w:type="dxa"/>
              <w:bottom w:w="80" w:type="dxa"/>
              <w:right w:w="80" w:type="dxa"/>
            </w:tcMar>
          </w:tcPr>
          <w:p w14:paraId="7040F554"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071079C0"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1E1B7353" w14:textId="77777777" w:rsidR="00445231" w:rsidRPr="005E30A8" w:rsidRDefault="00445231"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1E23EFF3"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63B90AF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3.62 [0.13–29.42]</w:t>
            </w:r>
          </w:p>
        </w:tc>
        <w:tc>
          <w:tcPr>
            <w:tcW w:w="2621" w:type="dxa"/>
            <w:tcMar>
              <w:top w:w="80" w:type="dxa"/>
              <w:left w:w="80" w:type="dxa"/>
              <w:bottom w:w="80" w:type="dxa"/>
              <w:right w:w="80" w:type="dxa"/>
            </w:tcMar>
            <w:vAlign w:val="center"/>
          </w:tcPr>
          <w:p w14:paraId="4CE7008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4.64 [1.02–17.08]</w:t>
            </w:r>
          </w:p>
        </w:tc>
        <w:tc>
          <w:tcPr>
            <w:tcW w:w="2524" w:type="dxa"/>
            <w:tcMar>
              <w:top w:w="80" w:type="dxa"/>
              <w:left w:w="80" w:type="dxa"/>
              <w:bottom w:w="80" w:type="dxa"/>
              <w:right w:w="80" w:type="dxa"/>
            </w:tcMar>
            <w:vAlign w:val="center"/>
          </w:tcPr>
          <w:p w14:paraId="550BD724"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0.75 [0.02–11.61]</w:t>
            </w:r>
          </w:p>
        </w:tc>
        <w:tc>
          <w:tcPr>
            <w:tcW w:w="1094" w:type="dxa"/>
            <w:tcMar>
              <w:top w:w="80" w:type="dxa"/>
              <w:left w:w="80" w:type="dxa"/>
              <w:bottom w:w="80" w:type="dxa"/>
              <w:right w:w="80" w:type="dxa"/>
            </w:tcMar>
            <w:vAlign w:val="center"/>
          </w:tcPr>
          <w:p w14:paraId="42495E57"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43%</w:t>
            </w:r>
          </w:p>
        </w:tc>
      </w:tr>
      <w:tr w:rsidR="00445231" w:rsidRPr="00524948" w14:paraId="1670C097" w14:textId="77777777" w:rsidTr="142FB833">
        <w:tc>
          <w:tcPr>
            <w:tcW w:w="1062" w:type="dxa"/>
            <w:vMerge/>
            <w:tcMar>
              <w:top w:w="80" w:type="dxa"/>
              <w:left w:w="80" w:type="dxa"/>
              <w:bottom w:w="80" w:type="dxa"/>
              <w:right w:w="80" w:type="dxa"/>
            </w:tcMar>
          </w:tcPr>
          <w:p w14:paraId="205E0CF0"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53231127"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0355E754"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1198330C"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16EB0950"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20.53 [1.32–138.82]</w:t>
            </w:r>
          </w:p>
        </w:tc>
        <w:tc>
          <w:tcPr>
            <w:tcW w:w="2621" w:type="dxa"/>
            <w:tcMar>
              <w:top w:w="80" w:type="dxa"/>
              <w:left w:w="80" w:type="dxa"/>
              <w:bottom w:w="80" w:type="dxa"/>
              <w:right w:w="80" w:type="dxa"/>
            </w:tcMar>
            <w:vAlign w:val="center"/>
          </w:tcPr>
          <w:p w14:paraId="51D0ED2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4.64 [1.02–17.08]</w:t>
            </w:r>
          </w:p>
        </w:tc>
        <w:tc>
          <w:tcPr>
            <w:tcW w:w="2524" w:type="dxa"/>
            <w:tcMar>
              <w:top w:w="80" w:type="dxa"/>
              <w:left w:w="80" w:type="dxa"/>
              <w:bottom w:w="80" w:type="dxa"/>
              <w:right w:w="80" w:type="dxa"/>
            </w:tcMar>
            <w:vAlign w:val="center"/>
          </w:tcPr>
          <w:p w14:paraId="57268F4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4.23 [0.21–53.20]</w:t>
            </w:r>
          </w:p>
        </w:tc>
        <w:tc>
          <w:tcPr>
            <w:tcW w:w="1094" w:type="dxa"/>
            <w:tcMar>
              <w:top w:w="80" w:type="dxa"/>
              <w:left w:w="80" w:type="dxa"/>
              <w:bottom w:w="80" w:type="dxa"/>
              <w:right w:w="80" w:type="dxa"/>
            </w:tcMar>
            <w:vAlign w:val="center"/>
          </w:tcPr>
          <w:p w14:paraId="7D53E47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83%</w:t>
            </w:r>
          </w:p>
        </w:tc>
      </w:tr>
      <w:tr w:rsidR="00445231" w:rsidRPr="00524948" w14:paraId="6210A6A5" w14:textId="77777777" w:rsidTr="142FB833">
        <w:tc>
          <w:tcPr>
            <w:tcW w:w="1062" w:type="dxa"/>
            <w:vMerge/>
            <w:tcMar>
              <w:top w:w="80" w:type="dxa"/>
              <w:left w:w="80" w:type="dxa"/>
              <w:bottom w:w="80" w:type="dxa"/>
              <w:right w:w="80" w:type="dxa"/>
            </w:tcMar>
          </w:tcPr>
          <w:p w14:paraId="7E991108" w14:textId="77777777" w:rsidR="00445231" w:rsidRPr="005E30A8" w:rsidRDefault="00445231" w:rsidP="005E30A8">
            <w:pPr>
              <w:jc w:val="center"/>
              <w:rPr>
                <w:rFonts w:ascii="Calibri" w:hAnsi="Calibri" w:cs="Calibri"/>
              </w:rPr>
            </w:pPr>
          </w:p>
        </w:tc>
        <w:tc>
          <w:tcPr>
            <w:tcW w:w="1237" w:type="dxa"/>
            <w:vMerge w:val="restart"/>
            <w:tcMar>
              <w:top w:w="80" w:type="dxa"/>
              <w:left w:w="80" w:type="dxa"/>
              <w:bottom w:w="80" w:type="dxa"/>
              <w:right w:w="80" w:type="dxa"/>
            </w:tcMar>
          </w:tcPr>
          <w:p w14:paraId="512F583E" w14:textId="77777777" w:rsidR="00445231" w:rsidRPr="005E30A8" w:rsidRDefault="00445231" w:rsidP="005E30A8">
            <w:pPr>
              <w:jc w:val="center"/>
              <w:rPr>
                <w:rFonts w:ascii="Calibri" w:hAnsi="Calibri" w:cs="Calibri"/>
              </w:rPr>
            </w:pPr>
            <w:r w:rsidRPr="005E30A8">
              <w:rPr>
                <w:rFonts w:ascii="Calibri" w:hAnsi="Calibri" w:cs="Calibri"/>
                <w:sz w:val="16"/>
              </w:rPr>
              <w:t>High</w:t>
            </w:r>
          </w:p>
        </w:tc>
        <w:tc>
          <w:tcPr>
            <w:tcW w:w="1008" w:type="dxa"/>
            <w:vMerge w:val="restart"/>
            <w:tcMar>
              <w:top w:w="80" w:type="dxa"/>
              <w:left w:w="80" w:type="dxa"/>
              <w:bottom w:w="80" w:type="dxa"/>
              <w:right w:w="80" w:type="dxa"/>
            </w:tcMar>
          </w:tcPr>
          <w:p w14:paraId="2059116D" w14:textId="77777777" w:rsidR="00445231" w:rsidRPr="005E30A8" w:rsidRDefault="00445231"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13FE4057"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BF716DC"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34.55 [4.76–200.80]</w:t>
            </w:r>
          </w:p>
        </w:tc>
        <w:tc>
          <w:tcPr>
            <w:tcW w:w="2621" w:type="dxa"/>
            <w:tcMar>
              <w:top w:w="80" w:type="dxa"/>
              <w:left w:w="80" w:type="dxa"/>
              <w:bottom w:w="80" w:type="dxa"/>
              <w:right w:w="80" w:type="dxa"/>
            </w:tcMar>
            <w:vAlign w:val="center"/>
          </w:tcPr>
          <w:p w14:paraId="7134B3C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5.04 [0.15–57.77]</w:t>
            </w:r>
          </w:p>
        </w:tc>
        <w:tc>
          <w:tcPr>
            <w:tcW w:w="2524" w:type="dxa"/>
            <w:tcMar>
              <w:top w:w="80" w:type="dxa"/>
              <w:left w:w="80" w:type="dxa"/>
              <w:bottom w:w="80" w:type="dxa"/>
              <w:right w:w="80" w:type="dxa"/>
            </w:tcMar>
            <w:vAlign w:val="center"/>
          </w:tcPr>
          <w:p w14:paraId="0DE30DC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6.70 [0.29–387.93]</w:t>
            </w:r>
          </w:p>
        </w:tc>
        <w:tc>
          <w:tcPr>
            <w:tcW w:w="1094" w:type="dxa"/>
            <w:tcMar>
              <w:top w:w="80" w:type="dxa"/>
              <w:left w:w="80" w:type="dxa"/>
              <w:bottom w:w="80" w:type="dxa"/>
              <w:right w:w="80" w:type="dxa"/>
            </w:tcMar>
            <w:vAlign w:val="center"/>
          </w:tcPr>
          <w:p w14:paraId="5A935AD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86%</w:t>
            </w:r>
          </w:p>
        </w:tc>
      </w:tr>
      <w:tr w:rsidR="00445231" w:rsidRPr="00524948" w14:paraId="0994D07C" w14:textId="77777777" w:rsidTr="142FB833">
        <w:tc>
          <w:tcPr>
            <w:tcW w:w="1062" w:type="dxa"/>
            <w:vMerge/>
            <w:tcMar>
              <w:top w:w="80" w:type="dxa"/>
              <w:left w:w="80" w:type="dxa"/>
              <w:bottom w:w="80" w:type="dxa"/>
              <w:right w:w="80" w:type="dxa"/>
            </w:tcMar>
          </w:tcPr>
          <w:p w14:paraId="33D5FF27"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33AA54A2"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287DA00C"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7671B3FD"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0312E3A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116.63 [12.91–725.55]</w:t>
            </w:r>
          </w:p>
        </w:tc>
        <w:tc>
          <w:tcPr>
            <w:tcW w:w="2621" w:type="dxa"/>
            <w:tcMar>
              <w:top w:w="80" w:type="dxa"/>
              <w:left w:w="80" w:type="dxa"/>
              <w:bottom w:w="80" w:type="dxa"/>
              <w:right w:w="80" w:type="dxa"/>
            </w:tcMar>
            <w:vAlign w:val="center"/>
          </w:tcPr>
          <w:p w14:paraId="06B34E90"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5.04 [0.15–57.77]</w:t>
            </w:r>
          </w:p>
        </w:tc>
        <w:tc>
          <w:tcPr>
            <w:tcW w:w="2524" w:type="dxa"/>
            <w:tcMar>
              <w:top w:w="80" w:type="dxa"/>
              <w:left w:w="80" w:type="dxa"/>
              <w:bottom w:w="80" w:type="dxa"/>
              <w:right w:w="80" w:type="dxa"/>
            </w:tcMar>
            <w:vAlign w:val="center"/>
          </w:tcPr>
          <w:p w14:paraId="27D9B13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22.30 [0.84–1357.31]</w:t>
            </w:r>
          </w:p>
        </w:tc>
        <w:tc>
          <w:tcPr>
            <w:tcW w:w="1094" w:type="dxa"/>
            <w:tcMar>
              <w:top w:w="80" w:type="dxa"/>
              <w:left w:w="80" w:type="dxa"/>
              <w:bottom w:w="80" w:type="dxa"/>
              <w:right w:w="80" w:type="dxa"/>
            </w:tcMar>
            <w:vAlign w:val="center"/>
          </w:tcPr>
          <w:p w14:paraId="656FB58D"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96%</w:t>
            </w:r>
          </w:p>
        </w:tc>
      </w:tr>
      <w:tr w:rsidR="00445231" w:rsidRPr="00524948" w14:paraId="53BD42F0" w14:textId="77777777" w:rsidTr="142FB833">
        <w:tc>
          <w:tcPr>
            <w:tcW w:w="1062" w:type="dxa"/>
            <w:vMerge/>
            <w:tcMar>
              <w:top w:w="80" w:type="dxa"/>
              <w:left w:w="80" w:type="dxa"/>
              <w:bottom w:w="80" w:type="dxa"/>
              <w:right w:w="80" w:type="dxa"/>
            </w:tcMar>
          </w:tcPr>
          <w:p w14:paraId="2D0ED048"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2C592C94"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740FFC1C" w14:textId="77777777" w:rsidR="00445231" w:rsidRPr="005E30A8" w:rsidRDefault="00445231"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2447AFEA"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6D34738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24.20 [2.72–150.44]</w:t>
            </w:r>
          </w:p>
        </w:tc>
        <w:tc>
          <w:tcPr>
            <w:tcW w:w="2621" w:type="dxa"/>
            <w:tcMar>
              <w:top w:w="80" w:type="dxa"/>
              <w:left w:w="80" w:type="dxa"/>
              <w:bottom w:w="80" w:type="dxa"/>
              <w:right w:w="80" w:type="dxa"/>
            </w:tcMar>
            <w:vAlign w:val="center"/>
          </w:tcPr>
          <w:p w14:paraId="1040115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4.43 [0.14–50.35]</w:t>
            </w:r>
          </w:p>
        </w:tc>
        <w:tc>
          <w:tcPr>
            <w:tcW w:w="2524" w:type="dxa"/>
            <w:tcMar>
              <w:top w:w="80" w:type="dxa"/>
              <w:left w:w="80" w:type="dxa"/>
              <w:bottom w:w="80" w:type="dxa"/>
              <w:right w:w="80" w:type="dxa"/>
            </w:tcMar>
            <w:vAlign w:val="center"/>
          </w:tcPr>
          <w:p w14:paraId="04E67C5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5.46 [0.20–289.32]</w:t>
            </w:r>
          </w:p>
        </w:tc>
        <w:tc>
          <w:tcPr>
            <w:tcW w:w="1094" w:type="dxa"/>
            <w:tcMar>
              <w:top w:w="80" w:type="dxa"/>
              <w:left w:w="80" w:type="dxa"/>
              <w:bottom w:w="80" w:type="dxa"/>
              <w:right w:w="80" w:type="dxa"/>
            </w:tcMar>
            <w:vAlign w:val="center"/>
          </w:tcPr>
          <w:p w14:paraId="193CFCDC"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82%</w:t>
            </w:r>
          </w:p>
        </w:tc>
      </w:tr>
      <w:tr w:rsidR="00445231" w:rsidRPr="00524948" w14:paraId="0EC85C96" w14:textId="77777777" w:rsidTr="142FB833">
        <w:tc>
          <w:tcPr>
            <w:tcW w:w="1062" w:type="dxa"/>
            <w:vMerge/>
            <w:tcMar>
              <w:top w:w="80" w:type="dxa"/>
              <w:left w:w="80" w:type="dxa"/>
              <w:bottom w:w="80" w:type="dxa"/>
              <w:right w:w="80" w:type="dxa"/>
            </w:tcMar>
          </w:tcPr>
          <w:p w14:paraId="1EBDC1D0"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70C10D1F"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39213FD2"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4B9A21CC"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730F660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107.26 [10.81–679.67]</w:t>
            </w:r>
          </w:p>
        </w:tc>
        <w:tc>
          <w:tcPr>
            <w:tcW w:w="2621" w:type="dxa"/>
            <w:tcMar>
              <w:top w:w="80" w:type="dxa"/>
              <w:left w:w="80" w:type="dxa"/>
              <w:bottom w:w="80" w:type="dxa"/>
              <w:right w:w="80" w:type="dxa"/>
            </w:tcMar>
            <w:vAlign w:val="center"/>
          </w:tcPr>
          <w:p w14:paraId="30C9E8F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4.43 [0.14–50.35]</w:t>
            </w:r>
          </w:p>
        </w:tc>
        <w:tc>
          <w:tcPr>
            <w:tcW w:w="2524" w:type="dxa"/>
            <w:tcMar>
              <w:top w:w="80" w:type="dxa"/>
              <w:left w:w="80" w:type="dxa"/>
              <w:bottom w:w="80" w:type="dxa"/>
              <w:right w:w="80" w:type="dxa"/>
            </w:tcMar>
            <w:vAlign w:val="center"/>
          </w:tcPr>
          <w:p w14:paraId="4CFC390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23.90 [0.81–1417.17]</w:t>
            </w:r>
          </w:p>
        </w:tc>
        <w:tc>
          <w:tcPr>
            <w:tcW w:w="1094" w:type="dxa"/>
            <w:tcMar>
              <w:top w:w="80" w:type="dxa"/>
              <w:left w:w="80" w:type="dxa"/>
              <w:bottom w:w="80" w:type="dxa"/>
              <w:right w:w="80" w:type="dxa"/>
            </w:tcMar>
            <w:vAlign w:val="center"/>
          </w:tcPr>
          <w:p w14:paraId="0323C850"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96%</w:t>
            </w:r>
          </w:p>
        </w:tc>
      </w:tr>
      <w:tr w:rsidR="00445231" w:rsidRPr="00524948" w14:paraId="5E1B011F" w14:textId="77777777" w:rsidTr="142FB833">
        <w:tc>
          <w:tcPr>
            <w:tcW w:w="1062" w:type="dxa"/>
            <w:vMerge/>
            <w:tcMar>
              <w:top w:w="80" w:type="dxa"/>
              <w:left w:w="80" w:type="dxa"/>
              <w:bottom w:w="80" w:type="dxa"/>
              <w:right w:w="80" w:type="dxa"/>
            </w:tcMar>
          </w:tcPr>
          <w:p w14:paraId="3794B0D3"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5E506053"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4C8C298B" w14:textId="77777777" w:rsidR="00445231" w:rsidRPr="005E30A8" w:rsidRDefault="00445231"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382287B9"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FBD8FF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14.03 [1.05–111.60]</w:t>
            </w:r>
          </w:p>
        </w:tc>
        <w:tc>
          <w:tcPr>
            <w:tcW w:w="2621" w:type="dxa"/>
            <w:tcMar>
              <w:top w:w="80" w:type="dxa"/>
              <w:left w:w="80" w:type="dxa"/>
              <w:bottom w:w="80" w:type="dxa"/>
              <w:right w:w="80" w:type="dxa"/>
            </w:tcMar>
            <w:vAlign w:val="center"/>
          </w:tcPr>
          <w:p w14:paraId="46489C5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2.68 [0.13–28.12]</w:t>
            </w:r>
          </w:p>
        </w:tc>
        <w:tc>
          <w:tcPr>
            <w:tcW w:w="2524" w:type="dxa"/>
            <w:tcMar>
              <w:top w:w="80" w:type="dxa"/>
              <w:left w:w="80" w:type="dxa"/>
              <w:bottom w:w="80" w:type="dxa"/>
              <w:right w:w="80" w:type="dxa"/>
            </w:tcMar>
            <w:vAlign w:val="center"/>
          </w:tcPr>
          <w:p w14:paraId="6AA2BCD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5.31 [0.15–249.80]</w:t>
            </w:r>
          </w:p>
        </w:tc>
        <w:tc>
          <w:tcPr>
            <w:tcW w:w="1094" w:type="dxa"/>
            <w:tcMar>
              <w:top w:w="80" w:type="dxa"/>
              <w:left w:w="80" w:type="dxa"/>
              <w:bottom w:w="80" w:type="dxa"/>
              <w:right w:w="80" w:type="dxa"/>
            </w:tcMar>
            <w:vAlign w:val="center"/>
          </w:tcPr>
          <w:p w14:paraId="0033CBB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81%</w:t>
            </w:r>
          </w:p>
        </w:tc>
      </w:tr>
      <w:tr w:rsidR="00445231" w:rsidRPr="00524948" w14:paraId="1A2B9455" w14:textId="77777777" w:rsidTr="142FB833">
        <w:tc>
          <w:tcPr>
            <w:tcW w:w="1062" w:type="dxa"/>
            <w:vMerge/>
            <w:tcMar>
              <w:top w:w="80" w:type="dxa"/>
              <w:left w:w="80" w:type="dxa"/>
              <w:bottom w:w="80" w:type="dxa"/>
              <w:right w:w="80" w:type="dxa"/>
            </w:tcMar>
          </w:tcPr>
          <w:p w14:paraId="4D06F3B4"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1EC028C5"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4CE8C204"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1867F2FD"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66E19E1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52.95 [4.69–378.32]</w:t>
            </w:r>
          </w:p>
        </w:tc>
        <w:tc>
          <w:tcPr>
            <w:tcW w:w="2621" w:type="dxa"/>
            <w:tcMar>
              <w:top w:w="80" w:type="dxa"/>
              <w:left w:w="80" w:type="dxa"/>
              <w:bottom w:w="80" w:type="dxa"/>
              <w:right w:w="80" w:type="dxa"/>
            </w:tcMar>
            <w:vAlign w:val="center"/>
          </w:tcPr>
          <w:p w14:paraId="787AAB7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2.68 [0.13–28.12]</w:t>
            </w:r>
          </w:p>
        </w:tc>
        <w:tc>
          <w:tcPr>
            <w:tcW w:w="2524" w:type="dxa"/>
            <w:tcMar>
              <w:top w:w="80" w:type="dxa"/>
              <w:left w:w="80" w:type="dxa"/>
              <w:bottom w:w="80" w:type="dxa"/>
              <w:right w:w="80" w:type="dxa"/>
            </w:tcMar>
            <w:vAlign w:val="center"/>
          </w:tcPr>
          <w:p w14:paraId="1510457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19.89 [0.62–842.02]</w:t>
            </w:r>
          </w:p>
        </w:tc>
        <w:tc>
          <w:tcPr>
            <w:tcW w:w="1094" w:type="dxa"/>
            <w:tcMar>
              <w:top w:w="80" w:type="dxa"/>
              <w:left w:w="80" w:type="dxa"/>
              <w:bottom w:w="80" w:type="dxa"/>
              <w:right w:w="80" w:type="dxa"/>
            </w:tcMar>
            <w:vAlign w:val="center"/>
          </w:tcPr>
          <w:p w14:paraId="2C4625F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95%</w:t>
            </w:r>
          </w:p>
        </w:tc>
      </w:tr>
      <w:tr w:rsidR="00445231" w:rsidRPr="00524948" w14:paraId="64090093" w14:textId="77777777" w:rsidTr="142FB833">
        <w:tc>
          <w:tcPr>
            <w:tcW w:w="1062" w:type="dxa"/>
            <w:vMerge/>
            <w:tcMar>
              <w:top w:w="80" w:type="dxa"/>
              <w:left w:w="80" w:type="dxa"/>
              <w:bottom w:w="80" w:type="dxa"/>
              <w:right w:w="80" w:type="dxa"/>
            </w:tcMar>
          </w:tcPr>
          <w:p w14:paraId="14E63050"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5DD81FB6"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4745813A" w14:textId="77777777" w:rsidR="00445231" w:rsidRPr="005E30A8" w:rsidRDefault="00445231"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507B6E6D"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2A483C1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8.72 [0.25–99.83]</w:t>
            </w:r>
          </w:p>
        </w:tc>
        <w:tc>
          <w:tcPr>
            <w:tcW w:w="2621" w:type="dxa"/>
            <w:tcMar>
              <w:top w:w="80" w:type="dxa"/>
              <w:left w:w="80" w:type="dxa"/>
              <w:bottom w:w="80" w:type="dxa"/>
              <w:right w:w="80" w:type="dxa"/>
            </w:tcMar>
            <w:vAlign w:val="center"/>
          </w:tcPr>
          <w:p w14:paraId="3035244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4.64 [1.02–17.08]</w:t>
            </w:r>
          </w:p>
        </w:tc>
        <w:tc>
          <w:tcPr>
            <w:tcW w:w="2524" w:type="dxa"/>
            <w:tcMar>
              <w:top w:w="80" w:type="dxa"/>
              <w:left w:w="80" w:type="dxa"/>
              <w:bottom w:w="80" w:type="dxa"/>
              <w:right w:w="80" w:type="dxa"/>
            </w:tcMar>
            <w:vAlign w:val="center"/>
          </w:tcPr>
          <w:p w14:paraId="01BE8CCC"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1.85 [0.04–32.98]</w:t>
            </w:r>
          </w:p>
        </w:tc>
        <w:tc>
          <w:tcPr>
            <w:tcW w:w="1094" w:type="dxa"/>
            <w:tcMar>
              <w:top w:w="80" w:type="dxa"/>
              <w:left w:w="80" w:type="dxa"/>
              <w:bottom w:w="80" w:type="dxa"/>
              <w:right w:w="80" w:type="dxa"/>
            </w:tcMar>
            <w:vAlign w:val="center"/>
          </w:tcPr>
          <w:p w14:paraId="062C1407"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63%</w:t>
            </w:r>
          </w:p>
        </w:tc>
      </w:tr>
      <w:tr w:rsidR="00445231" w:rsidRPr="00524948" w14:paraId="26717186" w14:textId="77777777" w:rsidTr="142FB833">
        <w:tc>
          <w:tcPr>
            <w:tcW w:w="1062" w:type="dxa"/>
            <w:vMerge/>
            <w:tcMar>
              <w:top w:w="80" w:type="dxa"/>
              <w:left w:w="80" w:type="dxa"/>
              <w:bottom w:w="80" w:type="dxa"/>
              <w:right w:w="80" w:type="dxa"/>
            </w:tcMar>
          </w:tcPr>
          <w:p w14:paraId="4867E26F"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5466A91F"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0172DA37"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2E2A1C31"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20883DB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58.92 [2.92–512.25]</w:t>
            </w:r>
          </w:p>
        </w:tc>
        <w:tc>
          <w:tcPr>
            <w:tcW w:w="2621" w:type="dxa"/>
            <w:tcMar>
              <w:top w:w="80" w:type="dxa"/>
              <w:left w:w="80" w:type="dxa"/>
              <w:bottom w:w="80" w:type="dxa"/>
              <w:right w:w="80" w:type="dxa"/>
            </w:tcMar>
            <w:vAlign w:val="center"/>
          </w:tcPr>
          <w:p w14:paraId="25B4B0D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4.64 [1.02–17.08]</w:t>
            </w:r>
          </w:p>
        </w:tc>
        <w:tc>
          <w:tcPr>
            <w:tcW w:w="2524" w:type="dxa"/>
            <w:tcMar>
              <w:top w:w="80" w:type="dxa"/>
              <w:left w:w="80" w:type="dxa"/>
              <w:bottom w:w="80" w:type="dxa"/>
              <w:right w:w="80" w:type="dxa"/>
            </w:tcMar>
            <w:vAlign w:val="center"/>
          </w:tcPr>
          <w:p w14:paraId="1FF12D5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12.74 [0.45–189.11]</w:t>
            </w:r>
          </w:p>
        </w:tc>
        <w:tc>
          <w:tcPr>
            <w:tcW w:w="1094" w:type="dxa"/>
            <w:tcMar>
              <w:top w:w="80" w:type="dxa"/>
              <w:left w:w="80" w:type="dxa"/>
              <w:bottom w:w="80" w:type="dxa"/>
              <w:right w:w="80" w:type="dxa"/>
            </w:tcMar>
            <w:vAlign w:val="center"/>
          </w:tcPr>
          <w:p w14:paraId="026637A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94%</w:t>
            </w:r>
          </w:p>
        </w:tc>
      </w:tr>
      <w:tr w:rsidR="00445231" w:rsidRPr="00524948" w14:paraId="6F7F2427" w14:textId="77777777" w:rsidTr="142FB833">
        <w:tc>
          <w:tcPr>
            <w:tcW w:w="1062" w:type="dxa"/>
            <w:vMerge w:val="restart"/>
            <w:tcMar>
              <w:top w:w="80" w:type="dxa"/>
              <w:left w:w="80" w:type="dxa"/>
              <w:bottom w:w="80" w:type="dxa"/>
              <w:right w:w="80" w:type="dxa"/>
            </w:tcMar>
          </w:tcPr>
          <w:p w14:paraId="691CE2D4" w14:textId="77777777" w:rsidR="00445231" w:rsidRPr="005E30A8" w:rsidRDefault="00445231" w:rsidP="005E30A8">
            <w:pPr>
              <w:jc w:val="center"/>
              <w:rPr>
                <w:rFonts w:ascii="Calibri" w:hAnsi="Calibri" w:cs="Calibri"/>
              </w:rPr>
            </w:pPr>
            <w:r w:rsidRPr="005E30A8">
              <w:rPr>
                <w:rFonts w:ascii="Calibri" w:hAnsi="Calibri" w:cs="Calibri"/>
                <w:sz w:val="16"/>
              </w:rPr>
              <w:t>Death</w:t>
            </w:r>
          </w:p>
        </w:tc>
        <w:tc>
          <w:tcPr>
            <w:tcW w:w="1237" w:type="dxa"/>
            <w:vMerge w:val="restart"/>
            <w:tcMar>
              <w:top w:w="80" w:type="dxa"/>
              <w:left w:w="80" w:type="dxa"/>
              <w:bottom w:w="80" w:type="dxa"/>
              <w:right w:w="80" w:type="dxa"/>
            </w:tcMar>
          </w:tcPr>
          <w:p w14:paraId="1436E09B" w14:textId="77777777" w:rsidR="00445231" w:rsidRPr="005E30A8" w:rsidRDefault="00445231" w:rsidP="005E30A8">
            <w:pPr>
              <w:jc w:val="center"/>
              <w:rPr>
                <w:rFonts w:ascii="Calibri" w:hAnsi="Calibri" w:cs="Calibri"/>
              </w:rPr>
            </w:pPr>
            <w:r w:rsidRPr="005E30A8">
              <w:rPr>
                <w:rFonts w:ascii="Calibri" w:hAnsi="Calibri" w:cs="Calibri"/>
                <w:sz w:val="16"/>
              </w:rPr>
              <w:t>Low</w:t>
            </w:r>
          </w:p>
        </w:tc>
        <w:tc>
          <w:tcPr>
            <w:tcW w:w="1008" w:type="dxa"/>
            <w:vMerge w:val="restart"/>
            <w:tcMar>
              <w:top w:w="80" w:type="dxa"/>
              <w:left w:w="80" w:type="dxa"/>
              <w:bottom w:w="80" w:type="dxa"/>
              <w:right w:w="80" w:type="dxa"/>
            </w:tcMar>
          </w:tcPr>
          <w:p w14:paraId="185366AA" w14:textId="77777777" w:rsidR="00445231" w:rsidRPr="005E30A8" w:rsidRDefault="00445231"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52963EC1"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68F2586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0.02 [0.00–0.21]</w:t>
            </w:r>
          </w:p>
        </w:tc>
        <w:tc>
          <w:tcPr>
            <w:tcW w:w="2621" w:type="dxa"/>
            <w:tcMar>
              <w:top w:w="80" w:type="dxa"/>
              <w:left w:w="80" w:type="dxa"/>
              <w:bottom w:w="80" w:type="dxa"/>
              <w:right w:w="80" w:type="dxa"/>
            </w:tcMar>
            <w:vAlign w:val="center"/>
          </w:tcPr>
          <w:p w14:paraId="3435CBD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0ED9FD4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0.29 [0.01–126.71]</w:t>
            </w:r>
          </w:p>
        </w:tc>
        <w:tc>
          <w:tcPr>
            <w:tcW w:w="1094" w:type="dxa"/>
            <w:tcMar>
              <w:top w:w="80" w:type="dxa"/>
              <w:left w:w="80" w:type="dxa"/>
              <w:bottom w:w="80" w:type="dxa"/>
              <w:right w:w="80" w:type="dxa"/>
            </w:tcMar>
            <w:vAlign w:val="center"/>
          </w:tcPr>
          <w:p w14:paraId="5BD7590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31%</w:t>
            </w:r>
          </w:p>
        </w:tc>
      </w:tr>
      <w:tr w:rsidR="00445231" w:rsidRPr="00524948" w14:paraId="7128C294" w14:textId="77777777" w:rsidTr="142FB833">
        <w:tc>
          <w:tcPr>
            <w:tcW w:w="1062" w:type="dxa"/>
            <w:vMerge/>
            <w:tcMar>
              <w:top w:w="80" w:type="dxa"/>
              <w:left w:w="80" w:type="dxa"/>
              <w:bottom w:w="80" w:type="dxa"/>
              <w:right w:w="80" w:type="dxa"/>
            </w:tcMar>
          </w:tcPr>
          <w:p w14:paraId="7B9AD85C"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7E6B4CB6"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756AD5BB"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1E964B44"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06D22B9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0.05 [0.00–1.09]</w:t>
            </w:r>
          </w:p>
        </w:tc>
        <w:tc>
          <w:tcPr>
            <w:tcW w:w="2621" w:type="dxa"/>
            <w:tcMar>
              <w:top w:w="80" w:type="dxa"/>
              <w:left w:w="80" w:type="dxa"/>
              <w:bottom w:w="80" w:type="dxa"/>
              <w:right w:w="80" w:type="dxa"/>
            </w:tcMar>
            <w:vAlign w:val="center"/>
          </w:tcPr>
          <w:p w14:paraId="47DE5EE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38EB75B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0.98 [0.02–532.87]</w:t>
            </w:r>
          </w:p>
        </w:tc>
        <w:tc>
          <w:tcPr>
            <w:tcW w:w="1094" w:type="dxa"/>
            <w:tcMar>
              <w:top w:w="80" w:type="dxa"/>
              <w:left w:w="80" w:type="dxa"/>
              <w:bottom w:w="80" w:type="dxa"/>
              <w:right w:w="80" w:type="dxa"/>
            </w:tcMar>
            <w:vAlign w:val="center"/>
          </w:tcPr>
          <w:p w14:paraId="3C10F23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50%</w:t>
            </w:r>
          </w:p>
        </w:tc>
      </w:tr>
      <w:tr w:rsidR="00445231" w:rsidRPr="00524948" w14:paraId="4318C6F8" w14:textId="77777777" w:rsidTr="142FB833">
        <w:tc>
          <w:tcPr>
            <w:tcW w:w="1062" w:type="dxa"/>
            <w:vMerge/>
            <w:tcMar>
              <w:top w:w="80" w:type="dxa"/>
              <w:left w:w="80" w:type="dxa"/>
              <w:bottom w:w="80" w:type="dxa"/>
              <w:right w:w="80" w:type="dxa"/>
            </w:tcMar>
          </w:tcPr>
          <w:p w14:paraId="43BD941D"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5AE7E909"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0DE3E992" w14:textId="77777777" w:rsidR="00445231" w:rsidRPr="005E30A8" w:rsidRDefault="00445231"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7B843DB5"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B40476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0.00 [0.00–0.07]</w:t>
            </w:r>
          </w:p>
        </w:tc>
        <w:tc>
          <w:tcPr>
            <w:tcW w:w="2621" w:type="dxa"/>
            <w:tcMar>
              <w:top w:w="80" w:type="dxa"/>
              <w:left w:w="80" w:type="dxa"/>
              <w:bottom w:w="80" w:type="dxa"/>
              <w:right w:w="80" w:type="dxa"/>
            </w:tcMar>
            <w:vAlign w:val="center"/>
          </w:tcPr>
          <w:p w14:paraId="0BFF536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5D2F068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0.09 [0.00–40.21]</w:t>
            </w:r>
          </w:p>
        </w:tc>
        <w:tc>
          <w:tcPr>
            <w:tcW w:w="1094" w:type="dxa"/>
            <w:tcMar>
              <w:top w:w="80" w:type="dxa"/>
              <w:left w:w="80" w:type="dxa"/>
              <w:bottom w:w="80" w:type="dxa"/>
              <w:right w:w="80" w:type="dxa"/>
            </w:tcMar>
            <w:vAlign w:val="center"/>
          </w:tcPr>
          <w:p w14:paraId="701A7C20"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17%</w:t>
            </w:r>
          </w:p>
        </w:tc>
      </w:tr>
      <w:tr w:rsidR="00445231" w:rsidRPr="00524948" w14:paraId="0652E03A" w14:textId="77777777" w:rsidTr="142FB833">
        <w:tc>
          <w:tcPr>
            <w:tcW w:w="1062" w:type="dxa"/>
            <w:vMerge/>
            <w:tcMar>
              <w:top w:w="80" w:type="dxa"/>
              <w:left w:w="80" w:type="dxa"/>
              <w:bottom w:w="80" w:type="dxa"/>
              <w:right w:w="80" w:type="dxa"/>
            </w:tcMar>
          </w:tcPr>
          <w:p w14:paraId="2895EECA"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1AF674EE"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7BF0951D"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579584C0"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1E12A65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0.04 [0.00–1.03]</w:t>
            </w:r>
          </w:p>
        </w:tc>
        <w:tc>
          <w:tcPr>
            <w:tcW w:w="2621" w:type="dxa"/>
            <w:tcMar>
              <w:top w:w="80" w:type="dxa"/>
              <w:left w:w="80" w:type="dxa"/>
              <w:bottom w:w="80" w:type="dxa"/>
              <w:right w:w="80" w:type="dxa"/>
            </w:tcMar>
            <w:vAlign w:val="center"/>
          </w:tcPr>
          <w:p w14:paraId="4C837932"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6ACD521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0.76 [0.01–431.72]</w:t>
            </w:r>
          </w:p>
        </w:tc>
        <w:tc>
          <w:tcPr>
            <w:tcW w:w="1094" w:type="dxa"/>
            <w:tcMar>
              <w:top w:w="80" w:type="dxa"/>
              <w:left w:w="80" w:type="dxa"/>
              <w:bottom w:w="80" w:type="dxa"/>
              <w:right w:w="80" w:type="dxa"/>
            </w:tcMar>
            <w:vAlign w:val="center"/>
          </w:tcPr>
          <w:p w14:paraId="61D3683D"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46%</w:t>
            </w:r>
          </w:p>
        </w:tc>
      </w:tr>
      <w:tr w:rsidR="00445231" w:rsidRPr="00524948" w14:paraId="729A9111" w14:textId="77777777" w:rsidTr="142FB833">
        <w:tc>
          <w:tcPr>
            <w:tcW w:w="1062" w:type="dxa"/>
            <w:vMerge/>
            <w:tcMar>
              <w:top w:w="80" w:type="dxa"/>
              <w:left w:w="80" w:type="dxa"/>
              <w:bottom w:w="80" w:type="dxa"/>
              <w:right w:w="80" w:type="dxa"/>
            </w:tcMar>
          </w:tcPr>
          <w:p w14:paraId="3470D269"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6744C89B"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54D0C091" w14:textId="77777777" w:rsidR="00445231" w:rsidRPr="005E30A8" w:rsidRDefault="00445231"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677867D8"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134BC4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0.00 [0.00–0.05]</w:t>
            </w:r>
          </w:p>
        </w:tc>
        <w:tc>
          <w:tcPr>
            <w:tcW w:w="2621" w:type="dxa"/>
            <w:tcMar>
              <w:top w:w="80" w:type="dxa"/>
              <w:left w:w="80" w:type="dxa"/>
              <w:bottom w:w="80" w:type="dxa"/>
              <w:right w:w="80" w:type="dxa"/>
            </w:tcMar>
            <w:vAlign w:val="center"/>
          </w:tcPr>
          <w:p w14:paraId="2F27144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0942D67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0.05 [0.00–24.60]</w:t>
            </w:r>
          </w:p>
        </w:tc>
        <w:tc>
          <w:tcPr>
            <w:tcW w:w="1094" w:type="dxa"/>
            <w:tcMar>
              <w:top w:w="80" w:type="dxa"/>
              <w:left w:w="80" w:type="dxa"/>
              <w:bottom w:w="80" w:type="dxa"/>
              <w:right w:w="80" w:type="dxa"/>
            </w:tcMar>
            <w:vAlign w:val="center"/>
          </w:tcPr>
          <w:p w14:paraId="642B77A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14%</w:t>
            </w:r>
          </w:p>
        </w:tc>
      </w:tr>
      <w:tr w:rsidR="00445231" w:rsidRPr="00524948" w14:paraId="7D99AD5C" w14:textId="77777777" w:rsidTr="142FB833">
        <w:tc>
          <w:tcPr>
            <w:tcW w:w="1062" w:type="dxa"/>
            <w:vMerge/>
            <w:tcMar>
              <w:top w:w="80" w:type="dxa"/>
              <w:left w:w="80" w:type="dxa"/>
              <w:bottom w:w="80" w:type="dxa"/>
              <w:right w:w="80" w:type="dxa"/>
            </w:tcMar>
          </w:tcPr>
          <w:p w14:paraId="2EBC30FD"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04B01E79"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738DC326"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208475AE"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14A344D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0.02 [0.00–0.40]</w:t>
            </w:r>
          </w:p>
        </w:tc>
        <w:tc>
          <w:tcPr>
            <w:tcW w:w="2621" w:type="dxa"/>
            <w:tcMar>
              <w:top w:w="80" w:type="dxa"/>
              <w:left w:w="80" w:type="dxa"/>
              <w:bottom w:w="80" w:type="dxa"/>
              <w:right w:w="80" w:type="dxa"/>
            </w:tcMar>
            <w:vAlign w:val="center"/>
          </w:tcPr>
          <w:p w14:paraId="5694C18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23D10E3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0.36 [0.01–227.86]</w:t>
            </w:r>
          </w:p>
        </w:tc>
        <w:tc>
          <w:tcPr>
            <w:tcW w:w="1094" w:type="dxa"/>
            <w:tcMar>
              <w:top w:w="80" w:type="dxa"/>
              <w:left w:w="80" w:type="dxa"/>
              <w:bottom w:w="80" w:type="dxa"/>
              <w:right w:w="80" w:type="dxa"/>
            </w:tcMar>
            <w:vAlign w:val="center"/>
          </w:tcPr>
          <w:p w14:paraId="261B3A5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35%</w:t>
            </w:r>
          </w:p>
        </w:tc>
      </w:tr>
      <w:tr w:rsidR="00445231" w:rsidRPr="00524948" w14:paraId="2F767BFF" w14:textId="77777777" w:rsidTr="142FB833">
        <w:tc>
          <w:tcPr>
            <w:tcW w:w="1062" w:type="dxa"/>
            <w:vMerge/>
            <w:tcMar>
              <w:top w:w="80" w:type="dxa"/>
              <w:left w:w="80" w:type="dxa"/>
              <w:bottom w:w="80" w:type="dxa"/>
              <w:right w:w="80" w:type="dxa"/>
            </w:tcMar>
          </w:tcPr>
          <w:p w14:paraId="0B9CA480"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135F8291"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5220B3C4" w14:textId="77777777" w:rsidR="00445231" w:rsidRPr="005E30A8" w:rsidRDefault="00445231"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4B9D3DCB"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6A587B8C"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0.02 [0.00–0.53]</w:t>
            </w:r>
          </w:p>
        </w:tc>
        <w:tc>
          <w:tcPr>
            <w:tcW w:w="2621" w:type="dxa"/>
            <w:tcMar>
              <w:top w:w="80" w:type="dxa"/>
              <w:left w:w="80" w:type="dxa"/>
              <w:bottom w:w="80" w:type="dxa"/>
              <w:right w:w="80" w:type="dxa"/>
            </w:tcMar>
            <w:vAlign w:val="center"/>
          </w:tcPr>
          <w:p w14:paraId="5F888BC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0.62 [0.05–2.58]</w:t>
            </w:r>
          </w:p>
        </w:tc>
        <w:tc>
          <w:tcPr>
            <w:tcW w:w="2524" w:type="dxa"/>
            <w:tcMar>
              <w:top w:w="80" w:type="dxa"/>
              <w:left w:w="80" w:type="dxa"/>
              <w:bottom w:w="80" w:type="dxa"/>
              <w:right w:w="80" w:type="dxa"/>
            </w:tcMar>
            <w:vAlign w:val="center"/>
          </w:tcPr>
          <w:p w14:paraId="1467ADBC"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0.04 [0.00–2.13]</w:t>
            </w:r>
          </w:p>
        </w:tc>
        <w:tc>
          <w:tcPr>
            <w:tcW w:w="1094" w:type="dxa"/>
            <w:tcMar>
              <w:top w:w="80" w:type="dxa"/>
              <w:left w:w="80" w:type="dxa"/>
              <w:bottom w:w="80" w:type="dxa"/>
              <w:right w:w="80" w:type="dxa"/>
            </w:tcMar>
            <w:vAlign w:val="center"/>
          </w:tcPr>
          <w:p w14:paraId="6880C79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w:t>
            </w:r>
          </w:p>
        </w:tc>
      </w:tr>
      <w:tr w:rsidR="00445231" w:rsidRPr="00524948" w14:paraId="6BAC975B" w14:textId="77777777" w:rsidTr="142FB833">
        <w:tc>
          <w:tcPr>
            <w:tcW w:w="1062" w:type="dxa"/>
            <w:vMerge/>
            <w:tcMar>
              <w:top w:w="80" w:type="dxa"/>
              <w:left w:w="80" w:type="dxa"/>
              <w:bottom w:w="80" w:type="dxa"/>
              <w:right w:w="80" w:type="dxa"/>
            </w:tcMar>
          </w:tcPr>
          <w:p w14:paraId="6F7FB4AF"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11438F9E"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67E96568"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7FE42BC8"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6F70922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[0.00–1.44]</w:t>
            </w:r>
          </w:p>
        </w:tc>
        <w:tc>
          <w:tcPr>
            <w:tcW w:w="2621" w:type="dxa"/>
            <w:tcMar>
              <w:top w:w="80" w:type="dxa"/>
              <w:left w:w="80" w:type="dxa"/>
              <w:bottom w:w="80" w:type="dxa"/>
              <w:right w:w="80" w:type="dxa"/>
            </w:tcMar>
            <w:vAlign w:val="center"/>
          </w:tcPr>
          <w:p w14:paraId="4CA42E7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0.62 [0.05–2.58]</w:t>
            </w:r>
          </w:p>
        </w:tc>
        <w:tc>
          <w:tcPr>
            <w:tcW w:w="2524" w:type="dxa"/>
            <w:tcMar>
              <w:top w:w="80" w:type="dxa"/>
              <w:left w:w="80" w:type="dxa"/>
              <w:bottom w:w="80" w:type="dxa"/>
              <w:right w:w="80" w:type="dxa"/>
            </w:tcMar>
            <w:vAlign w:val="center"/>
          </w:tcPr>
          <w:p w14:paraId="5198A4DD"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0.13 [0.00–5.88]</w:t>
            </w:r>
          </w:p>
        </w:tc>
        <w:tc>
          <w:tcPr>
            <w:tcW w:w="1094" w:type="dxa"/>
            <w:tcMar>
              <w:top w:w="80" w:type="dxa"/>
              <w:left w:w="80" w:type="dxa"/>
              <w:bottom w:w="80" w:type="dxa"/>
              <w:right w:w="80" w:type="dxa"/>
            </w:tcMar>
            <w:vAlign w:val="center"/>
          </w:tcPr>
          <w:p w14:paraId="67F98D3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14%</w:t>
            </w:r>
          </w:p>
        </w:tc>
      </w:tr>
      <w:tr w:rsidR="00445231" w:rsidRPr="00524948" w14:paraId="41025B0E" w14:textId="77777777" w:rsidTr="142FB833">
        <w:tc>
          <w:tcPr>
            <w:tcW w:w="1062" w:type="dxa"/>
            <w:vMerge/>
            <w:tcMar>
              <w:top w:w="80" w:type="dxa"/>
              <w:left w:w="80" w:type="dxa"/>
              <w:bottom w:w="80" w:type="dxa"/>
              <w:right w:w="80" w:type="dxa"/>
            </w:tcMar>
          </w:tcPr>
          <w:p w14:paraId="5737665C" w14:textId="77777777" w:rsidR="00445231" w:rsidRPr="005E30A8" w:rsidRDefault="00445231" w:rsidP="005E30A8">
            <w:pPr>
              <w:jc w:val="center"/>
              <w:rPr>
                <w:rFonts w:ascii="Calibri" w:hAnsi="Calibri" w:cs="Calibri"/>
              </w:rPr>
            </w:pPr>
          </w:p>
        </w:tc>
        <w:tc>
          <w:tcPr>
            <w:tcW w:w="1237" w:type="dxa"/>
            <w:vMerge w:val="restart"/>
            <w:tcMar>
              <w:top w:w="80" w:type="dxa"/>
              <w:left w:w="80" w:type="dxa"/>
              <w:bottom w:w="80" w:type="dxa"/>
              <w:right w:w="80" w:type="dxa"/>
            </w:tcMar>
          </w:tcPr>
          <w:p w14:paraId="035EAB45" w14:textId="77777777" w:rsidR="00445231" w:rsidRPr="005E30A8" w:rsidRDefault="00445231" w:rsidP="005E30A8">
            <w:pPr>
              <w:jc w:val="center"/>
              <w:rPr>
                <w:rFonts w:ascii="Calibri" w:hAnsi="Calibri" w:cs="Calibri"/>
              </w:rPr>
            </w:pPr>
            <w:r w:rsidRPr="005E30A8">
              <w:rPr>
                <w:rFonts w:ascii="Calibri" w:hAnsi="Calibri" w:cs="Calibri"/>
                <w:sz w:val="16"/>
              </w:rPr>
              <w:t>Moderate</w:t>
            </w:r>
          </w:p>
        </w:tc>
        <w:tc>
          <w:tcPr>
            <w:tcW w:w="1008" w:type="dxa"/>
            <w:vMerge w:val="restart"/>
            <w:tcMar>
              <w:top w:w="80" w:type="dxa"/>
              <w:left w:w="80" w:type="dxa"/>
              <w:bottom w:w="80" w:type="dxa"/>
              <w:right w:w="80" w:type="dxa"/>
            </w:tcMar>
          </w:tcPr>
          <w:p w14:paraId="61DD335B" w14:textId="77777777" w:rsidR="00445231" w:rsidRPr="005E30A8" w:rsidRDefault="00445231"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7E081A39"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7E2F9B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0.05 [0.01–0.22]</w:t>
            </w:r>
          </w:p>
        </w:tc>
        <w:tc>
          <w:tcPr>
            <w:tcW w:w="2621" w:type="dxa"/>
            <w:tcMar>
              <w:top w:w="80" w:type="dxa"/>
              <w:left w:w="80" w:type="dxa"/>
              <w:bottom w:w="80" w:type="dxa"/>
              <w:right w:w="80" w:type="dxa"/>
            </w:tcMar>
            <w:vAlign w:val="center"/>
          </w:tcPr>
          <w:p w14:paraId="7991ADE0"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64C85B84"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0.73 [0.03–286.58]</w:t>
            </w:r>
          </w:p>
        </w:tc>
        <w:tc>
          <w:tcPr>
            <w:tcW w:w="1094" w:type="dxa"/>
            <w:tcMar>
              <w:top w:w="80" w:type="dxa"/>
              <w:left w:w="80" w:type="dxa"/>
              <w:bottom w:w="80" w:type="dxa"/>
              <w:right w:w="80" w:type="dxa"/>
            </w:tcMar>
            <w:vAlign w:val="center"/>
          </w:tcPr>
          <w:p w14:paraId="756BBB6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44%</w:t>
            </w:r>
          </w:p>
        </w:tc>
      </w:tr>
      <w:tr w:rsidR="00445231" w:rsidRPr="00524948" w14:paraId="12A2DDF9" w14:textId="77777777" w:rsidTr="142FB833">
        <w:tc>
          <w:tcPr>
            <w:tcW w:w="1062" w:type="dxa"/>
            <w:vMerge/>
            <w:tcMar>
              <w:top w:w="80" w:type="dxa"/>
              <w:left w:w="80" w:type="dxa"/>
              <w:bottom w:w="80" w:type="dxa"/>
              <w:right w:w="80" w:type="dxa"/>
            </w:tcMar>
          </w:tcPr>
          <w:p w14:paraId="126BF7BD"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530BC45B"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0578C7D4"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0596D1A8"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05F5D202"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0.15 [0.02–0.74]</w:t>
            </w:r>
          </w:p>
        </w:tc>
        <w:tc>
          <w:tcPr>
            <w:tcW w:w="2621" w:type="dxa"/>
            <w:tcMar>
              <w:top w:w="80" w:type="dxa"/>
              <w:left w:w="80" w:type="dxa"/>
              <w:bottom w:w="80" w:type="dxa"/>
              <w:right w:w="80" w:type="dxa"/>
            </w:tcMar>
            <w:vAlign w:val="center"/>
          </w:tcPr>
          <w:p w14:paraId="42863E24"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330AB36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2.19 [0.08–873.65]</w:t>
            </w:r>
          </w:p>
        </w:tc>
        <w:tc>
          <w:tcPr>
            <w:tcW w:w="1094" w:type="dxa"/>
            <w:tcMar>
              <w:top w:w="80" w:type="dxa"/>
              <w:left w:w="80" w:type="dxa"/>
              <w:bottom w:w="80" w:type="dxa"/>
              <w:right w:w="80" w:type="dxa"/>
            </w:tcMar>
            <w:vAlign w:val="center"/>
          </w:tcPr>
          <w:p w14:paraId="3C909B4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66%</w:t>
            </w:r>
          </w:p>
        </w:tc>
      </w:tr>
      <w:tr w:rsidR="00445231" w:rsidRPr="00524948" w14:paraId="2B373614" w14:textId="77777777" w:rsidTr="142FB833">
        <w:tc>
          <w:tcPr>
            <w:tcW w:w="1062" w:type="dxa"/>
            <w:vMerge/>
            <w:tcMar>
              <w:top w:w="80" w:type="dxa"/>
              <w:left w:w="80" w:type="dxa"/>
              <w:bottom w:w="80" w:type="dxa"/>
              <w:right w:w="80" w:type="dxa"/>
            </w:tcMar>
          </w:tcPr>
          <w:p w14:paraId="0D2A5CBF"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2D34C336"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5C31AE74" w14:textId="77777777" w:rsidR="00445231" w:rsidRPr="005E30A8" w:rsidRDefault="00445231"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78FE8F0C"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58C2C9AD"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0.01 [0.00–0.07]</w:t>
            </w:r>
          </w:p>
        </w:tc>
        <w:tc>
          <w:tcPr>
            <w:tcW w:w="2621" w:type="dxa"/>
            <w:tcMar>
              <w:top w:w="80" w:type="dxa"/>
              <w:left w:w="80" w:type="dxa"/>
              <w:bottom w:w="80" w:type="dxa"/>
              <w:right w:w="80" w:type="dxa"/>
            </w:tcMar>
            <w:vAlign w:val="center"/>
          </w:tcPr>
          <w:p w14:paraId="43BFD787"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31BC1C2D"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0.22 [0.01–105.82]</w:t>
            </w:r>
          </w:p>
        </w:tc>
        <w:tc>
          <w:tcPr>
            <w:tcW w:w="1094" w:type="dxa"/>
            <w:tcMar>
              <w:top w:w="80" w:type="dxa"/>
              <w:left w:w="80" w:type="dxa"/>
              <w:bottom w:w="80" w:type="dxa"/>
              <w:right w:w="80" w:type="dxa"/>
            </w:tcMar>
            <w:vAlign w:val="center"/>
          </w:tcPr>
          <w:p w14:paraId="1891C4C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26%</w:t>
            </w:r>
          </w:p>
        </w:tc>
      </w:tr>
      <w:tr w:rsidR="00445231" w:rsidRPr="00524948" w14:paraId="23BF98D1" w14:textId="77777777" w:rsidTr="142FB833">
        <w:tc>
          <w:tcPr>
            <w:tcW w:w="1062" w:type="dxa"/>
            <w:vMerge/>
            <w:tcMar>
              <w:top w:w="80" w:type="dxa"/>
              <w:left w:w="80" w:type="dxa"/>
              <w:bottom w:w="80" w:type="dxa"/>
              <w:right w:w="80" w:type="dxa"/>
            </w:tcMar>
          </w:tcPr>
          <w:p w14:paraId="002255B1"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403E1229"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284B84D7"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7433FB14"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0934195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0.11 [0.01–0.65]</w:t>
            </w:r>
          </w:p>
        </w:tc>
        <w:tc>
          <w:tcPr>
            <w:tcW w:w="2621" w:type="dxa"/>
            <w:tcMar>
              <w:top w:w="80" w:type="dxa"/>
              <w:left w:w="80" w:type="dxa"/>
              <w:bottom w:w="80" w:type="dxa"/>
              <w:right w:w="80" w:type="dxa"/>
            </w:tcMar>
            <w:vAlign w:val="center"/>
          </w:tcPr>
          <w:p w14:paraId="2EBCE7D0"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2015DBCC"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1.71 [0.05–633.01]</w:t>
            </w:r>
          </w:p>
        </w:tc>
        <w:tc>
          <w:tcPr>
            <w:tcW w:w="1094" w:type="dxa"/>
            <w:tcMar>
              <w:top w:w="80" w:type="dxa"/>
              <w:left w:w="80" w:type="dxa"/>
              <w:bottom w:w="80" w:type="dxa"/>
              <w:right w:w="80" w:type="dxa"/>
            </w:tcMar>
            <w:vAlign w:val="center"/>
          </w:tcPr>
          <w:p w14:paraId="019DF4A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60%</w:t>
            </w:r>
          </w:p>
        </w:tc>
      </w:tr>
      <w:tr w:rsidR="00445231" w:rsidRPr="00524948" w14:paraId="290DADD9" w14:textId="77777777" w:rsidTr="142FB833">
        <w:tc>
          <w:tcPr>
            <w:tcW w:w="1062" w:type="dxa"/>
            <w:vMerge/>
            <w:tcMar>
              <w:top w:w="80" w:type="dxa"/>
              <w:left w:w="80" w:type="dxa"/>
              <w:bottom w:w="80" w:type="dxa"/>
              <w:right w:w="80" w:type="dxa"/>
            </w:tcMar>
          </w:tcPr>
          <w:p w14:paraId="08563DDB"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6F8FB4D0"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7718853C" w14:textId="77777777" w:rsidR="00445231" w:rsidRPr="005E30A8" w:rsidRDefault="00445231"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02BC4603"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0BD6944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0.01 [0.00–0.05]</w:t>
            </w:r>
          </w:p>
        </w:tc>
        <w:tc>
          <w:tcPr>
            <w:tcW w:w="2621" w:type="dxa"/>
            <w:tcMar>
              <w:top w:w="80" w:type="dxa"/>
              <w:left w:w="80" w:type="dxa"/>
              <w:bottom w:w="80" w:type="dxa"/>
              <w:right w:w="80" w:type="dxa"/>
            </w:tcMar>
            <w:vAlign w:val="center"/>
          </w:tcPr>
          <w:p w14:paraId="4202D0D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0113AF2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0.12 [0.00–50.15]</w:t>
            </w:r>
          </w:p>
        </w:tc>
        <w:tc>
          <w:tcPr>
            <w:tcW w:w="1094" w:type="dxa"/>
            <w:tcMar>
              <w:top w:w="80" w:type="dxa"/>
              <w:left w:w="80" w:type="dxa"/>
              <w:bottom w:w="80" w:type="dxa"/>
              <w:right w:w="80" w:type="dxa"/>
            </w:tcMar>
            <w:vAlign w:val="center"/>
          </w:tcPr>
          <w:p w14:paraId="6B3345E7"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19%</w:t>
            </w:r>
          </w:p>
        </w:tc>
      </w:tr>
      <w:tr w:rsidR="00445231" w:rsidRPr="00524948" w14:paraId="64A5E798" w14:textId="77777777" w:rsidTr="142FB833">
        <w:tc>
          <w:tcPr>
            <w:tcW w:w="1062" w:type="dxa"/>
            <w:vMerge/>
            <w:tcMar>
              <w:top w:w="80" w:type="dxa"/>
              <w:left w:w="80" w:type="dxa"/>
              <w:bottom w:w="80" w:type="dxa"/>
              <w:right w:w="80" w:type="dxa"/>
            </w:tcMar>
          </w:tcPr>
          <w:p w14:paraId="0CD337AD"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1E0B9329"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3D193EEC"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0C8FB1F7"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7FAAF61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0.06 [0.01–0.37]</w:t>
            </w:r>
          </w:p>
        </w:tc>
        <w:tc>
          <w:tcPr>
            <w:tcW w:w="2621" w:type="dxa"/>
            <w:tcMar>
              <w:top w:w="80" w:type="dxa"/>
              <w:left w:w="80" w:type="dxa"/>
              <w:bottom w:w="80" w:type="dxa"/>
              <w:right w:w="80" w:type="dxa"/>
            </w:tcMar>
            <w:vAlign w:val="center"/>
          </w:tcPr>
          <w:p w14:paraId="5CB0CF3D"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060B380C"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0.92 [0.02–376.61]</w:t>
            </w:r>
          </w:p>
        </w:tc>
        <w:tc>
          <w:tcPr>
            <w:tcW w:w="1094" w:type="dxa"/>
            <w:tcMar>
              <w:top w:w="80" w:type="dxa"/>
              <w:left w:w="80" w:type="dxa"/>
              <w:bottom w:w="80" w:type="dxa"/>
              <w:right w:w="80" w:type="dxa"/>
            </w:tcMar>
            <w:vAlign w:val="center"/>
          </w:tcPr>
          <w:p w14:paraId="7771D28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49%</w:t>
            </w:r>
          </w:p>
        </w:tc>
      </w:tr>
      <w:tr w:rsidR="00445231" w:rsidRPr="00524948" w14:paraId="446709D8" w14:textId="77777777" w:rsidTr="142FB833">
        <w:tc>
          <w:tcPr>
            <w:tcW w:w="1062" w:type="dxa"/>
            <w:vMerge/>
            <w:tcMar>
              <w:top w:w="80" w:type="dxa"/>
              <w:left w:w="80" w:type="dxa"/>
              <w:bottom w:w="80" w:type="dxa"/>
              <w:right w:w="80" w:type="dxa"/>
            </w:tcMar>
          </w:tcPr>
          <w:p w14:paraId="4BB2A3BC"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1F404442"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7F874D19" w14:textId="77777777" w:rsidR="00445231" w:rsidRPr="005E30A8" w:rsidRDefault="00445231"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04A5AFF9"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635C888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0.08 [0.00–0.68]</w:t>
            </w:r>
          </w:p>
        </w:tc>
        <w:tc>
          <w:tcPr>
            <w:tcW w:w="2621" w:type="dxa"/>
            <w:tcMar>
              <w:top w:w="80" w:type="dxa"/>
              <w:left w:w="80" w:type="dxa"/>
              <w:bottom w:w="80" w:type="dxa"/>
              <w:right w:w="80" w:type="dxa"/>
            </w:tcMar>
            <w:vAlign w:val="center"/>
          </w:tcPr>
          <w:p w14:paraId="6FEF395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0.62 [0.05–2.58]</w:t>
            </w:r>
          </w:p>
        </w:tc>
        <w:tc>
          <w:tcPr>
            <w:tcW w:w="2524" w:type="dxa"/>
            <w:tcMar>
              <w:top w:w="80" w:type="dxa"/>
              <w:left w:w="80" w:type="dxa"/>
              <w:bottom w:w="80" w:type="dxa"/>
              <w:right w:w="80" w:type="dxa"/>
            </w:tcMar>
            <w:vAlign w:val="center"/>
          </w:tcPr>
          <w:p w14:paraId="4777168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0.13 [0.00–3.89]</w:t>
            </w:r>
          </w:p>
        </w:tc>
        <w:tc>
          <w:tcPr>
            <w:tcW w:w="1094" w:type="dxa"/>
            <w:tcMar>
              <w:top w:w="80" w:type="dxa"/>
              <w:left w:w="80" w:type="dxa"/>
              <w:bottom w:w="80" w:type="dxa"/>
              <w:right w:w="80" w:type="dxa"/>
            </w:tcMar>
            <w:vAlign w:val="center"/>
          </w:tcPr>
          <w:p w14:paraId="3EA7BF6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10%</w:t>
            </w:r>
          </w:p>
        </w:tc>
      </w:tr>
      <w:tr w:rsidR="00445231" w:rsidRPr="00524948" w14:paraId="4B8A8EE4" w14:textId="77777777" w:rsidTr="142FB833">
        <w:tc>
          <w:tcPr>
            <w:tcW w:w="1062" w:type="dxa"/>
            <w:vMerge/>
            <w:tcMar>
              <w:top w:w="80" w:type="dxa"/>
              <w:left w:w="80" w:type="dxa"/>
              <w:bottom w:w="80" w:type="dxa"/>
              <w:right w:w="80" w:type="dxa"/>
            </w:tcMar>
          </w:tcPr>
          <w:p w14:paraId="3FF1701F"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2C672822"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0C7B7626"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77704274"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28B2544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0.23 [0.02–1.44]</w:t>
            </w:r>
          </w:p>
        </w:tc>
        <w:tc>
          <w:tcPr>
            <w:tcW w:w="2621" w:type="dxa"/>
            <w:tcMar>
              <w:top w:w="80" w:type="dxa"/>
              <w:left w:w="80" w:type="dxa"/>
              <w:bottom w:w="80" w:type="dxa"/>
              <w:right w:w="80" w:type="dxa"/>
            </w:tcMar>
            <w:vAlign w:val="center"/>
          </w:tcPr>
          <w:p w14:paraId="5C56FBA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0.62 [0.05–2.58]</w:t>
            </w:r>
          </w:p>
        </w:tc>
        <w:tc>
          <w:tcPr>
            <w:tcW w:w="2524" w:type="dxa"/>
            <w:tcMar>
              <w:top w:w="80" w:type="dxa"/>
              <w:left w:w="80" w:type="dxa"/>
              <w:bottom w:w="80" w:type="dxa"/>
              <w:right w:w="80" w:type="dxa"/>
            </w:tcMar>
            <w:vAlign w:val="center"/>
          </w:tcPr>
          <w:p w14:paraId="100239A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0.35 [0.02–8.97]</w:t>
            </w:r>
          </w:p>
        </w:tc>
        <w:tc>
          <w:tcPr>
            <w:tcW w:w="1094" w:type="dxa"/>
            <w:tcMar>
              <w:top w:w="80" w:type="dxa"/>
              <w:left w:w="80" w:type="dxa"/>
              <w:bottom w:w="80" w:type="dxa"/>
              <w:right w:w="80" w:type="dxa"/>
            </w:tcMar>
            <w:vAlign w:val="center"/>
          </w:tcPr>
          <w:p w14:paraId="406A5D50"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26%</w:t>
            </w:r>
          </w:p>
        </w:tc>
      </w:tr>
      <w:tr w:rsidR="00445231" w:rsidRPr="00524948" w14:paraId="4F06408D" w14:textId="77777777" w:rsidTr="142FB833">
        <w:tc>
          <w:tcPr>
            <w:tcW w:w="1062" w:type="dxa"/>
            <w:vMerge/>
            <w:tcMar>
              <w:top w:w="80" w:type="dxa"/>
              <w:left w:w="80" w:type="dxa"/>
              <w:bottom w:w="80" w:type="dxa"/>
              <w:right w:w="80" w:type="dxa"/>
            </w:tcMar>
          </w:tcPr>
          <w:p w14:paraId="1D98AFF3" w14:textId="77777777" w:rsidR="00445231" w:rsidRPr="005E30A8" w:rsidRDefault="00445231" w:rsidP="005E30A8">
            <w:pPr>
              <w:jc w:val="center"/>
              <w:rPr>
                <w:rFonts w:ascii="Calibri" w:hAnsi="Calibri" w:cs="Calibri"/>
              </w:rPr>
            </w:pPr>
          </w:p>
        </w:tc>
        <w:tc>
          <w:tcPr>
            <w:tcW w:w="1237" w:type="dxa"/>
            <w:vMerge w:val="restart"/>
            <w:tcMar>
              <w:top w:w="80" w:type="dxa"/>
              <w:left w:w="80" w:type="dxa"/>
              <w:bottom w:w="80" w:type="dxa"/>
              <w:right w:w="80" w:type="dxa"/>
            </w:tcMar>
          </w:tcPr>
          <w:p w14:paraId="05A2BF11" w14:textId="77777777" w:rsidR="00445231" w:rsidRPr="005E30A8" w:rsidRDefault="00445231" w:rsidP="005E30A8">
            <w:pPr>
              <w:jc w:val="center"/>
              <w:rPr>
                <w:rFonts w:ascii="Calibri" w:hAnsi="Calibri" w:cs="Calibri"/>
              </w:rPr>
            </w:pPr>
            <w:r w:rsidRPr="005E30A8">
              <w:rPr>
                <w:rFonts w:ascii="Calibri" w:hAnsi="Calibri" w:cs="Calibri"/>
                <w:sz w:val="16"/>
              </w:rPr>
              <w:t>High</w:t>
            </w:r>
          </w:p>
        </w:tc>
        <w:tc>
          <w:tcPr>
            <w:tcW w:w="1008" w:type="dxa"/>
            <w:vMerge w:val="restart"/>
            <w:tcMar>
              <w:top w:w="80" w:type="dxa"/>
              <w:left w:w="80" w:type="dxa"/>
              <w:bottom w:w="80" w:type="dxa"/>
              <w:right w:w="80" w:type="dxa"/>
            </w:tcMar>
          </w:tcPr>
          <w:p w14:paraId="4F88B515" w14:textId="77777777" w:rsidR="00445231" w:rsidRPr="005E30A8" w:rsidRDefault="00445231"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4A97D286"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3D744E1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0.15 [0.02–0.86]</w:t>
            </w:r>
          </w:p>
        </w:tc>
        <w:tc>
          <w:tcPr>
            <w:tcW w:w="2621" w:type="dxa"/>
            <w:tcMar>
              <w:top w:w="80" w:type="dxa"/>
              <w:left w:w="80" w:type="dxa"/>
              <w:bottom w:w="80" w:type="dxa"/>
              <w:right w:w="80" w:type="dxa"/>
            </w:tcMar>
            <w:vAlign w:val="center"/>
          </w:tcPr>
          <w:p w14:paraId="31E4F2B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37413ED0"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2.15 [0.09–868.98]</w:t>
            </w:r>
          </w:p>
        </w:tc>
        <w:tc>
          <w:tcPr>
            <w:tcW w:w="1094" w:type="dxa"/>
            <w:tcMar>
              <w:top w:w="80" w:type="dxa"/>
              <w:left w:w="80" w:type="dxa"/>
              <w:bottom w:w="80" w:type="dxa"/>
              <w:right w:w="80" w:type="dxa"/>
            </w:tcMar>
            <w:vAlign w:val="center"/>
          </w:tcPr>
          <w:p w14:paraId="5D13789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64%</w:t>
            </w:r>
          </w:p>
        </w:tc>
      </w:tr>
      <w:tr w:rsidR="00445231" w:rsidRPr="00524948" w14:paraId="7C10626E" w14:textId="77777777" w:rsidTr="142FB833">
        <w:tc>
          <w:tcPr>
            <w:tcW w:w="1062" w:type="dxa"/>
            <w:vMerge/>
            <w:tcMar>
              <w:top w:w="80" w:type="dxa"/>
              <w:left w:w="80" w:type="dxa"/>
              <w:bottom w:w="80" w:type="dxa"/>
              <w:right w:w="80" w:type="dxa"/>
            </w:tcMar>
          </w:tcPr>
          <w:p w14:paraId="3DE73930"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6A89C9B7"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430C652B"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4D920DD8"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7729EE8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0.51 [0.05–3.20]</w:t>
            </w:r>
          </w:p>
        </w:tc>
        <w:tc>
          <w:tcPr>
            <w:tcW w:w="2621" w:type="dxa"/>
            <w:tcMar>
              <w:top w:w="80" w:type="dxa"/>
              <w:left w:w="80" w:type="dxa"/>
              <w:bottom w:w="80" w:type="dxa"/>
              <w:right w:w="80" w:type="dxa"/>
            </w:tcMar>
            <w:vAlign w:val="center"/>
          </w:tcPr>
          <w:p w14:paraId="1EB0DA2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01AE0907"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7.20 [0.24–3011.86]</w:t>
            </w:r>
          </w:p>
        </w:tc>
        <w:tc>
          <w:tcPr>
            <w:tcW w:w="1094" w:type="dxa"/>
            <w:tcMar>
              <w:top w:w="80" w:type="dxa"/>
              <w:left w:w="80" w:type="dxa"/>
              <w:bottom w:w="80" w:type="dxa"/>
              <w:right w:w="80" w:type="dxa"/>
            </w:tcMar>
            <w:vAlign w:val="center"/>
          </w:tcPr>
          <w:p w14:paraId="0C9CF284"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85%</w:t>
            </w:r>
          </w:p>
        </w:tc>
      </w:tr>
      <w:tr w:rsidR="00445231" w:rsidRPr="00524948" w14:paraId="377BA903" w14:textId="77777777" w:rsidTr="142FB833">
        <w:tc>
          <w:tcPr>
            <w:tcW w:w="1062" w:type="dxa"/>
            <w:vMerge/>
            <w:tcMar>
              <w:top w:w="80" w:type="dxa"/>
              <w:left w:w="80" w:type="dxa"/>
              <w:bottom w:w="80" w:type="dxa"/>
              <w:right w:w="80" w:type="dxa"/>
            </w:tcMar>
          </w:tcPr>
          <w:p w14:paraId="1B9D1ACD"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7519F6F9"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002499C2" w14:textId="77777777" w:rsidR="00445231" w:rsidRPr="005E30A8" w:rsidRDefault="00445231"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172B5F27"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75EE0D12"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0.04 [0.00–0.27]</w:t>
            </w:r>
          </w:p>
        </w:tc>
        <w:tc>
          <w:tcPr>
            <w:tcW w:w="2621" w:type="dxa"/>
            <w:tcMar>
              <w:top w:w="80" w:type="dxa"/>
              <w:left w:w="80" w:type="dxa"/>
              <w:bottom w:w="80" w:type="dxa"/>
              <w:right w:w="80" w:type="dxa"/>
            </w:tcMar>
            <w:vAlign w:val="center"/>
          </w:tcPr>
          <w:p w14:paraId="487852B2"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4B095CF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0.65 [0.02–293.39]</w:t>
            </w:r>
          </w:p>
        </w:tc>
        <w:tc>
          <w:tcPr>
            <w:tcW w:w="1094" w:type="dxa"/>
            <w:tcMar>
              <w:top w:w="80" w:type="dxa"/>
              <w:left w:w="80" w:type="dxa"/>
              <w:bottom w:w="80" w:type="dxa"/>
              <w:right w:w="80" w:type="dxa"/>
            </w:tcMar>
            <w:vAlign w:val="center"/>
          </w:tcPr>
          <w:p w14:paraId="413F611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43%</w:t>
            </w:r>
          </w:p>
        </w:tc>
      </w:tr>
      <w:tr w:rsidR="00445231" w:rsidRPr="00524948" w14:paraId="79699D8D" w14:textId="77777777" w:rsidTr="142FB833">
        <w:tc>
          <w:tcPr>
            <w:tcW w:w="1062" w:type="dxa"/>
            <w:vMerge/>
            <w:tcMar>
              <w:top w:w="80" w:type="dxa"/>
              <w:left w:w="80" w:type="dxa"/>
              <w:bottom w:w="80" w:type="dxa"/>
              <w:right w:w="80" w:type="dxa"/>
            </w:tcMar>
          </w:tcPr>
          <w:p w14:paraId="1E0F97C8"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573E9644"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17179AE7"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7F9E4E7B"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7735B83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0.38 [0.03–2.64]</w:t>
            </w:r>
          </w:p>
        </w:tc>
        <w:tc>
          <w:tcPr>
            <w:tcW w:w="2621" w:type="dxa"/>
            <w:tcMar>
              <w:top w:w="80" w:type="dxa"/>
              <w:left w:w="80" w:type="dxa"/>
              <w:bottom w:w="80" w:type="dxa"/>
              <w:right w:w="80" w:type="dxa"/>
            </w:tcMar>
            <w:vAlign w:val="center"/>
          </w:tcPr>
          <w:p w14:paraId="62E93FF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2948D2A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5.56 [0.16–2431.98]</w:t>
            </w:r>
          </w:p>
        </w:tc>
        <w:tc>
          <w:tcPr>
            <w:tcW w:w="1094" w:type="dxa"/>
            <w:tcMar>
              <w:top w:w="80" w:type="dxa"/>
              <w:left w:w="80" w:type="dxa"/>
              <w:bottom w:w="80" w:type="dxa"/>
              <w:right w:w="80" w:type="dxa"/>
            </w:tcMar>
            <w:vAlign w:val="center"/>
          </w:tcPr>
          <w:p w14:paraId="69C659A2"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81%</w:t>
            </w:r>
          </w:p>
        </w:tc>
      </w:tr>
      <w:tr w:rsidR="00445231" w:rsidRPr="00524948" w14:paraId="559DD105" w14:textId="77777777" w:rsidTr="142FB833">
        <w:tc>
          <w:tcPr>
            <w:tcW w:w="1062" w:type="dxa"/>
            <w:vMerge/>
            <w:tcMar>
              <w:top w:w="80" w:type="dxa"/>
              <w:left w:w="80" w:type="dxa"/>
              <w:bottom w:w="80" w:type="dxa"/>
              <w:right w:w="80" w:type="dxa"/>
            </w:tcMar>
          </w:tcPr>
          <w:p w14:paraId="63CE142B"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73E8AFAD"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40A87BEE" w14:textId="77777777" w:rsidR="00445231" w:rsidRPr="005E30A8" w:rsidRDefault="00445231"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1AA72B83"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A3CF01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0.02 [0.00–0.19]</w:t>
            </w:r>
          </w:p>
        </w:tc>
        <w:tc>
          <w:tcPr>
            <w:tcW w:w="2621" w:type="dxa"/>
            <w:tcMar>
              <w:top w:w="80" w:type="dxa"/>
              <w:left w:w="80" w:type="dxa"/>
              <w:bottom w:w="80" w:type="dxa"/>
              <w:right w:w="80" w:type="dxa"/>
            </w:tcMar>
            <w:vAlign w:val="center"/>
          </w:tcPr>
          <w:p w14:paraId="2ED3A8B4"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08FBCF0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0.34 [0.01–165.54]</w:t>
            </w:r>
          </w:p>
        </w:tc>
        <w:tc>
          <w:tcPr>
            <w:tcW w:w="1094" w:type="dxa"/>
            <w:tcMar>
              <w:top w:w="80" w:type="dxa"/>
              <w:left w:w="80" w:type="dxa"/>
              <w:bottom w:w="80" w:type="dxa"/>
              <w:right w:w="80" w:type="dxa"/>
            </w:tcMar>
            <w:vAlign w:val="center"/>
          </w:tcPr>
          <w:p w14:paraId="3F41AD30"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33%</w:t>
            </w:r>
          </w:p>
        </w:tc>
      </w:tr>
      <w:tr w:rsidR="00445231" w:rsidRPr="00524948" w14:paraId="0F688D0A" w14:textId="77777777" w:rsidTr="142FB833">
        <w:tc>
          <w:tcPr>
            <w:tcW w:w="1062" w:type="dxa"/>
            <w:vMerge/>
            <w:tcMar>
              <w:top w:w="80" w:type="dxa"/>
              <w:left w:w="80" w:type="dxa"/>
              <w:bottom w:w="80" w:type="dxa"/>
              <w:right w:w="80" w:type="dxa"/>
            </w:tcMar>
          </w:tcPr>
          <w:p w14:paraId="22688AB4"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1F9DE5B9"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0782A4E1"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39FC07D5"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14C543C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0.20 [0.01–1.54]</w:t>
            </w:r>
          </w:p>
        </w:tc>
        <w:tc>
          <w:tcPr>
            <w:tcW w:w="2621" w:type="dxa"/>
            <w:tcMar>
              <w:top w:w="80" w:type="dxa"/>
              <w:left w:w="80" w:type="dxa"/>
              <w:bottom w:w="80" w:type="dxa"/>
              <w:right w:w="80" w:type="dxa"/>
            </w:tcMar>
            <w:vAlign w:val="center"/>
          </w:tcPr>
          <w:p w14:paraId="6EC61B7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411936F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2.99 [0.07–1395.15]</w:t>
            </w:r>
          </w:p>
        </w:tc>
        <w:tc>
          <w:tcPr>
            <w:tcW w:w="1094" w:type="dxa"/>
            <w:tcMar>
              <w:top w:w="80" w:type="dxa"/>
              <w:left w:w="80" w:type="dxa"/>
              <w:bottom w:w="80" w:type="dxa"/>
              <w:right w:w="80" w:type="dxa"/>
            </w:tcMar>
            <w:vAlign w:val="center"/>
          </w:tcPr>
          <w:p w14:paraId="7F5F8B1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69%</w:t>
            </w:r>
          </w:p>
        </w:tc>
      </w:tr>
      <w:tr w:rsidR="00445231" w:rsidRPr="00524948" w14:paraId="75438DF9" w14:textId="77777777" w:rsidTr="142FB833">
        <w:tc>
          <w:tcPr>
            <w:tcW w:w="1062" w:type="dxa"/>
            <w:vMerge/>
            <w:tcMar>
              <w:top w:w="80" w:type="dxa"/>
              <w:left w:w="80" w:type="dxa"/>
              <w:bottom w:w="80" w:type="dxa"/>
              <w:right w:w="80" w:type="dxa"/>
            </w:tcMar>
          </w:tcPr>
          <w:p w14:paraId="38F76045"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05351448"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6057C022" w14:textId="77777777" w:rsidR="00445231" w:rsidRPr="005E30A8" w:rsidRDefault="00445231"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2172B81D"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490DE94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0.19 [0.00–2.31]</w:t>
            </w:r>
          </w:p>
        </w:tc>
        <w:tc>
          <w:tcPr>
            <w:tcW w:w="2621" w:type="dxa"/>
            <w:tcMar>
              <w:top w:w="80" w:type="dxa"/>
              <w:left w:w="80" w:type="dxa"/>
              <w:bottom w:w="80" w:type="dxa"/>
              <w:right w:w="80" w:type="dxa"/>
            </w:tcMar>
            <w:vAlign w:val="center"/>
          </w:tcPr>
          <w:p w14:paraId="35BA4FB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0.62 [0.05–2.58]</w:t>
            </w:r>
          </w:p>
        </w:tc>
        <w:tc>
          <w:tcPr>
            <w:tcW w:w="2524" w:type="dxa"/>
            <w:tcMar>
              <w:top w:w="80" w:type="dxa"/>
              <w:left w:w="80" w:type="dxa"/>
              <w:bottom w:w="80" w:type="dxa"/>
              <w:right w:w="80" w:type="dxa"/>
            </w:tcMar>
            <w:vAlign w:val="center"/>
          </w:tcPr>
          <w:p w14:paraId="4790BE9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0.33 [0.01–10.04]</w:t>
            </w:r>
          </w:p>
        </w:tc>
        <w:tc>
          <w:tcPr>
            <w:tcW w:w="1094" w:type="dxa"/>
            <w:tcMar>
              <w:top w:w="80" w:type="dxa"/>
              <w:left w:w="80" w:type="dxa"/>
              <w:bottom w:w="80" w:type="dxa"/>
              <w:right w:w="80" w:type="dxa"/>
            </w:tcMar>
            <w:vAlign w:val="center"/>
          </w:tcPr>
          <w:p w14:paraId="16EBF5D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28%</w:t>
            </w:r>
          </w:p>
        </w:tc>
      </w:tr>
      <w:tr w:rsidR="00445231" w:rsidRPr="00524948" w14:paraId="2AD1C977" w14:textId="77777777" w:rsidTr="142FB833">
        <w:tc>
          <w:tcPr>
            <w:tcW w:w="1062" w:type="dxa"/>
            <w:vMerge/>
            <w:tcMar>
              <w:top w:w="80" w:type="dxa"/>
              <w:left w:w="80" w:type="dxa"/>
              <w:bottom w:w="80" w:type="dxa"/>
              <w:right w:w="80" w:type="dxa"/>
            </w:tcMar>
          </w:tcPr>
          <w:p w14:paraId="3BAA8B3C"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18AC475A"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243A1745"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639B8828"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60C35B6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0.62 [0.03–5.40]</w:t>
            </w:r>
          </w:p>
        </w:tc>
        <w:tc>
          <w:tcPr>
            <w:tcW w:w="2621" w:type="dxa"/>
            <w:tcMar>
              <w:top w:w="80" w:type="dxa"/>
              <w:left w:w="80" w:type="dxa"/>
              <w:bottom w:w="80" w:type="dxa"/>
              <w:right w:w="80" w:type="dxa"/>
            </w:tcMar>
            <w:vAlign w:val="center"/>
          </w:tcPr>
          <w:p w14:paraId="4196FF7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0.62 [0.05–2.58]</w:t>
            </w:r>
          </w:p>
        </w:tc>
        <w:tc>
          <w:tcPr>
            <w:tcW w:w="2524" w:type="dxa"/>
            <w:tcMar>
              <w:top w:w="80" w:type="dxa"/>
              <w:left w:w="80" w:type="dxa"/>
              <w:bottom w:w="80" w:type="dxa"/>
              <w:right w:w="80" w:type="dxa"/>
            </w:tcMar>
            <w:vAlign w:val="center"/>
          </w:tcPr>
          <w:p w14:paraId="58D48CF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1.05 [0.03–28.02]</w:t>
            </w:r>
          </w:p>
        </w:tc>
        <w:tc>
          <w:tcPr>
            <w:tcW w:w="1094" w:type="dxa"/>
            <w:tcMar>
              <w:top w:w="80" w:type="dxa"/>
              <w:left w:w="80" w:type="dxa"/>
              <w:bottom w:w="80" w:type="dxa"/>
              <w:right w:w="80" w:type="dxa"/>
            </w:tcMar>
            <w:vAlign w:val="center"/>
          </w:tcPr>
          <w:p w14:paraId="6D31CEA7"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51%</w:t>
            </w:r>
          </w:p>
        </w:tc>
      </w:tr>
      <w:tr w:rsidR="00445231" w:rsidRPr="00524948" w14:paraId="7E96F956" w14:textId="77777777" w:rsidTr="142FB833">
        <w:tc>
          <w:tcPr>
            <w:tcW w:w="1062" w:type="dxa"/>
            <w:vMerge w:val="restart"/>
            <w:tcMar>
              <w:top w:w="80" w:type="dxa"/>
              <w:left w:w="80" w:type="dxa"/>
              <w:bottom w:w="80" w:type="dxa"/>
              <w:right w:w="80" w:type="dxa"/>
            </w:tcMar>
          </w:tcPr>
          <w:p w14:paraId="4D2AAA2E" w14:textId="77777777" w:rsidR="00445231" w:rsidRPr="005E30A8" w:rsidRDefault="00445231" w:rsidP="005E30A8">
            <w:pPr>
              <w:jc w:val="center"/>
              <w:rPr>
                <w:rFonts w:ascii="Calibri" w:hAnsi="Calibri" w:cs="Calibri"/>
              </w:rPr>
            </w:pPr>
            <w:r w:rsidRPr="005E30A8">
              <w:rPr>
                <w:rFonts w:ascii="Calibri" w:hAnsi="Calibri" w:cs="Calibri"/>
                <w:sz w:val="16"/>
              </w:rPr>
              <w:t>SAE</w:t>
            </w:r>
          </w:p>
        </w:tc>
        <w:tc>
          <w:tcPr>
            <w:tcW w:w="1237" w:type="dxa"/>
            <w:vMerge w:val="restart"/>
            <w:tcMar>
              <w:top w:w="80" w:type="dxa"/>
              <w:left w:w="80" w:type="dxa"/>
              <w:bottom w:w="80" w:type="dxa"/>
              <w:right w:w="80" w:type="dxa"/>
            </w:tcMar>
          </w:tcPr>
          <w:p w14:paraId="78CF7947" w14:textId="77777777" w:rsidR="00445231" w:rsidRPr="005E30A8" w:rsidRDefault="00445231" w:rsidP="005E30A8">
            <w:pPr>
              <w:jc w:val="center"/>
              <w:rPr>
                <w:rFonts w:ascii="Calibri" w:hAnsi="Calibri" w:cs="Calibri"/>
              </w:rPr>
            </w:pPr>
            <w:r w:rsidRPr="005E30A8">
              <w:rPr>
                <w:rFonts w:ascii="Calibri" w:hAnsi="Calibri" w:cs="Calibri"/>
                <w:sz w:val="16"/>
              </w:rPr>
              <w:t>Low</w:t>
            </w:r>
          </w:p>
        </w:tc>
        <w:tc>
          <w:tcPr>
            <w:tcW w:w="1008" w:type="dxa"/>
            <w:vMerge w:val="restart"/>
            <w:tcMar>
              <w:top w:w="80" w:type="dxa"/>
              <w:left w:w="80" w:type="dxa"/>
              <w:bottom w:w="80" w:type="dxa"/>
              <w:right w:w="80" w:type="dxa"/>
            </w:tcMar>
          </w:tcPr>
          <w:p w14:paraId="4A6C9F70" w14:textId="77777777" w:rsidR="00445231" w:rsidRPr="005E30A8" w:rsidRDefault="00445231"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442D7543"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EF8628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2.94 [0.44–37.71]</w:t>
            </w:r>
          </w:p>
        </w:tc>
        <w:tc>
          <w:tcPr>
            <w:tcW w:w="2621" w:type="dxa"/>
            <w:tcMar>
              <w:top w:w="80" w:type="dxa"/>
              <w:left w:w="80" w:type="dxa"/>
              <w:bottom w:w="80" w:type="dxa"/>
              <w:right w:w="80" w:type="dxa"/>
            </w:tcMar>
            <w:vAlign w:val="center"/>
          </w:tcPr>
          <w:p w14:paraId="39E9CBE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594079D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1.52 [0.19–22.82]</w:t>
            </w:r>
          </w:p>
        </w:tc>
        <w:tc>
          <w:tcPr>
            <w:tcW w:w="1094" w:type="dxa"/>
            <w:tcMar>
              <w:top w:w="80" w:type="dxa"/>
              <w:left w:w="80" w:type="dxa"/>
              <w:bottom w:w="80" w:type="dxa"/>
              <w:right w:w="80" w:type="dxa"/>
            </w:tcMar>
            <w:vAlign w:val="center"/>
          </w:tcPr>
          <w:p w14:paraId="198E2E6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62%</w:t>
            </w:r>
          </w:p>
        </w:tc>
      </w:tr>
      <w:tr w:rsidR="00445231" w:rsidRPr="00524948" w14:paraId="4017B7F4" w14:textId="77777777" w:rsidTr="142FB833">
        <w:tc>
          <w:tcPr>
            <w:tcW w:w="1062" w:type="dxa"/>
            <w:vMerge/>
            <w:tcMar>
              <w:top w:w="80" w:type="dxa"/>
              <w:left w:w="80" w:type="dxa"/>
              <w:bottom w:w="80" w:type="dxa"/>
              <w:right w:w="80" w:type="dxa"/>
            </w:tcMar>
          </w:tcPr>
          <w:p w14:paraId="00E842DF"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695A0468"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3D67E7BE"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563240C9"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60EC33E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6.65 [0.80–109.64]</w:t>
            </w:r>
          </w:p>
        </w:tc>
        <w:tc>
          <w:tcPr>
            <w:tcW w:w="2621" w:type="dxa"/>
            <w:tcMar>
              <w:top w:w="80" w:type="dxa"/>
              <w:left w:w="80" w:type="dxa"/>
              <w:bottom w:w="80" w:type="dxa"/>
              <w:right w:w="80" w:type="dxa"/>
            </w:tcMar>
            <w:vAlign w:val="center"/>
          </w:tcPr>
          <w:p w14:paraId="60906A2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1F4450D4"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3.46 [0.35–66.27]</w:t>
            </w:r>
          </w:p>
        </w:tc>
        <w:tc>
          <w:tcPr>
            <w:tcW w:w="1094" w:type="dxa"/>
            <w:tcMar>
              <w:top w:w="80" w:type="dxa"/>
              <w:left w:w="80" w:type="dxa"/>
              <w:bottom w:w="80" w:type="dxa"/>
              <w:right w:w="80" w:type="dxa"/>
            </w:tcMar>
            <w:vAlign w:val="center"/>
          </w:tcPr>
          <w:p w14:paraId="1ADD8A84"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82%</w:t>
            </w:r>
          </w:p>
        </w:tc>
      </w:tr>
      <w:tr w:rsidR="00445231" w:rsidRPr="00524948" w14:paraId="5DCE71EE" w14:textId="77777777" w:rsidTr="142FB833">
        <w:tc>
          <w:tcPr>
            <w:tcW w:w="1062" w:type="dxa"/>
            <w:vMerge/>
            <w:tcMar>
              <w:top w:w="80" w:type="dxa"/>
              <w:left w:w="80" w:type="dxa"/>
              <w:bottom w:w="80" w:type="dxa"/>
              <w:right w:w="80" w:type="dxa"/>
            </w:tcMar>
          </w:tcPr>
          <w:p w14:paraId="68F8E8D9"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3009CB89"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02D22688" w14:textId="77777777" w:rsidR="00445231" w:rsidRPr="005E30A8" w:rsidRDefault="00445231"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531CE820"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70200B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1.03 [0.13–14.30]</w:t>
            </w:r>
          </w:p>
        </w:tc>
        <w:tc>
          <w:tcPr>
            <w:tcW w:w="2621" w:type="dxa"/>
            <w:tcMar>
              <w:top w:w="80" w:type="dxa"/>
              <w:left w:w="80" w:type="dxa"/>
              <w:bottom w:w="80" w:type="dxa"/>
              <w:right w:w="80" w:type="dxa"/>
            </w:tcMar>
            <w:vAlign w:val="center"/>
          </w:tcPr>
          <w:p w14:paraId="42E295A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0994A082"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0.54 [0.06–8.79]</w:t>
            </w:r>
          </w:p>
        </w:tc>
        <w:tc>
          <w:tcPr>
            <w:tcW w:w="1094" w:type="dxa"/>
            <w:tcMar>
              <w:top w:w="80" w:type="dxa"/>
              <w:left w:w="80" w:type="dxa"/>
              <w:bottom w:w="80" w:type="dxa"/>
              <w:right w:w="80" w:type="dxa"/>
            </w:tcMar>
            <w:vAlign w:val="center"/>
          </w:tcPr>
          <w:p w14:paraId="25DE577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34%</w:t>
            </w:r>
          </w:p>
        </w:tc>
      </w:tr>
      <w:tr w:rsidR="00445231" w:rsidRPr="00524948" w14:paraId="3ADE1C62" w14:textId="77777777" w:rsidTr="142FB833">
        <w:tc>
          <w:tcPr>
            <w:tcW w:w="1062" w:type="dxa"/>
            <w:vMerge/>
            <w:tcMar>
              <w:top w:w="80" w:type="dxa"/>
              <w:left w:w="80" w:type="dxa"/>
              <w:bottom w:w="80" w:type="dxa"/>
              <w:right w:w="80" w:type="dxa"/>
            </w:tcMar>
          </w:tcPr>
          <w:p w14:paraId="53F5A169"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113E0CD8"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147F69D4"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770B95B2"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127AC9E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4.89 [0.42–97.98]</w:t>
            </w:r>
          </w:p>
        </w:tc>
        <w:tc>
          <w:tcPr>
            <w:tcW w:w="2621" w:type="dxa"/>
            <w:tcMar>
              <w:top w:w="80" w:type="dxa"/>
              <w:left w:w="80" w:type="dxa"/>
              <w:bottom w:w="80" w:type="dxa"/>
              <w:right w:w="80" w:type="dxa"/>
            </w:tcMar>
            <w:vAlign w:val="center"/>
          </w:tcPr>
          <w:p w14:paraId="0BA0362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1C4B29F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2.49 [0.18–57.76]</w:t>
            </w:r>
          </w:p>
        </w:tc>
        <w:tc>
          <w:tcPr>
            <w:tcW w:w="1094" w:type="dxa"/>
            <w:tcMar>
              <w:top w:w="80" w:type="dxa"/>
              <w:left w:w="80" w:type="dxa"/>
              <w:bottom w:w="80" w:type="dxa"/>
              <w:right w:w="80" w:type="dxa"/>
            </w:tcMar>
            <w:vAlign w:val="center"/>
          </w:tcPr>
          <w:p w14:paraId="0A96163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71%</w:t>
            </w:r>
          </w:p>
        </w:tc>
      </w:tr>
      <w:tr w:rsidR="00445231" w:rsidRPr="00524948" w14:paraId="2448B193" w14:textId="77777777" w:rsidTr="142FB833">
        <w:tc>
          <w:tcPr>
            <w:tcW w:w="1062" w:type="dxa"/>
            <w:vMerge/>
            <w:tcMar>
              <w:top w:w="80" w:type="dxa"/>
              <w:left w:w="80" w:type="dxa"/>
              <w:bottom w:w="80" w:type="dxa"/>
              <w:right w:w="80" w:type="dxa"/>
            </w:tcMar>
          </w:tcPr>
          <w:p w14:paraId="75F3B97C"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221FBABE"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364BC5B1" w14:textId="77777777" w:rsidR="00445231" w:rsidRPr="005E30A8" w:rsidRDefault="00445231"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13EBF9C2"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5ED954E0"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0.42 [0.03–6.99]</w:t>
            </w:r>
          </w:p>
        </w:tc>
        <w:tc>
          <w:tcPr>
            <w:tcW w:w="2621" w:type="dxa"/>
            <w:tcMar>
              <w:top w:w="80" w:type="dxa"/>
              <w:left w:w="80" w:type="dxa"/>
              <w:bottom w:w="80" w:type="dxa"/>
              <w:right w:w="80" w:type="dxa"/>
            </w:tcMar>
            <w:vAlign w:val="center"/>
          </w:tcPr>
          <w:p w14:paraId="529A079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7A21189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0.22 [0.02–4.02]</w:t>
            </w:r>
          </w:p>
        </w:tc>
        <w:tc>
          <w:tcPr>
            <w:tcW w:w="1094" w:type="dxa"/>
            <w:tcMar>
              <w:top w:w="80" w:type="dxa"/>
              <w:left w:w="80" w:type="dxa"/>
              <w:bottom w:w="80" w:type="dxa"/>
              <w:right w:w="80" w:type="dxa"/>
            </w:tcMar>
            <w:vAlign w:val="center"/>
          </w:tcPr>
          <w:p w14:paraId="62BA688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17%</w:t>
            </w:r>
          </w:p>
        </w:tc>
      </w:tr>
      <w:tr w:rsidR="00445231" w:rsidRPr="00524948" w14:paraId="2BCAB451" w14:textId="77777777" w:rsidTr="142FB833">
        <w:tc>
          <w:tcPr>
            <w:tcW w:w="1062" w:type="dxa"/>
            <w:vMerge/>
            <w:tcMar>
              <w:top w:w="80" w:type="dxa"/>
              <w:left w:w="80" w:type="dxa"/>
              <w:bottom w:w="80" w:type="dxa"/>
              <w:right w:w="80" w:type="dxa"/>
            </w:tcMar>
          </w:tcPr>
          <w:p w14:paraId="13D12687"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59BFBF84"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2C2306D1"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56C94DED"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03BF5A50"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2.04 [0.17–36.91]</w:t>
            </w:r>
          </w:p>
        </w:tc>
        <w:tc>
          <w:tcPr>
            <w:tcW w:w="2621" w:type="dxa"/>
            <w:tcMar>
              <w:top w:w="80" w:type="dxa"/>
              <w:left w:w="80" w:type="dxa"/>
              <w:bottom w:w="80" w:type="dxa"/>
              <w:right w:w="80" w:type="dxa"/>
            </w:tcMar>
            <w:vAlign w:val="center"/>
          </w:tcPr>
          <w:p w14:paraId="5EF8610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79AF9C6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1.05 [0.08–23.37]</w:t>
            </w:r>
          </w:p>
        </w:tc>
        <w:tc>
          <w:tcPr>
            <w:tcW w:w="1094" w:type="dxa"/>
            <w:tcMar>
              <w:top w:w="80" w:type="dxa"/>
              <w:left w:w="80" w:type="dxa"/>
              <w:bottom w:w="80" w:type="dxa"/>
              <w:right w:w="80" w:type="dxa"/>
            </w:tcMar>
            <w:vAlign w:val="center"/>
          </w:tcPr>
          <w:p w14:paraId="610F876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51%</w:t>
            </w:r>
          </w:p>
        </w:tc>
      </w:tr>
      <w:tr w:rsidR="00445231" w:rsidRPr="00524948" w14:paraId="46FCA274" w14:textId="77777777" w:rsidTr="142FB833">
        <w:tc>
          <w:tcPr>
            <w:tcW w:w="1062" w:type="dxa"/>
            <w:vMerge/>
            <w:tcMar>
              <w:top w:w="80" w:type="dxa"/>
              <w:left w:w="80" w:type="dxa"/>
              <w:bottom w:w="80" w:type="dxa"/>
              <w:right w:w="80" w:type="dxa"/>
            </w:tcMar>
          </w:tcPr>
          <w:p w14:paraId="1A7453DB"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7BC1B685"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518414D6" w14:textId="77777777" w:rsidR="00445231" w:rsidRPr="005E30A8" w:rsidRDefault="00445231"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53202DA2"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4837C2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0.46 [0.01–9.29]</w:t>
            </w:r>
          </w:p>
        </w:tc>
        <w:tc>
          <w:tcPr>
            <w:tcW w:w="2621" w:type="dxa"/>
            <w:tcMar>
              <w:top w:w="80" w:type="dxa"/>
              <w:left w:w="80" w:type="dxa"/>
              <w:bottom w:w="80" w:type="dxa"/>
              <w:right w:w="80" w:type="dxa"/>
            </w:tcMar>
            <w:vAlign w:val="center"/>
          </w:tcPr>
          <w:p w14:paraId="133F28B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11.14 [7.03–16.90]</w:t>
            </w:r>
          </w:p>
        </w:tc>
        <w:tc>
          <w:tcPr>
            <w:tcW w:w="2524" w:type="dxa"/>
            <w:tcMar>
              <w:top w:w="80" w:type="dxa"/>
              <w:left w:w="80" w:type="dxa"/>
              <w:bottom w:w="80" w:type="dxa"/>
              <w:right w:w="80" w:type="dxa"/>
            </w:tcMar>
            <w:vAlign w:val="center"/>
          </w:tcPr>
          <w:p w14:paraId="79096C3C"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0.04 [0.00–0.87]</w:t>
            </w:r>
          </w:p>
        </w:tc>
        <w:tc>
          <w:tcPr>
            <w:tcW w:w="1094" w:type="dxa"/>
            <w:tcMar>
              <w:top w:w="80" w:type="dxa"/>
              <w:left w:w="80" w:type="dxa"/>
              <w:bottom w:w="80" w:type="dxa"/>
              <w:right w:w="80" w:type="dxa"/>
            </w:tcMar>
            <w:vAlign w:val="center"/>
          </w:tcPr>
          <w:p w14:paraId="798A3AB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w:t>
            </w:r>
          </w:p>
        </w:tc>
      </w:tr>
      <w:tr w:rsidR="00445231" w:rsidRPr="00524948" w14:paraId="1F9D412C" w14:textId="77777777" w:rsidTr="142FB833">
        <w:tc>
          <w:tcPr>
            <w:tcW w:w="1062" w:type="dxa"/>
            <w:vMerge/>
            <w:tcMar>
              <w:top w:w="80" w:type="dxa"/>
              <w:left w:w="80" w:type="dxa"/>
              <w:bottom w:w="80" w:type="dxa"/>
              <w:right w:w="80" w:type="dxa"/>
            </w:tcMar>
          </w:tcPr>
          <w:p w14:paraId="64F119B9"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1074C964"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6B5ECC7B"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2ED76BA4"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19494E1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2.81 [0.13–72.29]</w:t>
            </w:r>
          </w:p>
        </w:tc>
        <w:tc>
          <w:tcPr>
            <w:tcW w:w="2621" w:type="dxa"/>
            <w:tcMar>
              <w:top w:w="80" w:type="dxa"/>
              <w:left w:w="80" w:type="dxa"/>
              <w:bottom w:w="80" w:type="dxa"/>
              <w:right w:w="80" w:type="dxa"/>
            </w:tcMar>
            <w:vAlign w:val="center"/>
          </w:tcPr>
          <w:p w14:paraId="2C44B3B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11.14 [7.03–16.90]</w:t>
            </w:r>
          </w:p>
        </w:tc>
        <w:tc>
          <w:tcPr>
            <w:tcW w:w="2524" w:type="dxa"/>
            <w:tcMar>
              <w:top w:w="80" w:type="dxa"/>
              <w:left w:w="80" w:type="dxa"/>
              <w:bottom w:w="80" w:type="dxa"/>
              <w:right w:w="80" w:type="dxa"/>
            </w:tcMar>
            <w:vAlign w:val="center"/>
          </w:tcPr>
          <w:p w14:paraId="62AEA57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0.26 [0.01–6.42]</w:t>
            </w:r>
          </w:p>
        </w:tc>
        <w:tc>
          <w:tcPr>
            <w:tcW w:w="1094" w:type="dxa"/>
            <w:tcMar>
              <w:top w:w="80" w:type="dxa"/>
              <w:left w:w="80" w:type="dxa"/>
              <w:bottom w:w="80" w:type="dxa"/>
              <w:right w:w="80" w:type="dxa"/>
            </w:tcMar>
            <w:vAlign w:val="center"/>
          </w:tcPr>
          <w:p w14:paraId="610F362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24%</w:t>
            </w:r>
          </w:p>
        </w:tc>
      </w:tr>
      <w:tr w:rsidR="00445231" w:rsidRPr="00524948" w14:paraId="281A2FAD" w14:textId="77777777" w:rsidTr="142FB833">
        <w:tc>
          <w:tcPr>
            <w:tcW w:w="1062" w:type="dxa"/>
            <w:vMerge/>
            <w:tcMar>
              <w:top w:w="80" w:type="dxa"/>
              <w:left w:w="80" w:type="dxa"/>
              <w:bottom w:w="80" w:type="dxa"/>
              <w:right w:w="80" w:type="dxa"/>
            </w:tcMar>
          </w:tcPr>
          <w:p w14:paraId="6EDA0801" w14:textId="77777777" w:rsidR="00445231" w:rsidRPr="005E30A8" w:rsidRDefault="00445231" w:rsidP="005E30A8">
            <w:pPr>
              <w:jc w:val="center"/>
              <w:rPr>
                <w:rFonts w:ascii="Calibri" w:hAnsi="Calibri" w:cs="Calibri"/>
              </w:rPr>
            </w:pPr>
          </w:p>
        </w:tc>
        <w:tc>
          <w:tcPr>
            <w:tcW w:w="1237" w:type="dxa"/>
            <w:vMerge w:val="restart"/>
            <w:tcMar>
              <w:top w:w="80" w:type="dxa"/>
              <w:left w:w="80" w:type="dxa"/>
              <w:bottom w:w="80" w:type="dxa"/>
              <w:right w:w="80" w:type="dxa"/>
            </w:tcMar>
          </w:tcPr>
          <w:p w14:paraId="3D71F218" w14:textId="77777777" w:rsidR="00445231" w:rsidRPr="005E30A8" w:rsidRDefault="00445231" w:rsidP="005E30A8">
            <w:pPr>
              <w:jc w:val="center"/>
              <w:rPr>
                <w:rFonts w:ascii="Calibri" w:hAnsi="Calibri" w:cs="Calibri"/>
              </w:rPr>
            </w:pPr>
            <w:r w:rsidRPr="005E30A8">
              <w:rPr>
                <w:rFonts w:ascii="Calibri" w:hAnsi="Calibri" w:cs="Calibri"/>
                <w:sz w:val="16"/>
              </w:rPr>
              <w:t>Moderate</w:t>
            </w:r>
          </w:p>
        </w:tc>
        <w:tc>
          <w:tcPr>
            <w:tcW w:w="1008" w:type="dxa"/>
            <w:vMerge w:val="restart"/>
            <w:tcMar>
              <w:top w:w="80" w:type="dxa"/>
              <w:left w:w="80" w:type="dxa"/>
              <w:bottom w:w="80" w:type="dxa"/>
              <w:right w:w="80" w:type="dxa"/>
            </w:tcMar>
          </w:tcPr>
          <w:p w14:paraId="57615391" w14:textId="77777777" w:rsidR="00445231" w:rsidRPr="005E30A8" w:rsidRDefault="00445231"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4BCFBB24"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7B4B294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8.92 [1.68–40.38]</w:t>
            </w:r>
          </w:p>
        </w:tc>
        <w:tc>
          <w:tcPr>
            <w:tcW w:w="2621" w:type="dxa"/>
            <w:tcMar>
              <w:top w:w="80" w:type="dxa"/>
              <w:left w:w="80" w:type="dxa"/>
              <w:bottom w:w="80" w:type="dxa"/>
              <w:right w:w="80" w:type="dxa"/>
            </w:tcMar>
            <w:vAlign w:val="center"/>
          </w:tcPr>
          <w:p w14:paraId="0D7B2A1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4909742A"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4.64 [0.74–24.11]</w:t>
            </w:r>
          </w:p>
        </w:tc>
        <w:tc>
          <w:tcPr>
            <w:tcW w:w="1094" w:type="dxa"/>
            <w:tcMar>
              <w:top w:w="80" w:type="dxa"/>
              <w:left w:w="80" w:type="dxa"/>
              <w:bottom w:w="80" w:type="dxa"/>
              <w:right w:w="80" w:type="dxa"/>
            </w:tcMar>
            <w:vAlign w:val="center"/>
          </w:tcPr>
          <w:p w14:paraId="0ABA4C9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95%</w:t>
            </w:r>
          </w:p>
        </w:tc>
      </w:tr>
      <w:tr w:rsidR="00445231" w:rsidRPr="00524948" w14:paraId="0EB35862" w14:textId="77777777" w:rsidTr="142FB833">
        <w:tc>
          <w:tcPr>
            <w:tcW w:w="1062" w:type="dxa"/>
            <w:vMerge/>
            <w:tcMar>
              <w:top w:w="80" w:type="dxa"/>
              <w:left w:w="80" w:type="dxa"/>
              <w:bottom w:w="80" w:type="dxa"/>
              <w:right w:w="80" w:type="dxa"/>
            </w:tcMar>
          </w:tcPr>
          <w:p w14:paraId="0FA3D75E"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1B89EA9F"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14FA9574"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6C4445C0"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1234C2F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19.13 [3.06–88.87]</w:t>
            </w:r>
          </w:p>
        </w:tc>
        <w:tc>
          <w:tcPr>
            <w:tcW w:w="2621" w:type="dxa"/>
            <w:tcMar>
              <w:top w:w="80" w:type="dxa"/>
              <w:left w:w="80" w:type="dxa"/>
              <w:bottom w:w="80" w:type="dxa"/>
              <w:right w:w="80" w:type="dxa"/>
            </w:tcMar>
            <w:vAlign w:val="center"/>
          </w:tcPr>
          <w:p w14:paraId="0D27A2D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449F05A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9.74 [1.38–53.16]</w:t>
            </w:r>
          </w:p>
        </w:tc>
        <w:tc>
          <w:tcPr>
            <w:tcW w:w="1094" w:type="dxa"/>
            <w:tcMar>
              <w:top w:w="80" w:type="dxa"/>
              <w:left w:w="80" w:type="dxa"/>
              <w:bottom w:w="80" w:type="dxa"/>
              <w:right w:w="80" w:type="dxa"/>
            </w:tcMar>
            <w:vAlign w:val="center"/>
          </w:tcPr>
          <w:p w14:paraId="23A8683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99%</w:t>
            </w:r>
          </w:p>
        </w:tc>
      </w:tr>
      <w:tr w:rsidR="00445231" w:rsidRPr="00524948" w14:paraId="2E587727" w14:textId="77777777" w:rsidTr="142FB833">
        <w:tc>
          <w:tcPr>
            <w:tcW w:w="1062" w:type="dxa"/>
            <w:vMerge/>
            <w:tcMar>
              <w:top w:w="80" w:type="dxa"/>
              <w:left w:w="80" w:type="dxa"/>
              <w:bottom w:w="80" w:type="dxa"/>
              <w:right w:w="80" w:type="dxa"/>
            </w:tcMar>
          </w:tcPr>
          <w:p w14:paraId="11525CE1"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1FC1DCD6"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6B41C0F3" w14:textId="77777777" w:rsidR="00445231" w:rsidRPr="005E30A8" w:rsidRDefault="00445231"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549427DB"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52C9E6E2"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3.26 [0.50–15.60]</w:t>
            </w:r>
          </w:p>
        </w:tc>
        <w:tc>
          <w:tcPr>
            <w:tcW w:w="2621" w:type="dxa"/>
            <w:tcMar>
              <w:top w:w="80" w:type="dxa"/>
              <w:left w:w="80" w:type="dxa"/>
              <w:bottom w:w="80" w:type="dxa"/>
              <w:right w:w="80" w:type="dxa"/>
            </w:tcMar>
            <w:vAlign w:val="center"/>
          </w:tcPr>
          <w:p w14:paraId="26AB3C47"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123430E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1.60 [0.22–8.96]</w:t>
            </w:r>
          </w:p>
        </w:tc>
        <w:tc>
          <w:tcPr>
            <w:tcW w:w="1094" w:type="dxa"/>
            <w:tcMar>
              <w:top w:w="80" w:type="dxa"/>
              <w:left w:w="80" w:type="dxa"/>
              <w:bottom w:w="80" w:type="dxa"/>
              <w:right w:w="80" w:type="dxa"/>
            </w:tcMar>
            <w:vAlign w:val="center"/>
          </w:tcPr>
          <w:p w14:paraId="7745083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68%</w:t>
            </w:r>
          </w:p>
        </w:tc>
      </w:tr>
      <w:tr w:rsidR="00445231" w:rsidRPr="00524948" w14:paraId="62BC6929" w14:textId="77777777" w:rsidTr="142FB833">
        <w:tc>
          <w:tcPr>
            <w:tcW w:w="1062" w:type="dxa"/>
            <w:vMerge/>
            <w:tcMar>
              <w:top w:w="80" w:type="dxa"/>
              <w:left w:w="80" w:type="dxa"/>
              <w:bottom w:w="80" w:type="dxa"/>
              <w:right w:w="80" w:type="dxa"/>
            </w:tcMar>
          </w:tcPr>
          <w:p w14:paraId="12DFD8EE"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3091DA0F"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666742BF"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2278764D"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025F2472"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13.35 [1.76–70.43]</w:t>
            </w:r>
          </w:p>
        </w:tc>
        <w:tc>
          <w:tcPr>
            <w:tcW w:w="2621" w:type="dxa"/>
            <w:tcMar>
              <w:top w:w="80" w:type="dxa"/>
              <w:left w:w="80" w:type="dxa"/>
              <w:bottom w:w="80" w:type="dxa"/>
              <w:right w:w="80" w:type="dxa"/>
            </w:tcMar>
            <w:vAlign w:val="center"/>
          </w:tcPr>
          <w:p w14:paraId="1705CCE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5493A40C"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6.70 [0.80–41.02]</w:t>
            </w:r>
          </w:p>
        </w:tc>
        <w:tc>
          <w:tcPr>
            <w:tcW w:w="1094" w:type="dxa"/>
            <w:tcMar>
              <w:top w:w="80" w:type="dxa"/>
              <w:left w:w="80" w:type="dxa"/>
              <w:bottom w:w="80" w:type="dxa"/>
              <w:right w:w="80" w:type="dxa"/>
            </w:tcMar>
            <w:vAlign w:val="center"/>
          </w:tcPr>
          <w:p w14:paraId="3F094C2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96%</w:t>
            </w:r>
          </w:p>
        </w:tc>
      </w:tr>
      <w:tr w:rsidR="00445231" w:rsidRPr="00524948" w14:paraId="3D161B3B" w14:textId="77777777" w:rsidTr="142FB833">
        <w:tc>
          <w:tcPr>
            <w:tcW w:w="1062" w:type="dxa"/>
            <w:vMerge/>
            <w:tcMar>
              <w:top w:w="80" w:type="dxa"/>
              <w:left w:w="80" w:type="dxa"/>
              <w:bottom w:w="80" w:type="dxa"/>
              <w:right w:w="80" w:type="dxa"/>
            </w:tcMar>
          </w:tcPr>
          <w:p w14:paraId="711B2BAC"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3A676743"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2BF13FE5" w14:textId="77777777" w:rsidR="00445231" w:rsidRPr="005E30A8" w:rsidRDefault="00445231"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612D03C3"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16F64C4C"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1.36 [0.13–7.47]</w:t>
            </w:r>
          </w:p>
        </w:tc>
        <w:tc>
          <w:tcPr>
            <w:tcW w:w="2621" w:type="dxa"/>
            <w:tcMar>
              <w:top w:w="80" w:type="dxa"/>
              <w:left w:w="80" w:type="dxa"/>
              <w:bottom w:w="80" w:type="dxa"/>
              <w:right w:w="80" w:type="dxa"/>
            </w:tcMar>
            <w:vAlign w:val="center"/>
          </w:tcPr>
          <w:p w14:paraId="01D9CE2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1BC5D5F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0.70 [0.06–4.41]</w:t>
            </w:r>
          </w:p>
        </w:tc>
        <w:tc>
          <w:tcPr>
            <w:tcW w:w="1094" w:type="dxa"/>
            <w:tcMar>
              <w:top w:w="80" w:type="dxa"/>
              <w:left w:w="80" w:type="dxa"/>
              <w:bottom w:w="80" w:type="dxa"/>
              <w:right w:w="80" w:type="dxa"/>
            </w:tcMar>
            <w:vAlign w:val="center"/>
          </w:tcPr>
          <w:p w14:paraId="0FAEB9A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37%</w:t>
            </w:r>
          </w:p>
        </w:tc>
      </w:tr>
      <w:tr w:rsidR="00445231" w:rsidRPr="00524948" w14:paraId="4C54DDA2" w14:textId="77777777" w:rsidTr="142FB833">
        <w:tc>
          <w:tcPr>
            <w:tcW w:w="1062" w:type="dxa"/>
            <w:vMerge/>
            <w:tcMar>
              <w:top w:w="80" w:type="dxa"/>
              <w:left w:w="80" w:type="dxa"/>
              <w:bottom w:w="80" w:type="dxa"/>
              <w:right w:w="80" w:type="dxa"/>
            </w:tcMar>
          </w:tcPr>
          <w:p w14:paraId="141F8A2B"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19043E09"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52CC8B67"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0C0CC7BC"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61573E8D"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6.65 [0.75–35.79]</w:t>
            </w:r>
          </w:p>
        </w:tc>
        <w:tc>
          <w:tcPr>
            <w:tcW w:w="2621" w:type="dxa"/>
            <w:tcMar>
              <w:top w:w="80" w:type="dxa"/>
              <w:left w:w="80" w:type="dxa"/>
              <w:bottom w:w="80" w:type="dxa"/>
              <w:right w:w="80" w:type="dxa"/>
            </w:tcMar>
            <w:vAlign w:val="center"/>
          </w:tcPr>
          <w:p w14:paraId="6B079D7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1E30837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3.42 [0.36–21.83]</w:t>
            </w:r>
          </w:p>
        </w:tc>
        <w:tc>
          <w:tcPr>
            <w:tcW w:w="1094" w:type="dxa"/>
            <w:tcMar>
              <w:top w:w="80" w:type="dxa"/>
              <w:left w:w="80" w:type="dxa"/>
              <w:bottom w:w="80" w:type="dxa"/>
              <w:right w:w="80" w:type="dxa"/>
            </w:tcMar>
            <w:vAlign w:val="center"/>
          </w:tcPr>
          <w:p w14:paraId="4630771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85%</w:t>
            </w:r>
          </w:p>
        </w:tc>
      </w:tr>
      <w:tr w:rsidR="00445231" w:rsidRPr="00524948" w14:paraId="4D7D2D08" w14:textId="77777777" w:rsidTr="142FB833">
        <w:tc>
          <w:tcPr>
            <w:tcW w:w="1062" w:type="dxa"/>
            <w:vMerge/>
            <w:tcMar>
              <w:top w:w="80" w:type="dxa"/>
              <w:left w:w="80" w:type="dxa"/>
              <w:bottom w:w="80" w:type="dxa"/>
              <w:right w:w="80" w:type="dxa"/>
            </w:tcMar>
          </w:tcPr>
          <w:p w14:paraId="6EC75F7F"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71A78E8F"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4414F4B7" w14:textId="77777777" w:rsidR="00445231" w:rsidRPr="005E30A8" w:rsidRDefault="00445231"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72FCF88E"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6DD844E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1.49 [0.05–12.24]</w:t>
            </w:r>
          </w:p>
        </w:tc>
        <w:tc>
          <w:tcPr>
            <w:tcW w:w="2621" w:type="dxa"/>
            <w:tcMar>
              <w:top w:w="80" w:type="dxa"/>
              <w:left w:w="80" w:type="dxa"/>
              <w:bottom w:w="80" w:type="dxa"/>
              <w:right w:w="80" w:type="dxa"/>
            </w:tcMar>
            <w:vAlign w:val="center"/>
          </w:tcPr>
          <w:p w14:paraId="1CD7A87C"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11.14 [7.03–16.90]</w:t>
            </w:r>
          </w:p>
        </w:tc>
        <w:tc>
          <w:tcPr>
            <w:tcW w:w="2524" w:type="dxa"/>
            <w:tcMar>
              <w:top w:w="80" w:type="dxa"/>
              <w:left w:w="80" w:type="dxa"/>
              <w:bottom w:w="80" w:type="dxa"/>
              <w:right w:w="80" w:type="dxa"/>
            </w:tcMar>
            <w:vAlign w:val="center"/>
          </w:tcPr>
          <w:p w14:paraId="186765C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0.13 [0.00–1.12]</w:t>
            </w:r>
          </w:p>
        </w:tc>
        <w:tc>
          <w:tcPr>
            <w:tcW w:w="1094" w:type="dxa"/>
            <w:tcMar>
              <w:top w:w="80" w:type="dxa"/>
              <w:left w:w="80" w:type="dxa"/>
              <w:bottom w:w="80" w:type="dxa"/>
              <w:right w:w="80" w:type="dxa"/>
            </w:tcMar>
            <w:vAlign w:val="center"/>
          </w:tcPr>
          <w:p w14:paraId="51B9519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w:t>
            </w:r>
          </w:p>
        </w:tc>
      </w:tr>
      <w:tr w:rsidR="00445231" w:rsidRPr="00524948" w14:paraId="23543ED3" w14:textId="77777777" w:rsidTr="142FB833">
        <w:tc>
          <w:tcPr>
            <w:tcW w:w="1062" w:type="dxa"/>
            <w:vMerge/>
            <w:tcMar>
              <w:top w:w="80" w:type="dxa"/>
              <w:left w:w="80" w:type="dxa"/>
              <w:bottom w:w="80" w:type="dxa"/>
              <w:right w:w="80" w:type="dxa"/>
            </w:tcMar>
          </w:tcPr>
          <w:p w14:paraId="563577CD"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5C41E2E4"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66AA227D"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27F9F133"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3AA6F88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8.68 [0.58–59.04]</w:t>
            </w:r>
          </w:p>
        </w:tc>
        <w:tc>
          <w:tcPr>
            <w:tcW w:w="2621" w:type="dxa"/>
            <w:tcMar>
              <w:top w:w="80" w:type="dxa"/>
              <w:left w:w="80" w:type="dxa"/>
              <w:bottom w:w="80" w:type="dxa"/>
              <w:right w:w="80" w:type="dxa"/>
            </w:tcMar>
            <w:vAlign w:val="center"/>
          </w:tcPr>
          <w:p w14:paraId="329A674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11.14 [7.03–16.90]</w:t>
            </w:r>
          </w:p>
        </w:tc>
        <w:tc>
          <w:tcPr>
            <w:tcW w:w="2524" w:type="dxa"/>
            <w:tcMar>
              <w:top w:w="80" w:type="dxa"/>
              <w:left w:w="80" w:type="dxa"/>
              <w:bottom w:w="80" w:type="dxa"/>
              <w:right w:w="80" w:type="dxa"/>
            </w:tcMar>
            <w:vAlign w:val="center"/>
          </w:tcPr>
          <w:p w14:paraId="68790D1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0.77 [0.05–5.53]</w:t>
            </w:r>
          </w:p>
        </w:tc>
        <w:tc>
          <w:tcPr>
            <w:tcW w:w="1094" w:type="dxa"/>
            <w:tcMar>
              <w:top w:w="80" w:type="dxa"/>
              <w:left w:w="80" w:type="dxa"/>
              <w:bottom w:w="80" w:type="dxa"/>
              <w:right w:w="80" w:type="dxa"/>
            </w:tcMar>
            <w:vAlign w:val="center"/>
          </w:tcPr>
          <w:p w14:paraId="06F9418C"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41%</w:t>
            </w:r>
          </w:p>
        </w:tc>
      </w:tr>
      <w:tr w:rsidR="00445231" w:rsidRPr="00524948" w14:paraId="79D4AA24" w14:textId="77777777" w:rsidTr="142FB833">
        <w:tc>
          <w:tcPr>
            <w:tcW w:w="1062" w:type="dxa"/>
            <w:vMerge/>
            <w:tcMar>
              <w:top w:w="80" w:type="dxa"/>
              <w:left w:w="80" w:type="dxa"/>
              <w:bottom w:w="80" w:type="dxa"/>
              <w:right w:w="80" w:type="dxa"/>
            </w:tcMar>
          </w:tcPr>
          <w:p w14:paraId="71FAE982" w14:textId="77777777" w:rsidR="00445231" w:rsidRPr="005E30A8" w:rsidRDefault="00445231" w:rsidP="005E30A8">
            <w:pPr>
              <w:jc w:val="center"/>
              <w:rPr>
                <w:rFonts w:ascii="Calibri" w:hAnsi="Calibri" w:cs="Calibri"/>
              </w:rPr>
            </w:pPr>
          </w:p>
        </w:tc>
        <w:tc>
          <w:tcPr>
            <w:tcW w:w="1237" w:type="dxa"/>
            <w:vMerge w:val="restart"/>
            <w:tcMar>
              <w:top w:w="80" w:type="dxa"/>
              <w:left w:w="80" w:type="dxa"/>
              <w:bottom w:w="80" w:type="dxa"/>
              <w:right w:w="80" w:type="dxa"/>
            </w:tcMar>
          </w:tcPr>
          <w:p w14:paraId="41DD1DA8" w14:textId="77777777" w:rsidR="00445231" w:rsidRPr="005E30A8" w:rsidRDefault="00445231" w:rsidP="005E30A8">
            <w:pPr>
              <w:jc w:val="center"/>
              <w:rPr>
                <w:rFonts w:ascii="Calibri" w:hAnsi="Calibri" w:cs="Calibri"/>
              </w:rPr>
            </w:pPr>
            <w:r w:rsidRPr="005E30A8">
              <w:rPr>
                <w:rFonts w:ascii="Calibri" w:hAnsi="Calibri" w:cs="Calibri"/>
                <w:sz w:val="16"/>
              </w:rPr>
              <w:t>High</w:t>
            </w:r>
          </w:p>
        </w:tc>
        <w:tc>
          <w:tcPr>
            <w:tcW w:w="1008" w:type="dxa"/>
            <w:vMerge w:val="restart"/>
            <w:tcMar>
              <w:top w:w="80" w:type="dxa"/>
              <w:left w:w="80" w:type="dxa"/>
              <w:bottom w:w="80" w:type="dxa"/>
              <w:right w:w="80" w:type="dxa"/>
            </w:tcMar>
          </w:tcPr>
          <w:p w14:paraId="5AC7926B" w14:textId="77777777" w:rsidR="00445231" w:rsidRPr="005E30A8" w:rsidRDefault="00445231" w:rsidP="005E30A8">
            <w:pPr>
              <w:jc w:val="center"/>
              <w:rPr>
                <w:rFonts w:ascii="Calibri" w:hAnsi="Calibri" w:cs="Calibri"/>
              </w:rPr>
            </w:pPr>
            <w:r w:rsidRPr="005E30A8">
              <w:rPr>
                <w:rFonts w:ascii="Calibri" w:hAnsi="Calibri" w:cs="Calibri"/>
                <w:sz w:val="16"/>
              </w:rPr>
              <w:t>1-11</w:t>
            </w:r>
          </w:p>
        </w:tc>
        <w:tc>
          <w:tcPr>
            <w:tcW w:w="2062" w:type="dxa"/>
            <w:tcMar>
              <w:top w:w="80" w:type="dxa"/>
              <w:left w:w="80" w:type="dxa"/>
              <w:bottom w:w="80" w:type="dxa"/>
              <w:right w:w="80" w:type="dxa"/>
            </w:tcMar>
          </w:tcPr>
          <w:p w14:paraId="3548EB4A"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4977363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27.23 [3.80–156.83]</w:t>
            </w:r>
          </w:p>
        </w:tc>
        <w:tc>
          <w:tcPr>
            <w:tcW w:w="2621" w:type="dxa"/>
            <w:tcMar>
              <w:top w:w="80" w:type="dxa"/>
              <w:left w:w="80" w:type="dxa"/>
              <w:bottom w:w="80" w:type="dxa"/>
              <w:right w:w="80" w:type="dxa"/>
            </w:tcMar>
            <w:vAlign w:val="center"/>
          </w:tcPr>
          <w:p w14:paraId="7D68E9D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3CE0174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13.46 [1.65–96.11]</w:t>
            </w:r>
          </w:p>
        </w:tc>
        <w:tc>
          <w:tcPr>
            <w:tcW w:w="1094" w:type="dxa"/>
            <w:tcMar>
              <w:top w:w="80" w:type="dxa"/>
              <w:left w:w="80" w:type="dxa"/>
              <w:bottom w:w="80" w:type="dxa"/>
              <w:right w:w="80" w:type="dxa"/>
            </w:tcMar>
            <w:vAlign w:val="center"/>
          </w:tcPr>
          <w:p w14:paraId="7BEACD5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99%</w:t>
            </w:r>
          </w:p>
        </w:tc>
      </w:tr>
      <w:tr w:rsidR="00445231" w:rsidRPr="00524948" w14:paraId="7998DE6A" w14:textId="77777777" w:rsidTr="142FB833">
        <w:tc>
          <w:tcPr>
            <w:tcW w:w="1062" w:type="dxa"/>
            <w:vMerge/>
            <w:tcMar>
              <w:top w:w="80" w:type="dxa"/>
              <w:left w:w="80" w:type="dxa"/>
              <w:bottom w:w="80" w:type="dxa"/>
              <w:right w:w="80" w:type="dxa"/>
            </w:tcMar>
          </w:tcPr>
          <w:p w14:paraId="6E902CF9"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2C1A3D13"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05A5DC0C"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46F7592E"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1A25029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64.18 [7.81–378.20]</w:t>
            </w:r>
          </w:p>
        </w:tc>
        <w:tc>
          <w:tcPr>
            <w:tcW w:w="2621" w:type="dxa"/>
            <w:tcMar>
              <w:top w:w="80" w:type="dxa"/>
              <w:left w:w="80" w:type="dxa"/>
              <w:bottom w:w="80" w:type="dxa"/>
              <w:right w:w="80" w:type="dxa"/>
            </w:tcMar>
            <w:vAlign w:val="center"/>
          </w:tcPr>
          <w:p w14:paraId="18E23720"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3969844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31.32 [3.55–230.02]</w:t>
            </w:r>
          </w:p>
        </w:tc>
        <w:tc>
          <w:tcPr>
            <w:tcW w:w="1094" w:type="dxa"/>
            <w:tcMar>
              <w:top w:w="80" w:type="dxa"/>
              <w:left w:w="80" w:type="dxa"/>
              <w:bottom w:w="80" w:type="dxa"/>
              <w:right w:w="80" w:type="dxa"/>
            </w:tcMar>
            <w:vAlign w:val="center"/>
          </w:tcPr>
          <w:p w14:paraId="2004F788"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100%</w:t>
            </w:r>
          </w:p>
        </w:tc>
      </w:tr>
      <w:tr w:rsidR="00445231" w:rsidRPr="00524948" w14:paraId="1B05BA6A" w14:textId="77777777" w:rsidTr="142FB833">
        <w:tc>
          <w:tcPr>
            <w:tcW w:w="1062" w:type="dxa"/>
            <w:vMerge/>
            <w:tcMar>
              <w:top w:w="80" w:type="dxa"/>
              <w:left w:w="80" w:type="dxa"/>
              <w:bottom w:w="80" w:type="dxa"/>
              <w:right w:w="80" w:type="dxa"/>
            </w:tcMar>
          </w:tcPr>
          <w:p w14:paraId="789989AE"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3543DE1C"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07ACA26E" w14:textId="77777777" w:rsidR="00445231" w:rsidRPr="005E30A8" w:rsidRDefault="00445231" w:rsidP="005E30A8">
            <w:pPr>
              <w:jc w:val="center"/>
              <w:rPr>
                <w:rFonts w:ascii="Calibri" w:hAnsi="Calibri" w:cs="Calibri"/>
              </w:rPr>
            </w:pPr>
            <w:r w:rsidRPr="005E30A8">
              <w:rPr>
                <w:rFonts w:ascii="Calibri" w:hAnsi="Calibri" w:cs="Calibri"/>
                <w:sz w:val="16"/>
              </w:rPr>
              <w:t>12-17</w:t>
            </w:r>
          </w:p>
        </w:tc>
        <w:tc>
          <w:tcPr>
            <w:tcW w:w="2062" w:type="dxa"/>
            <w:tcMar>
              <w:top w:w="80" w:type="dxa"/>
              <w:left w:w="80" w:type="dxa"/>
              <w:bottom w:w="80" w:type="dxa"/>
              <w:right w:w="80" w:type="dxa"/>
            </w:tcMar>
          </w:tcPr>
          <w:p w14:paraId="04E009AA"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21DF7EF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9.58 [1.08–59.54]</w:t>
            </w:r>
          </w:p>
        </w:tc>
        <w:tc>
          <w:tcPr>
            <w:tcW w:w="2621" w:type="dxa"/>
            <w:tcMar>
              <w:top w:w="80" w:type="dxa"/>
              <w:left w:w="80" w:type="dxa"/>
              <w:bottom w:w="80" w:type="dxa"/>
              <w:right w:w="80" w:type="dxa"/>
            </w:tcMar>
            <w:vAlign w:val="center"/>
          </w:tcPr>
          <w:p w14:paraId="1616E37C"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0721DB6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4.73 [0.46–36.99]</w:t>
            </w:r>
          </w:p>
        </w:tc>
        <w:tc>
          <w:tcPr>
            <w:tcW w:w="1094" w:type="dxa"/>
            <w:tcMar>
              <w:top w:w="80" w:type="dxa"/>
              <w:left w:w="80" w:type="dxa"/>
              <w:bottom w:w="80" w:type="dxa"/>
              <w:right w:w="80" w:type="dxa"/>
            </w:tcMar>
            <w:vAlign w:val="center"/>
          </w:tcPr>
          <w:p w14:paraId="38EA993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91%</w:t>
            </w:r>
          </w:p>
        </w:tc>
      </w:tr>
      <w:tr w:rsidR="00445231" w:rsidRPr="00524948" w14:paraId="6DBD3DBD" w14:textId="77777777" w:rsidTr="142FB833">
        <w:tc>
          <w:tcPr>
            <w:tcW w:w="1062" w:type="dxa"/>
            <w:vMerge/>
            <w:tcMar>
              <w:top w:w="80" w:type="dxa"/>
              <w:left w:w="80" w:type="dxa"/>
              <w:bottom w:w="80" w:type="dxa"/>
              <w:right w:w="80" w:type="dxa"/>
            </w:tcMar>
          </w:tcPr>
          <w:p w14:paraId="45CD34A5"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6C698A5C"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27EDE542"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6C80D5CA"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259684C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45.32 [4.81–283.31]</w:t>
            </w:r>
          </w:p>
        </w:tc>
        <w:tc>
          <w:tcPr>
            <w:tcW w:w="2621" w:type="dxa"/>
            <w:tcMar>
              <w:top w:w="80" w:type="dxa"/>
              <w:left w:w="80" w:type="dxa"/>
              <w:bottom w:w="80" w:type="dxa"/>
              <w:right w:w="80" w:type="dxa"/>
            </w:tcMar>
            <w:vAlign w:val="center"/>
          </w:tcPr>
          <w:p w14:paraId="1A71347E"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03F789F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22.34 [2.18–175.36]</w:t>
            </w:r>
          </w:p>
        </w:tc>
        <w:tc>
          <w:tcPr>
            <w:tcW w:w="1094" w:type="dxa"/>
            <w:tcMar>
              <w:top w:w="80" w:type="dxa"/>
              <w:left w:w="80" w:type="dxa"/>
              <w:bottom w:w="80" w:type="dxa"/>
              <w:right w:w="80" w:type="dxa"/>
            </w:tcMar>
            <w:vAlign w:val="center"/>
          </w:tcPr>
          <w:p w14:paraId="4A746115"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99%</w:t>
            </w:r>
          </w:p>
        </w:tc>
      </w:tr>
      <w:tr w:rsidR="00445231" w:rsidRPr="00524948" w14:paraId="6FD84B4C" w14:textId="77777777" w:rsidTr="142FB833">
        <w:tc>
          <w:tcPr>
            <w:tcW w:w="1062" w:type="dxa"/>
            <w:vMerge/>
            <w:tcMar>
              <w:top w:w="80" w:type="dxa"/>
              <w:left w:w="80" w:type="dxa"/>
              <w:bottom w:w="80" w:type="dxa"/>
              <w:right w:w="80" w:type="dxa"/>
            </w:tcMar>
          </w:tcPr>
          <w:p w14:paraId="0FF67712"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7D42A74E"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01195D44" w14:textId="77777777" w:rsidR="00445231" w:rsidRPr="005E30A8" w:rsidRDefault="00445231" w:rsidP="005E30A8">
            <w:pPr>
              <w:jc w:val="center"/>
              <w:rPr>
                <w:rFonts w:ascii="Calibri" w:hAnsi="Calibri" w:cs="Calibri"/>
              </w:rPr>
            </w:pPr>
            <w:r w:rsidRPr="005E30A8">
              <w:rPr>
                <w:rFonts w:ascii="Calibri" w:hAnsi="Calibri" w:cs="Calibri"/>
                <w:sz w:val="16"/>
              </w:rPr>
              <w:t>18-64</w:t>
            </w:r>
          </w:p>
        </w:tc>
        <w:tc>
          <w:tcPr>
            <w:tcW w:w="2062" w:type="dxa"/>
            <w:tcMar>
              <w:top w:w="80" w:type="dxa"/>
              <w:left w:w="80" w:type="dxa"/>
              <w:bottom w:w="80" w:type="dxa"/>
              <w:right w:w="80" w:type="dxa"/>
            </w:tcMar>
          </w:tcPr>
          <w:p w14:paraId="451BABD5"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519BD1B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3.73 [0.28–29.51]</w:t>
            </w:r>
          </w:p>
        </w:tc>
        <w:tc>
          <w:tcPr>
            <w:tcW w:w="2621" w:type="dxa"/>
            <w:tcMar>
              <w:top w:w="80" w:type="dxa"/>
              <w:left w:w="80" w:type="dxa"/>
              <w:bottom w:w="80" w:type="dxa"/>
              <w:right w:w="80" w:type="dxa"/>
            </w:tcMar>
            <w:vAlign w:val="center"/>
          </w:tcPr>
          <w:p w14:paraId="61C9156C"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7A47B60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1.85 [0.13–17.79]</w:t>
            </w:r>
          </w:p>
        </w:tc>
        <w:tc>
          <w:tcPr>
            <w:tcW w:w="1094" w:type="dxa"/>
            <w:tcMar>
              <w:top w:w="80" w:type="dxa"/>
              <w:left w:w="80" w:type="dxa"/>
              <w:bottom w:w="80" w:type="dxa"/>
              <w:right w:w="80" w:type="dxa"/>
            </w:tcMar>
            <w:vAlign w:val="center"/>
          </w:tcPr>
          <w:p w14:paraId="2C2057E2"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68%</w:t>
            </w:r>
          </w:p>
        </w:tc>
      </w:tr>
      <w:tr w:rsidR="00445231" w:rsidRPr="00524948" w14:paraId="536A9A03" w14:textId="77777777" w:rsidTr="142FB833">
        <w:tc>
          <w:tcPr>
            <w:tcW w:w="1062" w:type="dxa"/>
            <w:vMerge/>
            <w:tcMar>
              <w:top w:w="80" w:type="dxa"/>
              <w:left w:w="80" w:type="dxa"/>
              <w:bottom w:w="80" w:type="dxa"/>
              <w:right w:w="80" w:type="dxa"/>
            </w:tcMar>
          </w:tcPr>
          <w:p w14:paraId="57CD866A"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02AA6841"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5E6E2DA0"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43D92CD1"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7D9928A9"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21.36 [1.89–149.60]</w:t>
            </w:r>
          </w:p>
        </w:tc>
        <w:tc>
          <w:tcPr>
            <w:tcW w:w="2621" w:type="dxa"/>
            <w:tcMar>
              <w:top w:w="80" w:type="dxa"/>
              <w:left w:w="80" w:type="dxa"/>
              <w:bottom w:w="80" w:type="dxa"/>
              <w:right w:w="80" w:type="dxa"/>
            </w:tcMar>
            <w:vAlign w:val="center"/>
          </w:tcPr>
          <w:p w14:paraId="77B9DA52"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2.03 [0.84–3.98]</w:t>
            </w:r>
          </w:p>
        </w:tc>
        <w:tc>
          <w:tcPr>
            <w:tcW w:w="2524" w:type="dxa"/>
            <w:tcMar>
              <w:top w:w="80" w:type="dxa"/>
              <w:left w:w="80" w:type="dxa"/>
              <w:bottom w:w="80" w:type="dxa"/>
              <w:right w:w="80" w:type="dxa"/>
            </w:tcMar>
            <w:vAlign w:val="center"/>
          </w:tcPr>
          <w:p w14:paraId="2FF97074"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10.51 [0.86–93.75]</w:t>
            </w:r>
          </w:p>
        </w:tc>
        <w:tc>
          <w:tcPr>
            <w:tcW w:w="1094" w:type="dxa"/>
            <w:tcMar>
              <w:top w:w="80" w:type="dxa"/>
              <w:left w:w="80" w:type="dxa"/>
              <w:bottom w:w="80" w:type="dxa"/>
              <w:right w:w="80" w:type="dxa"/>
            </w:tcMar>
            <w:vAlign w:val="center"/>
          </w:tcPr>
          <w:p w14:paraId="0F5BE4F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97%</w:t>
            </w:r>
          </w:p>
        </w:tc>
      </w:tr>
      <w:tr w:rsidR="00445231" w:rsidRPr="00524948" w14:paraId="05A45EAB" w14:textId="77777777" w:rsidTr="142FB833">
        <w:tc>
          <w:tcPr>
            <w:tcW w:w="1062" w:type="dxa"/>
            <w:vMerge/>
            <w:tcMar>
              <w:top w:w="80" w:type="dxa"/>
              <w:left w:w="80" w:type="dxa"/>
              <w:bottom w:w="80" w:type="dxa"/>
              <w:right w:w="80" w:type="dxa"/>
            </w:tcMar>
          </w:tcPr>
          <w:p w14:paraId="3BA3423A"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01307C72" w14:textId="77777777" w:rsidR="00445231" w:rsidRPr="005E30A8" w:rsidRDefault="00445231" w:rsidP="005E30A8">
            <w:pPr>
              <w:jc w:val="center"/>
              <w:rPr>
                <w:rFonts w:ascii="Calibri" w:hAnsi="Calibri" w:cs="Calibri"/>
              </w:rPr>
            </w:pPr>
          </w:p>
        </w:tc>
        <w:tc>
          <w:tcPr>
            <w:tcW w:w="1008" w:type="dxa"/>
            <w:vMerge w:val="restart"/>
            <w:tcMar>
              <w:top w:w="80" w:type="dxa"/>
              <w:left w:w="80" w:type="dxa"/>
              <w:bottom w:w="80" w:type="dxa"/>
              <w:right w:w="80" w:type="dxa"/>
            </w:tcMar>
          </w:tcPr>
          <w:p w14:paraId="3C22DEEE" w14:textId="77777777" w:rsidR="00445231" w:rsidRPr="005E30A8" w:rsidRDefault="00445231" w:rsidP="005E30A8">
            <w:pPr>
              <w:jc w:val="center"/>
              <w:rPr>
                <w:rFonts w:ascii="Calibri" w:hAnsi="Calibri" w:cs="Calibri"/>
              </w:rPr>
            </w:pPr>
            <w:r w:rsidRPr="005E30A8">
              <w:rPr>
                <w:rFonts w:ascii="Calibri" w:hAnsi="Calibri" w:cs="Calibri"/>
                <w:sz w:val="16"/>
              </w:rPr>
              <w:t>65+</w:t>
            </w:r>
          </w:p>
        </w:tc>
        <w:tc>
          <w:tcPr>
            <w:tcW w:w="2062" w:type="dxa"/>
            <w:tcMar>
              <w:top w:w="80" w:type="dxa"/>
              <w:left w:w="80" w:type="dxa"/>
              <w:bottom w:w="80" w:type="dxa"/>
              <w:right w:w="80" w:type="dxa"/>
            </w:tcMar>
          </w:tcPr>
          <w:p w14:paraId="20CF2F2C" w14:textId="77777777" w:rsidR="00445231" w:rsidRPr="005E30A8" w:rsidRDefault="00445231" w:rsidP="005E30A8">
            <w:pPr>
              <w:jc w:val="center"/>
              <w:rPr>
                <w:rFonts w:ascii="Calibri" w:hAnsi="Calibri" w:cs="Calibri"/>
              </w:rPr>
            </w:pPr>
            <w:r w:rsidRPr="005E30A8">
              <w:rPr>
                <w:rFonts w:ascii="Calibri" w:hAnsi="Calibri" w:cs="Calibri"/>
                <w:sz w:val="16"/>
              </w:rPr>
              <w:t>Disease blocking only</w:t>
            </w:r>
          </w:p>
        </w:tc>
        <w:tc>
          <w:tcPr>
            <w:tcW w:w="2340" w:type="dxa"/>
            <w:tcMar>
              <w:top w:w="80" w:type="dxa"/>
              <w:left w:w="80" w:type="dxa"/>
              <w:bottom w:w="80" w:type="dxa"/>
              <w:right w:w="80" w:type="dxa"/>
            </w:tcMar>
            <w:vAlign w:val="center"/>
          </w:tcPr>
          <w:p w14:paraId="475180B4"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3.58 [0.10–41.22]</w:t>
            </w:r>
          </w:p>
        </w:tc>
        <w:tc>
          <w:tcPr>
            <w:tcW w:w="2621" w:type="dxa"/>
            <w:tcMar>
              <w:top w:w="80" w:type="dxa"/>
              <w:left w:w="80" w:type="dxa"/>
              <w:bottom w:w="80" w:type="dxa"/>
              <w:right w:w="80" w:type="dxa"/>
            </w:tcMar>
            <w:vAlign w:val="center"/>
          </w:tcPr>
          <w:p w14:paraId="1CC34B71"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11.14 [7.03–16.90]</w:t>
            </w:r>
          </w:p>
        </w:tc>
        <w:tc>
          <w:tcPr>
            <w:tcW w:w="2524" w:type="dxa"/>
            <w:tcMar>
              <w:top w:w="80" w:type="dxa"/>
              <w:left w:w="80" w:type="dxa"/>
              <w:bottom w:w="80" w:type="dxa"/>
              <w:right w:w="80" w:type="dxa"/>
            </w:tcMar>
            <w:vAlign w:val="center"/>
          </w:tcPr>
          <w:p w14:paraId="0B31DD8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0.31 [0.01–4.10]</w:t>
            </w:r>
          </w:p>
        </w:tc>
        <w:tc>
          <w:tcPr>
            <w:tcW w:w="1094" w:type="dxa"/>
            <w:tcMar>
              <w:top w:w="80" w:type="dxa"/>
              <w:left w:w="80" w:type="dxa"/>
              <w:bottom w:w="80" w:type="dxa"/>
              <w:right w:w="80" w:type="dxa"/>
            </w:tcMar>
            <w:vAlign w:val="center"/>
          </w:tcPr>
          <w:p w14:paraId="130D7092"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22%</w:t>
            </w:r>
          </w:p>
        </w:tc>
      </w:tr>
      <w:tr w:rsidR="00445231" w:rsidRPr="00524948" w14:paraId="16C66359" w14:textId="77777777" w:rsidTr="142FB833">
        <w:tc>
          <w:tcPr>
            <w:tcW w:w="1062" w:type="dxa"/>
            <w:vMerge/>
            <w:tcMar>
              <w:top w:w="80" w:type="dxa"/>
              <w:left w:w="80" w:type="dxa"/>
              <w:bottom w:w="80" w:type="dxa"/>
              <w:right w:w="80" w:type="dxa"/>
            </w:tcMar>
          </w:tcPr>
          <w:p w14:paraId="0DD0807E" w14:textId="77777777" w:rsidR="00445231" w:rsidRPr="005E30A8" w:rsidRDefault="00445231" w:rsidP="005E30A8">
            <w:pPr>
              <w:jc w:val="center"/>
              <w:rPr>
                <w:rFonts w:ascii="Calibri" w:hAnsi="Calibri" w:cs="Calibri"/>
              </w:rPr>
            </w:pPr>
          </w:p>
        </w:tc>
        <w:tc>
          <w:tcPr>
            <w:tcW w:w="1237" w:type="dxa"/>
            <w:vMerge/>
            <w:tcMar>
              <w:top w:w="80" w:type="dxa"/>
              <w:left w:w="80" w:type="dxa"/>
              <w:bottom w:w="80" w:type="dxa"/>
              <w:right w:w="80" w:type="dxa"/>
            </w:tcMar>
          </w:tcPr>
          <w:p w14:paraId="12DE285C" w14:textId="77777777" w:rsidR="00445231" w:rsidRPr="005E30A8" w:rsidRDefault="00445231" w:rsidP="005E30A8">
            <w:pPr>
              <w:jc w:val="center"/>
              <w:rPr>
                <w:rFonts w:ascii="Calibri" w:hAnsi="Calibri" w:cs="Calibri"/>
              </w:rPr>
            </w:pPr>
          </w:p>
        </w:tc>
        <w:tc>
          <w:tcPr>
            <w:tcW w:w="1008" w:type="dxa"/>
            <w:vMerge/>
            <w:tcMar>
              <w:top w:w="80" w:type="dxa"/>
              <w:left w:w="80" w:type="dxa"/>
              <w:bottom w:w="80" w:type="dxa"/>
              <w:right w:w="80" w:type="dxa"/>
            </w:tcMar>
          </w:tcPr>
          <w:p w14:paraId="6FBF08F1" w14:textId="77777777" w:rsidR="00445231" w:rsidRPr="005E30A8" w:rsidRDefault="00445231" w:rsidP="005E30A8">
            <w:pPr>
              <w:jc w:val="center"/>
              <w:rPr>
                <w:rFonts w:ascii="Calibri" w:hAnsi="Calibri" w:cs="Calibri"/>
              </w:rPr>
            </w:pPr>
          </w:p>
        </w:tc>
        <w:tc>
          <w:tcPr>
            <w:tcW w:w="2062" w:type="dxa"/>
            <w:tcMar>
              <w:top w:w="80" w:type="dxa"/>
              <w:left w:w="80" w:type="dxa"/>
              <w:bottom w:w="80" w:type="dxa"/>
              <w:right w:w="80" w:type="dxa"/>
            </w:tcMar>
          </w:tcPr>
          <w:p w14:paraId="0EC6F63F" w14:textId="77777777" w:rsidR="00445231" w:rsidRPr="005E30A8" w:rsidRDefault="00445231" w:rsidP="005E30A8">
            <w:pPr>
              <w:jc w:val="center"/>
              <w:rPr>
                <w:rFonts w:ascii="Calibri" w:hAnsi="Calibri" w:cs="Calibri"/>
              </w:rPr>
            </w:pPr>
            <w:r w:rsidRPr="005E30A8">
              <w:rPr>
                <w:rFonts w:ascii="Calibri" w:hAnsi="Calibri" w:cs="Calibri"/>
                <w:sz w:val="16"/>
              </w:rPr>
              <w:t>Disease and infection blocking</w:t>
            </w:r>
          </w:p>
        </w:tc>
        <w:tc>
          <w:tcPr>
            <w:tcW w:w="2340" w:type="dxa"/>
            <w:tcMar>
              <w:top w:w="80" w:type="dxa"/>
              <w:left w:w="80" w:type="dxa"/>
              <w:bottom w:w="80" w:type="dxa"/>
              <w:right w:w="80" w:type="dxa"/>
            </w:tcMar>
            <w:vAlign w:val="center"/>
          </w:tcPr>
          <w:p w14:paraId="01E1898F"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25.41 [1.31–215.89]</w:t>
            </w:r>
          </w:p>
        </w:tc>
        <w:tc>
          <w:tcPr>
            <w:tcW w:w="2621" w:type="dxa"/>
            <w:tcMar>
              <w:top w:w="80" w:type="dxa"/>
              <w:left w:w="80" w:type="dxa"/>
              <w:bottom w:w="80" w:type="dxa"/>
              <w:right w:w="80" w:type="dxa"/>
            </w:tcMar>
            <w:vAlign w:val="center"/>
          </w:tcPr>
          <w:p w14:paraId="4466EF0B"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11.14 [7.03–16.90]</w:t>
            </w:r>
          </w:p>
        </w:tc>
        <w:tc>
          <w:tcPr>
            <w:tcW w:w="2524" w:type="dxa"/>
            <w:tcMar>
              <w:top w:w="80" w:type="dxa"/>
              <w:left w:w="80" w:type="dxa"/>
              <w:bottom w:w="80" w:type="dxa"/>
              <w:right w:w="80" w:type="dxa"/>
            </w:tcMar>
            <w:vAlign w:val="center"/>
          </w:tcPr>
          <w:p w14:paraId="3BED4666"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2.31 [0.12–21.17]</w:t>
            </w:r>
          </w:p>
        </w:tc>
        <w:tc>
          <w:tcPr>
            <w:tcW w:w="1094" w:type="dxa"/>
            <w:tcMar>
              <w:top w:w="80" w:type="dxa"/>
              <w:left w:w="80" w:type="dxa"/>
              <w:bottom w:w="80" w:type="dxa"/>
              <w:right w:w="80" w:type="dxa"/>
            </w:tcMar>
            <w:vAlign w:val="center"/>
          </w:tcPr>
          <w:p w14:paraId="18B299E3" w14:textId="77777777" w:rsidR="00445231" w:rsidRPr="005E30A8" w:rsidRDefault="00445231" w:rsidP="005E30A8">
            <w:pPr>
              <w:jc w:val="center"/>
              <w:rPr>
                <w:rFonts w:ascii="Calibri" w:hAnsi="Calibri" w:cs="Calibri"/>
              </w:rPr>
            </w:pPr>
            <w:r w:rsidRPr="00524948">
              <w:rPr>
                <w:rFonts w:ascii="Calibri" w:eastAsia="Arial" w:hAnsi="Calibri" w:cs="Calibri"/>
                <w:color w:val="000000"/>
                <w:sz w:val="18"/>
                <w:szCs w:val="18"/>
              </w:rPr>
              <w:t>72%</w:t>
            </w:r>
          </w:p>
        </w:tc>
      </w:tr>
    </w:tbl>
    <w:p w14:paraId="1D545075" w14:textId="77777777" w:rsidR="00445231" w:rsidRDefault="00445231" w:rsidP="00C06846">
      <w:pPr>
        <w:spacing w:line="360" w:lineRule="auto"/>
        <w:jc w:val="both"/>
        <w:rPr>
          <w:rFonts w:ascii="Calibri" w:eastAsiaTheme="minorEastAsia" w:hAnsi="Calibri" w:cs="Calibri"/>
          <w:sz w:val="22"/>
          <w:szCs w:val="22"/>
        </w:rPr>
      </w:pPr>
    </w:p>
    <w:p w14:paraId="52EE7DAE" w14:textId="0E85386D" w:rsidR="00445231" w:rsidRPr="00C06846" w:rsidRDefault="00445231" w:rsidP="00C06846">
      <w:pPr>
        <w:spacing w:line="360" w:lineRule="auto"/>
        <w:jc w:val="both"/>
        <w:rPr>
          <w:rFonts w:ascii="Calibri" w:eastAsiaTheme="minorEastAsia" w:hAnsi="Calibri" w:cs="Calibri"/>
          <w:sz w:val="22"/>
          <w:szCs w:val="22"/>
        </w:rPr>
        <w:sectPr w:rsidR="00445231" w:rsidRPr="00C06846" w:rsidSect="00445231">
          <w:pgSz w:w="16838" w:h="11906" w:orient="landscape"/>
          <w:pgMar w:top="1440" w:right="1440" w:bottom="1440" w:left="1440" w:header="708" w:footer="708" w:gutter="0"/>
          <w:cols w:space="708"/>
          <w:docGrid w:linePitch="360"/>
        </w:sectPr>
      </w:pPr>
    </w:p>
    <w:p w14:paraId="22584E7C" w14:textId="77777777" w:rsidR="00445231" w:rsidRDefault="00445231" w:rsidP="00442163">
      <w:pPr>
        <w:spacing w:line="360" w:lineRule="auto"/>
        <w:rPr>
          <w:rStyle w:val="a9"/>
          <w:rFonts w:ascii="Calibri" w:eastAsiaTheme="minorEastAsia" w:hAnsi="Calibri" w:cs="Calibri"/>
          <w:i w:val="0"/>
          <w:sz w:val="28"/>
          <w:szCs w:val="28"/>
        </w:rPr>
      </w:pPr>
      <w:r w:rsidRPr="4CA7DDD5">
        <w:rPr>
          <w:rStyle w:val="a9"/>
          <w:rFonts w:ascii="Calibri" w:hAnsi="Calibri" w:cs="Calibri"/>
          <w:i w:val="0"/>
          <w:sz w:val="28"/>
          <w:szCs w:val="28"/>
        </w:rPr>
        <w:lastRenderedPageBreak/>
        <w:t xml:space="preserve">Figures </w:t>
      </w:r>
    </w:p>
    <w:p w14:paraId="619C89F2" w14:textId="20140AE3" w:rsidR="00445231" w:rsidRPr="00164611" w:rsidRDefault="00445231" w:rsidP="00442163">
      <w:pPr>
        <w:spacing w:line="360" w:lineRule="auto"/>
        <w:rPr>
          <w:rStyle w:val="a9"/>
          <w:rFonts w:ascii="Calibri" w:eastAsiaTheme="minorEastAsia" w:hAnsi="Calibri" w:cs="Calibri"/>
          <w:i w:val="0"/>
          <w:color w:val="auto"/>
          <w:sz w:val="22"/>
          <w:szCs w:val="22"/>
        </w:rPr>
      </w:pPr>
      <w:commentRangeStart w:id="63"/>
      <w:r w:rsidRPr="00DC2205">
        <w:rPr>
          <w:rStyle w:val="a9"/>
          <w:rFonts w:ascii="Calibri" w:eastAsiaTheme="minorEastAsia" w:hAnsi="Calibri" w:cs="Calibri"/>
          <w:b/>
          <w:i w:val="0"/>
          <w:color w:val="auto"/>
          <w:sz w:val="22"/>
          <w:szCs w:val="22"/>
        </w:rPr>
        <w:t>Figure 1.</w:t>
      </w:r>
      <w:commentRangeEnd w:id="63"/>
      <w:r>
        <w:rPr>
          <w:rStyle w:val="af8"/>
          <w:rFonts w:ascii="Calibri" w:eastAsiaTheme="minorEastAsia" w:hAnsi="Calibri" w:cs="Calibri" w:hint="eastAsia"/>
          <w:b/>
          <w:iCs/>
          <w:sz w:val="22"/>
          <w:szCs w:val="22"/>
        </w:rPr>
        <w:commentReference w:id="63"/>
      </w:r>
      <w:r>
        <w:rPr>
          <w:rStyle w:val="a9"/>
          <w:rFonts w:ascii="Calibri" w:eastAsiaTheme="minorEastAsia" w:hAnsi="Calibri" w:cs="Calibri" w:hint="eastAsia"/>
          <w:b/>
          <w:i w:val="0"/>
          <w:color w:val="auto"/>
          <w:sz w:val="22"/>
          <w:szCs w:val="22"/>
        </w:rPr>
        <w:t xml:space="preserve"> Probability of </w:t>
      </w:r>
      <w:r w:rsidRPr="79517323">
        <w:rPr>
          <w:rStyle w:val="a9"/>
          <w:rFonts w:ascii="Calibri" w:eastAsiaTheme="minorEastAsia" w:hAnsi="Calibri" w:cs="Calibri"/>
          <w:b/>
          <w:bCs/>
          <w:i w:val="0"/>
          <w:iCs w:val="0"/>
          <w:color w:val="auto"/>
          <w:sz w:val="22"/>
          <w:szCs w:val="22"/>
        </w:rPr>
        <w:t xml:space="preserve">adverse </w:t>
      </w:r>
      <w:r w:rsidRPr="12ECF733">
        <w:rPr>
          <w:rStyle w:val="a9"/>
          <w:rFonts w:ascii="Calibri" w:eastAsiaTheme="minorEastAsia" w:hAnsi="Calibri" w:cs="Calibri"/>
          <w:b/>
          <w:bCs/>
          <w:i w:val="0"/>
          <w:iCs w:val="0"/>
          <w:color w:val="auto"/>
          <w:sz w:val="22"/>
          <w:szCs w:val="22"/>
        </w:rPr>
        <w:t xml:space="preserve">outcomes </w:t>
      </w:r>
      <w:r w:rsidRPr="35DEBDC9">
        <w:rPr>
          <w:rStyle w:val="a9"/>
          <w:rFonts w:ascii="Calibri" w:eastAsiaTheme="minorEastAsia" w:hAnsi="Calibri" w:cs="Calibri"/>
          <w:b/>
          <w:bCs/>
          <w:i w:val="0"/>
          <w:iCs w:val="0"/>
          <w:color w:val="auto"/>
          <w:sz w:val="22"/>
          <w:szCs w:val="22"/>
        </w:rPr>
        <w:t xml:space="preserve">(DALY, death, SAE) </w:t>
      </w:r>
      <w:r>
        <w:rPr>
          <w:rStyle w:val="a9"/>
          <w:rFonts w:ascii="Calibri" w:eastAsiaTheme="minorEastAsia" w:hAnsi="Calibri" w:cs="Calibri"/>
          <w:b/>
          <w:i w:val="0"/>
          <w:color w:val="auto"/>
          <w:sz w:val="22"/>
          <w:szCs w:val="22"/>
        </w:rPr>
        <w:t>attributable</w:t>
      </w:r>
      <w:r w:rsidRPr="12ECF733">
        <w:rPr>
          <w:rStyle w:val="a9"/>
          <w:rFonts w:ascii="Calibri" w:eastAsiaTheme="minorEastAsia" w:hAnsi="Calibri" w:cs="Calibri"/>
          <w:b/>
          <w:bCs/>
          <w:i w:val="0"/>
          <w:iCs w:val="0"/>
          <w:color w:val="auto"/>
          <w:sz w:val="22"/>
          <w:szCs w:val="22"/>
        </w:rPr>
        <w:t xml:space="preserve"> to</w:t>
      </w:r>
      <w:r>
        <w:rPr>
          <w:rStyle w:val="a9"/>
          <w:rFonts w:ascii="Calibri" w:eastAsiaTheme="minorEastAsia" w:hAnsi="Calibri" w:cs="Calibri" w:hint="eastAsia"/>
          <w:b/>
          <w:i w:val="0"/>
          <w:color w:val="auto"/>
          <w:sz w:val="22"/>
          <w:szCs w:val="22"/>
        </w:rPr>
        <w:t xml:space="preserve"> Ixchiq vaccination </w:t>
      </w:r>
      <w:r>
        <w:rPr>
          <w:rStyle w:val="a9"/>
          <w:rFonts w:ascii="Calibri" w:eastAsiaTheme="minorEastAsia" w:hAnsi="Calibri" w:cs="Calibri"/>
          <w:b/>
          <w:i w:val="0"/>
          <w:color w:val="auto"/>
          <w:sz w:val="22"/>
          <w:szCs w:val="22"/>
        </w:rPr>
        <w:t>by age</w:t>
      </w:r>
      <w:r>
        <w:rPr>
          <w:rStyle w:val="a9"/>
          <w:rFonts w:ascii="Calibri" w:eastAsiaTheme="minorEastAsia" w:hAnsi="Calibri" w:cs="Calibri" w:hint="eastAsia"/>
          <w:b/>
          <w:i w:val="0"/>
          <w:color w:val="auto"/>
          <w:sz w:val="22"/>
          <w:szCs w:val="22"/>
        </w:rPr>
        <w:t xml:space="preserve"> group</w:t>
      </w:r>
      <w:r w:rsidRPr="35DEBDC9">
        <w:rPr>
          <w:rStyle w:val="a9"/>
          <w:rFonts w:ascii="Calibri" w:eastAsiaTheme="minorEastAsia" w:hAnsi="Calibri" w:cs="Calibri"/>
          <w:b/>
          <w:bCs/>
          <w:i w:val="0"/>
          <w:iCs w:val="0"/>
          <w:color w:val="auto"/>
          <w:sz w:val="22"/>
          <w:szCs w:val="22"/>
        </w:rPr>
        <w:t xml:space="preserve">. </w:t>
      </w:r>
      <w:r w:rsidRPr="00164611">
        <w:rPr>
          <w:rStyle w:val="a9"/>
          <w:rFonts w:ascii="Calibri" w:eastAsiaTheme="minorEastAsia" w:hAnsi="Calibri" w:cs="Calibri"/>
          <w:i w:val="0"/>
          <w:iCs w:val="0"/>
          <w:color w:val="auto"/>
          <w:sz w:val="22"/>
          <w:szCs w:val="22"/>
        </w:rPr>
        <w:t>DALY – disability-adjusted life year; SAE – serious adverse event</w:t>
      </w:r>
    </w:p>
    <w:p w14:paraId="1FB05125" w14:textId="77777777" w:rsidR="00445231" w:rsidRDefault="00445231" w:rsidP="00442163">
      <w:pPr>
        <w:spacing w:line="360" w:lineRule="auto"/>
        <w:rPr>
          <w:rStyle w:val="a9"/>
          <w:rFonts w:ascii="Calibri" w:eastAsiaTheme="minorEastAsia" w:hAnsi="Calibri" w:cs="Calibri"/>
          <w:b/>
          <w:i w:val="0"/>
          <w:color w:val="auto"/>
          <w:sz w:val="22"/>
          <w:szCs w:val="22"/>
        </w:rPr>
      </w:pPr>
      <w:commentRangeStart w:id="64"/>
      <w:commentRangeStart w:id="65"/>
      <w:commentRangeEnd w:id="64"/>
      <w:r w:rsidRPr="00083C4F">
        <w:rPr>
          <w:rStyle w:val="af8"/>
          <w:rFonts w:ascii="Calibri" w:eastAsiaTheme="minorEastAsia" w:hAnsi="Calibri" w:cs="Calibri"/>
          <w:b/>
          <w:iCs/>
          <w:noProof/>
          <w:sz w:val="22"/>
          <w:szCs w:val="22"/>
        </w:rPr>
        <w:commentReference w:id="64"/>
      </w:r>
      <w:commentRangeEnd w:id="65"/>
      <w:r w:rsidRPr="00083C4F">
        <w:rPr>
          <w:rStyle w:val="af8"/>
          <w:rFonts w:ascii="Calibri" w:eastAsiaTheme="minorEastAsia" w:hAnsi="Calibri" w:cs="Calibri"/>
          <w:b/>
          <w:iCs/>
          <w:noProof/>
          <w:sz w:val="22"/>
          <w:szCs w:val="22"/>
        </w:rPr>
        <w:commentReference w:id="65"/>
      </w:r>
      <w:r w:rsidRPr="00083C4F">
        <w:rPr>
          <w:rStyle w:val="a9"/>
          <w:rFonts w:ascii="Calibri" w:eastAsiaTheme="minorEastAsia" w:hAnsi="Calibri" w:cs="Calibri"/>
          <w:b/>
          <w:i w:val="0"/>
          <w:noProof/>
          <w:color w:val="auto"/>
          <w:sz w:val="22"/>
          <w:szCs w:val="22"/>
        </w:rPr>
        <w:drawing>
          <wp:inline distT="0" distB="0" distL="0" distR="0" wp14:anchorId="1578BCDF" wp14:editId="53F27307">
            <wp:extent cx="6480457" cy="3285461"/>
            <wp:effectExtent l="0" t="0" r="0" b="4445"/>
            <wp:docPr id="33198403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84038" name="Picture 1" descr="A graph of different colored lines&#10;&#10;AI-generated content may be incorrect."/>
                    <pic:cNvPicPr/>
                  </pic:nvPicPr>
                  <pic:blipFill>
                    <a:blip r:embed="rId68"/>
                    <a:stretch>
                      <a:fillRect/>
                    </a:stretch>
                  </pic:blipFill>
                  <pic:spPr>
                    <a:xfrm>
                      <a:off x="0" y="0"/>
                      <a:ext cx="6513064" cy="3301992"/>
                    </a:xfrm>
                    <a:prstGeom prst="rect">
                      <a:avLst/>
                    </a:prstGeom>
                  </pic:spPr>
                </pic:pic>
              </a:graphicData>
            </a:graphic>
          </wp:inline>
        </w:drawing>
      </w:r>
      <w:commentRangeStart w:id="66"/>
      <w:commentRangeStart w:id="67"/>
      <w:commentRangeEnd w:id="66"/>
      <w:r>
        <w:rPr>
          <w:rStyle w:val="af8"/>
          <w:rFonts w:ascii="Calibri" w:eastAsiaTheme="minorEastAsia" w:hAnsi="Calibri" w:cs="Calibri"/>
          <w:b/>
          <w:iCs/>
          <w:sz w:val="22"/>
          <w:szCs w:val="22"/>
        </w:rPr>
        <w:commentReference w:id="66"/>
      </w:r>
      <w:commentRangeEnd w:id="67"/>
      <w:r>
        <w:rPr>
          <w:rStyle w:val="af8"/>
          <w:rFonts w:ascii="Calibri" w:eastAsiaTheme="minorEastAsia" w:hAnsi="Calibri" w:cs="Calibri"/>
          <w:b/>
          <w:iCs/>
          <w:sz w:val="22"/>
          <w:szCs w:val="22"/>
        </w:rPr>
        <w:commentReference w:id="67"/>
      </w:r>
    </w:p>
    <w:p w14:paraId="4A25CA0A" w14:textId="77777777" w:rsidR="00445231" w:rsidRDefault="00445231" w:rsidP="00442163">
      <w:pPr>
        <w:spacing w:line="360" w:lineRule="auto"/>
        <w:rPr>
          <w:rStyle w:val="a9"/>
          <w:rFonts w:ascii="Calibri" w:eastAsiaTheme="minorEastAsia" w:hAnsi="Calibri" w:cs="Calibri"/>
          <w:b/>
          <w:i w:val="0"/>
          <w:color w:val="auto"/>
          <w:sz w:val="22"/>
          <w:szCs w:val="22"/>
        </w:rPr>
      </w:pPr>
    </w:p>
    <w:p w14:paraId="26C4B40E" w14:textId="77777777" w:rsidR="00445231" w:rsidRDefault="00445231" w:rsidP="00442163">
      <w:pPr>
        <w:spacing w:line="360" w:lineRule="auto"/>
        <w:rPr>
          <w:rStyle w:val="a9"/>
          <w:rFonts w:ascii="Calibri" w:eastAsiaTheme="minorEastAsia" w:hAnsi="Calibri" w:cs="Calibri"/>
          <w:b/>
          <w:i w:val="0"/>
          <w:color w:val="auto"/>
          <w:sz w:val="22"/>
          <w:szCs w:val="22"/>
        </w:rPr>
      </w:pPr>
    </w:p>
    <w:p w14:paraId="633C4F6E" w14:textId="77777777" w:rsidR="00445231" w:rsidRPr="00164611" w:rsidRDefault="00445231" w:rsidP="00442163">
      <w:pPr>
        <w:spacing w:line="360" w:lineRule="auto"/>
        <w:rPr>
          <w:rStyle w:val="a9"/>
          <w:rFonts w:ascii="Calibri" w:eastAsiaTheme="minorEastAsia" w:hAnsi="Calibri" w:cs="Calibri"/>
          <w:i w:val="0"/>
          <w:sz w:val="28"/>
          <w:szCs w:val="28"/>
          <w:lang w:val="en-US"/>
        </w:rPr>
        <w:sectPr w:rsidR="00445231" w:rsidRPr="00164611" w:rsidSect="00445231">
          <w:pgSz w:w="11906" w:h="16838"/>
          <w:pgMar w:top="1440" w:right="1440" w:bottom="1440" w:left="1440" w:header="708" w:footer="708" w:gutter="0"/>
          <w:cols w:space="708"/>
          <w:docGrid w:linePitch="360"/>
        </w:sectPr>
      </w:pPr>
    </w:p>
    <w:p w14:paraId="1BC020B4" w14:textId="77777777" w:rsidR="00445231" w:rsidRDefault="00445231" w:rsidP="11AF279A">
      <w:pPr>
        <w:spacing w:line="360" w:lineRule="auto"/>
        <w:rPr>
          <w:rStyle w:val="a9"/>
          <w:rFonts w:ascii="Calibri" w:eastAsiaTheme="minorEastAsia" w:hAnsi="Calibri" w:cs="Calibri"/>
          <w:b/>
          <w:bCs/>
          <w:i w:val="0"/>
          <w:iCs w:val="0"/>
          <w:color w:val="auto"/>
          <w:sz w:val="22"/>
          <w:szCs w:val="22"/>
        </w:rPr>
      </w:pPr>
      <w:commentRangeStart w:id="68"/>
      <w:r w:rsidRPr="11AF279A">
        <w:rPr>
          <w:rStyle w:val="a9"/>
          <w:rFonts w:ascii="Calibri" w:eastAsiaTheme="minorEastAsia" w:hAnsi="Calibri" w:cs="Calibri"/>
          <w:b/>
          <w:bCs/>
          <w:i w:val="0"/>
          <w:iCs w:val="0"/>
          <w:color w:val="auto"/>
          <w:sz w:val="22"/>
          <w:szCs w:val="22"/>
        </w:rPr>
        <w:lastRenderedPageBreak/>
        <w:t>Figure 2.</w:t>
      </w:r>
      <w:commentRangeEnd w:id="68"/>
      <w:r w:rsidRPr="11AF279A">
        <w:rPr>
          <w:rStyle w:val="af8"/>
          <w:rFonts w:ascii="Calibri" w:eastAsiaTheme="minorEastAsia" w:hAnsi="Calibri" w:cs="Calibri"/>
          <w:b/>
          <w:bCs/>
          <w:sz w:val="22"/>
          <w:szCs w:val="22"/>
        </w:rPr>
        <w:commentReference w:id="68"/>
      </w:r>
      <w:r w:rsidRPr="11AF279A">
        <w:rPr>
          <w:rStyle w:val="a9"/>
          <w:rFonts w:ascii="Calibri" w:eastAsiaTheme="minorEastAsia" w:hAnsi="Calibri" w:cs="Calibri"/>
          <w:b/>
          <w:bCs/>
          <w:i w:val="0"/>
          <w:iCs w:val="0"/>
          <w:color w:val="auto"/>
          <w:sz w:val="22"/>
          <w:szCs w:val="22"/>
        </w:rPr>
        <w:t xml:space="preserve"> Benefit-risk assessment of Ixchiq for travel vaccination. </w:t>
      </w:r>
      <w:r w:rsidRPr="35DEBDC9">
        <w:rPr>
          <w:rStyle w:val="a9"/>
          <w:rFonts w:ascii="Calibri" w:eastAsiaTheme="minorEastAsia" w:hAnsi="Calibri" w:cs="Calibri"/>
          <w:i w:val="0"/>
          <w:iCs w:val="0"/>
          <w:color w:val="auto"/>
          <w:sz w:val="22"/>
          <w:szCs w:val="22"/>
        </w:rPr>
        <w:t>Benefit-risk assessment of travel vaccination scenarios by age group, travel duration, and transmission setting.</w:t>
      </w:r>
    </w:p>
    <w:p w14:paraId="34B368E4" w14:textId="77777777" w:rsidR="00445231" w:rsidRPr="00DC2205" w:rsidRDefault="00445231" w:rsidP="360A30B0">
      <w:pPr>
        <w:spacing w:line="360" w:lineRule="auto"/>
        <w:rPr>
          <w:rStyle w:val="a9"/>
          <w:rFonts w:ascii="Calibri" w:eastAsiaTheme="minorEastAsia" w:hAnsi="Calibri" w:cs="Calibri"/>
          <w:i w:val="0"/>
          <w:iCs w:val="0"/>
          <w:color w:val="auto"/>
          <w:sz w:val="22"/>
          <w:szCs w:val="22"/>
        </w:rPr>
      </w:pPr>
      <w:commentRangeStart w:id="69"/>
      <w:r w:rsidRPr="360A30B0">
        <w:rPr>
          <w:rStyle w:val="a9"/>
          <w:rFonts w:ascii="Calibri" w:eastAsiaTheme="minorEastAsia" w:hAnsi="Calibri" w:cs="Calibri"/>
          <w:b/>
          <w:bCs/>
          <w:i w:val="0"/>
          <w:iCs w:val="0"/>
          <w:color w:val="auto"/>
          <w:sz w:val="22"/>
          <w:szCs w:val="22"/>
        </w:rPr>
        <w:t xml:space="preserve">Figure </w:t>
      </w:r>
      <w:r>
        <w:rPr>
          <w:rStyle w:val="a9"/>
          <w:rFonts w:ascii="Calibri" w:eastAsiaTheme="minorEastAsia" w:hAnsi="Calibri" w:cs="Calibri" w:hint="eastAsia"/>
          <w:b/>
          <w:bCs/>
          <w:i w:val="0"/>
          <w:iCs w:val="0"/>
          <w:color w:val="auto"/>
          <w:sz w:val="22"/>
          <w:szCs w:val="22"/>
        </w:rPr>
        <w:t>2</w:t>
      </w:r>
      <w:r w:rsidRPr="360A30B0">
        <w:rPr>
          <w:rStyle w:val="a9"/>
          <w:rFonts w:ascii="Calibri" w:eastAsiaTheme="minorEastAsia" w:hAnsi="Calibri" w:cs="Calibri"/>
          <w:b/>
          <w:bCs/>
          <w:i w:val="0"/>
          <w:iCs w:val="0"/>
          <w:color w:val="auto"/>
          <w:sz w:val="22"/>
          <w:szCs w:val="22"/>
        </w:rPr>
        <w:t>a</w:t>
      </w:r>
      <w:commentRangeEnd w:id="69"/>
      <w:r w:rsidRPr="360A30B0">
        <w:rPr>
          <w:rStyle w:val="af8"/>
          <w:rFonts w:ascii="Calibri" w:eastAsiaTheme="minorEastAsia" w:hAnsi="Calibri" w:cs="Calibri"/>
          <w:sz w:val="22"/>
          <w:szCs w:val="22"/>
        </w:rPr>
        <w:commentReference w:id="69"/>
      </w:r>
      <w:r w:rsidRPr="360A30B0">
        <w:rPr>
          <w:rStyle w:val="a9"/>
          <w:rFonts w:ascii="Calibri" w:eastAsiaTheme="minorEastAsia" w:hAnsi="Calibri" w:cs="Calibri"/>
          <w:i w:val="0"/>
          <w:iCs w:val="0"/>
          <w:color w:val="auto"/>
          <w:sz w:val="22"/>
          <w:szCs w:val="22"/>
        </w:rPr>
        <w:t xml:space="preserve"> – </w:t>
      </w:r>
      <w:r w:rsidRPr="360A30B0">
        <w:rPr>
          <w:rStyle w:val="a9"/>
          <w:rFonts w:ascii="Calibri" w:eastAsia="Malgun Gothic" w:hAnsi="Calibri" w:cs="Calibri"/>
          <w:i w:val="0"/>
          <w:iCs w:val="0"/>
          <w:color w:val="auto"/>
          <w:sz w:val="22"/>
          <w:szCs w:val="22"/>
        </w:rPr>
        <w:t>Benefit-risk</w:t>
      </w:r>
      <w:r w:rsidRPr="360A30B0">
        <w:rPr>
          <w:rStyle w:val="a9"/>
          <w:rFonts w:ascii="Calibri" w:eastAsiaTheme="minorEastAsia" w:hAnsi="Calibri" w:cs="Calibri"/>
          <w:i w:val="0"/>
          <w:iCs w:val="0"/>
          <w:color w:val="auto"/>
          <w:sz w:val="22"/>
          <w:szCs w:val="22"/>
        </w:rPr>
        <w:t xml:space="preserve"> </w:t>
      </w:r>
      <w:r w:rsidRPr="35DEBDC9">
        <w:rPr>
          <w:rStyle w:val="a9"/>
          <w:rFonts w:ascii="Calibri" w:eastAsiaTheme="minorEastAsia" w:hAnsi="Calibri" w:cs="Calibri"/>
          <w:i w:val="0"/>
          <w:iCs w:val="0"/>
          <w:color w:val="auto"/>
          <w:sz w:val="22"/>
          <w:szCs w:val="22"/>
        </w:rPr>
        <w:t xml:space="preserve">assessment </w:t>
      </w:r>
      <w:r w:rsidRPr="360A30B0">
        <w:rPr>
          <w:rStyle w:val="a9"/>
          <w:rFonts w:ascii="Calibri" w:eastAsiaTheme="minorEastAsia" w:hAnsi="Calibri" w:cs="Calibri"/>
          <w:i w:val="0"/>
          <w:iCs w:val="0"/>
          <w:color w:val="auto"/>
          <w:sz w:val="22"/>
          <w:szCs w:val="22"/>
        </w:rPr>
        <w:t xml:space="preserve">of travel </w:t>
      </w:r>
      <w:r w:rsidRPr="360A30B0">
        <w:rPr>
          <w:rStyle w:val="a9"/>
          <w:rFonts w:ascii="Calibri" w:eastAsia="Malgun Gothic" w:hAnsi="Calibri" w:cs="Calibri"/>
          <w:i w:val="0"/>
          <w:iCs w:val="0"/>
          <w:color w:val="auto"/>
          <w:sz w:val="22"/>
          <w:szCs w:val="22"/>
        </w:rPr>
        <w:t>vaccination</w:t>
      </w:r>
      <w:r w:rsidRPr="360A30B0">
        <w:rPr>
          <w:rStyle w:val="a9"/>
          <w:rFonts w:ascii="Calibri" w:eastAsiaTheme="minorEastAsia" w:hAnsi="Calibri" w:cs="Calibri"/>
          <w:i w:val="0"/>
          <w:iCs w:val="0"/>
          <w:color w:val="auto"/>
          <w:sz w:val="22"/>
          <w:szCs w:val="22"/>
        </w:rPr>
        <w:t xml:space="preserve"> </w:t>
      </w:r>
      <w:r w:rsidRPr="35DEBDC9">
        <w:rPr>
          <w:rStyle w:val="a9"/>
          <w:rFonts w:ascii="Calibri" w:eastAsiaTheme="minorEastAsia" w:hAnsi="Calibri" w:cs="Calibri"/>
          <w:i w:val="0"/>
          <w:iCs w:val="0"/>
          <w:color w:val="auto"/>
          <w:sz w:val="22"/>
          <w:szCs w:val="22"/>
        </w:rPr>
        <w:t xml:space="preserve">scenarios </w:t>
      </w:r>
      <w:r w:rsidRPr="360A30B0">
        <w:rPr>
          <w:rStyle w:val="a9"/>
          <w:rFonts w:ascii="Calibri" w:eastAsiaTheme="minorEastAsia" w:hAnsi="Calibri" w:cs="Calibri"/>
          <w:i w:val="0"/>
          <w:iCs w:val="0"/>
          <w:color w:val="auto"/>
          <w:sz w:val="22"/>
          <w:szCs w:val="22"/>
        </w:rPr>
        <w:t>by age group</w:t>
      </w:r>
      <w:r w:rsidRPr="35DEBDC9">
        <w:rPr>
          <w:rStyle w:val="a9"/>
          <w:rFonts w:ascii="Calibri" w:eastAsiaTheme="minorEastAsia" w:hAnsi="Calibri" w:cs="Calibri"/>
          <w:i w:val="0"/>
          <w:iCs w:val="0"/>
          <w:color w:val="auto"/>
          <w:sz w:val="22"/>
          <w:szCs w:val="22"/>
        </w:rPr>
        <w:t xml:space="preserve"> (x-axis),</w:t>
      </w:r>
      <w:r w:rsidRPr="360A30B0">
        <w:rPr>
          <w:rStyle w:val="a9"/>
          <w:rFonts w:ascii="Calibri" w:eastAsiaTheme="minorEastAsia" w:hAnsi="Calibri" w:cs="Calibri"/>
          <w:i w:val="0"/>
          <w:iCs w:val="0"/>
          <w:color w:val="auto"/>
          <w:sz w:val="22"/>
          <w:szCs w:val="22"/>
        </w:rPr>
        <w:t xml:space="preserve"> travel duration</w:t>
      </w:r>
      <w:r w:rsidRPr="35DEBDC9">
        <w:rPr>
          <w:rStyle w:val="a9"/>
          <w:rFonts w:ascii="Calibri" w:eastAsiaTheme="minorEastAsia" w:hAnsi="Calibri" w:cs="Calibri"/>
          <w:i w:val="0"/>
          <w:iCs w:val="0"/>
          <w:color w:val="auto"/>
          <w:sz w:val="22"/>
          <w:szCs w:val="22"/>
        </w:rPr>
        <w:t xml:space="preserve"> (y-axis),</w:t>
      </w:r>
      <w:r w:rsidRPr="360A30B0">
        <w:rPr>
          <w:rStyle w:val="a9"/>
          <w:rFonts w:ascii="Calibri" w:eastAsiaTheme="minorEastAsia" w:hAnsi="Calibri" w:cs="Calibri"/>
          <w:i w:val="0"/>
          <w:iCs w:val="0"/>
          <w:color w:val="auto"/>
          <w:sz w:val="22"/>
          <w:szCs w:val="22"/>
        </w:rPr>
        <w:t xml:space="preserve"> and </w:t>
      </w:r>
      <w:r>
        <w:rPr>
          <w:rStyle w:val="a9"/>
          <w:rFonts w:ascii="Calibri" w:eastAsiaTheme="minorEastAsia" w:hAnsi="Calibri" w:cs="Calibri"/>
          <w:i w:val="0"/>
          <w:iCs w:val="0"/>
          <w:color w:val="auto"/>
          <w:sz w:val="22"/>
          <w:szCs w:val="22"/>
        </w:rPr>
        <w:t>transmission setting</w:t>
      </w:r>
      <w:r w:rsidRPr="35DEBDC9">
        <w:rPr>
          <w:rStyle w:val="a9"/>
          <w:rFonts w:ascii="Calibri" w:eastAsiaTheme="minorEastAsia" w:hAnsi="Calibri" w:cs="Calibri"/>
          <w:i w:val="0"/>
          <w:iCs w:val="0"/>
          <w:color w:val="auto"/>
          <w:sz w:val="22"/>
          <w:szCs w:val="22"/>
        </w:rPr>
        <w:t xml:space="preserve"> (attack rate),</w:t>
      </w:r>
      <w:r w:rsidRPr="360A30B0">
        <w:rPr>
          <w:rStyle w:val="a9"/>
          <w:rFonts w:ascii="Calibri" w:eastAsiaTheme="minorEastAsia" w:hAnsi="Calibri" w:cs="Calibri"/>
          <w:i w:val="0"/>
          <w:iCs w:val="0"/>
          <w:color w:val="auto"/>
          <w:sz w:val="22"/>
          <w:szCs w:val="22"/>
        </w:rPr>
        <w:t xml:space="preserve"> for DALY</w:t>
      </w:r>
      <w:r w:rsidRPr="35DEBDC9">
        <w:rPr>
          <w:rStyle w:val="a9"/>
          <w:rFonts w:ascii="Calibri" w:eastAsiaTheme="minorEastAsia" w:hAnsi="Calibri" w:cs="Calibri"/>
          <w:i w:val="0"/>
          <w:iCs w:val="0"/>
          <w:color w:val="auto"/>
          <w:sz w:val="22"/>
          <w:szCs w:val="22"/>
        </w:rPr>
        <w:t xml:space="preserve">, </w:t>
      </w:r>
      <w:r w:rsidRPr="35DEBDC9">
        <w:rPr>
          <w:rFonts w:ascii="Calibri" w:eastAsia="Calibri" w:hAnsi="Calibri" w:cs="Calibri"/>
          <w:color w:val="000000" w:themeColor="text1"/>
          <w:sz w:val="22"/>
          <w:szCs w:val="22"/>
        </w:rPr>
        <w:t>for 11 Brazilian states – high transmission (Ceará, Piaui, Paraiba, Alagoas); moderate transmission (Tocantins, Pernambuco); and low transmission (Bahia, Rio Grande do Norte, Minas Gerais, Sergipe, Goiás)</w:t>
      </w:r>
      <w:r w:rsidRPr="35DEBDC9">
        <w:rPr>
          <w:rStyle w:val="a9"/>
          <w:rFonts w:ascii="Calibri" w:eastAsiaTheme="minorEastAsia" w:hAnsi="Calibri" w:cs="Calibri"/>
          <w:i w:val="0"/>
          <w:iCs w:val="0"/>
          <w:color w:val="auto"/>
          <w:sz w:val="22"/>
          <w:szCs w:val="22"/>
        </w:rPr>
        <w:t>.</w:t>
      </w:r>
      <w:r w:rsidRPr="360A30B0">
        <w:rPr>
          <w:rStyle w:val="a9"/>
          <w:rFonts w:ascii="Calibri" w:eastAsiaTheme="minorEastAsia" w:hAnsi="Calibri" w:cs="Calibri"/>
          <w:i w:val="0"/>
          <w:iCs w:val="0"/>
          <w:color w:val="auto"/>
          <w:sz w:val="22"/>
          <w:szCs w:val="22"/>
        </w:rPr>
        <w:t xml:space="preserve"> Pr (BRR (DALY)</w:t>
      </w:r>
      <w:r>
        <w:rPr>
          <w:rStyle w:val="a9"/>
          <w:rFonts w:ascii="Calibri" w:eastAsiaTheme="minorEastAsia" w:hAnsi="Calibri" w:cs="Calibri" w:hint="eastAsia"/>
          <w:i w:val="0"/>
          <w:iCs w:val="0"/>
          <w:color w:val="auto"/>
          <w:sz w:val="22"/>
          <w:szCs w:val="22"/>
        </w:rPr>
        <w:t>&gt;1</w:t>
      </w:r>
      <w:r w:rsidRPr="360A30B0">
        <w:rPr>
          <w:rStyle w:val="a9"/>
          <w:rFonts w:ascii="Calibri" w:eastAsiaTheme="minorEastAsia" w:hAnsi="Calibri" w:cs="Calibri"/>
          <w:i w:val="0"/>
          <w:iCs w:val="0"/>
          <w:color w:val="auto"/>
          <w:sz w:val="22"/>
          <w:szCs w:val="22"/>
        </w:rPr>
        <w:t>) refers to probability of the benefit-risk ratio being larger than 1, regarding DALYs averted by vaccination (benefit) in comparison to DALYs attributable to vaccination (risk</w:t>
      </w:r>
      <w:commentRangeStart w:id="70"/>
      <w:r w:rsidRPr="360A30B0">
        <w:rPr>
          <w:rStyle w:val="a9"/>
          <w:rFonts w:ascii="Calibri" w:eastAsiaTheme="minorEastAsia" w:hAnsi="Calibri" w:cs="Calibri"/>
          <w:i w:val="0"/>
          <w:iCs w:val="0"/>
          <w:color w:val="auto"/>
          <w:sz w:val="22"/>
          <w:szCs w:val="22"/>
        </w:rPr>
        <w:t>).</w:t>
      </w:r>
      <w:commentRangeStart w:id="71"/>
      <w:commentRangeEnd w:id="70"/>
      <w:r w:rsidRPr="00DC2205">
        <w:rPr>
          <w:rStyle w:val="af8"/>
          <w:rFonts w:ascii="Calibri" w:eastAsiaTheme="minorEastAsia" w:hAnsi="Calibri" w:cs="Calibri"/>
          <w:sz w:val="22"/>
          <w:szCs w:val="22"/>
        </w:rPr>
        <w:commentReference w:id="70"/>
      </w:r>
      <w:commentRangeEnd w:id="71"/>
      <w:r w:rsidRPr="00DC2205">
        <w:rPr>
          <w:rStyle w:val="af8"/>
          <w:rFonts w:ascii="Calibri" w:eastAsiaTheme="minorEastAsia" w:hAnsi="Calibri" w:cs="Calibri"/>
          <w:sz w:val="22"/>
          <w:szCs w:val="22"/>
        </w:rPr>
        <w:commentReference w:id="71"/>
      </w:r>
    </w:p>
    <w:p w14:paraId="61CBC1F3" w14:textId="77777777" w:rsidR="00445231" w:rsidRPr="00445065" w:rsidRDefault="00445231" w:rsidP="00442163">
      <w:pPr>
        <w:spacing w:line="360" w:lineRule="auto"/>
        <w:rPr>
          <w:rStyle w:val="a9"/>
          <w:rFonts w:ascii="Calibri" w:eastAsiaTheme="minorEastAsia" w:hAnsi="Calibri" w:cs="Calibri"/>
          <w:b/>
          <w:color w:val="auto"/>
          <w:lang w:val="en-US"/>
        </w:rPr>
      </w:pPr>
      <w:r w:rsidRPr="007F31BF">
        <w:rPr>
          <w:rStyle w:val="a9"/>
          <w:rFonts w:ascii="Calibri" w:eastAsiaTheme="minorEastAsia" w:hAnsi="Calibri" w:cs="Calibri"/>
          <w:b/>
          <w:noProof/>
          <w:color w:val="auto"/>
          <w:lang w:val="en-US"/>
        </w:rPr>
        <w:drawing>
          <wp:inline distT="0" distB="0" distL="0" distR="0" wp14:anchorId="1733C057" wp14:editId="3766998E">
            <wp:extent cx="6578249" cy="4953000"/>
            <wp:effectExtent l="0" t="0" r="635" b="0"/>
            <wp:docPr id="910048161" name="Picture 1" descr="A map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48161" name="Picture 1" descr="A map of different countries/regions&#10;&#10;AI-generated content may be incorrect."/>
                    <pic:cNvPicPr/>
                  </pic:nvPicPr>
                  <pic:blipFill>
                    <a:blip r:embed="rId69"/>
                    <a:stretch>
                      <a:fillRect/>
                    </a:stretch>
                  </pic:blipFill>
                  <pic:spPr>
                    <a:xfrm>
                      <a:off x="0" y="0"/>
                      <a:ext cx="6589653" cy="4961587"/>
                    </a:xfrm>
                    <a:prstGeom prst="rect">
                      <a:avLst/>
                    </a:prstGeom>
                  </pic:spPr>
                </pic:pic>
              </a:graphicData>
            </a:graphic>
          </wp:inline>
        </w:drawing>
      </w:r>
      <w:commentRangeStart w:id="72"/>
      <w:commentRangeEnd w:id="72"/>
      <w:r w:rsidRPr="00445065">
        <w:rPr>
          <w:rStyle w:val="af8"/>
          <w:rFonts w:ascii="Calibri" w:eastAsiaTheme="minorEastAsia" w:hAnsi="Calibri" w:cs="Calibri"/>
          <w:b/>
          <w:i/>
          <w:iCs/>
          <w:sz w:val="24"/>
          <w:szCs w:val="24"/>
          <w:lang w:val="en-US"/>
        </w:rPr>
        <w:commentReference w:id="72"/>
      </w:r>
    </w:p>
    <w:p w14:paraId="60DC8049" w14:textId="77777777" w:rsidR="00445231" w:rsidRDefault="00445231" w:rsidP="00442163">
      <w:pPr>
        <w:spacing w:line="360" w:lineRule="auto"/>
        <w:rPr>
          <w:rStyle w:val="a9"/>
          <w:rFonts w:ascii="Calibri" w:eastAsiaTheme="minorEastAsia" w:hAnsi="Calibri" w:cs="Calibri"/>
          <w:b/>
          <w:bCs/>
          <w:color w:val="auto"/>
        </w:rPr>
      </w:pPr>
    </w:p>
    <w:p w14:paraId="063257C6" w14:textId="77777777" w:rsidR="00445231" w:rsidRDefault="00445231" w:rsidP="00442163">
      <w:pPr>
        <w:spacing w:line="360" w:lineRule="auto"/>
        <w:rPr>
          <w:rStyle w:val="a9"/>
          <w:rFonts w:ascii="Calibri" w:eastAsiaTheme="minorEastAsia" w:hAnsi="Calibri" w:cs="Calibri"/>
          <w:b/>
          <w:bCs/>
          <w:color w:val="auto"/>
        </w:rPr>
      </w:pPr>
    </w:p>
    <w:p w14:paraId="545E05F2" w14:textId="77777777" w:rsidR="00445231" w:rsidRDefault="00445231" w:rsidP="00442163">
      <w:pPr>
        <w:spacing w:line="360" w:lineRule="auto"/>
        <w:rPr>
          <w:rStyle w:val="a9"/>
          <w:rFonts w:ascii="Calibri" w:eastAsiaTheme="minorEastAsia" w:hAnsi="Calibri" w:cs="Calibri"/>
          <w:b/>
          <w:bCs/>
          <w:color w:val="auto"/>
        </w:rPr>
      </w:pPr>
    </w:p>
    <w:p w14:paraId="3616E58A" w14:textId="77777777" w:rsidR="00445231" w:rsidRDefault="00445231" w:rsidP="00442163">
      <w:pPr>
        <w:spacing w:line="360" w:lineRule="auto"/>
        <w:rPr>
          <w:rStyle w:val="a9"/>
          <w:rFonts w:ascii="Calibri" w:eastAsiaTheme="minorEastAsia" w:hAnsi="Calibri" w:cs="Calibri"/>
          <w:b/>
          <w:bCs/>
          <w:color w:val="auto"/>
        </w:rPr>
      </w:pPr>
    </w:p>
    <w:p w14:paraId="2770A3B2" w14:textId="77777777" w:rsidR="00445231" w:rsidRDefault="00445231" w:rsidP="00442163">
      <w:pPr>
        <w:spacing w:line="360" w:lineRule="auto"/>
        <w:rPr>
          <w:rStyle w:val="a9"/>
          <w:rFonts w:ascii="Calibri" w:eastAsiaTheme="minorEastAsia" w:hAnsi="Calibri" w:cs="Calibri"/>
          <w:b/>
          <w:bCs/>
          <w:color w:val="auto"/>
        </w:rPr>
      </w:pPr>
    </w:p>
    <w:p w14:paraId="27449EDC" w14:textId="77777777" w:rsidR="00445231" w:rsidRDefault="00445231" w:rsidP="00442163">
      <w:pPr>
        <w:spacing w:line="360" w:lineRule="auto"/>
        <w:rPr>
          <w:rStyle w:val="a9"/>
          <w:rFonts w:ascii="Calibri" w:eastAsiaTheme="minorEastAsia" w:hAnsi="Calibri" w:cs="Calibri"/>
          <w:b/>
          <w:bCs/>
          <w:color w:val="auto"/>
        </w:rPr>
      </w:pPr>
    </w:p>
    <w:p w14:paraId="0E8F246F" w14:textId="77777777" w:rsidR="00445231" w:rsidRPr="009E6ECE" w:rsidRDefault="00445231" w:rsidP="360A30B0">
      <w:pPr>
        <w:spacing w:line="360" w:lineRule="auto"/>
        <w:rPr>
          <w:rStyle w:val="a9"/>
          <w:rFonts w:ascii="Calibri" w:eastAsiaTheme="minorEastAsia" w:hAnsi="Calibri" w:cs="Calibri"/>
          <w:b/>
          <w:bCs/>
          <w:i w:val="0"/>
          <w:iCs w:val="0"/>
          <w:color w:val="auto"/>
          <w:sz w:val="22"/>
          <w:szCs w:val="22"/>
        </w:rPr>
      </w:pPr>
      <w:commentRangeStart w:id="73"/>
      <w:r w:rsidRPr="360A30B0">
        <w:rPr>
          <w:rStyle w:val="a9"/>
          <w:rFonts w:ascii="Calibri" w:eastAsiaTheme="minorEastAsia" w:hAnsi="Calibri" w:cs="Calibri"/>
          <w:b/>
          <w:bCs/>
          <w:i w:val="0"/>
          <w:iCs w:val="0"/>
          <w:color w:val="auto"/>
          <w:sz w:val="22"/>
          <w:szCs w:val="22"/>
        </w:rPr>
        <w:lastRenderedPageBreak/>
        <w:t xml:space="preserve">Figure </w:t>
      </w:r>
      <w:r>
        <w:rPr>
          <w:rStyle w:val="a9"/>
          <w:rFonts w:ascii="Calibri" w:eastAsiaTheme="minorEastAsia" w:hAnsi="Calibri" w:cs="Calibri" w:hint="eastAsia"/>
          <w:b/>
          <w:bCs/>
          <w:i w:val="0"/>
          <w:iCs w:val="0"/>
          <w:color w:val="auto"/>
          <w:sz w:val="22"/>
          <w:szCs w:val="22"/>
        </w:rPr>
        <w:t>2</w:t>
      </w:r>
      <w:r w:rsidRPr="360A30B0">
        <w:rPr>
          <w:rStyle w:val="a9"/>
          <w:rFonts w:ascii="Calibri" w:eastAsiaTheme="minorEastAsia" w:hAnsi="Calibri" w:cs="Calibri"/>
          <w:b/>
          <w:bCs/>
          <w:i w:val="0"/>
          <w:iCs w:val="0"/>
          <w:color w:val="auto"/>
          <w:sz w:val="22"/>
          <w:szCs w:val="22"/>
        </w:rPr>
        <w:t>b.</w:t>
      </w:r>
      <w:commentRangeEnd w:id="73"/>
      <w:r w:rsidRPr="360A30B0">
        <w:rPr>
          <w:rStyle w:val="af8"/>
          <w:rFonts w:ascii="Calibri" w:eastAsiaTheme="minorEastAsia" w:hAnsi="Calibri" w:cs="Calibri"/>
          <w:b/>
          <w:bCs/>
          <w:sz w:val="22"/>
          <w:szCs w:val="22"/>
        </w:rPr>
        <w:commentReference w:id="73"/>
      </w:r>
      <w:r w:rsidRPr="360A30B0">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probabilistic clouds</w:t>
      </w:r>
      <w:r w:rsidRPr="360A30B0">
        <w:rPr>
          <w:rStyle w:val="a9"/>
          <w:rFonts w:ascii="Calibri" w:eastAsiaTheme="minorEastAsia" w:hAnsi="Calibri" w:cs="Calibri"/>
          <w:i w:val="0"/>
          <w:iCs w:val="0"/>
          <w:color w:val="auto"/>
          <w:sz w:val="22"/>
          <w:szCs w:val="22"/>
        </w:rPr>
        <w:t xml:space="preserve"> of travel vaccination 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w:t>
      </w:r>
      <w:commentRangeStart w:id="74"/>
      <w:r w:rsidRPr="360A30B0">
        <w:rPr>
          <w:rStyle w:val="a9"/>
          <w:rFonts w:ascii="Calibri" w:eastAsiaTheme="minorEastAsia" w:hAnsi="Calibri" w:cs="Calibri"/>
          <w:i w:val="0"/>
          <w:iCs w:val="0"/>
          <w:color w:val="auto"/>
          <w:sz w:val="22"/>
          <w:szCs w:val="22"/>
        </w:rPr>
        <w:t>r DALY</w:t>
      </w:r>
      <w:commentRangeEnd w:id="74"/>
      <w:r>
        <w:rPr>
          <w:rStyle w:val="af8"/>
          <w:rFonts w:ascii="Calibri" w:eastAsiaTheme="minorEastAsia" w:hAnsi="Calibri" w:cs="Calibri" w:hint="eastAsia"/>
          <w:sz w:val="22"/>
          <w:szCs w:val="22"/>
        </w:rPr>
        <w:commentReference w:id="74"/>
      </w:r>
      <w:r>
        <w:rPr>
          <w:rStyle w:val="a9"/>
          <w:rFonts w:ascii="Calibri" w:eastAsiaTheme="minorEastAsia" w:hAnsi="Calibri" w:cs="Calibri" w:hint="eastAsia"/>
          <w:i w:val="0"/>
          <w:iCs w:val="0"/>
          <w:color w:val="auto"/>
          <w:sz w:val="22"/>
          <w:szCs w:val="22"/>
        </w:rPr>
        <w:t xml:space="preserve">. The dashed line corresponds to benefit-risk ratio </w:t>
      </w:r>
      <w:r w:rsidRPr="44355AE3">
        <w:rPr>
          <w:rStyle w:val="a9"/>
          <w:rFonts w:ascii="Calibri" w:eastAsiaTheme="minorEastAsia" w:hAnsi="Calibri" w:cs="Calibri"/>
          <w:i w:val="0"/>
          <w:iCs w:val="0"/>
          <w:color w:val="auto"/>
          <w:sz w:val="22"/>
          <w:szCs w:val="22"/>
        </w:rPr>
        <w:t>of</w:t>
      </w:r>
      <w:r>
        <w:rPr>
          <w:rStyle w:val="a9"/>
          <w:rFonts w:ascii="Calibri" w:eastAsiaTheme="minorEastAsia" w:hAnsi="Calibri" w:cs="Calibri" w:hint="eastAsia"/>
          <w:i w:val="0"/>
          <w:iCs w:val="0"/>
          <w:color w:val="auto"/>
          <w:sz w:val="22"/>
          <w:szCs w:val="22"/>
        </w:rPr>
        <w:t xml:space="preserve"> 1. </w:t>
      </w:r>
      <w:r w:rsidRPr="360A30B0">
        <w:rPr>
          <w:rStyle w:val="a9"/>
          <w:rFonts w:ascii="Calibri" w:eastAsiaTheme="minorEastAsia" w:hAnsi="Calibri" w:cs="Calibri"/>
          <w:i w:val="0"/>
          <w:iCs w:val="0"/>
          <w:color w:val="auto"/>
          <w:sz w:val="22"/>
          <w:szCs w:val="22"/>
        </w:rPr>
        <w:t xml:space="preserve"> </w:t>
      </w:r>
    </w:p>
    <w:p w14:paraId="247566E1" w14:textId="77777777" w:rsidR="00445231" w:rsidRDefault="00445231" w:rsidP="13EDFA97">
      <w:pPr>
        <w:spacing w:line="360" w:lineRule="auto"/>
        <w:rPr>
          <w:rStyle w:val="a9"/>
          <w:rFonts w:ascii="Calibri" w:eastAsiaTheme="minorEastAsia" w:hAnsi="Calibri" w:cs="Calibri"/>
          <w:i w:val="0"/>
          <w:iCs w:val="0"/>
          <w:color w:val="auto"/>
          <w:sz w:val="22"/>
          <w:szCs w:val="22"/>
        </w:rPr>
      </w:pPr>
      <w:r w:rsidRPr="00EA0DC5">
        <w:rPr>
          <w:rStyle w:val="a9"/>
          <w:rFonts w:ascii="Calibri" w:eastAsiaTheme="minorEastAsia" w:hAnsi="Calibri" w:cs="Calibri"/>
          <w:i w:val="0"/>
          <w:iCs w:val="0"/>
          <w:noProof/>
          <w:color w:val="auto"/>
          <w:sz w:val="22"/>
          <w:szCs w:val="22"/>
        </w:rPr>
        <w:drawing>
          <wp:inline distT="0" distB="0" distL="0" distR="0" wp14:anchorId="761DAF27" wp14:editId="6BD571D0">
            <wp:extent cx="5731510" cy="4608195"/>
            <wp:effectExtent l="0" t="0" r="2540" b="1905"/>
            <wp:docPr id="13075606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60605" name=""/>
                    <pic:cNvPicPr/>
                  </pic:nvPicPr>
                  <pic:blipFill>
                    <a:blip r:embed="rId70"/>
                    <a:stretch>
                      <a:fillRect/>
                    </a:stretch>
                  </pic:blipFill>
                  <pic:spPr>
                    <a:xfrm>
                      <a:off x="0" y="0"/>
                      <a:ext cx="5731510" cy="4608195"/>
                    </a:xfrm>
                    <a:prstGeom prst="rect">
                      <a:avLst/>
                    </a:prstGeom>
                  </pic:spPr>
                </pic:pic>
              </a:graphicData>
            </a:graphic>
          </wp:inline>
        </w:drawing>
      </w:r>
    </w:p>
    <w:p w14:paraId="6C0B27C8" w14:textId="77777777" w:rsidR="00445231" w:rsidRDefault="00445231" w:rsidP="00442163">
      <w:pPr>
        <w:spacing w:line="360" w:lineRule="auto"/>
        <w:rPr>
          <w:rStyle w:val="a9"/>
          <w:rFonts w:ascii="Calibri" w:eastAsiaTheme="minorEastAsia" w:hAnsi="Calibri" w:cs="Calibri"/>
          <w:i w:val="0"/>
          <w:iCs w:val="0"/>
          <w:color w:val="auto"/>
          <w:sz w:val="22"/>
          <w:szCs w:val="22"/>
        </w:rPr>
      </w:pPr>
    </w:p>
    <w:p w14:paraId="030211E1" w14:textId="77777777" w:rsidR="00445231" w:rsidRDefault="00445231" w:rsidP="00442163">
      <w:pPr>
        <w:spacing w:line="360" w:lineRule="auto"/>
        <w:rPr>
          <w:rStyle w:val="a9"/>
          <w:rFonts w:ascii="Calibri" w:eastAsiaTheme="minorEastAsia" w:hAnsi="Calibri" w:cs="Calibri"/>
          <w:i w:val="0"/>
          <w:iCs w:val="0"/>
          <w:color w:val="auto"/>
          <w:sz w:val="22"/>
          <w:szCs w:val="22"/>
        </w:rPr>
        <w:sectPr w:rsidR="00445231" w:rsidSect="00445231">
          <w:pgSz w:w="11906" w:h="16838"/>
          <w:pgMar w:top="1440" w:right="1440" w:bottom="1440" w:left="1440" w:header="708" w:footer="708" w:gutter="0"/>
          <w:cols w:space="708"/>
          <w:docGrid w:linePitch="360"/>
        </w:sectPr>
      </w:pPr>
    </w:p>
    <w:p w14:paraId="01749FB6" w14:textId="0AD9616D" w:rsidR="00445231" w:rsidRDefault="00445231" w:rsidP="002C28C2">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Pr>
          <w:rStyle w:val="a9"/>
          <w:rFonts w:ascii="Calibri" w:eastAsiaTheme="minorEastAsia" w:hAnsi="Calibri" w:cs="Calibri" w:hint="eastAsia"/>
          <w:b/>
          <w:bCs/>
          <w:i w:val="0"/>
          <w:iCs w:val="0"/>
          <w:color w:val="auto"/>
          <w:sz w:val="22"/>
          <w:szCs w:val="22"/>
        </w:rPr>
        <w:t>2</w:t>
      </w:r>
      <w:r>
        <w:rPr>
          <w:rStyle w:val="a9"/>
          <w:rFonts w:ascii="Calibri" w:eastAsiaTheme="minorEastAsia" w:hAnsi="Calibri" w:cs="Calibri"/>
          <w:b/>
          <w:bCs/>
          <w:i w:val="0"/>
          <w:iCs w:val="0"/>
          <w:color w:val="auto"/>
          <w:sz w:val="22"/>
          <w:szCs w:val="22"/>
          <w:lang w:val="en-US"/>
        </w:rPr>
        <w:t>c</w:t>
      </w:r>
      <w:r w:rsidRPr="00524903">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probabilistic clouds</w:t>
      </w:r>
      <w:r w:rsidRPr="360A30B0">
        <w:rPr>
          <w:rStyle w:val="a9"/>
          <w:rFonts w:ascii="Calibri" w:eastAsiaTheme="minorEastAsia" w:hAnsi="Calibri" w:cs="Calibri"/>
          <w:i w:val="0"/>
          <w:iCs w:val="0"/>
          <w:color w:val="auto"/>
          <w:sz w:val="22"/>
          <w:szCs w:val="22"/>
        </w:rPr>
        <w:t xml:space="preserve"> of travel vaccination </w:t>
      </w:r>
      <w:r w:rsidRPr="00524903">
        <w:rPr>
          <w:rStyle w:val="a9"/>
          <w:rFonts w:ascii="Calibri" w:eastAsiaTheme="minorEastAsia" w:hAnsi="Calibri" w:cs="Calibri"/>
          <w:i w:val="0"/>
          <w:iCs w:val="0"/>
          <w:color w:val="auto"/>
          <w:sz w:val="22"/>
          <w:szCs w:val="22"/>
        </w:rPr>
        <w:t xml:space="preserve">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deaths</w:t>
      </w:r>
      <w:r>
        <w:rPr>
          <w:rStyle w:val="a9"/>
          <w:rFonts w:ascii="Calibri" w:eastAsiaTheme="minorEastAsia" w:hAnsi="Calibri" w:cs="Calibri" w:hint="eastAsia"/>
          <w:i w:val="0"/>
          <w:iCs w:val="0"/>
          <w:color w:val="auto"/>
          <w:sz w:val="22"/>
          <w:szCs w:val="22"/>
        </w:rPr>
        <w:t xml:space="preserve">. The dashed line corresponds to benefit-risk ratio </w:t>
      </w:r>
      <w:r w:rsidRPr="330AA646">
        <w:rPr>
          <w:rStyle w:val="a9"/>
          <w:rFonts w:ascii="Calibri" w:eastAsiaTheme="minorEastAsia" w:hAnsi="Calibri" w:cs="Calibri"/>
          <w:i w:val="0"/>
          <w:iCs w:val="0"/>
          <w:color w:val="auto"/>
          <w:sz w:val="22"/>
          <w:szCs w:val="22"/>
        </w:rPr>
        <w:t>of</w:t>
      </w:r>
      <w:r>
        <w:rPr>
          <w:rStyle w:val="a9"/>
          <w:rFonts w:ascii="Calibri" w:eastAsiaTheme="minorEastAsia" w:hAnsi="Calibri" w:cs="Calibri" w:hint="eastAsia"/>
          <w:i w:val="0"/>
          <w:iCs w:val="0"/>
          <w:color w:val="auto"/>
          <w:sz w:val="22"/>
          <w:szCs w:val="22"/>
        </w:rPr>
        <w:t xml:space="preserve"> 1. </w:t>
      </w:r>
      <w:r w:rsidRPr="360A30B0">
        <w:rPr>
          <w:rStyle w:val="a9"/>
          <w:rFonts w:ascii="Calibri" w:eastAsiaTheme="minorEastAsia" w:hAnsi="Calibri" w:cs="Calibri"/>
          <w:i w:val="0"/>
          <w:iCs w:val="0"/>
          <w:color w:val="auto"/>
          <w:sz w:val="22"/>
          <w:szCs w:val="22"/>
        </w:rPr>
        <w:t xml:space="preserve"> </w:t>
      </w:r>
    </w:p>
    <w:p w14:paraId="721FBAB8" w14:textId="3BF25A9E" w:rsidR="00445231" w:rsidRDefault="00445231" w:rsidP="00442163">
      <w:pPr>
        <w:spacing w:line="360" w:lineRule="auto"/>
      </w:pPr>
      <w:r w:rsidRPr="00977FB4">
        <w:rPr>
          <w:noProof/>
        </w:rPr>
        <w:drawing>
          <wp:inline distT="0" distB="0" distL="0" distR="0" wp14:anchorId="767C2222" wp14:editId="13367002">
            <wp:extent cx="5731510" cy="4582795"/>
            <wp:effectExtent l="0" t="0" r="2540" b="8255"/>
            <wp:docPr id="8223852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85291" name=""/>
                    <pic:cNvPicPr/>
                  </pic:nvPicPr>
                  <pic:blipFill>
                    <a:blip r:embed="rId71"/>
                    <a:stretch>
                      <a:fillRect/>
                    </a:stretch>
                  </pic:blipFill>
                  <pic:spPr>
                    <a:xfrm>
                      <a:off x="0" y="0"/>
                      <a:ext cx="5731510" cy="4582795"/>
                    </a:xfrm>
                    <a:prstGeom prst="rect">
                      <a:avLst/>
                    </a:prstGeom>
                  </pic:spPr>
                </pic:pic>
              </a:graphicData>
            </a:graphic>
          </wp:inline>
        </w:drawing>
      </w:r>
    </w:p>
    <w:p w14:paraId="464B1F1F" w14:textId="77777777" w:rsidR="00445231" w:rsidRDefault="00445231" w:rsidP="00442163">
      <w:pPr>
        <w:spacing w:line="360" w:lineRule="auto"/>
      </w:pPr>
    </w:p>
    <w:p w14:paraId="4AF5BFB4" w14:textId="77777777" w:rsidR="00445231" w:rsidRDefault="00445231" w:rsidP="00442163">
      <w:pPr>
        <w:spacing w:line="360" w:lineRule="auto"/>
      </w:pPr>
    </w:p>
    <w:p w14:paraId="50C83541" w14:textId="77777777" w:rsidR="00445231" w:rsidRDefault="00445231" w:rsidP="00442163">
      <w:pPr>
        <w:spacing w:line="360" w:lineRule="auto"/>
      </w:pPr>
    </w:p>
    <w:p w14:paraId="2BAFE8CA" w14:textId="77777777" w:rsidR="00445231" w:rsidRDefault="00445231" w:rsidP="00442163">
      <w:pPr>
        <w:spacing w:line="360" w:lineRule="auto"/>
      </w:pPr>
    </w:p>
    <w:p w14:paraId="16824F9F" w14:textId="77777777" w:rsidR="00445231" w:rsidRDefault="00445231" w:rsidP="00442163">
      <w:pPr>
        <w:spacing w:line="360" w:lineRule="auto"/>
      </w:pPr>
    </w:p>
    <w:p w14:paraId="2035501E" w14:textId="77777777" w:rsidR="00445231" w:rsidRDefault="00445231" w:rsidP="00442163">
      <w:pPr>
        <w:spacing w:line="360" w:lineRule="auto"/>
      </w:pPr>
    </w:p>
    <w:p w14:paraId="384F6212" w14:textId="77777777" w:rsidR="00445231" w:rsidRDefault="00445231" w:rsidP="00442163">
      <w:pPr>
        <w:spacing w:line="360" w:lineRule="auto"/>
      </w:pPr>
    </w:p>
    <w:p w14:paraId="587217D7" w14:textId="77777777" w:rsidR="00445231" w:rsidRDefault="00445231" w:rsidP="00442163">
      <w:pPr>
        <w:spacing w:line="360" w:lineRule="auto"/>
      </w:pPr>
    </w:p>
    <w:p w14:paraId="2C098200" w14:textId="77777777" w:rsidR="00445231" w:rsidRDefault="00445231" w:rsidP="00442163">
      <w:pPr>
        <w:spacing w:line="360" w:lineRule="auto"/>
      </w:pPr>
    </w:p>
    <w:p w14:paraId="03CD0D40" w14:textId="77777777" w:rsidR="00445231" w:rsidRDefault="00445231" w:rsidP="00442163">
      <w:pPr>
        <w:spacing w:line="360" w:lineRule="auto"/>
      </w:pPr>
    </w:p>
    <w:p w14:paraId="7D940015" w14:textId="77777777" w:rsidR="00445231" w:rsidRDefault="00445231" w:rsidP="00442163">
      <w:pPr>
        <w:spacing w:line="360" w:lineRule="auto"/>
        <w:sectPr w:rsidR="00445231" w:rsidSect="00445231">
          <w:pgSz w:w="11906" w:h="16838"/>
          <w:pgMar w:top="1440" w:right="1440" w:bottom="1440" w:left="1440" w:header="708" w:footer="708" w:gutter="0"/>
          <w:cols w:space="708"/>
          <w:docGrid w:linePitch="360"/>
        </w:sectPr>
      </w:pPr>
    </w:p>
    <w:p w14:paraId="51B3754E" w14:textId="2372E1A1" w:rsidR="00445231" w:rsidRDefault="00445231" w:rsidP="00D02853">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Pr>
          <w:rStyle w:val="a9"/>
          <w:rFonts w:ascii="Calibri" w:eastAsiaTheme="minorEastAsia" w:hAnsi="Calibri" w:cs="Calibri" w:hint="eastAsia"/>
          <w:b/>
          <w:bCs/>
          <w:i w:val="0"/>
          <w:iCs w:val="0"/>
          <w:color w:val="auto"/>
          <w:sz w:val="22"/>
          <w:szCs w:val="22"/>
        </w:rPr>
        <w:t>2</w:t>
      </w:r>
      <w:r>
        <w:rPr>
          <w:rStyle w:val="a9"/>
          <w:rFonts w:ascii="Calibri" w:eastAsiaTheme="minorEastAsia" w:hAnsi="Calibri" w:cs="Calibri"/>
          <w:b/>
          <w:bCs/>
          <w:i w:val="0"/>
          <w:iCs w:val="0"/>
          <w:color w:val="auto"/>
          <w:sz w:val="22"/>
          <w:szCs w:val="22"/>
        </w:rPr>
        <w:t>d</w:t>
      </w:r>
      <w:r w:rsidRPr="00524903">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probabilistic clouds</w:t>
      </w:r>
      <w:r w:rsidRPr="360A30B0">
        <w:rPr>
          <w:rStyle w:val="a9"/>
          <w:rFonts w:ascii="Calibri" w:eastAsiaTheme="minorEastAsia" w:hAnsi="Calibri" w:cs="Calibri"/>
          <w:i w:val="0"/>
          <w:iCs w:val="0"/>
          <w:color w:val="auto"/>
          <w:sz w:val="22"/>
          <w:szCs w:val="22"/>
        </w:rPr>
        <w:t xml:space="preserve"> of travel vaccination </w:t>
      </w:r>
      <w:r w:rsidRPr="00524903">
        <w:rPr>
          <w:rStyle w:val="a9"/>
          <w:rFonts w:ascii="Calibri" w:eastAsiaTheme="minorEastAsia" w:hAnsi="Calibri" w:cs="Calibri"/>
          <w:i w:val="0"/>
          <w:iCs w:val="0"/>
          <w:color w:val="auto"/>
          <w:sz w:val="22"/>
          <w:szCs w:val="22"/>
        </w:rPr>
        <w:t xml:space="preserve">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SAEs</w:t>
      </w:r>
      <w:r>
        <w:rPr>
          <w:rStyle w:val="a9"/>
          <w:rFonts w:ascii="Calibri" w:eastAsiaTheme="minorEastAsia" w:hAnsi="Calibri" w:cs="Calibri" w:hint="eastAsia"/>
          <w:i w:val="0"/>
          <w:iCs w:val="0"/>
          <w:color w:val="auto"/>
          <w:sz w:val="22"/>
          <w:szCs w:val="22"/>
        </w:rPr>
        <w:t xml:space="preserve">. The dashed line corresponds to benefit-risk ratio </w:t>
      </w:r>
      <w:r w:rsidRPr="5BF74B9A">
        <w:rPr>
          <w:rStyle w:val="a9"/>
          <w:rFonts w:ascii="Calibri" w:eastAsiaTheme="minorEastAsia" w:hAnsi="Calibri" w:cs="Calibri"/>
          <w:i w:val="0"/>
          <w:iCs w:val="0"/>
          <w:color w:val="auto"/>
          <w:sz w:val="22"/>
          <w:szCs w:val="22"/>
        </w:rPr>
        <w:t>of</w:t>
      </w:r>
      <w:r>
        <w:rPr>
          <w:rStyle w:val="a9"/>
          <w:rFonts w:ascii="Calibri" w:eastAsiaTheme="minorEastAsia" w:hAnsi="Calibri" w:cs="Calibri" w:hint="eastAsia"/>
          <w:i w:val="0"/>
          <w:iCs w:val="0"/>
          <w:color w:val="auto"/>
          <w:sz w:val="22"/>
          <w:szCs w:val="22"/>
        </w:rPr>
        <w:t xml:space="preserve"> 1. </w:t>
      </w:r>
      <w:r w:rsidRPr="360A30B0">
        <w:rPr>
          <w:rStyle w:val="a9"/>
          <w:rFonts w:ascii="Calibri" w:eastAsiaTheme="minorEastAsia" w:hAnsi="Calibri" w:cs="Calibri"/>
          <w:i w:val="0"/>
          <w:iCs w:val="0"/>
          <w:color w:val="auto"/>
          <w:sz w:val="22"/>
          <w:szCs w:val="22"/>
        </w:rPr>
        <w:t xml:space="preserve"> </w:t>
      </w:r>
    </w:p>
    <w:p w14:paraId="6CA80507" w14:textId="5B8B230F" w:rsidR="00445231" w:rsidRDefault="00445231" w:rsidP="00D02853">
      <w:pPr>
        <w:spacing w:line="360" w:lineRule="auto"/>
        <w:rPr>
          <w:rStyle w:val="a9"/>
          <w:rFonts w:ascii="Calibri" w:eastAsiaTheme="minorEastAsia" w:hAnsi="Calibri" w:cs="Calibri"/>
          <w:i w:val="0"/>
          <w:iCs w:val="0"/>
          <w:color w:val="auto"/>
          <w:sz w:val="22"/>
          <w:szCs w:val="22"/>
        </w:rPr>
      </w:pPr>
      <w:r w:rsidRPr="00DE5A5F">
        <w:rPr>
          <w:rStyle w:val="a9"/>
          <w:rFonts w:ascii="Calibri" w:eastAsiaTheme="minorEastAsia" w:hAnsi="Calibri" w:cs="Calibri"/>
          <w:i w:val="0"/>
          <w:iCs w:val="0"/>
          <w:noProof/>
          <w:color w:val="auto"/>
          <w:sz w:val="22"/>
          <w:szCs w:val="22"/>
        </w:rPr>
        <w:drawing>
          <wp:inline distT="0" distB="0" distL="0" distR="0" wp14:anchorId="2A73C7BB" wp14:editId="36C223F4">
            <wp:extent cx="5731510" cy="4626610"/>
            <wp:effectExtent l="0" t="0" r="2540" b="2540"/>
            <wp:docPr id="15568425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42568" name=""/>
                    <pic:cNvPicPr/>
                  </pic:nvPicPr>
                  <pic:blipFill>
                    <a:blip r:embed="rId72"/>
                    <a:stretch>
                      <a:fillRect/>
                    </a:stretch>
                  </pic:blipFill>
                  <pic:spPr>
                    <a:xfrm>
                      <a:off x="0" y="0"/>
                      <a:ext cx="5731510" cy="4626610"/>
                    </a:xfrm>
                    <a:prstGeom prst="rect">
                      <a:avLst/>
                    </a:prstGeom>
                  </pic:spPr>
                </pic:pic>
              </a:graphicData>
            </a:graphic>
          </wp:inline>
        </w:drawing>
      </w:r>
    </w:p>
    <w:p w14:paraId="04D5D9A1" w14:textId="77777777" w:rsidR="00445231" w:rsidRDefault="00445231" w:rsidP="00442163">
      <w:pPr>
        <w:spacing w:line="360" w:lineRule="auto"/>
      </w:pPr>
    </w:p>
    <w:p w14:paraId="1B0AA12D" w14:textId="77777777" w:rsidR="00445231" w:rsidRDefault="00445231" w:rsidP="00442163">
      <w:pPr>
        <w:spacing w:line="360" w:lineRule="auto"/>
      </w:pPr>
    </w:p>
    <w:p w14:paraId="01D5EADB" w14:textId="77777777" w:rsidR="00445231" w:rsidRDefault="00445231" w:rsidP="00442163">
      <w:pPr>
        <w:spacing w:line="360" w:lineRule="auto"/>
      </w:pPr>
    </w:p>
    <w:p w14:paraId="069F8D2F" w14:textId="77777777" w:rsidR="00445231" w:rsidRDefault="00445231" w:rsidP="00442163">
      <w:pPr>
        <w:spacing w:line="360" w:lineRule="auto"/>
      </w:pPr>
    </w:p>
    <w:p w14:paraId="31F7EB57" w14:textId="77777777" w:rsidR="00445231" w:rsidRDefault="00445231" w:rsidP="00442163">
      <w:pPr>
        <w:spacing w:line="360" w:lineRule="auto"/>
      </w:pPr>
    </w:p>
    <w:p w14:paraId="0F0C39FA" w14:textId="77777777" w:rsidR="00445231" w:rsidRDefault="00445231" w:rsidP="00442163">
      <w:pPr>
        <w:spacing w:line="360" w:lineRule="auto"/>
      </w:pPr>
    </w:p>
    <w:p w14:paraId="6318E1B1" w14:textId="77777777" w:rsidR="00445231" w:rsidRDefault="00445231" w:rsidP="00442163">
      <w:pPr>
        <w:spacing w:line="360" w:lineRule="auto"/>
      </w:pPr>
    </w:p>
    <w:p w14:paraId="4C973424" w14:textId="77777777" w:rsidR="00445231" w:rsidRDefault="00445231" w:rsidP="00442163">
      <w:pPr>
        <w:spacing w:line="360" w:lineRule="auto"/>
      </w:pPr>
    </w:p>
    <w:p w14:paraId="5FB8380C" w14:textId="77777777" w:rsidR="00445231" w:rsidRDefault="00445231" w:rsidP="00442163">
      <w:pPr>
        <w:spacing w:line="360" w:lineRule="auto"/>
        <w:rPr>
          <w:rFonts w:eastAsiaTheme="minorEastAsia"/>
        </w:rPr>
      </w:pPr>
    </w:p>
    <w:p w14:paraId="660CEB26" w14:textId="77777777" w:rsidR="00445231" w:rsidRDefault="00445231" w:rsidP="00442163">
      <w:pPr>
        <w:spacing w:line="360" w:lineRule="auto"/>
        <w:rPr>
          <w:rFonts w:eastAsiaTheme="minorEastAsia"/>
        </w:rPr>
      </w:pPr>
    </w:p>
    <w:p w14:paraId="338E866E" w14:textId="77777777" w:rsidR="00445231" w:rsidRPr="00DE5A5F" w:rsidRDefault="00445231" w:rsidP="00442163">
      <w:pPr>
        <w:spacing w:line="360" w:lineRule="auto"/>
        <w:rPr>
          <w:rFonts w:eastAsiaTheme="minorEastAsia"/>
        </w:rPr>
      </w:pPr>
    </w:p>
    <w:p w14:paraId="394AFE93" w14:textId="77777777" w:rsidR="00445231" w:rsidRDefault="00445231" w:rsidP="00442163">
      <w:pPr>
        <w:spacing w:line="360" w:lineRule="auto"/>
      </w:pPr>
    </w:p>
    <w:p w14:paraId="0D151B8E" w14:textId="77777777" w:rsidR="00445231" w:rsidRDefault="00445231" w:rsidP="00442163">
      <w:pPr>
        <w:spacing w:line="360" w:lineRule="auto"/>
      </w:pPr>
    </w:p>
    <w:p w14:paraId="7DCEDB5E" w14:textId="03CCD11E" w:rsidR="00445231" w:rsidRDefault="00445231" w:rsidP="00E04109">
      <w:pPr>
        <w:spacing w:line="360" w:lineRule="auto"/>
        <w:rPr>
          <w:rStyle w:val="a9"/>
          <w:rFonts w:ascii="Calibri" w:eastAsiaTheme="minorEastAsia" w:hAnsi="Calibri" w:cs="Calibri"/>
          <w:i w:val="0"/>
          <w:iCs w:val="0"/>
          <w:color w:val="auto"/>
          <w:sz w:val="22"/>
          <w:szCs w:val="22"/>
        </w:rPr>
      </w:pPr>
      <w:r w:rsidRPr="360A30B0">
        <w:rPr>
          <w:rStyle w:val="a9"/>
          <w:rFonts w:ascii="Calibri" w:eastAsiaTheme="minorEastAsia" w:hAnsi="Calibri" w:cs="Calibri"/>
          <w:b/>
          <w:bCs/>
          <w:i w:val="0"/>
          <w:iCs w:val="0"/>
          <w:color w:val="auto"/>
          <w:sz w:val="22"/>
          <w:szCs w:val="22"/>
        </w:rPr>
        <w:lastRenderedPageBreak/>
        <w:t xml:space="preserve">Figure </w:t>
      </w:r>
      <w:r>
        <w:rPr>
          <w:rStyle w:val="a9"/>
          <w:rFonts w:ascii="Calibri" w:eastAsiaTheme="minorEastAsia" w:hAnsi="Calibri" w:cs="Calibri" w:hint="eastAsia"/>
          <w:b/>
          <w:bCs/>
          <w:i w:val="0"/>
          <w:iCs w:val="0"/>
          <w:color w:val="auto"/>
          <w:sz w:val="22"/>
          <w:szCs w:val="22"/>
        </w:rPr>
        <w:t>2</w:t>
      </w:r>
      <w:r w:rsidRPr="360A30B0">
        <w:rPr>
          <w:rStyle w:val="a9"/>
          <w:rFonts w:ascii="Calibri" w:eastAsiaTheme="minorEastAsia" w:hAnsi="Calibri" w:cs="Calibri"/>
          <w:b/>
          <w:bCs/>
          <w:i w:val="0"/>
          <w:iCs w:val="0"/>
          <w:color w:val="auto"/>
          <w:sz w:val="22"/>
          <w:szCs w:val="22"/>
        </w:rPr>
        <w:t xml:space="preserve">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travel vaccination strategies 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w:t>
      </w:r>
      <w:commentRangeStart w:id="75"/>
      <w:r w:rsidRPr="360A30B0">
        <w:rPr>
          <w:rStyle w:val="a9"/>
          <w:rFonts w:ascii="Calibri" w:eastAsiaTheme="minorEastAsia" w:hAnsi="Calibri" w:cs="Calibri"/>
          <w:i w:val="0"/>
          <w:iCs w:val="0"/>
          <w:color w:val="auto"/>
          <w:sz w:val="22"/>
          <w:szCs w:val="22"/>
        </w:rPr>
        <w:t>r DALY</w:t>
      </w:r>
      <w:commentRangeEnd w:id="75"/>
      <w:r>
        <w:rPr>
          <w:rStyle w:val="af8"/>
          <w:rFonts w:ascii="Calibri" w:eastAsiaTheme="minorEastAsia" w:hAnsi="Calibri" w:cs="Calibri" w:hint="eastAsia"/>
          <w:sz w:val="22"/>
          <w:szCs w:val="22"/>
        </w:rPr>
        <w:commentReference w:id="75"/>
      </w:r>
      <w:r>
        <w:rPr>
          <w:rStyle w:val="a9"/>
          <w:rFonts w:ascii="Calibri" w:eastAsiaTheme="minorEastAsia" w:hAnsi="Calibri" w:cs="Calibri" w:hint="eastAsia"/>
          <w:i w:val="0"/>
          <w:iCs w:val="0"/>
          <w:color w:val="auto"/>
          <w:sz w:val="22"/>
          <w:szCs w:val="22"/>
        </w:rPr>
        <w:t xml:space="preserve">. The dashed line corresponds to benefit-risk ratio </w:t>
      </w:r>
      <w:r w:rsidRPr="3F619F35">
        <w:rPr>
          <w:rStyle w:val="a9"/>
          <w:rFonts w:ascii="Calibri" w:eastAsiaTheme="minorEastAsia" w:hAnsi="Calibri" w:cs="Calibri"/>
          <w:i w:val="0"/>
          <w:iCs w:val="0"/>
          <w:color w:val="auto"/>
          <w:sz w:val="22"/>
          <w:szCs w:val="22"/>
        </w:rPr>
        <w:t>of</w:t>
      </w:r>
      <w:r>
        <w:rPr>
          <w:rStyle w:val="a9"/>
          <w:rFonts w:ascii="Calibri" w:eastAsiaTheme="minorEastAsia" w:hAnsi="Calibri" w:cs="Calibri" w:hint="eastAsia"/>
          <w:i w:val="0"/>
          <w:iCs w:val="0"/>
          <w:color w:val="auto"/>
          <w:sz w:val="22"/>
          <w:szCs w:val="22"/>
        </w:rPr>
        <w:t xml:space="preserve"> 1. </w:t>
      </w:r>
      <w:r w:rsidRPr="360A30B0">
        <w:rPr>
          <w:rStyle w:val="a9"/>
          <w:rFonts w:ascii="Calibri" w:eastAsiaTheme="minorEastAsia" w:hAnsi="Calibri" w:cs="Calibri"/>
          <w:i w:val="0"/>
          <w:iCs w:val="0"/>
          <w:color w:val="auto"/>
          <w:sz w:val="22"/>
          <w:szCs w:val="22"/>
        </w:rPr>
        <w:t xml:space="preserve"> </w:t>
      </w:r>
    </w:p>
    <w:p w14:paraId="03C29B9D" w14:textId="637F1721" w:rsidR="00445231" w:rsidRDefault="00445231" w:rsidP="13EDFA97">
      <w:pPr>
        <w:spacing w:line="360" w:lineRule="auto"/>
        <w:rPr>
          <w:rStyle w:val="a9"/>
          <w:rFonts w:ascii="Calibri" w:eastAsiaTheme="minorEastAsia" w:hAnsi="Calibri" w:cs="Calibri"/>
          <w:i w:val="0"/>
          <w:iCs w:val="0"/>
          <w:color w:val="auto"/>
          <w:sz w:val="22"/>
          <w:szCs w:val="22"/>
        </w:rPr>
      </w:pPr>
      <w:commentRangeStart w:id="76"/>
      <w:commentRangeStart w:id="77"/>
      <w:commentRangeEnd w:id="77"/>
      <w:r>
        <w:rPr>
          <w:rStyle w:val="af8"/>
          <w:noProof/>
          <w:sz w:val="24"/>
          <w:szCs w:val="24"/>
        </w:rPr>
        <w:commentReference w:id="77"/>
      </w:r>
      <w:commentRangeEnd w:id="76"/>
      <w:r>
        <w:rPr>
          <w:rStyle w:val="af8"/>
          <w:noProof/>
          <w:sz w:val="24"/>
          <w:szCs w:val="24"/>
        </w:rPr>
        <w:commentReference w:id="76"/>
      </w:r>
      <w:commentRangeStart w:id="78"/>
      <w:commentRangeStart w:id="79"/>
      <w:r>
        <w:rPr>
          <w:noProof/>
        </w:rPr>
        <w:drawing>
          <wp:inline distT="0" distB="0" distL="0" distR="0" wp14:anchorId="50EA2B5F" wp14:editId="428EAC49">
            <wp:extent cx="6545066" cy="5205742"/>
            <wp:effectExtent l="0" t="0" r="0" b="1270"/>
            <wp:docPr id="27669973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99734" name="Picture 1" descr="A screenshot of a graph&#10;&#10;AI-generated content may be incorrect."/>
                    <pic:cNvPicPr/>
                  </pic:nvPicPr>
                  <pic:blipFill>
                    <a:blip r:embed="rId73"/>
                    <a:stretch>
                      <a:fillRect/>
                    </a:stretch>
                  </pic:blipFill>
                  <pic:spPr>
                    <a:xfrm>
                      <a:off x="0" y="0"/>
                      <a:ext cx="6565570" cy="5222051"/>
                    </a:xfrm>
                    <a:prstGeom prst="rect">
                      <a:avLst/>
                    </a:prstGeom>
                  </pic:spPr>
                </pic:pic>
              </a:graphicData>
            </a:graphic>
          </wp:inline>
        </w:drawing>
      </w:r>
      <w:commentRangeEnd w:id="79"/>
      <w:r w:rsidRPr="13EDFA97">
        <w:rPr>
          <w:rStyle w:val="af8"/>
          <w:rFonts w:ascii="Calibri" w:eastAsiaTheme="minorEastAsia" w:hAnsi="Calibri" w:cs="Calibri"/>
          <w:sz w:val="22"/>
          <w:szCs w:val="22"/>
        </w:rPr>
        <w:commentReference w:id="79"/>
      </w:r>
      <w:commentRangeEnd w:id="78"/>
      <w:r w:rsidRPr="13EDFA97">
        <w:rPr>
          <w:rStyle w:val="af8"/>
          <w:rFonts w:ascii="Calibri" w:eastAsiaTheme="minorEastAsia" w:hAnsi="Calibri" w:cs="Calibri"/>
          <w:sz w:val="22"/>
          <w:szCs w:val="22"/>
        </w:rPr>
        <w:commentReference w:id="78"/>
      </w:r>
      <w:r w:rsidRPr="13EDFA97">
        <w:rPr>
          <w:rStyle w:val="a9"/>
          <w:rFonts w:ascii="Calibri" w:eastAsiaTheme="minorEastAsia" w:hAnsi="Calibri" w:cs="Calibri"/>
          <w:i w:val="0"/>
          <w:iCs w:val="0"/>
          <w:color w:val="auto"/>
          <w:sz w:val="22"/>
          <w:szCs w:val="22"/>
        </w:rPr>
        <w:t xml:space="preserve"> </w:t>
      </w:r>
    </w:p>
    <w:p w14:paraId="5BD89041"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1E22ECA0"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3CDC75E4"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49DBFEDB"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17CCFCF0"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2E1053D0"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436C171F"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24BFE1D2"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7046FBCB"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6E369806"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3F7312FE" w14:textId="671FD9DE" w:rsidR="00445231" w:rsidRDefault="00445231" w:rsidP="00E04109">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1D3F79A1">
        <w:rPr>
          <w:rStyle w:val="a9"/>
          <w:rFonts w:ascii="Calibri" w:eastAsiaTheme="minorEastAsia" w:hAnsi="Calibri" w:cs="Calibri"/>
          <w:b/>
          <w:bCs/>
          <w:i w:val="0"/>
          <w:iCs w:val="0"/>
          <w:color w:val="auto"/>
          <w:sz w:val="22"/>
          <w:szCs w:val="22"/>
        </w:rPr>
        <w:t>2f</w:t>
      </w:r>
      <w:r w:rsidRPr="00524903">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travel vaccination strategies 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deaths</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24C14183" w14:textId="77777777" w:rsidR="00445231" w:rsidRDefault="00445231" w:rsidP="0099582F">
      <w:pPr>
        <w:spacing w:line="360" w:lineRule="auto"/>
        <w:rPr>
          <w:rStyle w:val="a9"/>
          <w:rFonts w:ascii="Calibri" w:eastAsiaTheme="minorEastAsia" w:hAnsi="Calibri" w:cs="Calibri"/>
          <w:i w:val="0"/>
          <w:iCs w:val="0"/>
          <w:color w:val="auto"/>
          <w:sz w:val="22"/>
          <w:szCs w:val="22"/>
        </w:rPr>
      </w:pPr>
      <w:commentRangeStart w:id="80"/>
      <w:commentRangeEnd w:id="80"/>
      <w:r w:rsidRPr="00012AA1">
        <w:rPr>
          <w:rStyle w:val="af8"/>
          <w:rFonts w:ascii="Calibri" w:eastAsiaTheme="minorEastAsia" w:hAnsi="Calibri" w:cs="Calibri"/>
          <w:noProof/>
          <w:sz w:val="22"/>
          <w:szCs w:val="22"/>
        </w:rPr>
        <w:commentReference w:id="80"/>
      </w:r>
      <w:r w:rsidRPr="00012AA1">
        <w:rPr>
          <w:rStyle w:val="a9"/>
          <w:rFonts w:ascii="Calibri" w:eastAsiaTheme="minorEastAsia" w:hAnsi="Calibri" w:cs="Calibri"/>
          <w:i w:val="0"/>
          <w:iCs w:val="0"/>
          <w:noProof/>
          <w:color w:val="auto"/>
          <w:sz w:val="22"/>
          <w:szCs w:val="22"/>
        </w:rPr>
        <w:drawing>
          <wp:inline distT="0" distB="0" distL="0" distR="0" wp14:anchorId="76743F03" wp14:editId="64A255C4">
            <wp:extent cx="6490656" cy="5187635"/>
            <wp:effectExtent l="0" t="0" r="0" b="0"/>
            <wp:docPr id="8100124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12437" name="Picture 1" descr="A screenshot of a graph&#10;&#10;AI-generated content may be incorrect."/>
                    <pic:cNvPicPr/>
                  </pic:nvPicPr>
                  <pic:blipFill>
                    <a:blip r:embed="rId74"/>
                    <a:stretch>
                      <a:fillRect/>
                    </a:stretch>
                  </pic:blipFill>
                  <pic:spPr>
                    <a:xfrm>
                      <a:off x="0" y="0"/>
                      <a:ext cx="6490656" cy="5187635"/>
                    </a:xfrm>
                    <a:prstGeom prst="rect">
                      <a:avLst/>
                    </a:prstGeom>
                  </pic:spPr>
                </pic:pic>
              </a:graphicData>
            </a:graphic>
          </wp:inline>
        </w:drawing>
      </w:r>
    </w:p>
    <w:p w14:paraId="3FF7C24F"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1EE62E96"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7F95FAD1"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37C42B52"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7BBECB51"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618ADD28"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2753359A"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3E3C2844"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24E191F2"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7CA8B133"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6EA2EBE2" w14:textId="77777777" w:rsidR="00445231" w:rsidRDefault="00445231" w:rsidP="0099582F">
      <w:pPr>
        <w:spacing w:line="360" w:lineRule="auto"/>
        <w:rPr>
          <w:rStyle w:val="a9"/>
          <w:rFonts w:ascii="Calibri" w:eastAsiaTheme="minorEastAsia" w:hAnsi="Calibri" w:cs="Calibri"/>
          <w:i w:val="0"/>
          <w:iCs w:val="0"/>
          <w:color w:val="auto"/>
          <w:sz w:val="22"/>
          <w:szCs w:val="22"/>
        </w:rPr>
      </w:pPr>
    </w:p>
    <w:p w14:paraId="7B402EC4" w14:textId="4BF60D0A" w:rsidR="00445231" w:rsidRDefault="00445231" w:rsidP="00E04109">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1D3F79A1">
        <w:rPr>
          <w:rStyle w:val="a9"/>
          <w:rFonts w:ascii="Calibri" w:eastAsiaTheme="minorEastAsia" w:hAnsi="Calibri" w:cs="Calibri"/>
          <w:b/>
          <w:bCs/>
          <w:i w:val="0"/>
          <w:iCs w:val="0"/>
          <w:color w:val="auto"/>
          <w:sz w:val="22"/>
          <w:szCs w:val="22"/>
        </w:rPr>
        <w:t>2</w:t>
      </w:r>
      <w:r w:rsidRPr="1D3F79A1">
        <w:rPr>
          <w:rStyle w:val="a9"/>
          <w:rFonts w:ascii="Calibri" w:eastAsiaTheme="minorEastAsia" w:hAnsi="Calibri" w:cs="Calibri"/>
          <w:b/>
          <w:bCs/>
          <w:i w:val="0"/>
          <w:iCs w:val="0"/>
          <w:color w:val="auto"/>
          <w:sz w:val="22"/>
          <w:szCs w:val="22"/>
          <w:lang w:val="en-US"/>
        </w:rPr>
        <w:t>g</w:t>
      </w:r>
      <w:r w:rsidRPr="00524903">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travel vaccination strategies 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SAEs</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0D5A0709" w14:textId="77777777" w:rsidR="00445231" w:rsidRDefault="00445231" w:rsidP="0099582F">
      <w:pPr>
        <w:spacing w:line="360" w:lineRule="auto"/>
        <w:rPr>
          <w:rStyle w:val="a9"/>
          <w:rFonts w:ascii="Calibri" w:eastAsiaTheme="minorEastAsia" w:hAnsi="Calibri" w:cs="Calibri"/>
          <w:i w:val="0"/>
          <w:iCs w:val="0"/>
          <w:color w:val="auto"/>
          <w:sz w:val="22"/>
          <w:szCs w:val="22"/>
        </w:rPr>
      </w:pPr>
      <w:commentRangeStart w:id="81"/>
      <w:commentRangeEnd w:id="81"/>
      <w:r w:rsidRPr="000D07BF">
        <w:rPr>
          <w:rStyle w:val="af8"/>
          <w:rFonts w:ascii="Calibri" w:eastAsiaTheme="minorEastAsia" w:hAnsi="Calibri" w:cs="Calibri"/>
          <w:noProof/>
          <w:sz w:val="22"/>
          <w:szCs w:val="22"/>
        </w:rPr>
        <w:commentReference w:id="81"/>
      </w:r>
      <w:r w:rsidRPr="000D07BF">
        <w:rPr>
          <w:rStyle w:val="a9"/>
          <w:rFonts w:ascii="Calibri" w:eastAsiaTheme="minorEastAsia" w:hAnsi="Calibri" w:cs="Calibri"/>
          <w:i w:val="0"/>
          <w:iCs w:val="0"/>
          <w:noProof/>
          <w:color w:val="auto"/>
          <w:sz w:val="22"/>
          <w:szCs w:val="22"/>
        </w:rPr>
        <w:drawing>
          <wp:inline distT="0" distB="0" distL="0" distR="0" wp14:anchorId="42C12DD3" wp14:editId="0807C788">
            <wp:extent cx="6518668" cy="5187635"/>
            <wp:effectExtent l="0" t="0" r="0" b="0"/>
            <wp:docPr id="49203088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30885" name="Picture 1" descr="A screenshot of a graph&#10;&#10;AI-generated content may be incorrect."/>
                    <pic:cNvPicPr/>
                  </pic:nvPicPr>
                  <pic:blipFill>
                    <a:blip r:embed="rId75"/>
                    <a:stretch>
                      <a:fillRect/>
                    </a:stretch>
                  </pic:blipFill>
                  <pic:spPr>
                    <a:xfrm>
                      <a:off x="0" y="0"/>
                      <a:ext cx="6538958" cy="5203782"/>
                    </a:xfrm>
                    <a:prstGeom prst="rect">
                      <a:avLst/>
                    </a:prstGeom>
                  </pic:spPr>
                </pic:pic>
              </a:graphicData>
            </a:graphic>
          </wp:inline>
        </w:drawing>
      </w:r>
    </w:p>
    <w:p w14:paraId="51CCA289" w14:textId="77777777" w:rsidR="00445231" w:rsidRDefault="00445231" w:rsidP="00442163">
      <w:pPr>
        <w:spacing w:line="360" w:lineRule="auto"/>
      </w:pPr>
    </w:p>
    <w:p w14:paraId="32843970" w14:textId="77777777" w:rsidR="00445231" w:rsidRDefault="00445231" w:rsidP="00442163">
      <w:pPr>
        <w:spacing w:line="360" w:lineRule="auto"/>
        <w:sectPr w:rsidR="00445231" w:rsidSect="00445231">
          <w:pgSz w:w="11906" w:h="16838"/>
          <w:pgMar w:top="1440" w:right="1440" w:bottom="1440" w:left="1440" w:header="708" w:footer="708" w:gutter="0"/>
          <w:cols w:space="708"/>
          <w:docGrid w:linePitch="360"/>
        </w:sectPr>
      </w:pPr>
    </w:p>
    <w:p w14:paraId="159C4519" w14:textId="77777777" w:rsidR="00445231" w:rsidRPr="00DC2205" w:rsidRDefault="00445231" w:rsidP="6FCD0B67">
      <w:pPr>
        <w:spacing w:line="360" w:lineRule="auto"/>
        <w:rPr>
          <w:rStyle w:val="a9"/>
          <w:rFonts w:ascii="Calibri" w:eastAsiaTheme="minorEastAsia" w:hAnsi="Calibri" w:cs="Calibri"/>
          <w:i w:val="0"/>
          <w:iCs w:val="0"/>
          <w:color w:val="auto"/>
          <w:sz w:val="22"/>
          <w:szCs w:val="22"/>
        </w:rPr>
      </w:pPr>
      <w:commentRangeStart w:id="82"/>
      <w:r w:rsidRPr="6FCD0B67">
        <w:rPr>
          <w:rFonts w:ascii="Calibri" w:hAnsi="Calibri" w:cs="Calibri"/>
          <w:b/>
          <w:bCs/>
          <w:sz w:val="22"/>
          <w:szCs w:val="22"/>
        </w:rPr>
        <w:lastRenderedPageBreak/>
        <w:t xml:space="preserve">Figure </w:t>
      </w:r>
      <w:r w:rsidRPr="1D3F79A1">
        <w:rPr>
          <w:rFonts w:ascii="Calibri" w:hAnsi="Calibri" w:cs="Calibri"/>
          <w:b/>
          <w:bCs/>
          <w:sz w:val="22"/>
          <w:szCs w:val="22"/>
        </w:rPr>
        <w:t>3</w:t>
      </w:r>
      <w:r w:rsidRPr="6FCD0B67">
        <w:rPr>
          <w:rStyle w:val="a9"/>
          <w:rFonts w:ascii="Calibri" w:eastAsiaTheme="minorEastAsia" w:hAnsi="Calibri" w:cs="Calibri"/>
          <w:i w:val="0"/>
          <w:iCs w:val="0"/>
          <w:color w:val="auto"/>
          <w:sz w:val="22"/>
          <w:szCs w:val="22"/>
        </w:rPr>
        <w:t xml:space="preserve"> </w:t>
      </w:r>
      <w:commentRangeEnd w:id="82"/>
      <w:r w:rsidRPr="6FCD0B67">
        <w:rPr>
          <w:rStyle w:val="af8"/>
          <w:rFonts w:ascii="Calibri" w:eastAsiaTheme="minorEastAsia" w:hAnsi="Calibri" w:cs="Calibri"/>
          <w:sz w:val="22"/>
          <w:szCs w:val="22"/>
        </w:rPr>
        <w:commentReference w:id="82"/>
      </w:r>
      <w:r w:rsidRPr="6FCD0B67">
        <w:rPr>
          <w:rStyle w:val="a9"/>
          <w:rFonts w:ascii="Calibri" w:eastAsiaTheme="minorEastAsia" w:hAnsi="Calibri" w:cs="Calibri"/>
          <w:i w:val="0"/>
          <w:iCs w:val="0"/>
          <w:color w:val="auto"/>
          <w:sz w:val="22"/>
          <w:szCs w:val="22"/>
        </w:rPr>
        <w:t xml:space="preserve">– </w:t>
      </w:r>
      <w:r w:rsidRPr="6FCD0B67">
        <w:rPr>
          <w:rStyle w:val="a9"/>
          <w:rFonts w:ascii="Calibri" w:eastAsiaTheme="minorEastAsia" w:hAnsi="Calibri" w:cs="Calibri"/>
          <w:b/>
          <w:bCs/>
          <w:i w:val="0"/>
          <w:iCs w:val="0"/>
          <w:color w:val="auto"/>
          <w:sz w:val="22"/>
          <w:szCs w:val="22"/>
        </w:rPr>
        <w:t xml:space="preserve">Benefit-risk assessment of Ixchiq for outbreak response immunisation. </w:t>
      </w:r>
      <w:r w:rsidRPr="6FCD0B67">
        <w:rPr>
          <w:rStyle w:val="a9"/>
          <w:rFonts w:ascii="Calibri" w:eastAsiaTheme="minorEastAsia" w:hAnsi="Calibri" w:cs="Calibri"/>
          <w:i w:val="0"/>
          <w:iCs w:val="0"/>
          <w:color w:val="auto"/>
          <w:sz w:val="22"/>
          <w:szCs w:val="22"/>
        </w:rPr>
        <w:t>Benefit-risk assessment of outbreak response immunisation strategies by age group</w:t>
      </w:r>
      <w:r>
        <w:rPr>
          <w:rStyle w:val="a9"/>
          <w:rFonts w:ascii="Calibri" w:eastAsiaTheme="minorEastAsia" w:hAnsi="Calibri" w:cs="Calibri"/>
          <w:i w:val="0"/>
          <w:iCs w:val="0"/>
          <w:color w:val="auto"/>
          <w:sz w:val="22"/>
          <w:szCs w:val="22"/>
        </w:rPr>
        <w:t xml:space="preserve">, </w:t>
      </w:r>
      <w:r>
        <w:rPr>
          <w:rStyle w:val="a9"/>
          <w:rFonts w:ascii="Calibri" w:eastAsiaTheme="minorEastAsia" w:hAnsi="Calibri" w:cs="Calibri"/>
          <w:i w:val="0"/>
          <w:color w:val="auto"/>
          <w:sz w:val="22"/>
          <w:szCs w:val="22"/>
        </w:rPr>
        <w:t>transmission setting, and vaccine protection mechanism.</w:t>
      </w:r>
      <w:r w:rsidRPr="6FCD0B67">
        <w:rPr>
          <w:rStyle w:val="a9"/>
          <w:rFonts w:ascii="Calibri" w:eastAsiaTheme="minorEastAsia" w:hAnsi="Calibri" w:cs="Calibri"/>
          <w:i w:val="0"/>
          <w:iCs w:val="0"/>
          <w:color w:val="auto"/>
          <w:sz w:val="22"/>
          <w:szCs w:val="22"/>
        </w:rPr>
        <w:t xml:space="preserve"> </w:t>
      </w:r>
    </w:p>
    <w:p w14:paraId="27138788" w14:textId="77777777" w:rsidR="00445231" w:rsidRPr="00524903" w:rsidRDefault="00445231" w:rsidP="007E225D">
      <w:pPr>
        <w:spacing w:line="360" w:lineRule="auto"/>
        <w:rPr>
          <w:rStyle w:val="a9"/>
          <w:rFonts w:ascii="Calibri" w:eastAsiaTheme="minorEastAsia" w:hAnsi="Calibri" w:cs="Calibri"/>
          <w:i w:val="0"/>
          <w:color w:val="auto"/>
          <w:sz w:val="22"/>
          <w:szCs w:val="22"/>
        </w:rPr>
      </w:pPr>
      <w:commentRangeStart w:id="83"/>
      <w:r w:rsidRPr="00524903">
        <w:rPr>
          <w:rStyle w:val="a9"/>
          <w:rFonts w:ascii="Calibri" w:eastAsiaTheme="minorEastAsia" w:hAnsi="Calibri" w:cs="Calibri"/>
          <w:b/>
          <w:bCs/>
          <w:i w:val="0"/>
          <w:iCs w:val="0"/>
          <w:color w:val="auto"/>
          <w:sz w:val="22"/>
          <w:szCs w:val="22"/>
        </w:rPr>
        <w:t>Figure</w:t>
      </w:r>
      <w:r w:rsidRPr="00524903">
        <w:rPr>
          <w:rStyle w:val="a9"/>
          <w:rFonts w:ascii="Calibri" w:eastAsiaTheme="minorEastAsia" w:hAnsi="Calibri" w:cs="Calibri"/>
          <w:b/>
          <w:bCs/>
          <w:i w:val="0"/>
          <w:color w:val="auto"/>
          <w:sz w:val="22"/>
          <w:szCs w:val="22"/>
        </w:rPr>
        <w:t xml:space="preserve"> </w:t>
      </w:r>
      <w:commentRangeEnd w:id="83"/>
      <w:r w:rsidRPr="1D3F79A1">
        <w:rPr>
          <w:rStyle w:val="af8"/>
          <w:rFonts w:ascii="Calibri" w:eastAsiaTheme="minorEastAsia" w:hAnsi="Calibri" w:cs="Calibri"/>
          <w:b/>
          <w:bCs/>
          <w:sz w:val="22"/>
          <w:szCs w:val="22"/>
        </w:rPr>
        <w:commentReference w:id="83"/>
      </w:r>
      <w:r w:rsidRPr="1D3F79A1">
        <w:rPr>
          <w:rStyle w:val="a9"/>
          <w:rFonts w:ascii="Calibri" w:eastAsiaTheme="minorEastAsia" w:hAnsi="Calibri" w:cs="Calibri"/>
          <w:b/>
          <w:bCs/>
          <w:i w:val="0"/>
          <w:iCs w:val="0"/>
          <w:color w:val="auto"/>
          <w:sz w:val="22"/>
          <w:szCs w:val="22"/>
        </w:rPr>
        <w:t>3a</w:t>
      </w:r>
      <w:r w:rsidRPr="00524903">
        <w:rPr>
          <w:rStyle w:val="a9"/>
          <w:rFonts w:ascii="Calibri" w:eastAsiaTheme="minorEastAsia" w:hAnsi="Calibri" w:cs="Calibri"/>
          <w:i w:val="0"/>
          <w:color w:val="auto"/>
          <w:sz w:val="22"/>
          <w:szCs w:val="22"/>
        </w:rPr>
        <w:t xml:space="preserve"> </w:t>
      </w:r>
      <w:r w:rsidRPr="00524903">
        <w:rPr>
          <w:rStyle w:val="a9"/>
          <w:rFonts w:ascii="Calibri" w:eastAsiaTheme="minorEastAsia" w:hAnsi="Calibri" w:cs="Calibri"/>
          <w:i w:val="0"/>
          <w:iCs w:val="0"/>
          <w:color w:val="auto"/>
          <w:sz w:val="22"/>
          <w:szCs w:val="22"/>
        </w:rPr>
        <w:t xml:space="preserve">– </w:t>
      </w:r>
      <w:r w:rsidRPr="00524903">
        <w:rPr>
          <w:rStyle w:val="a9"/>
          <w:rFonts w:ascii="Calibri" w:eastAsia="Malgun Gothic" w:hAnsi="Calibri" w:cs="Calibri"/>
          <w:i w:val="0"/>
          <w:color w:val="auto"/>
          <w:sz w:val="22"/>
          <w:szCs w:val="22"/>
        </w:rPr>
        <w:t>Benefit-risk</w:t>
      </w:r>
      <w:r w:rsidRPr="00524903">
        <w:rPr>
          <w:rStyle w:val="a9"/>
          <w:rFonts w:ascii="Calibri" w:eastAsiaTheme="minorEastAsia" w:hAnsi="Calibri" w:cs="Calibri"/>
          <w:i w:val="0"/>
          <w:color w:val="auto"/>
          <w:sz w:val="22"/>
          <w:szCs w:val="22"/>
        </w:rPr>
        <w:t xml:space="preserve"> </w:t>
      </w:r>
      <w:r w:rsidRPr="29EF8E1D">
        <w:rPr>
          <w:rStyle w:val="a9"/>
          <w:rFonts w:ascii="Calibri" w:eastAsiaTheme="minorEastAsia" w:hAnsi="Calibri" w:cs="Calibri"/>
          <w:i w:val="0"/>
          <w:iCs w:val="0"/>
          <w:color w:val="auto"/>
          <w:sz w:val="22"/>
          <w:szCs w:val="22"/>
        </w:rPr>
        <w:t xml:space="preserve">assessment </w:t>
      </w:r>
      <w:r w:rsidRPr="00524903">
        <w:rPr>
          <w:rStyle w:val="a9"/>
          <w:rFonts w:ascii="Calibri" w:eastAsiaTheme="minorEastAsia" w:hAnsi="Calibri" w:cs="Calibri"/>
          <w:i w:val="0"/>
          <w:color w:val="auto"/>
          <w:sz w:val="22"/>
          <w:szCs w:val="22"/>
        </w:rPr>
        <w:t xml:space="preserve">of </w:t>
      </w:r>
      <w:r>
        <w:rPr>
          <w:rStyle w:val="a9"/>
          <w:rFonts w:ascii="Calibri" w:eastAsiaTheme="minorEastAsia" w:hAnsi="Calibri" w:cs="Calibri"/>
          <w:i w:val="0"/>
          <w:color w:val="auto"/>
          <w:sz w:val="22"/>
          <w:szCs w:val="22"/>
        </w:rPr>
        <w:t>outbreak response immunisation</w:t>
      </w:r>
      <w:r w:rsidRPr="00524903">
        <w:rPr>
          <w:rStyle w:val="a9"/>
          <w:rFonts w:ascii="Calibri" w:eastAsiaTheme="minorEastAsia" w:hAnsi="Calibri" w:cs="Calibri"/>
          <w:i w:val="0"/>
          <w:color w:val="auto"/>
          <w:sz w:val="22"/>
          <w:szCs w:val="22"/>
        </w:rPr>
        <w:t xml:space="preserve"> strategies by age group</w:t>
      </w:r>
      <w:r>
        <w:rPr>
          <w:rStyle w:val="a9"/>
          <w:rFonts w:ascii="Calibri" w:eastAsiaTheme="minorEastAsia" w:hAnsi="Calibri" w:cs="Calibri"/>
          <w:i w:val="0"/>
          <w:color w:val="auto"/>
          <w:sz w:val="22"/>
          <w:szCs w:val="22"/>
        </w:rPr>
        <w:t xml:space="preserve"> and transmission setting</w:t>
      </w:r>
      <w:r w:rsidRPr="29EF8E1D">
        <w:rPr>
          <w:rStyle w:val="a9"/>
          <w:rFonts w:ascii="Calibri" w:eastAsiaTheme="minorEastAsia" w:hAnsi="Calibri" w:cs="Calibri"/>
          <w:i w:val="0"/>
          <w:iCs w:val="0"/>
          <w:color w:val="auto"/>
          <w:sz w:val="22"/>
          <w:szCs w:val="22"/>
        </w:rPr>
        <w:t>, for DALY.</w:t>
      </w:r>
      <w:r w:rsidRPr="135653B1">
        <w:rPr>
          <w:rStyle w:val="a9"/>
          <w:rFonts w:ascii="Calibri" w:eastAsiaTheme="minorEastAsia" w:hAnsi="Calibri" w:cs="Calibri"/>
          <w:i w:val="0"/>
          <w:iCs w:val="0"/>
          <w:color w:val="auto"/>
          <w:sz w:val="22"/>
          <w:szCs w:val="22"/>
        </w:rPr>
        <w:t xml:space="preserve"> Pr (BRR (DALY)</w:t>
      </w:r>
      <w:r>
        <w:rPr>
          <w:rStyle w:val="a9"/>
          <w:rFonts w:ascii="Calibri" w:eastAsiaTheme="minorEastAsia" w:hAnsi="Calibri" w:cs="Calibri" w:hint="eastAsia"/>
          <w:i w:val="0"/>
          <w:iCs w:val="0"/>
          <w:color w:val="auto"/>
          <w:sz w:val="22"/>
          <w:szCs w:val="22"/>
        </w:rPr>
        <w:t>&gt;1</w:t>
      </w:r>
      <w:r w:rsidRPr="135653B1">
        <w:rPr>
          <w:rStyle w:val="a9"/>
          <w:rFonts w:ascii="Calibri" w:eastAsiaTheme="minorEastAsia" w:hAnsi="Calibri" w:cs="Calibri"/>
          <w:i w:val="0"/>
          <w:iCs w:val="0"/>
          <w:color w:val="auto"/>
          <w:sz w:val="22"/>
          <w:szCs w:val="22"/>
        </w:rPr>
        <w:t>) refers to probability of the benefit-risk ratio being larger than 1, regarding DALYs averted by vaccination (benefit) in comparison to DALYs attributable to vaccination (risk).</w:t>
      </w:r>
    </w:p>
    <w:p w14:paraId="33432FC5" w14:textId="77777777" w:rsidR="00445231" w:rsidRPr="00EF0785" w:rsidRDefault="00445231" w:rsidP="00442163">
      <w:pPr>
        <w:spacing w:line="360" w:lineRule="auto"/>
        <w:rPr>
          <w:rStyle w:val="a9"/>
          <w:rFonts w:ascii="Calibri" w:eastAsiaTheme="minorEastAsia" w:hAnsi="Calibri" w:cs="Calibri"/>
          <w:b/>
          <w:bCs/>
          <w:color w:val="auto"/>
        </w:rPr>
      </w:pPr>
      <w:r w:rsidRPr="009612B0">
        <w:rPr>
          <w:rStyle w:val="a9"/>
          <w:rFonts w:ascii="Calibri" w:eastAsiaTheme="minorEastAsia" w:hAnsi="Calibri" w:cs="Calibri"/>
          <w:b/>
          <w:bCs/>
          <w:noProof/>
          <w:color w:val="auto"/>
        </w:rPr>
        <w:drawing>
          <wp:inline distT="0" distB="0" distL="0" distR="0" wp14:anchorId="2D7E51A6" wp14:editId="620F0B58">
            <wp:extent cx="6420919" cy="3041151"/>
            <wp:effectExtent l="0" t="0" r="5715" b="0"/>
            <wp:docPr id="490496458" name="Picture 1" descr="A map of different color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96458" name="Picture 1" descr="A map of different colored states&#10;&#10;AI-generated content may be incorrect."/>
                    <pic:cNvPicPr/>
                  </pic:nvPicPr>
                  <pic:blipFill>
                    <a:blip r:embed="rId76"/>
                    <a:stretch>
                      <a:fillRect/>
                    </a:stretch>
                  </pic:blipFill>
                  <pic:spPr>
                    <a:xfrm>
                      <a:off x="0" y="0"/>
                      <a:ext cx="6449152" cy="3054523"/>
                    </a:xfrm>
                    <a:prstGeom prst="rect">
                      <a:avLst/>
                    </a:prstGeom>
                  </pic:spPr>
                </pic:pic>
              </a:graphicData>
            </a:graphic>
          </wp:inline>
        </w:drawing>
      </w:r>
      <w:commentRangeStart w:id="84"/>
      <w:commentRangeEnd w:id="84"/>
      <w:r w:rsidRPr="00EF0785">
        <w:rPr>
          <w:rStyle w:val="af8"/>
          <w:rFonts w:ascii="Calibri" w:eastAsiaTheme="minorEastAsia" w:hAnsi="Calibri" w:cs="Calibri"/>
          <w:b/>
          <w:bCs/>
          <w:i/>
          <w:iCs/>
          <w:sz w:val="24"/>
          <w:szCs w:val="24"/>
        </w:rPr>
        <w:commentReference w:id="84"/>
      </w:r>
    </w:p>
    <w:p w14:paraId="4FBA3EC8" w14:textId="77777777" w:rsidR="00445231" w:rsidRPr="00EF0785" w:rsidRDefault="00445231" w:rsidP="00442163">
      <w:pPr>
        <w:spacing w:line="360" w:lineRule="auto"/>
        <w:rPr>
          <w:rStyle w:val="a9"/>
          <w:rFonts w:ascii="Calibri" w:eastAsiaTheme="minorEastAsia" w:hAnsi="Calibri" w:cs="Calibri"/>
          <w:b/>
          <w:bCs/>
          <w:color w:val="auto"/>
        </w:rPr>
        <w:sectPr w:rsidR="00445231" w:rsidRPr="00EF0785" w:rsidSect="00445231">
          <w:pgSz w:w="11906" w:h="16838"/>
          <w:pgMar w:top="1440" w:right="1440" w:bottom="1440" w:left="1440" w:header="708" w:footer="708" w:gutter="0"/>
          <w:cols w:space="708"/>
          <w:docGrid w:linePitch="360"/>
        </w:sectPr>
      </w:pPr>
    </w:p>
    <w:p w14:paraId="37076AC7" w14:textId="10469DB4" w:rsidR="00445231" w:rsidRDefault="00445231" w:rsidP="009073B1">
      <w:pPr>
        <w:spacing w:line="360" w:lineRule="auto"/>
        <w:rPr>
          <w:rStyle w:val="a9"/>
          <w:rFonts w:ascii="Calibri" w:eastAsiaTheme="minorEastAsia" w:hAnsi="Calibri" w:cs="Calibri"/>
          <w:i w:val="0"/>
          <w:iCs w:val="0"/>
          <w:color w:val="auto"/>
          <w:sz w:val="22"/>
          <w:szCs w:val="22"/>
        </w:rPr>
      </w:pPr>
      <w:r w:rsidRPr="00DC2205">
        <w:rPr>
          <w:rStyle w:val="a9"/>
          <w:rFonts w:ascii="Calibri" w:eastAsiaTheme="minorEastAsia" w:hAnsi="Calibri" w:cs="Calibri"/>
          <w:b/>
          <w:bCs/>
          <w:i w:val="0"/>
          <w:iCs w:val="0"/>
          <w:color w:val="auto"/>
          <w:sz w:val="22"/>
          <w:szCs w:val="22"/>
        </w:rPr>
        <w:lastRenderedPageBreak/>
        <w:t xml:space="preserve">Figure </w:t>
      </w:r>
      <w:r w:rsidRPr="1D3F79A1">
        <w:rPr>
          <w:rStyle w:val="a9"/>
          <w:rFonts w:ascii="Calibri" w:eastAsiaTheme="minorEastAsia" w:hAnsi="Calibri" w:cs="Calibri"/>
          <w:b/>
          <w:bCs/>
          <w:i w:val="0"/>
          <w:iCs w:val="0"/>
          <w:color w:val="auto"/>
          <w:sz w:val="22"/>
          <w:szCs w:val="22"/>
        </w:rPr>
        <w:t>3</w:t>
      </w:r>
      <w:r w:rsidRPr="4CA7DDD5">
        <w:rPr>
          <w:rStyle w:val="a9"/>
          <w:rFonts w:ascii="Calibri" w:eastAsiaTheme="minorEastAsia" w:hAnsi="Calibri" w:cs="Calibri"/>
          <w:b/>
          <w:bCs/>
          <w:i w:val="0"/>
          <w:iCs w:val="0"/>
          <w:color w:val="auto"/>
          <w:sz w:val="22"/>
          <w:szCs w:val="22"/>
        </w:rPr>
        <w:t>b</w:t>
      </w:r>
      <w:r w:rsidRPr="00DC2205">
        <w:rPr>
          <w:rStyle w:val="a9"/>
          <w:rFonts w:ascii="Calibri" w:eastAsiaTheme="minorEastAsia" w:hAnsi="Calibri" w:cs="Calibri"/>
          <w:b/>
          <w:bCs/>
          <w:i w:val="0"/>
          <w:iCs w:val="0"/>
          <w:color w:val="auto"/>
          <w:sz w:val="22"/>
          <w:szCs w:val="22"/>
        </w:rPr>
        <w:t>.</w:t>
      </w:r>
      <w:r w:rsidRPr="00DC2205">
        <w:rPr>
          <w:rStyle w:val="a9"/>
          <w:rFonts w:ascii="Calibri" w:eastAsiaTheme="minorEastAsia" w:hAnsi="Calibri" w:cs="Calibri"/>
          <w:i w:val="0"/>
          <w:iCs w:val="0"/>
          <w:color w:val="auto"/>
          <w:sz w:val="22"/>
          <w:szCs w:val="22"/>
        </w:rPr>
        <w:t xml:space="preserve"> </w:t>
      </w:r>
      <w:r w:rsidRPr="00DC2205">
        <w:rPr>
          <w:rStyle w:val="a9"/>
          <w:rFonts w:ascii="Calibri" w:eastAsia="Malgun Gothic" w:hAnsi="Calibri" w:cs="Calibri"/>
          <w:i w:val="0"/>
          <w:iCs w:val="0"/>
          <w:color w:val="auto"/>
          <w:sz w:val="22"/>
          <w:szCs w:val="22"/>
        </w:rPr>
        <w:t>Benefit-risk</w:t>
      </w:r>
      <w:r w:rsidRPr="00DC2205">
        <w:rPr>
          <w:rStyle w:val="a9"/>
          <w:rFonts w:ascii="Calibri" w:eastAsiaTheme="minorEastAsia" w:hAnsi="Calibri" w:cs="Calibri"/>
          <w:i w:val="0"/>
          <w:iCs w:val="0"/>
          <w:color w:val="auto"/>
          <w:sz w:val="22"/>
          <w:szCs w:val="22"/>
        </w:rPr>
        <w:t xml:space="preserve"> </w:t>
      </w:r>
      <w:r>
        <w:rPr>
          <w:rStyle w:val="a9"/>
          <w:rFonts w:ascii="Calibri" w:eastAsiaTheme="minorEastAsia" w:hAnsi="Calibri" w:cs="Calibri"/>
          <w:i w:val="0"/>
          <w:iCs w:val="0"/>
          <w:color w:val="auto"/>
          <w:sz w:val="22"/>
          <w:szCs w:val="22"/>
        </w:rPr>
        <w:t>probabilistic clouds</w:t>
      </w:r>
      <w:r w:rsidRPr="7935B174">
        <w:rPr>
          <w:rStyle w:val="a9"/>
          <w:rFonts w:ascii="Calibri" w:eastAsiaTheme="minorEastAsia" w:hAnsi="Calibri" w:cs="Calibri"/>
          <w:i w:val="0"/>
          <w:iCs w:val="0"/>
          <w:color w:val="auto"/>
          <w:sz w:val="22"/>
          <w:szCs w:val="22"/>
        </w:rPr>
        <w:t xml:space="preserve"> of</w:t>
      </w:r>
      <w:r w:rsidRPr="00DC2205">
        <w:rPr>
          <w:rStyle w:val="a9"/>
          <w:rFonts w:ascii="Calibri" w:eastAsiaTheme="minorEastAsia" w:hAnsi="Calibri" w:cs="Calibri"/>
          <w:i w:val="0"/>
          <w:iCs w:val="0"/>
          <w:color w:val="auto"/>
          <w:sz w:val="22"/>
          <w:szCs w:val="22"/>
        </w:rPr>
        <w:t xml:space="preserve"> outbreak response immunisation strategies by age group, vaccine protection mechanism, and </w:t>
      </w:r>
      <w:r>
        <w:rPr>
          <w:rStyle w:val="a9"/>
          <w:rFonts w:ascii="Calibri" w:eastAsiaTheme="minorEastAsia" w:hAnsi="Calibri" w:cs="Calibri"/>
          <w:i w:val="0"/>
          <w:color w:val="auto"/>
          <w:sz w:val="22"/>
          <w:szCs w:val="22"/>
        </w:rPr>
        <w:t>transmission setting</w:t>
      </w:r>
      <w:r w:rsidRPr="135653B1">
        <w:rPr>
          <w:rStyle w:val="a9"/>
          <w:rFonts w:ascii="Calibri" w:eastAsiaTheme="minorEastAsia" w:hAnsi="Calibri" w:cs="Calibri"/>
          <w:i w:val="0"/>
          <w:iCs w:val="0"/>
          <w:color w:val="auto"/>
          <w:sz w:val="22"/>
          <w:szCs w:val="22"/>
        </w:rPr>
        <w:t>,</w:t>
      </w:r>
      <w:r>
        <w:rPr>
          <w:rStyle w:val="a9"/>
          <w:rFonts w:ascii="Calibri" w:eastAsiaTheme="minorEastAsia" w:hAnsi="Calibri" w:cs="Calibri"/>
          <w:i w:val="0"/>
          <w:iCs w:val="0"/>
          <w:color w:val="auto"/>
          <w:sz w:val="22"/>
          <w:szCs w:val="22"/>
        </w:rPr>
        <w:t xml:space="preserve"> for DALY</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32983241" w14:textId="1DA745C6" w:rsidR="00445231" w:rsidRPr="00DC2205" w:rsidRDefault="00445231" w:rsidP="13EDFA97">
      <w:pPr>
        <w:spacing w:line="360" w:lineRule="auto"/>
        <w:rPr>
          <w:rStyle w:val="a9"/>
          <w:rFonts w:ascii="Calibri" w:eastAsiaTheme="minorEastAsia" w:hAnsi="Calibri" w:cs="Calibri"/>
          <w:i w:val="0"/>
          <w:iCs w:val="0"/>
          <w:color w:val="auto"/>
          <w:sz w:val="22"/>
          <w:szCs w:val="22"/>
        </w:rPr>
      </w:pPr>
      <w:r w:rsidRPr="00BD68CD">
        <w:rPr>
          <w:rStyle w:val="a9"/>
          <w:rFonts w:ascii="Calibri" w:eastAsiaTheme="minorEastAsia" w:hAnsi="Calibri" w:cs="Calibri"/>
          <w:i w:val="0"/>
          <w:iCs w:val="0"/>
          <w:noProof/>
          <w:color w:val="auto"/>
          <w:sz w:val="22"/>
          <w:szCs w:val="22"/>
        </w:rPr>
        <w:drawing>
          <wp:inline distT="0" distB="0" distL="0" distR="0" wp14:anchorId="76331817" wp14:editId="2130247E">
            <wp:extent cx="6437039" cy="4495800"/>
            <wp:effectExtent l="0" t="0" r="1905" b="0"/>
            <wp:docPr id="3173467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6780" name=""/>
                    <pic:cNvPicPr/>
                  </pic:nvPicPr>
                  <pic:blipFill>
                    <a:blip r:embed="rId77"/>
                    <a:stretch>
                      <a:fillRect/>
                    </a:stretch>
                  </pic:blipFill>
                  <pic:spPr>
                    <a:xfrm>
                      <a:off x="0" y="0"/>
                      <a:ext cx="6440013" cy="4497877"/>
                    </a:xfrm>
                    <a:prstGeom prst="rect">
                      <a:avLst/>
                    </a:prstGeom>
                  </pic:spPr>
                </pic:pic>
              </a:graphicData>
            </a:graphic>
          </wp:inline>
        </w:drawing>
      </w:r>
    </w:p>
    <w:p w14:paraId="13CCB8EA" w14:textId="77777777" w:rsidR="00445231" w:rsidRPr="00EF0785" w:rsidRDefault="00445231" w:rsidP="00442163">
      <w:pPr>
        <w:spacing w:line="360" w:lineRule="auto"/>
        <w:rPr>
          <w:rStyle w:val="a9"/>
          <w:rFonts w:ascii="Calibri" w:eastAsiaTheme="minorEastAsia" w:hAnsi="Calibri" w:cs="Calibri"/>
          <w:color w:val="auto"/>
        </w:rPr>
        <w:sectPr w:rsidR="00445231" w:rsidRPr="00EF0785" w:rsidSect="00445231">
          <w:pgSz w:w="11906" w:h="16838"/>
          <w:pgMar w:top="1440" w:right="1440" w:bottom="1440" w:left="1440" w:header="708" w:footer="708" w:gutter="0"/>
          <w:cols w:space="708"/>
          <w:docGrid w:linePitch="360"/>
        </w:sectPr>
      </w:pPr>
    </w:p>
    <w:p w14:paraId="2FDE9F8F" w14:textId="001CAE3A" w:rsidR="00445231" w:rsidRPr="00524903" w:rsidRDefault="00445231" w:rsidP="005D45F2">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1D3F79A1">
        <w:rPr>
          <w:rStyle w:val="a9"/>
          <w:rFonts w:ascii="Calibri" w:eastAsiaTheme="minorEastAsia" w:hAnsi="Calibri" w:cs="Calibri"/>
          <w:b/>
          <w:bCs/>
          <w:i w:val="0"/>
          <w:iCs w:val="0"/>
          <w:color w:val="auto"/>
          <w:sz w:val="22"/>
          <w:szCs w:val="22"/>
        </w:rPr>
        <w:t>3c</w:t>
      </w:r>
      <w:r w:rsidRPr="00524903">
        <w:rPr>
          <w:rStyle w:val="a9"/>
          <w:rFonts w:ascii="Calibri" w:eastAsiaTheme="minorEastAsia" w:hAnsi="Calibri" w:cs="Calibri"/>
          <w:b/>
          <w:bCs/>
          <w:i w:val="0"/>
          <w:iCs w:val="0"/>
          <w:color w:val="auto"/>
          <w:sz w:val="22"/>
          <w:szCs w:val="22"/>
        </w:rPr>
        <w:t>.</w:t>
      </w:r>
      <w:r w:rsidRPr="00524903">
        <w:rPr>
          <w:rStyle w:val="a9"/>
          <w:rFonts w:ascii="Calibri" w:eastAsiaTheme="minorEastAsia" w:hAnsi="Calibri" w:cs="Calibri"/>
          <w:i w:val="0"/>
          <w:iCs w:val="0"/>
          <w:color w:val="auto"/>
          <w:sz w:val="22"/>
          <w:szCs w:val="22"/>
        </w:rPr>
        <w:t xml:space="preserve"> </w:t>
      </w:r>
      <w:r w:rsidRPr="00524903">
        <w:rPr>
          <w:rStyle w:val="a9"/>
          <w:rFonts w:ascii="Calibri" w:eastAsia="Malgun Gothic" w:hAnsi="Calibri" w:cs="Calibri"/>
          <w:i w:val="0"/>
          <w:iCs w:val="0"/>
          <w:color w:val="auto"/>
          <w:sz w:val="22"/>
          <w:szCs w:val="22"/>
        </w:rPr>
        <w:t>Benefit-risk</w:t>
      </w:r>
      <w:r w:rsidRPr="00524903">
        <w:rPr>
          <w:rStyle w:val="a9"/>
          <w:rFonts w:ascii="Calibri" w:eastAsiaTheme="minorEastAsia" w:hAnsi="Calibri" w:cs="Calibri"/>
          <w:i w:val="0"/>
          <w:iCs w:val="0"/>
          <w:color w:val="auto"/>
          <w:sz w:val="22"/>
          <w:szCs w:val="22"/>
        </w:rPr>
        <w:t xml:space="preserve"> </w:t>
      </w:r>
      <w:r>
        <w:rPr>
          <w:rStyle w:val="a9"/>
          <w:rFonts w:ascii="Calibri" w:eastAsiaTheme="minorEastAsia" w:hAnsi="Calibri" w:cs="Calibri"/>
          <w:i w:val="0"/>
          <w:iCs w:val="0"/>
          <w:color w:val="auto"/>
          <w:sz w:val="22"/>
          <w:szCs w:val="22"/>
        </w:rPr>
        <w:t>probabilistic clouds</w:t>
      </w:r>
      <w:r w:rsidRPr="7935B174">
        <w:rPr>
          <w:rStyle w:val="a9"/>
          <w:rFonts w:ascii="Calibri" w:eastAsiaTheme="minorEastAsia" w:hAnsi="Calibri" w:cs="Calibri"/>
          <w:i w:val="0"/>
          <w:iCs w:val="0"/>
          <w:color w:val="auto"/>
          <w:sz w:val="22"/>
          <w:szCs w:val="22"/>
        </w:rPr>
        <w:t xml:space="preserve"> </w:t>
      </w:r>
      <w:r>
        <w:rPr>
          <w:rStyle w:val="a9"/>
          <w:rFonts w:ascii="Calibri" w:eastAsiaTheme="minorEastAsia" w:hAnsi="Calibri" w:cs="Calibri"/>
          <w:i w:val="0"/>
          <w:iCs w:val="0"/>
          <w:color w:val="auto"/>
          <w:sz w:val="22"/>
          <w:szCs w:val="22"/>
        </w:rPr>
        <w:t xml:space="preserve">of </w:t>
      </w:r>
      <w:r w:rsidRPr="00524903">
        <w:rPr>
          <w:rStyle w:val="a9"/>
          <w:rFonts w:ascii="Calibri" w:eastAsiaTheme="minorEastAsia" w:hAnsi="Calibri" w:cs="Calibri"/>
          <w:i w:val="0"/>
          <w:iCs w:val="0"/>
          <w:color w:val="auto"/>
          <w:sz w:val="22"/>
          <w:szCs w:val="22"/>
        </w:rPr>
        <w:t xml:space="preserve">outbreak response immunisation strategies by age group, vaccine protection mechanism, and </w:t>
      </w:r>
      <w:r>
        <w:rPr>
          <w:rStyle w:val="a9"/>
          <w:rFonts w:ascii="Calibri" w:eastAsiaTheme="minorEastAsia" w:hAnsi="Calibri" w:cs="Calibri"/>
          <w:i w:val="0"/>
          <w:color w:val="auto"/>
          <w:sz w:val="22"/>
          <w:szCs w:val="22"/>
        </w:rPr>
        <w:t>transmission setting</w:t>
      </w:r>
      <w:r w:rsidRPr="135653B1">
        <w:rPr>
          <w:rStyle w:val="a9"/>
          <w:rFonts w:ascii="Calibri" w:eastAsiaTheme="minorEastAsia" w:hAnsi="Calibri" w:cs="Calibri"/>
          <w:i w:val="0"/>
          <w:iCs w:val="0"/>
          <w:color w:val="auto"/>
          <w:sz w:val="22"/>
          <w:szCs w:val="22"/>
        </w:rPr>
        <w:t>,</w:t>
      </w:r>
      <w:r>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lang w:val="en-US"/>
        </w:rPr>
        <w:t>deaths</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0A9BED6C" w14:textId="352C8F47" w:rsidR="00445231" w:rsidRDefault="00445231">
      <w:pPr>
        <w:rPr>
          <w:rFonts w:ascii="Calibri" w:hAnsi="Calibri" w:cs="Calibri"/>
        </w:rPr>
      </w:pPr>
      <w:r w:rsidRPr="00524948">
        <w:rPr>
          <w:rFonts w:ascii="Calibri" w:hAnsi="Calibri" w:cs="Calibri"/>
          <w:noProof/>
        </w:rPr>
        <w:drawing>
          <wp:inline distT="0" distB="0" distL="0" distR="0" wp14:anchorId="4EF4AC19" wp14:editId="1B7B0903">
            <wp:extent cx="6469310" cy="4543425"/>
            <wp:effectExtent l="0" t="0" r="8255" b="0"/>
            <wp:docPr id="3321444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44456" name=""/>
                    <pic:cNvPicPr/>
                  </pic:nvPicPr>
                  <pic:blipFill>
                    <a:blip r:embed="rId78"/>
                    <a:stretch>
                      <a:fillRect/>
                    </a:stretch>
                  </pic:blipFill>
                  <pic:spPr>
                    <a:xfrm>
                      <a:off x="0" y="0"/>
                      <a:ext cx="6472726" cy="4545824"/>
                    </a:xfrm>
                    <a:prstGeom prst="rect">
                      <a:avLst/>
                    </a:prstGeom>
                  </pic:spPr>
                </pic:pic>
              </a:graphicData>
            </a:graphic>
          </wp:inline>
        </w:drawing>
      </w:r>
    </w:p>
    <w:p w14:paraId="1AEFEBC1" w14:textId="77777777" w:rsidR="00445231" w:rsidRDefault="00445231">
      <w:pPr>
        <w:rPr>
          <w:rFonts w:ascii="Calibri" w:hAnsi="Calibri" w:cs="Calibri"/>
        </w:rPr>
      </w:pPr>
    </w:p>
    <w:p w14:paraId="01340257" w14:textId="77777777" w:rsidR="00445231" w:rsidRDefault="00445231">
      <w:pPr>
        <w:rPr>
          <w:rFonts w:ascii="Calibri" w:hAnsi="Calibri" w:cs="Calibri"/>
        </w:rPr>
      </w:pPr>
    </w:p>
    <w:p w14:paraId="434A7210" w14:textId="77777777" w:rsidR="00445231" w:rsidRDefault="00445231">
      <w:pPr>
        <w:rPr>
          <w:rFonts w:ascii="Calibri" w:hAnsi="Calibri" w:cs="Calibri"/>
        </w:rPr>
      </w:pPr>
    </w:p>
    <w:p w14:paraId="1A069AF8" w14:textId="77777777" w:rsidR="00445231" w:rsidRDefault="00445231">
      <w:pPr>
        <w:rPr>
          <w:rFonts w:ascii="Calibri" w:hAnsi="Calibri" w:cs="Calibri"/>
        </w:rPr>
      </w:pPr>
    </w:p>
    <w:p w14:paraId="0A73E228" w14:textId="77777777" w:rsidR="00445231" w:rsidRDefault="00445231">
      <w:pPr>
        <w:rPr>
          <w:rFonts w:ascii="Calibri" w:hAnsi="Calibri" w:cs="Calibri"/>
        </w:rPr>
      </w:pPr>
    </w:p>
    <w:p w14:paraId="1AB7C5A4" w14:textId="77777777" w:rsidR="00445231" w:rsidRDefault="00445231">
      <w:pPr>
        <w:rPr>
          <w:rFonts w:ascii="Calibri" w:hAnsi="Calibri" w:cs="Calibri"/>
        </w:rPr>
      </w:pPr>
    </w:p>
    <w:p w14:paraId="1725E565" w14:textId="77777777" w:rsidR="00445231" w:rsidRDefault="00445231">
      <w:pPr>
        <w:rPr>
          <w:rFonts w:ascii="Calibri" w:hAnsi="Calibri" w:cs="Calibri"/>
        </w:rPr>
      </w:pPr>
    </w:p>
    <w:p w14:paraId="23DE0BBD" w14:textId="77777777" w:rsidR="00445231" w:rsidRDefault="00445231">
      <w:pPr>
        <w:rPr>
          <w:rFonts w:ascii="Calibri" w:hAnsi="Calibri" w:cs="Calibri"/>
        </w:rPr>
      </w:pPr>
    </w:p>
    <w:p w14:paraId="18752668" w14:textId="77777777" w:rsidR="00445231" w:rsidRDefault="00445231">
      <w:pPr>
        <w:rPr>
          <w:rFonts w:ascii="Calibri" w:hAnsi="Calibri" w:cs="Calibri"/>
        </w:rPr>
      </w:pPr>
    </w:p>
    <w:p w14:paraId="614F27F7" w14:textId="77777777" w:rsidR="00445231" w:rsidRDefault="00445231">
      <w:pPr>
        <w:rPr>
          <w:rFonts w:ascii="Calibri" w:hAnsi="Calibri" w:cs="Calibri"/>
        </w:rPr>
      </w:pPr>
    </w:p>
    <w:p w14:paraId="34BD13CF" w14:textId="77777777" w:rsidR="00445231" w:rsidRDefault="00445231">
      <w:pPr>
        <w:rPr>
          <w:rFonts w:ascii="Calibri" w:hAnsi="Calibri" w:cs="Calibri"/>
        </w:rPr>
      </w:pPr>
    </w:p>
    <w:p w14:paraId="7B334156" w14:textId="77777777" w:rsidR="00445231" w:rsidRDefault="00445231">
      <w:pPr>
        <w:rPr>
          <w:rFonts w:ascii="Calibri" w:hAnsi="Calibri" w:cs="Calibri"/>
        </w:rPr>
        <w:sectPr w:rsidR="00445231" w:rsidSect="00445231">
          <w:pgSz w:w="11906" w:h="16838"/>
          <w:pgMar w:top="1440" w:right="1440" w:bottom="1440" w:left="1440" w:header="708" w:footer="708" w:gutter="0"/>
          <w:cols w:space="708"/>
          <w:docGrid w:linePitch="360"/>
        </w:sectPr>
      </w:pPr>
    </w:p>
    <w:p w14:paraId="639D74DD" w14:textId="6754A482" w:rsidR="00445231" w:rsidRDefault="00445231" w:rsidP="00101857">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1D3F79A1">
        <w:rPr>
          <w:rStyle w:val="a9"/>
          <w:rFonts w:ascii="Calibri" w:eastAsiaTheme="minorEastAsia" w:hAnsi="Calibri" w:cs="Calibri"/>
          <w:b/>
          <w:bCs/>
          <w:i w:val="0"/>
          <w:iCs w:val="0"/>
          <w:color w:val="auto"/>
          <w:sz w:val="22"/>
          <w:szCs w:val="22"/>
        </w:rPr>
        <w:t>3d</w:t>
      </w:r>
      <w:r w:rsidRPr="00524903">
        <w:rPr>
          <w:rStyle w:val="a9"/>
          <w:rFonts w:ascii="Calibri" w:eastAsiaTheme="minorEastAsia" w:hAnsi="Calibri" w:cs="Calibri"/>
          <w:b/>
          <w:bCs/>
          <w:i w:val="0"/>
          <w:iCs w:val="0"/>
          <w:color w:val="auto"/>
          <w:sz w:val="22"/>
          <w:szCs w:val="22"/>
        </w:rPr>
        <w:t>.</w:t>
      </w:r>
      <w:r w:rsidRPr="00524903">
        <w:rPr>
          <w:rStyle w:val="a9"/>
          <w:rFonts w:ascii="Calibri" w:eastAsiaTheme="minorEastAsia" w:hAnsi="Calibri" w:cs="Calibri"/>
          <w:i w:val="0"/>
          <w:iCs w:val="0"/>
          <w:color w:val="auto"/>
          <w:sz w:val="22"/>
          <w:szCs w:val="22"/>
        </w:rPr>
        <w:t xml:space="preserve"> </w:t>
      </w:r>
      <w:r w:rsidRPr="00524903">
        <w:rPr>
          <w:rStyle w:val="a9"/>
          <w:rFonts w:ascii="Calibri" w:eastAsia="Malgun Gothic" w:hAnsi="Calibri" w:cs="Calibri"/>
          <w:i w:val="0"/>
          <w:iCs w:val="0"/>
          <w:color w:val="auto"/>
          <w:sz w:val="22"/>
          <w:szCs w:val="22"/>
        </w:rPr>
        <w:t>Benefit-risk</w:t>
      </w:r>
      <w:r w:rsidRPr="00524903">
        <w:rPr>
          <w:rStyle w:val="a9"/>
          <w:rFonts w:ascii="Calibri" w:eastAsiaTheme="minorEastAsia" w:hAnsi="Calibri" w:cs="Calibri"/>
          <w:i w:val="0"/>
          <w:iCs w:val="0"/>
          <w:color w:val="auto"/>
          <w:sz w:val="22"/>
          <w:szCs w:val="22"/>
        </w:rPr>
        <w:t xml:space="preserve"> </w:t>
      </w:r>
      <w:r>
        <w:rPr>
          <w:rStyle w:val="a9"/>
          <w:rFonts w:ascii="Calibri" w:eastAsiaTheme="minorEastAsia" w:hAnsi="Calibri" w:cs="Calibri"/>
          <w:i w:val="0"/>
          <w:iCs w:val="0"/>
          <w:color w:val="auto"/>
          <w:sz w:val="22"/>
          <w:szCs w:val="22"/>
        </w:rPr>
        <w:t>probabilistic clouds</w:t>
      </w:r>
      <w:r w:rsidRPr="7935B174">
        <w:rPr>
          <w:rStyle w:val="a9"/>
          <w:rFonts w:ascii="Calibri" w:eastAsiaTheme="minorEastAsia" w:hAnsi="Calibri" w:cs="Calibri"/>
          <w:i w:val="0"/>
          <w:iCs w:val="0"/>
          <w:color w:val="auto"/>
          <w:sz w:val="22"/>
          <w:szCs w:val="22"/>
        </w:rPr>
        <w:t xml:space="preserve"> </w:t>
      </w:r>
      <w:r>
        <w:rPr>
          <w:rStyle w:val="a9"/>
          <w:rFonts w:ascii="Calibri" w:eastAsiaTheme="minorEastAsia" w:hAnsi="Calibri" w:cs="Calibri"/>
          <w:i w:val="0"/>
          <w:iCs w:val="0"/>
          <w:color w:val="auto"/>
          <w:sz w:val="22"/>
          <w:szCs w:val="22"/>
        </w:rPr>
        <w:t xml:space="preserve">of </w:t>
      </w:r>
      <w:r w:rsidRPr="00524903">
        <w:rPr>
          <w:rStyle w:val="a9"/>
          <w:rFonts w:ascii="Calibri" w:eastAsiaTheme="minorEastAsia" w:hAnsi="Calibri" w:cs="Calibri"/>
          <w:i w:val="0"/>
          <w:iCs w:val="0"/>
          <w:color w:val="auto"/>
          <w:sz w:val="22"/>
          <w:szCs w:val="22"/>
        </w:rPr>
        <w:t xml:space="preserve">outbreak response immunisation strategies by age group, vaccine protection mechanism, and </w:t>
      </w:r>
      <w:r>
        <w:rPr>
          <w:rStyle w:val="a9"/>
          <w:rFonts w:ascii="Calibri" w:eastAsiaTheme="minorEastAsia" w:hAnsi="Calibri" w:cs="Calibri"/>
          <w:i w:val="0"/>
          <w:color w:val="auto"/>
          <w:sz w:val="22"/>
          <w:szCs w:val="22"/>
        </w:rPr>
        <w:t>transmission setting</w:t>
      </w:r>
      <w:r w:rsidRPr="135653B1">
        <w:rPr>
          <w:rStyle w:val="a9"/>
          <w:rFonts w:ascii="Calibri" w:eastAsiaTheme="minorEastAsia" w:hAnsi="Calibri" w:cs="Calibri"/>
          <w:i w:val="0"/>
          <w:iCs w:val="0"/>
          <w:color w:val="auto"/>
          <w:sz w:val="22"/>
          <w:szCs w:val="22"/>
        </w:rPr>
        <w:t>,</w:t>
      </w:r>
      <w:r>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lang w:val="en-US"/>
        </w:rPr>
        <w:t>SAEs</w:t>
      </w:r>
      <w:r>
        <w:rPr>
          <w:rStyle w:val="a9"/>
          <w:rFonts w:ascii="Calibri" w:eastAsiaTheme="minorEastAsia" w:hAnsi="Calibri" w:cs="Calibri" w:hint="eastAsia"/>
          <w:i w:val="0"/>
          <w:iCs w:val="0"/>
          <w:color w:val="auto"/>
          <w:sz w:val="22"/>
          <w:szCs w:val="22"/>
        </w:rPr>
        <w:t xml:space="preserve">. The dashed line corresponds to benefit-risk ratio equals to 1. </w:t>
      </w:r>
    </w:p>
    <w:p w14:paraId="2A993D3E" w14:textId="0981622D" w:rsidR="00445231" w:rsidRDefault="00445231">
      <w:pPr>
        <w:rPr>
          <w:rFonts w:ascii="Calibri" w:hAnsi="Calibri" w:cs="Calibri"/>
        </w:rPr>
      </w:pPr>
      <w:r w:rsidRPr="008E042F">
        <w:rPr>
          <w:rFonts w:ascii="Calibri" w:hAnsi="Calibri" w:cs="Calibri"/>
          <w:noProof/>
        </w:rPr>
        <w:drawing>
          <wp:inline distT="0" distB="0" distL="0" distR="0" wp14:anchorId="5A1567F8" wp14:editId="0242718F">
            <wp:extent cx="6474871" cy="4524375"/>
            <wp:effectExtent l="0" t="0" r="2540" b="0"/>
            <wp:docPr id="21264728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72812" name=""/>
                    <pic:cNvPicPr/>
                  </pic:nvPicPr>
                  <pic:blipFill>
                    <a:blip r:embed="rId79"/>
                    <a:stretch>
                      <a:fillRect/>
                    </a:stretch>
                  </pic:blipFill>
                  <pic:spPr>
                    <a:xfrm>
                      <a:off x="0" y="0"/>
                      <a:ext cx="6480390" cy="4528232"/>
                    </a:xfrm>
                    <a:prstGeom prst="rect">
                      <a:avLst/>
                    </a:prstGeom>
                  </pic:spPr>
                </pic:pic>
              </a:graphicData>
            </a:graphic>
          </wp:inline>
        </w:drawing>
      </w:r>
    </w:p>
    <w:p w14:paraId="53CF5022" w14:textId="77777777" w:rsidR="00445231" w:rsidRDefault="00445231">
      <w:pPr>
        <w:rPr>
          <w:rFonts w:ascii="Calibri" w:hAnsi="Calibri" w:cs="Calibri"/>
        </w:rPr>
      </w:pPr>
    </w:p>
    <w:p w14:paraId="534215AC" w14:textId="77777777" w:rsidR="00445231" w:rsidRDefault="00445231">
      <w:pPr>
        <w:rPr>
          <w:rFonts w:ascii="Calibri" w:hAnsi="Calibri" w:cs="Calibri"/>
        </w:rPr>
      </w:pPr>
    </w:p>
    <w:p w14:paraId="294641D9" w14:textId="77777777" w:rsidR="00445231" w:rsidRDefault="00445231">
      <w:pPr>
        <w:rPr>
          <w:rFonts w:ascii="Calibri" w:hAnsi="Calibri" w:cs="Calibri"/>
        </w:rPr>
      </w:pPr>
    </w:p>
    <w:p w14:paraId="0758FDEC" w14:textId="77777777" w:rsidR="00445231" w:rsidRDefault="00445231">
      <w:pPr>
        <w:rPr>
          <w:rFonts w:ascii="Calibri" w:hAnsi="Calibri" w:cs="Calibri"/>
        </w:rPr>
      </w:pPr>
    </w:p>
    <w:p w14:paraId="7C120346" w14:textId="77777777" w:rsidR="00445231" w:rsidRDefault="00445231">
      <w:pPr>
        <w:rPr>
          <w:rFonts w:ascii="Calibri" w:hAnsi="Calibri" w:cs="Calibri"/>
        </w:rPr>
      </w:pPr>
    </w:p>
    <w:p w14:paraId="5A148BA4" w14:textId="77777777" w:rsidR="00445231" w:rsidRDefault="00445231">
      <w:pPr>
        <w:rPr>
          <w:rFonts w:ascii="Calibri" w:hAnsi="Calibri" w:cs="Calibri"/>
        </w:rPr>
      </w:pPr>
    </w:p>
    <w:p w14:paraId="613DEC1E" w14:textId="77777777" w:rsidR="00445231" w:rsidRDefault="00445231">
      <w:pPr>
        <w:rPr>
          <w:rFonts w:ascii="Calibri" w:hAnsi="Calibri" w:cs="Calibri"/>
        </w:rPr>
      </w:pPr>
    </w:p>
    <w:p w14:paraId="1F981710" w14:textId="77777777" w:rsidR="00445231" w:rsidRDefault="00445231">
      <w:pPr>
        <w:rPr>
          <w:rFonts w:ascii="Calibri" w:eastAsiaTheme="minorEastAsia" w:hAnsi="Calibri" w:cs="Calibri"/>
        </w:rPr>
      </w:pPr>
    </w:p>
    <w:p w14:paraId="4626AA27" w14:textId="77777777" w:rsidR="00445231" w:rsidRDefault="00445231">
      <w:pPr>
        <w:rPr>
          <w:rFonts w:ascii="Calibri" w:eastAsiaTheme="minorEastAsia" w:hAnsi="Calibri" w:cs="Calibri"/>
        </w:rPr>
      </w:pPr>
    </w:p>
    <w:p w14:paraId="2F7167C2" w14:textId="77777777" w:rsidR="00445231" w:rsidRDefault="00445231">
      <w:pPr>
        <w:rPr>
          <w:rFonts w:ascii="Calibri" w:eastAsiaTheme="minorEastAsia" w:hAnsi="Calibri" w:cs="Calibri"/>
        </w:rPr>
      </w:pPr>
    </w:p>
    <w:p w14:paraId="03A1996A" w14:textId="77777777" w:rsidR="00445231" w:rsidRPr="001164BC" w:rsidRDefault="00445231">
      <w:pPr>
        <w:rPr>
          <w:rFonts w:ascii="Calibri" w:eastAsiaTheme="minorEastAsia" w:hAnsi="Calibri" w:cs="Calibri"/>
        </w:rPr>
      </w:pPr>
    </w:p>
    <w:p w14:paraId="28B98453" w14:textId="77777777" w:rsidR="00445231" w:rsidRDefault="00445231">
      <w:pPr>
        <w:rPr>
          <w:rFonts w:ascii="Calibri" w:hAnsi="Calibri" w:cs="Calibri"/>
        </w:rPr>
      </w:pPr>
    </w:p>
    <w:p w14:paraId="701630E0" w14:textId="77777777" w:rsidR="00445231" w:rsidRDefault="00445231">
      <w:pPr>
        <w:rPr>
          <w:rFonts w:ascii="Calibri" w:hAnsi="Calibri" w:cs="Calibri"/>
        </w:rPr>
      </w:pPr>
    </w:p>
    <w:p w14:paraId="1E5E0194" w14:textId="77777777" w:rsidR="00445231" w:rsidRDefault="00445231">
      <w:pPr>
        <w:rPr>
          <w:rFonts w:ascii="Calibri" w:hAnsi="Calibri" w:cs="Calibri"/>
        </w:rPr>
      </w:pPr>
    </w:p>
    <w:p w14:paraId="176F5C84" w14:textId="77777777" w:rsidR="00445231" w:rsidRDefault="00445231">
      <w:pPr>
        <w:rPr>
          <w:rFonts w:ascii="Calibri" w:hAnsi="Calibri" w:cs="Calibri"/>
        </w:rPr>
      </w:pPr>
    </w:p>
    <w:p w14:paraId="263CEDF3" w14:textId="77777777" w:rsidR="00445231" w:rsidRDefault="00445231">
      <w:pPr>
        <w:rPr>
          <w:rFonts w:ascii="Calibri" w:hAnsi="Calibri" w:cs="Calibri"/>
        </w:rPr>
      </w:pPr>
    </w:p>
    <w:p w14:paraId="0A814D63" w14:textId="43A0017C" w:rsidR="00445231" w:rsidRDefault="00445231" w:rsidP="004B471F">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1D3F79A1">
        <w:rPr>
          <w:rStyle w:val="a9"/>
          <w:rFonts w:ascii="Calibri" w:eastAsiaTheme="minorEastAsia" w:hAnsi="Calibri" w:cs="Calibri"/>
          <w:b/>
          <w:bCs/>
          <w:i w:val="0"/>
          <w:iCs w:val="0"/>
          <w:color w:val="auto"/>
          <w:sz w:val="22"/>
          <w:szCs w:val="22"/>
        </w:rPr>
        <w:t>3e</w:t>
      </w:r>
      <w:r w:rsidRPr="00524903">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w:t>
      </w:r>
      <w:r>
        <w:rPr>
          <w:rStyle w:val="a9"/>
          <w:rFonts w:ascii="Calibri" w:eastAsiaTheme="minorEastAsia" w:hAnsi="Calibri" w:cs="Calibri"/>
          <w:i w:val="0"/>
          <w:iCs w:val="0"/>
          <w:color w:val="auto"/>
          <w:sz w:val="22"/>
          <w:szCs w:val="22"/>
        </w:rPr>
        <w:t xml:space="preserve">outbreak response immunisation </w:t>
      </w:r>
      <w:r w:rsidRPr="360A30B0">
        <w:rPr>
          <w:rStyle w:val="a9"/>
          <w:rFonts w:ascii="Calibri" w:eastAsiaTheme="minorEastAsia" w:hAnsi="Calibri" w:cs="Calibri"/>
          <w:i w:val="0"/>
          <w:iCs w:val="0"/>
          <w:color w:val="auto"/>
          <w:sz w:val="22"/>
          <w:szCs w:val="22"/>
        </w:rPr>
        <w:t xml:space="preserve">by age group, </w:t>
      </w:r>
      <w:r>
        <w:rPr>
          <w:rStyle w:val="a9"/>
          <w:rFonts w:ascii="Calibri" w:eastAsiaTheme="minorEastAsia" w:hAnsi="Calibri" w:cs="Calibri"/>
          <w:i w:val="0"/>
          <w:iCs w:val="0"/>
          <w:color w:val="auto"/>
          <w:sz w:val="22"/>
          <w:szCs w:val="22"/>
        </w:rPr>
        <w:t>vaccine protection mechanism</w:t>
      </w:r>
      <w:r w:rsidRPr="360A30B0">
        <w:rPr>
          <w:rStyle w:val="a9"/>
          <w:rFonts w:ascii="Calibri" w:eastAsiaTheme="minorEastAsia" w:hAnsi="Calibri" w:cs="Calibri"/>
          <w:i w:val="0"/>
          <w:iCs w:val="0"/>
          <w:color w:val="auto"/>
          <w:sz w:val="22"/>
          <w:szCs w:val="22"/>
        </w:rPr>
        <w:t xml:space="preserve">,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w:t>
      </w:r>
      <w:commentRangeStart w:id="85"/>
      <w:r w:rsidRPr="360A30B0">
        <w:rPr>
          <w:rStyle w:val="a9"/>
          <w:rFonts w:ascii="Calibri" w:eastAsiaTheme="minorEastAsia" w:hAnsi="Calibri" w:cs="Calibri"/>
          <w:i w:val="0"/>
          <w:iCs w:val="0"/>
          <w:color w:val="auto"/>
          <w:sz w:val="22"/>
          <w:szCs w:val="22"/>
        </w:rPr>
        <w:t>r DALY</w:t>
      </w:r>
      <w:commentRangeEnd w:id="85"/>
      <w:r>
        <w:rPr>
          <w:rStyle w:val="af8"/>
          <w:rFonts w:ascii="Calibri" w:eastAsiaTheme="minorEastAsia" w:hAnsi="Calibri" w:cs="Calibri" w:hint="eastAsia"/>
          <w:sz w:val="22"/>
          <w:szCs w:val="22"/>
        </w:rPr>
        <w:commentReference w:id="85"/>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1D8274BB" w14:textId="6C65C12B" w:rsidR="00445231" w:rsidRDefault="00445231" w:rsidP="006D62C0">
      <w:pPr>
        <w:spacing w:line="360" w:lineRule="auto"/>
        <w:rPr>
          <w:rStyle w:val="a9"/>
          <w:rFonts w:ascii="Calibri" w:eastAsiaTheme="minorEastAsia" w:hAnsi="Calibri" w:cs="Calibri"/>
          <w:i w:val="0"/>
          <w:iCs w:val="0"/>
          <w:color w:val="auto"/>
          <w:sz w:val="22"/>
          <w:szCs w:val="22"/>
        </w:rPr>
      </w:pPr>
      <w:r w:rsidRPr="009E700F">
        <w:rPr>
          <w:rStyle w:val="a9"/>
          <w:rFonts w:ascii="Calibri" w:eastAsiaTheme="minorEastAsia" w:hAnsi="Calibri" w:cs="Calibri"/>
          <w:i w:val="0"/>
          <w:iCs w:val="0"/>
          <w:noProof/>
          <w:color w:val="auto"/>
          <w:sz w:val="22"/>
          <w:szCs w:val="22"/>
        </w:rPr>
        <w:drawing>
          <wp:inline distT="0" distB="0" distL="0" distR="0" wp14:anchorId="4A0B33F8" wp14:editId="2AD593B4">
            <wp:extent cx="6419850" cy="5148114"/>
            <wp:effectExtent l="0" t="0" r="0" b="0"/>
            <wp:docPr id="11491777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77737" name=""/>
                    <pic:cNvPicPr/>
                  </pic:nvPicPr>
                  <pic:blipFill>
                    <a:blip r:embed="rId80"/>
                    <a:stretch>
                      <a:fillRect/>
                    </a:stretch>
                  </pic:blipFill>
                  <pic:spPr>
                    <a:xfrm>
                      <a:off x="0" y="0"/>
                      <a:ext cx="6426200" cy="5153206"/>
                    </a:xfrm>
                    <a:prstGeom prst="rect">
                      <a:avLst/>
                    </a:prstGeom>
                  </pic:spPr>
                </pic:pic>
              </a:graphicData>
            </a:graphic>
          </wp:inline>
        </w:drawing>
      </w:r>
    </w:p>
    <w:p w14:paraId="30C4F264" w14:textId="77777777" w:rsidR="00445231" w:rsidRDefault="00445231" w:rsidP="006D62C0">
      <w:pPr>
        <w:spacing w:line="360" w:lineRule="auto"/>
        <w:rPr>
          <w:rStyle w:val="a9"/>
          <w:rFonts w:ascii="Calibri" w:eastAsiaTheme="minorEastAsia" w:hAnsi="Calibri" w:cs="Calibri"/>
          <w:i w:val="0"/>
          <w:iCs w:val="0"/>
          <w:color w:val="auto"/>
          <w:sz w:val="22"/>
          <w:szCs w:val="22"/>
        </w:rPr>
      </w:pPr>
    </w:p>
    <w:p w14:paraId="0E93B29C" w14:textId="77777777" w:rsidR="00445231" w:rsidRDefault="00445231" w:rsidP="006D62C0">
      <w:pPr>
        <w:spacing w:line="360" w:lineRule="auto"/>
        <w:rPr>
          <w:rStyle w:val="a9"/>
          <w:rFonts w:ascii="Calibri" w:eastAsiaTheme="minorEastAsia" w:hAnsi="Calibri" w:cs="Calibri"/>
          <w:i w:val="0"/>
          <w:iCs w:val="0"/>
          <w:color w:val="auto"/>
          <w:sz w:val="22"/>
          <w:szCs w:val="22"/>
        </w:rPr>
      </w:pPr>
    </w:p>
    <w:p w14:paraId="5337BAB3" w14:textId="77777777" w:rsidR="00445231" w:rsidRDefault="00445231" w:rsidP="006D62C0">
      <w:pPr>
        <w:spacing w:line="360" w:lineRule="auto"/>
        <w:rPr>
          <w:rStyle w:val="a9"/>
          <w:rFonts w:ascii="Calibri" w:eastAsiaTheme="minorEastAsia" w:hAnsi="Calibri" w:cs="Calibri"/>
          <w:i w:val="0"/>
          <w:iCs w:val="0"/>
          <w:color w:val="auto"/>
          <w:sz w:val="22"/>
          <w:szCs w:val="22"/>
        </w:rPr>
      </w:pPr>
    </w:p>
    <w:p w14:paraId="1C024F6E" w14:textId="77777777" w:rsidR="00445231" w:rsidRDefault="00445231" w:rsidP="006D62C0">
      <w:pPr>
        <w:spacing w:line="360" w:lineRule="auto"/>
        <w:rPr>
          <w:rStyle w:val="a9"/>
          <w:rFonts w:ascii="Calibri" w:eastAsiaTheme="minorEastAsia" w:hAnsi="Calibri" w:cs="Calibri"/>
          <w:i w:val="0"/>
          <w:iCs w:val="0"/>
          <w:color w:val="auto"/>
          <w:sz w:val="22"/>
          <w:szCs w:val="22"/>
        </w:rPr>
      </w:pPr>
    </w:p>
    <w:p w14:paraId="1FADDFBE" w14:textId="77777777" w:rsidR="00445231" w:rsidRDefault="00445231" w:rsidP="006D62C0">
      <w:pPr>
        <w:spacing w:line="360" w:lineRule="auto"/>
        <w:rPr>
          <w:rStyle w:val="a9"/>
          <w:rFonts w:ascii="Calibri" w:eastAsiaTheme="minorEastAsia" w:hAnsi="Calibri" w:cs="Calibri"/>
          <w:i w:val="0"/>
          <w:iCs w:val="0"/>
          <w:color w:val="auto"/>
          <w:sz w:val="22"/>
          <w:szCs w:val="22"/>
        </w:rPr>
      </w:pPr>
    </w:p>
    <w:p w14:paraId="6C6D3903" w14:textId="77777777" w:rsidR="00445231" w:rsidRDefault="00445231" w:rsidP="006D62C0">
      <w:pPr>
        <w:spacing w:line="360" w:lineRule="auto"/>
        <w:rPr>
          <w:rStyle w:val="a9"/>
          <w:rFonts w:ascii="Calibri" w:eastAsiaTheme="minorEastAsia" w:hAnsi="Calibri" w:cs="Calibri"/>
          <w:i w:val="0"/>
          <w:iCs w:val="0"/>
          <w:color w:val="auto"/>
          <w:sz w:val="22"/>
          <w:szCs w:val="22"/>
        </w:rPr>
      </w:pPr>
    </w:p>
    <w:p w14:paraId="353122C0" w14:textId="77777777" w:rsidR="00445231" w:rsidRDefault="00445231" w:rsidP="006D62C0">
      <w:pPr>
        <w:spacing w:line="360" w:lineRule="auto"/>
        <w:rPr>
          <w:rStyle w:val="a9"/>
          <w:rFonts w:ascii="Calibri" w:eastAsiaTheme="minorEastAsia" w:hAnsi="Calibri" w:cs="Calibri"/>
          <w:i w:val="0"/>
          <w:iCs w:val="0"/>
          <w:color w:val="auto"/>
          <w:sz w:val="22"/>
          <w:szCs w:val="22"/>
        </w:rPr>
      </w:pPr>
    </w:p>
    <w:p w14:paraId="390EE090" w14:textId="77777777" w:rsidR="00445231" w:rsidRDefault="00445231" w:rsidP="006D62C0">
      <w:pPr>
        <w:spacing w:line="360" w:lineRule="auto"/>
        <w:rPr>
          <w:rStyle w:val="a9"/>
          <w:rFonts w:ascii="Calibri" w:eastAsiaTheme="minorEastAsia" w:hAnsi="Calibri" w:cs="Calibri"/>
          <w:i w:val="0"/>
          <w:iCs w:val="0"/>
          <w:color w:val="auto"/>
          <w:sz w:val="22"/>
          <w:szCs w:val="22"/>
        </w:rPr>
      </w:pPr>
    </w:p>
    <w:p w14:paraId="0AC9D2BA" w14:textId="77777777" w:rsidR="00445231" w:rsidRDefault="00445231" w:rsidP="006D62C0">
      <w:pPr>
        <w:spacing w:line="360" w:lineRule="auto"/>
        <w:rPr>
          <w:rStyle w:val="a9"/>
          <w:rFonts w:ascii="Calibri" w:eastAsiaTheme="minorEastAsia" w:hAnsi="Calibri" w:cs="Calibri"/>
          <w:i w:val="0"/>
          <w:iCs w:val="0"/>
          <w:color w:val="auto"/>
          <w:sz w:val="22"/>
          <w:szCs w:val="22"/>
        </w:rPr>
      </w:pPr>
    </w:p>
    <w:p w14:paraId="7BA5D7F3" w14:textId="77777777" w:rsidR="00445231" w:rsidRDefault="00445231" w:rsidP="006D62C0">
      <w:pPr>
        <w:spacing w:line="360" w:lineRule="auto"/>
        <w:rPr>
          <w:rStyle w:val="a9"/>
          <w:rFonts w:ascii="Calibri" w:eastAsiaTheme="minorEastAsia" w:hAnsi="Calibri" w:cs="Calibri"/>
          <w:i w:val="0"/>
          <w:iCs w:val="0"/>
          <w:color w:val="auto"/>
          <w:sz w:val="22"/>
          <w:szCs w:val="22"/>
        </w:rPr>
      </w:pPr>
    </w:p>
    <w:p w14:paraId="245A6FD4" w14:textId="77777777" w:rsidR="00445231" w:rsidRDefault="00445231" w:rsidP="006D62C0">
      <w:pPr>
        <w:spacing w:line="360" w:lineRule="auto"/>
        <w:rPr>
          <w:rStyle w:val="a9"/>
          <w:rFonts w:ascii="Calibri" w:eastAsiaTheme="minorEastAsia" w:hAnsi="Calibri" w:cs="Calibri"/>
          <w:i w:val="0"/>
          <w:iCs w:val="0"/>
          <w:color w:val="auto"/>
          <w:sz w:val="22"/>
          <w:szCs w:val="22"/>
        </w:rPr>
      </w:pPr>
    </w:p>
    <w:p w14:paraId="3C80D6BB" w14:textId="426452A4" w:rsidR="00445231" w:rsidRDefault="00445231" w:rsidP="6FCD0B67">
      <w:pPr>
        <w:spacing w:line="360" w:lineRule="auto"/>
        <w:rPr>
          <w:rStyle w:val="a9"/>
          <w:rFonts w:ascii="Calibri" w:eastAsiaTheme="minorEastAsia" w:hAnsi="Calibri" w:cs="Calibri"/>
          <w:i w:val="0"/>
          <w:iCs w:val="0"/>
          <w:color w:val="auto"/>
          <w:sz w:val="22"/>
          <w:szCs w:val="22"/>
        </w:rPr>
      </w:pPr>
      <w:r w:rsidRPr="6FCD0B67">
        <w:rPr>
          <w:rStyle w:val="a9"/>
          <w:rFonts w:ascii="Calibri" w:eastAsiaTheme="minorEastAsia" w:hAnsi="Calibri" w:cs="Calibri"/>
          <w:b/>
          <w:bCs/>
          <w:i w:val="0"/>
          <w:iCs w:val="0"/>
          <w:color w:val="auto"/>
          <w:sz w:val="22"/>
          <w:szCs w:val="22"/>
        </w:rPr>
        <w:lastRenderedPageBreak/>
        <w:t xml:space="preserve">Figure </w:t>
      </w:r>
      <w:r w:rsidRPr="1D3F79A1">
        <w:rPr>
          <w:rStyle w:val="a9"/>
          <w:rFonts w:ascii="Calibri" w:eastAsiaTheme="minorEastAsia" w:hAnsi="Calibri" w:cs="Calibri"/>
          <w:b/>
          <w:bCs/>
          <w:i w:val="0"/>
          <w:iCs w:val="0"/>
          <w:color w:val="auto"/>
          <w:sz w:val="22"/>
          <w:szCs w:val="22"/>
        </w:rPr>
        <w:t>3</w:t>
      </w:r>
      <w:r w:rsidRPr="6FCD0B67">
        <w:rPr>
          <w:rStyle w:val="a9"/>
          <w:rFonts w:ascii="Calibri" w:eastAsiaTheme="minorEastAsia" w:hAnsi="Calibri" w:cs="Calibri"/>
          <w:b/>
          <w:bCs/>
          <w:i w:val="0"/>
          <w:iCs w:val="0"/>
          <w:color w:val="auto"/>
          <w:sz w:val="22"/>
          <w:szCs w:val="22"/>
        </w:rPr>
        <w:t xml:space="preserve">f.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w:t>
      </w:r>
      <w:r>
        <w:rPr>
          <w:rStyle w:val="a9"/>
          <w:rFonts w:ascii="Calibri" w:eastAsiaTheme="minorEastAsia" w:hAnsi="Calibri" w:cs="Calibri"/>
          <w:i w:val="0"/>
          <w:iCs w:val="0"/>
          <w:color w:val="auto"/>
          <w:sz w:val="22"/>
          <w:szCs w:val="22"/>
        </w:rPr>
        <w:t xml:space="preserve">outbreak response immunisation </w:t>
      </w:r>
      <w:r w:rsidRPr="360A30B0">
        <w:rPr>
          <w:rStyle w:val="a9"/>
          <w:rFonts w:ascii="Calibri" w:eastAsiaTheme="minorEastAsia" w:hAnsi="Calibri" w:cs="Calibri"/>
          <w:i w:val="0"/>
          <w:iCs w:val="0"/>
          <w:color w:val="auto"/>
          <w:sz w:val="22"/>
          <w:szCs w:val="22"/>
        </w:rPr>
        <w:t xml:space="preserve">by age group, </w:t>
      </w:r>
      <w:r>
        <w:rPr>
          <w:rStyle w:val="a9"/>
          <w:rFonts w:ascii="Calibri" w:eastAsiaTheme="minorEastAsia" w:hAnsi="Calibri" w:cs="Calibri"/>
          <w:i w:val="0"/>
          <w:iCs w:val="0"/>
          <w:color w:val="auto"/>
          <w:sz w:val="22"/>
          <w:szCs w:val="22"/>
        </w:rPr>
        <w:t>vaccine protection mechanism</w:t>
      </w:r>
      <w:r w:rsidRPr="360A30B0">
        <w:rPr>
          <w:rStyle w:val="a9"/>
          <w:rFonts w:ascii="Calibri" w:eastAsiaTheme="minorEastAsia" w:hAnsi="Calibri" w:cs="Calibri"/>
          <w:i w:val="0"/>
          <w:iCs w:val="0"/>
          <w:color w:val="auto"/>
          <w:sz w:val="22"/>
          <w:szCs w:val="22"/>
        </w:rPr>
        <w:t xml:space="preserve">,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death</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35BA9F0C" w14:textId="16B087A2" w:rsidR="00445231" w:rsidRDefault="00445231" w:rsidP="003C58BC">
      <w:pPr>
        <w:spacing w:line="360" w:lineRule="auto"/>
        <w:rPr>
          <w:rStyle w:val="a9"/>
          <w:rFonts w:ascii="Calibri" w:eastAsiaTheme="minorEastAsia" w:hAnsi="Calibri" w:cs="Calibri"/>
          <w:i w:val="0"/>
          <w:iCs w:val="0"/>
          <w:color w:val="auto"/>
          <w:sz w:val="22"/>
          <w:szCs w:val="22"/>
        </w:rPr>
      </w:pPr>
      <w:r w:rsidRPr="003327C3">
        <w:rPr>
          <w:rStyle w:val="a9"/>
          <w:rFonts w:ascii="Calibri" w:eastAsiaTheme="minorEastAsia" w:hAnsi="Calibri" w:cs="Calibri"/>
          <w:i w:val="0"/>
          <w:iCs w:val="0"/>
          <w:noProof/>
          <w:color w:val="auto"/>
          <w:sz w:val="22"/>
          <w:szCs w:val="22"/>
        </w:rPr>
        <w:drawing>
          <wp:inline distT="0" distB="0" distL="0" distR="0" wp14:anchorId="5E902C5E" wp14:editId="5C02F308">
            <wp:extent cx="6429375" cy="5135807"/>
            <wp:effectExtent l="0" t="0" r="0" b="8255"/>
            <wp:docPr id="6551511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51186" name=""/>
                    <pic:cNvPicPr/>
                  </pic:nvPicPr>
                  <pic:blipFill>
                    <a:blip r:embed="rId81"/>
                    <a:stretch>
                      <a:fillRect/>
                    </a:stretch>
                  </pic:blipFill>
                  <pic:spPr>
                    <a:xfrm>
                      <a:off x="0" y="0"/>
                      <a:ext cx="6435213" cy="5140471"/>
                    </a:xfrm>
                    <a:prstGeom prst="rect">
                      <a:avLst/>
                    </a:prstGeom>
                  </pic:spPr>
                </pic:pic>
              </a:graphicData>
            </a:graphic>
          </wp:inline>
        </w:drawing>
      </w:r>
    </w:p>
    <w:p w14:paraId="53746467" w14:textId="77777777" w:rsidR="00445231" w:rsidRDefault="00445231" w:rsidP="003C58BC">
      <w:pPr>
        <w:spacing w:line="360" w:lineRule="auto"/>
        <w:rPr>
          <w:rStyle w:val="a9"/>
          <w:rFonts w:ascii="Calibri" w:eastAsiaTheme="minorEastAsia" w:hAnsi="Calibri" w:cs="Calibri"/>
          <w:i w:val="0"/>
          <w:iCs w:val="0"/>
          <w:color w:val="auto"/>
          <w:sz w:val="22"/>
          <w:szCs w:val="22"/>
        </w:rPr>
      </w:pPr>
    </w:p>
    <w:p w14:paraId="333CA37A" w14:textId="77777777" w:rsidR="00445231" w:rsidRDefault="00445231" w:rsidP="003C58BC">
      <w:pPr>
        <w:spacing w:line="360" w:lineRule="auto"/>
        <w:rPr>
          <w:rStyle w:val="a9"/>
          <w:rFonts w:ascii="Calibri" w:eastAsiaTheme="minorEastAsia" w:hAnsi="Calibri" w:cs="Calibri"/>
          <w:i w:val="0"/>
          <w:iCs w:val="0"/>
          <w:color w:val="auto"/>
          <w:sz w:val="22"/>
          <w:szCs w:val="22"/>
        </w:rPr>
      </w:pPr>
    </w:p>
    <w:p w14:paraId="385853EA" w14:textId="77777777" w:rsidR="00445231" w:rsidRDefault="00445231" w:rsidP="003C58BC">
      <w:pPr>
        <w:spacing w:line="360" w:lineRule="auto"/>
        <w:rPr>
          <w:rStyle w:val="a9"/>
          <w:rFonts w:ascii="Calibri" w:eastAsiaTheme="minorEastAsia" w:hAnsi="Calibri" w:cs="Calibri"/>
          <w:i w:val="0"/>
          <w:iCs w:val="0"/>
          <w:color w:val="auto"/>
          <w:sz w:val="22"/>
          <w:szCs w:val="22"/>
        </w:rPr>
      </w:pPr>
    </w:p>
    <w:p w14:paraId="2F98149F" w14:textId="77777777" w:rsidR="00445231" w:rsidRDefault="00445231" w:rsidP="003C58BC">
      <w:pPr>
        <w:spacing w:line="360" w:lineRule="auto"/>
        <w:rPr>
          <w:rStyle w:val="a9"/>
          <w:rFonts w:ascii="Calibri" w:eastAsiaTheme="minorEastAsia" w:hAnsi="Calibri" w:cs="Calibri"/>
          <w:i w:val="0"/>
          <w:iCs w:val="0"/>
          <w:color w:val="auto"/>
          <w:sz w:val="22"/>
          <w:szCs w:val="22"/>
        </w:rPr>
      </w:pPr>
    </w:p>
    <w:p w14:paraId="785BDEB7" w14:textId="77777777" w:rsidR="00445231" w:rsidRDefault="00445231" w:rsidP="003C58BC">
      <w:pPr>
        <w:spacing w:line="360" w:lineRule="auto"/>
        <w:rPr>
          <w:rStyle w:val="a9"/>
          <w:rFonts w:ascii="Calibri" w:eastAsiaTheme="minorEastAsia" w:hAnsi="Calibri" w:cs="Calibri"/>
          <w:i w:val="0"/>
          <w:iCs w:val="0"/>
          <w:color w:val="auto"/>
          <w:sz w:val="22"/>
          <w:szCs w:val="22"/>
        </w:rPr>
      </w:pPr>
    </w:p>
    <w:p w14:paraId="777C1334" w14:textId="77777777" w:rsidR="00445231" w:rsidRDefault="00445231" w:rsidP="003C58BC">
      <w:pPr>
        <w:spacing w:line="360" w:lineRule="auto"/>
        <w:rPr>
          <w:rStyle w:val="a9"/>
          <w:rFonts w:ascii="Calibri" w:eastAsiaTheme="minorEastAsia" w:hAnsi="Calibri" w:cs="Calibri"/>
          <w:i w:val="0"/>
          <w:iCs w:val="0"/>
          <w:color w:val="auto"/>
          <w:sz w:val="22"/>
          <w:szCs w:val="22"/>
        </w:rPr>
      </w:pPr>
    </w:p>
    <w:p w14:paraId="6DF9B457" w14:textId="77777777" w:rsidR="00445231" w:rsidRDefault="00445231" w:rsidP="003C58BC">
      <w:pPr>
        <w:spacing w:line="360" w:lineRule="auto"/>
        <w:rPr>
          <w:rStyle w:val="a9"/>
          <w:rFonts w:ascii="Calibri" w:eastAsiaTheme="minorEastAsia" w:hAnsi="Calibri" w:cs="Calibri"/>
          <w:i w:val="0"/>
          <w:iCs w:val="0"/>
          <w:color w:val="auto"/>
          <w:sz w:val="22"/>
          <w:szCs w:val="22"/>
        </w:rPr>
      </w:pPr>
    </w:p>
    <w:p w14:paraId="1F885097" w14:textId="77777777" w:rsidR="00445231" w:rsidRDefault="00445231" w:rsidP="003C58BC">
      <w:pPr>
        <w:spacing w:line="360" w:lineRule="auto"/>
        <w:rPr>
          <w:rStyle w:val="a9"/>
          <w:rFonts w:ascii="Calibri" w:eastAsiaTheme="minorEastAsia" w:hAnsi="Calibri" w:cs="Calibri"/>
          <w:i w:val="0"/>
          <w:iCs w:val="0"/>
          <w:color w:val="auto"/>
          <w:sz w:val="22"/>
          <w:szCs w:val="22"/>
        </w:rPr>
      </w:pPr>
    </w:p>
    <w:p w14:paraId="4B886262" w14:textId="77777777" w:rsidR="00445231" w:rsidRDefault="00445231" w:rsidP="003C58BC">
      <w:pPr>
        <w:spacing w:line="360" w:lineRule="auto"/>
        <w:rPr>
          <w:rStyle w:val="a9"/>
          <w:rFonts w:ascii="Calibri" w:eastAsiaTheme="minorEastAsia" w:hAnsi="Calibri" w:cs="Calibri"/>
          <w:i w:val="0"/>
          <w:iCs w:val="0"/>
          <w:color w:val="auto"/>
          <w:sz w:val="22"/>
          <w:szCs w:val="22"/>
        </w:rPr>
      </w:pPr>
    </w:p>
    <w:p w14:paraId="4A3325EA" w14:textId="77777777" w:rsidR="00445231" w:rsidRDefault="00445231" w:rsidP="003C58BC">
      <w:pPr>
        <w:spacing w:line="360" w:lineRule="auto"/>
        <w:rPr>
          <w:rStyle w:val="a9"/>
          <w:rFonts w:ascii="Calibri" w:eastAsiaTheme="minorEastAsia" w:hAnsi="Calibri" w:cs="Calibri"/>
          <w:i w:val="0"/>
          <w:iCs w:val="0"/>
          <w:color w:val="auto"/>
          <w:sz w:val="22"/>
          <w:szCs w:val="22"/>
        </w:rPr>
      </w:pPr>
    </w:p>
    <w:p w14:paraId="27425375" w14:textId="1DC33279" w:rsidR="00445231" w:rsidRDefault="00445231" w:rsidP="004B471F">
      <w:pPr>
        <w:spacing w:line="360" w:lineRule="auto"/>
        <w:rPr>
          <w:rStyle w:val="a9"/>
          <w:rFonts w:ascii="Calibri" w:eastAsiaTheme="minorEastAsia" w:hAnsi="Calibri" w:cs="Calibri"/>
          <w:i w:val="0"/>
          <w:iCs w:val="0"/>
          <w:color w:val="auto"/>
          <w:sz w:val="22"/>
          <w:szCs w:val="22"/>
        </w:rPr>
      </w:pPr>
      <w:r w:rsidRPr="6FCD0B67">
        <w:rPr>
          <w:rStyle w:val="a9"/>
          <w:rFonts w:ascii="Calibri" w:eastAsiaTheme="minorEastAsia" w:hAnsi="Calibri" w:cs="Calibri"/>
          <w:b/>
          <w:bCs/>
          <w:i w:val="0"/>
          <w:iCs w:val="0"/>
          <w:color w:val="auto"/>
          <w:sz w:val="22"/>
          <w:szCs w:val="22"/>
        </w:rPr>
        <w:lastRenderedPageBreak/>
        <w:t xml:space="preserve">Figure </w:t>
      </w:r>
      <w:r w:rsidRPr="1D3F79A1">
        <w:rPr>
          <w:rStyle w:val="a9"/>
          <w:rFonts w:ascii="Calibri" w:eastAsiaTheme="minorEastAsia" w:hAnsi="Calibri" w:cs="Calibri"/>
          <w:b/>
          <w:bCs/>
          <w:i w:val="0"/>
          <w:iCs w:val="0"/>
          <w:color w:val="auto"/>
          <w:sz w:val="22"/>
          <w:szCs w:val="22"/>
        </w:rPr>
        <w:t>3g</w:t>
      </w:r>
      <w:r w:rsidRPr="6FCD0B67">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w:t>
      </w:r>
      <w:r>
        <w:rPr>
          <w:rStyle w:val="a9"/>
          <w:rFonts w:ascii="Calibri" w:eastAsiaTheme="minorEastAsia" w:hAnsi="Calibri" w:cs="Calibri"/>
          <w:i w:val="0"/>
          <w:iCs w:val="0"/>
          <w:color w:val="auto"/>
          <w:sz w:val="22"/>
          <w:szCs w:val="22"/>
        </w:rPr>
        <w:t xml:space="preserve">outbreak response immunisation </w:t>
      </w:r>
      <w:r w:rsidRPr="360A30B0">
        <w:rPr>
          <w:rStyle w:val="a9"/>
          <w:rFonts w:ascii="Calibri" w:eastAsiaTheme="minorEastAsia" w:hAnsi="Calibri" w:cs="Calibri"/>
          <w:i w:val="0"/>
          <w:iCs w:val="0"/>
          <w:color w:val="auto"/>
          <w:sz w:val="22"/>
          <w:szCs w:val="22"/>
        </w:rPr>
        <w:t xml:space="preserve">by age group, </w:t>
      </w:r>
      <w:r>
        <w:rPr>
          <w:rStyle w:val="a9"/>
          <w:rFonts w:ascii="Calibri" w:eastAsiaTheme="minorEastAsia" w:hAnsi="Calibri" w:cs="Calibri"/>
          <w:i w:val="0"/>
          <w:iCs w:val="0"/>
          <w:color w:val="auto"/>
          <w:sz w:val="22"/>
          <w:szCs w:val="22"/>
        </w:rPr>
        <w:t>vaccine protection mechanism</w:t>
      </w:r>
      <w:r w:rsidRPr="360A30B0">
        <w:rPr>
          <w:rStyle w:val="a9"/>
          <w:rFonts w:ascii="Calibri" w:eastAsiaTheme="minorEastAsia" w:hAnsi="Calibri" w:cs="Calibri"/>
          <w:i w:val="0"/>
          <w:iCs w:val="0"/>
          <w:color w:val="auto"/>
          <w:sz w:val="22"/>
          <w:szCs w:val="22"/>
        </w:rPr>
        <w:t xml:space="preserve">,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SAEs</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368873FD" w14:textId="0D5012D1" w:rsidR="00445231" w:rsidRDefault="00445231" w:rsidP="00145210">
      <w:pPr>
        <w:spacing w:line="360" w:lineRule="auto"/>
        <w:rPr>
          <w:rStyle w:val="a9"/>
          <w:rFonts w:ascii="Calibri" w:eastAsiaTheme="minorEastAsia" w:hAnsi="Calibri" w:cs="Calibri"/>
          <w:i w:val="0"/>
          <w:iCs w:val="0"/>
          <w:color w:val="auto"/>
          <w:sz w:val="22"/>
          <w:szCs w:val="22"/>
        </w:rPr>
      </w:pPr>
      <w:r w:rsidRPr="000C13E5">
        <w:rPr>
          <w:rStyle w:val="a9"/>
          <w:rFonts w:ascii="Calibri" w:eastAsiaTheme="minorEastAsia" w:hAnsi="Calibri" w:cs="Calibri"/>
          <w:i w:val="0"/>
          <w:iCs w:val="0"/>
          <w:noProof/>
          <w:color w:val="auto"/>
          <w:sz w:val="22"/>
          <w:szCs w:val="22"/>
        </w:rPr>
        <w:drawing>
          <wp:inline distT="0" distB="0" distL="0" distR="0" wp14:anchorId="78324E6C" wp14:editId="3CF7813E">
            <wp:extent cx="6391275" cy="5125199"/>
            <wp:effectExtent l="0" t="0" r="0" b="0"/>
            <wp:docPr id="8144611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61132" name=""/>
                    <pic:cNvPicPr/>
                  </pic:nvPicPr>
                  <pic:blipFill>
                    <a:blip r:embed="rId82"/>
                    <a:stretch>
                      <a:fillRect/>
                    </a:stretch>
                  </pic:blipFill>
                  <pic:spPr>
                    <a:xfrm>
                      <a:off x="0" y="0"/>
                      <a:ext cx="6394434" cy="5127732"/>
                    </a:xfrm>
                    <a:prstGeom prst="rect">
                      <a:avLst/>
                    </a:prstGeom>
                  </pic:spPr>
                </pic:pic>
              </a:graphicData>
            </a:graphic>
          </wp:inline>
        </w:drawing>
      </w:r>
    </w:p>
    <w:p w14:paraId="2BD68B80" w14:textId="77777777" w:rsidR="00445231" w:rsidRDefault="00445231" w:rsidP="003C58BC">
      <w:pPr>
        <w:spacing w:line="360" w:lineRule="auto"/>
        <w:rPr>
          <w:rStyle w:val="a9"/>
          <w:rFonts w:ascii="Calibri" w:eastAsiaTheme="minorEastAsia" w:hAnsi="Calibri" w:cs="Calibri"/>
          <w:i w:val="0"/>
          <w:iCs w:val="0"/>
          <w:color w:val="auto"/>
          <w:sz w:val="22"/>
          <w:szCs w:val="22"/>
        </w:rPr>
      </w:pPr>
    </w:p>
    <w:p w14:paraId="60B27820" w14:textId="77777777" w:rsidR="00445231" w:rsidRDefault="00445231" w:rsidP="006D62C0">
      <w:pPr>
        <w:spacing w:line="360" w:lineRule="auto"/>
        <w:rPr>
          <w:rStyle w:val="a9"/>
          <w:rFonts w:ascii="Calibri" w:eastAsiaTheme="minorEastAsia" w:hAnsi="Calibri" w:cs="Calibri"/>
          <w:i w:val="0"/>
          <w:iCs w:val="0"/>
          <w:color w:val="auto"/>
          <w:sz w:val="22"/>
          <w:szCs w:val="22"/>
        </w:rPr>
      </w:pPr>
    </w:p>
    <w:p w14:paraId="39B76088" w14:textId="77777777" w:rsidR="00445231" w:rsidRPr="00EF0785" w:rsidRDefault="00445231">
      <w:pPr>
        <w:rPr>
          <w:rFonts w:ascii="Calibri" w:hAnsi="Calibri" w:cs="Calibri"/>
        </w:rPr>
      </w:pPr>
    </w:p>
    <w:sectPr w:rsidR="00445231" w:rsidRPr="00EF078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ja Abbas" w:date="2026-03-14T15:51:00Z" w:initials="KA">
    <w:p w14:paraId="7E25F2AC" w14:textId="77777777" w:rsidR="00445231" w:rsidRDefault="00445231">
      <w:pPr>
        <w:pStyle w:val="af7"/>
      </w:pPr>
      <w:r>
        <w:rPr>
          <w:rStyle w:val="af8"/>
        </w:rPr>
        <w:annotationRef/>
      </w:r>
      <w:r w:rsidRPr="38AAB3BF">
        <w:t>Please review author guidelines -- word limit is 3500 words (for IMRAD).</w:t>
      </w:r>
    </w:p>
    <w:p w14:paraId="10DBB7CF" w14:textId="77777777" w:rsidR="00445231" w:rsidRDefault="00445231">
      <w:pPr>
        <w:pStyle w:val="af7"/>
      </w:pPr>
    </w:p>
    <w:p w14:paraId="58273552" w14:textId="77777777" w:rsidR="00445231" w:rsidRDefault="00445231">
      <w:pPr>
        <w:pStyle w:val="af7"/>
      </w:pPr>
      <w:r w:rsidRPr="7EFFBED0">
        <w:t>All Articles should, as relevant: • Be up to 3500 words with 30 references (the word count is for the manuscript text only)</w:t>
      </w:r>
    </w:p>
    <w:p w14:paraId="733582AC" w14:textId="77777777" w:rsidR="00445231" w:rsidRDefault="00445231">
      <w:pPr>
        <w:pStyle w:val="af7"/>
      </w:pPr>
    </w:p>
    <w:p w14:paraId="66E2F24C" w14:textId="77777777" w:rsidR="00445231" w:rsidRDefault="00445231">
      <w:pPr>
        <w:pStyle w:val="af7"/>
      </w:pPr>
      <w:hyperlink r:id="rId1">
        <w:r w:rsidRPr="694A6E24">
          <w:rPr>
            <w:rStyle w:val="af5"/>
          </w:rPr>
          <w:t>https://www.thelancet.com/pb-assets/Lancet/authors/tlid-info-for-authors.pdf</w:t>
        </w:r>
      </w:hyperlink>
      <w:r w:rsidRPr="42E63DC8">
        <w:t xml:space="preserve"> </w:t>
      </w:r>
    </w:p>
  </w:comment>
  <w:comment w:id="1" w:author="Guest User" w:date="2026-01-31T22:21:00Z" w:initials="GU">
    <w:p w14:paraId="2B764A84" w14:textId="77777777" w:rsidR="00445231" w:rsidRDefault="00445231" w:rsidP="00442163">
      <w:pPr>
        <w:pStyle w:val="af7"/>
      </w:pPr>
      <w:r>
        <w:rPr>
          <w:rStyle w:val="af8"/>
        </w:rPr>
        <w:annotationRef/>
      </w:r>
      <w:r w:rsidRPr="484C53CD">
        <w:t>I will share my affiliations again</w:t>
      </w:r>
    </w:p>
  </w:comment>
  <w:comment w:id="2" w:author="Kaja Abbas" w:date="2026-02-20T11:49:00Z" w:initials="KA">
    <w:p w14:paraId="74157BEC" w14:textId="77777777" w:rsidR="00445231" w:rsidRDefault="00445231">
      <w:pPr>
        <w:pStyle w:val="af7"/>
      </w:pPr>
      <w:r>
        <w:rPr>
          <w:rStyle w:val="af8"/>
        </w:rPr>
        <w:annotationRef/>
      </w:r>
      <w:r w:rsidRPr="69695574">
        <w:t xml:space="preserve">Use NU email or gmail, since lshtm email will be discontinued </w:t>
      </w:r>
    </w:p>
  </w:comment>
  <w:comment w:id="3" w:author="Guest User" w:date="2026-03-03T18:33:00Z" w:initials="GU">
    <w:p w14:paraId="774001FE" w14:textId="77777777" w:rsidR="00445231" w:rsidRPr="004976F2" w:rsidRDefault="00445231">
      <w:pPr>
        <w:pStyle w:val="af7"/>
        <w:rPr>
          <w:lang w:val="en-US"/>
        </w:rPr>
      </w:pPr>
      <w:r>
        <w:rPr>
          <w:rStyle w:val="af8"/>
        </w:rPr>
        <w:annotationRef/>
      </w:r>
      <w:r w:rsidRPr="3EEE4EAC">
        <w:t>I would expand the 'findings' section (as above) and simplify the interpretation (currently covering many things).  Need to be very cautious about recommending a policy option just because benefits marginally outweigh risks.  Perhaps not for the abstract, but I'd been keen to understand the absolute numbers involved eg over a period of X years, X cased/admissions/deaths can be expected with and without the vaccine in population Y.</w:t>
      </w:r>
    </w:p>
  </w:comment>
  <w:comment w:id="4" w:author="Guest User" w:date="2026-03-03T18:34:00Z" w:initials="GU">
    <w:p w14:paraId="6D9977D0" w14:textId="77777777" w:rsidR="00445231" w:rsidRDefault="00445231">
      <w:pPr>
        <w:pStyle w:val="af7"/>
      </w:pPr>
      <w:r>
        <w:rPr>
          <w:rStyle w:val="af8"/>
        </w:rPr>
        <w:annotationRef/>
      </w:r>
      <w:r w:rsidRPr="12B6957D">
        <w:t>travel vaccination?</w:t>
      </w:r>
    </w:p>
  </w:comment>
  <w:comment w:id="5" w:author="Guest User" w:date="2026-03-03T18:35:00Z" w:initials="GU">
    <w:p w14:paraId="33966139" w14:textId="77777777" w:rsidR="00445231" w:rsidRDefault="00445231">
      <w:pPr>
        <w:pStyle w:val="af7"/>
      </w:pPr>
      <w:r>
        <w:rPr>
          <w:rStyle w:val="af8"/>
        </w:rPr>
        <w:annotationRef/>
      </w:r>
      <w:r w:rsidRPr="05116C32">
        <w:t>define</w:t>
      </w:r>
    </w:p>
  </w:comment>
  <w:comment w:id="6" w:author="Hyolim Kang" w:date="2026-03-05T14:03:00Z" w:initials="HK">
    <w:p w14:paraId="2B1C8886" w14:textId="77777777" w:rsidR="00445231" w:rsidRDefault="00445231" w:rsidP="002F3C1E">
      <w:pPr>
        <w:pStyle w:val="af7"/>
      </w:pPr>
      <w:r>
        <w:rPr>
          <w:rStyle w:val="af8"/>
        </w:rPr>
        <w:annotationRef/>
      </w:r>
      <w:r>
        <w:rPr>
          <w:lang w:val="en-US"/>
        </w:rPr>
        <w:t xml:space="preserve">It’s quite vague, but this is what reported from EMA – I wonder what should be the best way to improve </w:t>
      </w:r>
    </w:p>
  </w:comment>
  <w:comment w:id="7" w:author="Kaja Abbas" w:date="2026-02-20T12:14:00Z" w:initials="KA">
    <w:p w14:paraId="00AE34BB" w14:textId="77777777" w:rsidR="00445231" w:rsidRDefault="00445231">
      <w:pPr>
        <w:pStyle w:val="af7"/>
      </w:pPr>
      <w:r>
        <w:rPr>
          <w:rStyle w:val="af8"/>
        </w:rPr>
        <w:annotationRef/>
      </w:r>
      <w:r w:rsidRPr="14A86495">
        <w:t>Jan 2026?</w:t>
      </w:r>
    </w:p>
  </w:comment>
  <w:comment w:id="8" w:author="Ahyoung Lim" w:date="2026-02-04T15:05:00Z" w:initials="AL">
    <w:p w14:paraId="36299851" w14:textId="77777777" w:rsidR="00445231" w:rsidRDefault="00445231" w:rsidP="00442163">
      <w:pPr>
        <w:pStyle w:val="af7"/>
      </w:pPr>
      <w:r>
        <w:rPr>
          <w:rStyle w:val="af8"/>
        </w:rPr>
        <w:annotationRef/>
      </w:r>
      <w:r w:rsidRPr="17D207B8">
        <w:t>could be more specific</w:t>
      </w:r>
    </w:p>
  </w:comment>
  <w:comment w:id="10" w:author="Guest User" w:date="2026-03-03T18:37:00Z" w:initials="GU">
    <w:p w14:paraId="74C51F9C" w14:textId="77777777" w:rsidR="00445231" w:rsidRDefault="00445231">
      <w:pPr>
        <w:pStyle w:val="af7"/>
      </w:pPr>
      <w:r>
        <w:rPr>
          <w:rStyle w:val="af8"/>
        </w:rPr>
        <w:annotationRef/>
      </w:r>
      <w:r w:rsidRPr="6F749B73">
        <w:t>travel settings. Note "traveller" means something different in the UK.</w:t>
      </w:r>
    </w:p>
  </w:comment>
  <w:comment w:id="9" w:author="Thiago Cerqueira Silva" w:date="2026-02-24T11:57:00Z" w:initials="TS">
    <w:p w14:paraId="495A9437" w14:textId="77777777" w:rsidR="00445231" w:rsidRDefault="00445231">
      <w:pPr>
        <w:pStyle w:val="af7"/>
      </w:pPr>
      <w:r>
        <w:rPr>
          <w:rStyle w:val="af8"/>
        </w:rPr>
        <w:annotationRef/>
      </w:r>
      <w:r w:rsidRPr="3CE3B176">
        <w:t>What do those studies find?</w:t>
      </w:r>
    </w:p>
  </w:comment>
  <w:comment w:id="11" w:author="Ahyoung Lim" w:date="2026-02-04T15:09:00Z" w:initials="AL">
    <w:p w14:paraId="32F4D514" w14:textId="77777777" w:rsidR="00445231" w:rsidRDefault="00445231" w:rsidP="00442163">
      <w:pPr>
        <w:pStyle w:val="af7"/>
      </w:pPr>
      <w:r>
        <w:rPr>
          <w:rStyle w:val="af8"/>
        </w:rPr>
        <w:annotationRef/>
      </w:r>
      <w:r w:rsidRPr="7C24DA95">
        <w:t xml:space="preserve">could be more explicit about what's novel - is it that prior studies didnt do age-specific analysis? </w:t>
      </w:r>
    </w:p>
  </w:comment>
  <w:comment w:id="13" w:author="Ahyoung Lim" w:date="2026-02-04T07:05:00Z" w:initials="AL">
    <w:p w14:paraId="759F2499" w14:textId="77777777" w:rsidR="00445231" w:rsidRDefault="00445231">
      <w:pPr>
        <w:pStyle w:val="af7"/>
      </w:pPr>
      <w:r>
        <w:rPr>
          <w:rStyle w:val="af8"/>
        </w:rPr>
        <w:annotationRef/>
      </w:r>
      <w:r w:rsidRPr="224ACF7E">
        <w:t>could be more specific</w:t>
      </w:r>
    </w:p>
  </w:comment>
  <w:comment w:id="12" w:author="Ahyoung Lim" w:date="2026-02-04T07:09:00Z" w:initials="AL">
    <w:p w14:paraId="754BF498" w14:textId="77777777" w:rsidR="00445231" w:rsidRDefault="00445231">
      <w:pPr>
        <w:pStyle w:val="af7"/>
      </w:pPr>
      <w:r>
        <w:rPr>
          <w:rStyle w:val="af8"/>
        </w:rPr>
        <w:annotationRef/>
      </w:r>
      <w:r w:rsidRPr="332B9A78">
        <w:t xml:space="preserve">could be more explicit about what's novel - is it that prior studies didnt do age-specific analysis? </w:t>
      </w:r>
    </w:p>
  </w:comment>
  <w:comment w:id="14" w:author="Kaja Abbas" w:date="2026-03-14T17:10:00Z" w:initials="KA">
    <w:p w14:paraId="7DF36486" w14:textId="77777777" w:rsidR="00445231" w:rsidRDefault="00445231">
      <w:pPr>
        <w:pStyle w:val="af7"/>
      </w:pPr>
      <w:r>
        <w:rPr>
          <w:rStyle w:val="af8"/>
        </w:rPr>
        <w:annotationRef/>
      </w:r>
      <w:r w:rsidRPr="474BB46F">
        <w:t>no need to mention WHO SAGE chik wg -- this analysis is not yet presented to them</w:t>
      </w:r>
    </w:p>
  </w:comment>
  <w:comment w:id="15" w:author="Andy Clark" w:date="2026-03-06T15:32:00Z" w:initials="AC">
    <w:p w14:paraId="7D646BE0" w14:textId="77777777" w:rsidR="00445231" w:rsidRDefault="00445231">
      <w:pPr>
        <w:pStyle w:val="af7"/>
      </w:pPr>
      <w:r>
        <w:rPr>
          <w:rStyle w:val="af8"/>
        </w:rPr>
        <w:annotationRef/>
      </w:r>
      <w:r w:rsidRPr="24A982A4">
        <w:t>sentence is a bit tricky to follow. 'In response to an outbreak in La Reunion in April 2025, a vaccination campaign was initiated but halted after 3 weeks due to reports of serious adverse events in the media.' This need a bit more info (how many SAEs?).</w:t>
      </w:r>
    </w:p>
  </w:comment>
  <w:comment w:id="16" w:author="Andy Clark" w:date="2026-03-06T15:33:00Z" w:initials="AC">
    <w:p w14:paraId="108B72AE" w14:textId="77777777" w:rsidR="00445231" w:rsidRDefault="00445231">
      <w:pPr>
        <w:pStyle w:val="af7"/>
      </w:pPr>
      <w:r>
        <w:rPr>
          <w:rStyle w:val="af8"/>
        </w:rPr>
        <w:annotationRef/>
      </w:r>
      <w:r w:rsidRPr="2C3E8BB6">
        <w:t>hard to interpret without knowing numbers of doses administered.</w:t>
      </w:r>
    </w:p>
  </w:comment>
  <w:comment w:id="17" w:author="Guest User" w:date="2026-02-26T15:44:00Z" w:initials="GU">
    <w:p w14:paraId="50BB2BE4" w14:textId="77777777" w:rsidR="00445231" w:rsidRDefault="00445231">
      <w:pPr>
        <w:pStyle w:val="af7"/>
      </w:pPr>
      <w:r>
        <w:rPr>
          <w:rStyle w:val="af8"/>
        </w:rPr>
        <w:annotationRef/>
      </w:r>
      <w:r w:rsidRPr="540B8AB8">
        <w:t xml:space="preserve">one realisation is that </w:t>
      </w:r>
      <w:r w:rsidRPr="1382B7A0">
        <w:rPr>
          <w:i/>
          <w:iCs/>
        </w:rPr>
        <w:t xml:space="preserve">immunisation </w:t>
      </w:r>
      <w:r w:rsidRPr="4E0A909C">
        <w:t xml:space="preserve">and </w:t>
      </w:r>
      <w:r w:rsidRPr="07A3E305">
        <w:rPr>
          <w:i/>
          <w:iCs/>
        </w:rPr>
        <w:t xml:space="preserve">vaccination </w:t>
      </w:r>
      <w:r w:rsidRPr="67E67617">
        <w:t>are used interchangeably throughout - ie here you call it outbreak response 'immunisation' and traveller 'vaccination'</w:t>
      </w:r>
    </w:p>
  </w:comment>
  <w:comment w:id="18" w:author="Guest User" w:date="2026-01-26T16:49:00Z" w:initials="GU">
    <w:p w14:paraId="35DAA210" w14:textId="77777777" w:rsidR="00445231" w:rsidRDefault="00445231" w:rsidP="00442163">
      <w:r>
        <w:annotationRef/>
      </w:r>
      <w:r w:rsidRPr="76FF7D9F">
        <w:t>Somewhere in the methods you need to specify the four age brackets you mention in the abstract</w:t>
      </w:r>
    </w:p>
  </w:comment>
  <w:comment w:id="19" w:author="Guest User" w:date="2026-02-26T16:26:00Z" w:initials="GU">
    <w:p w14:paraId="1F8806C6" w14:textId="77777777" w:rsidR="00445231" w:rsidRDefault="00445231">
      <w:pPr>
        <w:pStyle w:val="af7"/>
      </w:pPr>
      <w:r>
        <w:rPr>
          <w:rStyle w:val="af8"/>
        </w:rPr>
        <w:annotationRef/>
      </w:r>
      <w:r w:rsidRPr="7D2C3960">
        <w:t>how was this scale determined? Incidence?</w:t>
      </w:r>
    </w:p>
  </w:comment>
  <w:comment w:id="20" w:author="Kaja Abbas" w:date="2026-03-14T18:52:00Z" w:initials="KA">
    <w:p w14:paraId="40788DEE" w14:textId="77777777" w:rsidR="00445231" w:rsidRDefault="00445231">
      <w:pPr>
        <w:pStyle w:val="af7"/>
      </w:pPr>
      <w:r>
        <w:rPr>
          <w:rStyle w:val="af8"/>
        </w:rPr>
        <w:annotationRef/>
      </w:r>
      <w:r w:rsidRPr="312A609F">
        <w:t>moved to appendix ... since main paper text (IMRAD) is 3500 word limit</w:t>
      </w:r>
    </w:p>
  </w:comment>
  <w:comment w:id="21" w:author="Guest User" w:date="2026-02-27T16:50:00Z" w:initials="GU">
    <w:p w14:paraId="6BE9BF8C" w14:textId="77777777" w:rsidR="00445231" w:rsidRDefault="00445231">
      <w:pPr>
        <w:pStyle w:val="af7"/>
      </w:pPr>
      <w:r>
        <w:rPr>
          <w:rStyle w:val="af8"/>
        </w:rPr>
        <w:annotationRef/>
      </w:r>
      <w:r w:rsidRPr="0B00EB5F">
        <w:t>JHK: is this because the disease is rare and you can assume that the transmission from diseased people even rarer?</w:t>
      </w:r>
    </w:p>
    <w:p w14:paraId="016640C5" w14:textId="77777777" w:rsidR="00445231" w:rsidRDefault="00445231">
      <w:pPr>
        <w:pStyle w:val="af7"/>
      </w:pPr>
    </w:p>
  </w:comment>
  <w:comment w:id="23" w:author="Guest User" w:date="2026-01-26T08:48:00Z" w:initials="GU">
    <w:p w14:paraId="4ACF700D" w14:textId="77777777" w:rsidR="00445231" w:rsidRDefault="00445231">
      <w:pPr>
        <w:pStyle w:val="af7"/>
      </w:pPr>
      <w:r>
        <w:rPr>
          <w:rStyle w:val="af8"/>
        </w:rPr>
        <w:annotationRef/>
      </w:r>
      <w:r w:rsidRPr="72FD2D54">
        <w:t>Is this a continuous variable?</w:t>
      </w:r>
    </w:p>
  </w:comment>
  <w:comment w:id="24" w:author="Guest User" w:date="2026-02-27T08:21:00Z" w:initials="GU">
    <w:p w14:paraId="130A7C31" w14:textId="77777777" w:rsidR="00445231" w:rsidRDefault="00445231">
      <w:pPr>
        <w:pStyle w:val="af7"/>
      </w:pPr>
      <w:r>
        <w:rPr>
          <w:rStyle w:val="af8"/>
        </w:rPr>
        <w:annotationRef/>
      </w:r>
      <w:r w:rsidRPr="0DE44849">
        <w:t>JHK:  I am flagging this because I believe the 'ratio' is an appropriate metric in this case.  Same for hospitalisation.</w:t>
      </w:r>
    </w:p>
  </w:comment>
  <w:comment w:id="22" w:author="Thiago Cerqueira Silva" w:date="2026-02-24T04:04:00Z" w:initials="TS">
    <w:p w14:paraId="144B1E19" w14:textId="77777777" w:rsidR="00445231" w:rsidRDefault="00445231">
      <w:pPr>
        <w:pStyle w:val="af7"/>
      </w:pPr>
      <w:r>
        <w:rPr>
          <w:rStyle w:val="af8"/>
        </w:rPr>
        <w:annotationRef/>
      </w:r>
      <w:r w:rsidRPr="7F44953E">
        <w:t>The CFRs I sent use data from all states</w:t>
      </w:r>
    </w:p>
  </w:comment>
  <w:comment w:id="25" w:author="Kaja Abbas" w:date="2026-03-14T18:59:00Z" w:initials="KA">
    <w:p w14:paraId="20CE64B3" w14:textId="77777777" w:rsidR="00445231" w:rsidRDefault="00445231">
      <w:pPr>
        <w:pStyle w:val="af7"/>
      </w:pPr>
      <w:r>
        <w:rPr>
          <w:rStyle w:val="af8"/>
        </w:rPr>
        <w:annotationRef/>
      </w:r>
      <w:r w:rsidRPr="7789CB12">
        <w:t>To avoid confusion, name figures and tables in supplementary infomation as S1, S2, etc</w:t>
      </w:r>
    </w:p>
  </w:comment>
  <w:comment w:id="27" w:author="Guest User" w:date="1900-01-01T00:00:00Z" w:initials="GU">
    <w:p w14:paraId="28F9E2AC" w14:textId="77777777" w:rsidR="00445231" w:rsidRDefault="00445231">
      <w:pPr>
        <w:pStyle w:val="af7"/>
      </w:pPr>
      <w:r>
        <w:rPr>
          <w:rStyle w:val="af8"/>
        </w:rPr>
        <w:annotationRef/>
      </w:r>
      <w:r w:rsidRPr="3288BD3A">
        <w:t>JHK: I wonder whether it would be helpful to spell out the abbreviations.</w:t>
      </w:r>
    </w:p>
  </w:comment>
  <w:comment w:id="26" w:author="Kaja Abbas" w:date="2026-03-14T19:04:00Z" w:initials="KA">
    <w:p w14:paraId="1579AA71" w14:textId="77777777" w:rsidR="00445231" w:rsidRDefault="00445231">
      <w:pPr>
        <w:pStyle w:val="af7"/>
      </w:pPr>
      <w:r>
        <w:rPr>
          <w:rStyle w:val="af8"/>
        </w:rPr>
        <w:annotationRef/>
      </w:r>
      <w:r w:rsidRPr="0C813640">
        <w:t>moved to appendix ... since main paper text (IMRAD) is 3500 word limit</w:t>
      </w:r>
    </w:p>
  </w:comment>
  <w:comment w:id="28" w:author="Guest User" w:date="2026-02-26T08:28:00Z" w:initials="GU">
    <w:p w14:paraId="778C6F3D" w14:textId="77777777" w:rsidR="00445231" w:rsidRDefault="00445231">
      <w:pPr>
        <w:pStyle w:val="af7"/>
      </w:pPr>
      <w:r>
        <w:rPr>
          <w:rStyle w:val="af8"/>
        </w:rPr>
        <w:annotationRef/>
      </w:r>
      <w:r w:rsidRPr="109BC7A9">
        <w:t>ie serovonversion after vaccination? if not, this wording could be made more clear</w:t>
      </w:r>
    </w:p>
  </w:comment>
  <w:comment w:id="29" w:author="Kaja Abbas" w:date="2026-02-19T16:34:00Z" w:initials="KA">
    <w:p w14:paraId="61946E38" w14:textId="77777777" w:rsidR="00445231" w:rsidRDefault="00445231">
      <w:pPr>
        <w:pStyle w:val="af7"/>
      </w:pPr>
      <w:r>
        <w:rPr>
          <w:rStyle w:val="af8"/>
        </w:rPr>
        <w:annotationRef/>
      </w:r>
      <w:r w:rsidRPr="770BA0EB">
        <w:t>We need to discuss this -- this is confusing.</w:t>
      </w:r>
    </w:p>
    <w:p w14:paraId="16554C50" w14:textId="77777777" w:rsidR="00445231" w:rsidRDefault="00445231">
      <w:pPr>
        <w:pStyle w:val="af7"/>
      </w:pPr>
    </w:p>
    <w:p w14:paraId="615D571A" w14:textId="77777777" w:rsidR="00445231" w:rsidRDefault="00445231">
      <w:pPr>
        <w:pStyle w:val="af7"/>
      </w:pPr>
      <w:r w:rsidRPr="02471045">
        <w:t xml:space="preserve">- Numerator is outcomes averted in vaccination scenario in comparison to no-vaccination scenario. </w:t>
      </w:r>
    </w:p>
    <w:p w14:paraId="54E36992" w14:textId="77777777" w:rsidR="00445231" w:rsidRDefault="00445231">
      <w:pPr>
        <w:pStyle w:val="af7"/>
      </w:pPr>
      <w:r w:rsidRPr="1F5F3F8B">
        <w:t>- Denominator is (risk) outcomes attributable to vaccination from the vaccination scenario</w:t>
      </w:r>
    </w:p>
    <w:p w14:paraId="3355D9CF" w14:textId="77777777" w:rsidR="00445231" w:rsidRDefault="00445231">
      <w:pPr>
        <w:pStyle w:val="af7"/>
      </w:pPr>
    </w:p>
    <w:p w14:paraId="7F91B6E2" w14:textId="77777777" w:rsidR="00445231" w:rsidRDefault="00445231">
      <w:pPr>
        <w:pStyle w:val="af7"/>
      </w:pPr>
      <w:r w:rsidRPr="64EF501D">
        <w:t xml:space="preserve">Is this how you calculated BRR? </w:t>
      </w:r>
    </w:p>
  </w:comment>
  <w:comment w:id="30" w:author="Guest User" w:date="1900-01-01T00:00:00Z" w:initials="GU">
    <w:p w14:paraId="1421F065" w14:textId="77777777" w:rsidR="00445231" w:rsidRDefault="00445231">
      <w:pPr>
        <w:pStyle w:val="af7"/>
      </w:pPr>
      <w:r>
        <w:rPr>
          <w:rStyle w:val="af8"/>
        </w:rPr>
        <w:annotationRef/>
      </w:r>
      <w:r w:rsidRPr="2A7ABCA7">
        <w:t>JHK:  Please review --  the sentence appears fragmented.</w:t>
      </w:r>
    </w:p>
  </w:comment>
  <w:comment w:id="31" w:author="Kaja Abbas" w:date="2026-03-14T19:17:00Z" w:initials="KA">
    <w:p w14:paraId="57D848E2" w14:textId="77777777" w:rsidR="00445231" w:rsidRDefault="00445231">
      <w:pPr>
        <w:pStyle w:val="af7"/>
      </w:pPr>
      <w:r>
        <w:rPr>
          <w:rStyle w:val="af8"/>
        </w:rPr>
        <w:annotationRef/>
      </w:r>
      <w:r w:rsidRPr="2FC41047">
        <w:t>I removed the equation here -- which is confusing -- simple is better</w:t>
      </w:r>
    </w:p>
  </w:comment>
  <w:comment w:id="32" w:author="Thiago Cerqueira Silva" w:date="2026-02-24T11:59:00Z" w:initials="TS">
    <w:p w14:paraId="1F70E8B6" w14:textId="77777777" w:rsidR="00445231" w:rsidRDefault="00445231">
      <w:pPr>
        <w:pStyle w:val="af7"/>
      </w:pPr>
      <w:r>
        <w:rPr>
          <w:rStyle w:val="af8"/>
        </w:rPr>
        <w:annotationRef/>
      </w:r>
      <w:r w:rsidRPr="1679A5D9">
        <w:t>Specify why 11 brazilian states. The way it is framed seems Brazil only has 11 states (26+1 (federal district) in total</w:t>
      </w:r>
    </w:p>
  </w:comment>
  <w:comment w:id="33" w:author="Kaja Abbas" w:date="2026-02-19T17:24:00Z" w:initials="KA">
    <w:p w14:paraId="499C5A18" w14:textId="77777777" w:rsidR="00445231" w:rsidRDefault="00445231">
      <w:pPr>
        <w:pStyle w:val="af7"/>
      </w:pPr>
      <w:r>
        <w:rPr>
          <w:rStyle w:val="af8"/>
        </w:rPr>
        <w:annotationRef/>
      </w:r>
      <w:r w:rsidRPr="4230951E">
        <w:t>replace 'D' with 'd'</w:t>
      </w:r>
    </w:p>
  </w:comment>
  <w:comment w:id="34" w:author="Thiago Cerqueira Silva" w:date="2026-02-24T12:09:00Z" w:initials="TS">
    <w:p w14:paraId="0E392B9B" w14:textId="77777777" w:rsidR="00445231" w:rsidRDefault="00445231">
      <w:pPr>
        <w:pStyle w:val="af7"/>
      </w:pPr>
      <w:r>
        <w:rPr>
          <w:rStyle w:val="af8"/>
        </w:rPr>
        <w:annotationRef/>
      </w:r>
      <w:r w:rsidRPr="2416F82F">
        <w:t>list</w:t>
      </w:r>
    </w:p>
  </w:comment>
  <w:comment w:id="35" w:author="Kaja Abbas" w:date="2026-03-03T20:03:00Z" w:initials="KA">
    <w:p w14:paraId="424A8777" w14:textId="77777777" w:rsidR="00445231" w:rsidRDefault="00445231">
      <w:pPr>
        <w:pStyle w:val="af7"/>
      </w:pPr>
      <w:r>
        <w:rPr>
          <w:rStyle w:val="af8"/>
        </w:rPr>
        <w:annotationRef/>
      </w:r>
      <w:r w:rsidRPr="7DB1A730">
        <w:t>did the results converge</w:t>
      </w:r>
    </w:p>
  </w:comment>
  <w:comment w:id="36" w:author="Hyolim Kang" w:date="2026-03-09T17:20:00Z" w:initials="HK">
    <w:p w14:paraId="403BB5E0" w14:textId="77777777" w:rsidR="00445231" w:rsidRDefault="00445231" w:rsidP="00A04550">
      <w:pPr>
        <w:pStyle w:val="af7"/>
      </w:pPr>
      <w:r>
        <w:rPr>
          <w:rStyle w:val="af8"/>
        </w:rPr>
        <w:annotationRef/>
      </w:r>
      <w:r>
        <w:rPr>
          <w:lang w:val="en-US"/>
        </w:rPr>
        <w:t xml:space="preserve">I increased the simulations to 10000 times and the results from 1000 sims and 10,000 sims were almost the same –  I replaced downstream analyses using 10000 sims. </w:t>
      </w:r>
    </w:p>
  </w:comment>
  <w:comment w:id="37" w:author="Kaja Abbas" w:date="2026-03-09T09:15:00Z" w:initials="KA">
    <w:p w14:paraId="4DBD1D74" w14:textId="77777777" w:rsidR="00445231" w:rsidRDefault="00445231">
      <w:pPr>
        <w:pStyle w:val="af7"/>
      </w:pPr>
      <w:r>
        <w:rPr>
          <w:rStyle w:val="af8"/>
        </w:rPr>
        <w:annotationRef/>
      </w:r>
      <w:r w:rsidRPr="7FA4B25F">
        <w:t>If results are similar for 1000 runs and 10,000 runs, then you can stop with 1000 runs -- anyway, you can leave the results of 10,000 runs as is</w:t>
      </w:r>
    </w:p>
  </w:comment>
  <w:comment w:id="38" w:author="Kaja Abbas" w:date="2026-03-14T19:24:00Z" w:initials="KA">
    <w:p w14:paraId="6B1FC521" w14:textId="77777777" w:rsidR="00445231" w:rsidRDefault="00445231">
      <w:pPr>
        <w:pStyle w:val="af7"/>
      </w:pPr>
      <w:r>
        <w:rPr>
          <w:rStyle w:val="af8"/>
        </w:rPr>
        <w:annotationRef/>
      </w:r>
      <w:r w:rsidRPr="0413A286">
        <w:t>1,000 or 10,000</w:t>
      </w:r>
    </w:p>
  </w:comment>
  <w:comment w:id="40" w:author="Kaja Abbas" w:date="2026-02-19T17:58:00Z" w:initials="KA">
    <w:p w14:paraId="3CDA6299" w14:textId="77777777" w:rsidR="00445231" w:rsidRDefault="00445231">
      <w:pPr>
        <w:pStyle w:val="af7"/>
      </w:pPr>
      <w:r>
        <w:rPr>
          <w:rStyle w:val="af8"/>
        </w:rPr>
        <w:annotationRef/>
      </w:r>
      <w:r w:rsidRPr="5952607A">
        <w:t>Streamline the results into the 2 subsections:</w:t>
      </w:r>
    </w:p>
    <w:p w14:paraId="210558BB" w14:textId="77777777" w:rsidR="00445231" w:rsidRDefault="00445231">
      <w:pPr>
        <w:pStyle w:val="af7"/>
      </w:pPr>
      <w:r w:rsidRPr="5A7BB967">
        <w:t>(i) Travel vaccination</w:t>
      </w:r>
    </w:p>
    <w:p w14:paraId="6529CCE8" w14:textId="77777777" w:rsidR="00445231" w:rsidRDefault="00445231">
      <w:pPr>
        <w:pStyle w:val="af7"/>
      </w:pPr>
      <w:r w:rsidRPr="652A7EC5">
        <w:t>(ii) ORI</w:t>
      </w:r>
    </w:p>
  </w:comment>
  <w:comment w:id="39" w:author="Kaja Abbas" w:date="2026-03-03T18:45:00Z" w:initials="KA">
    <w:p w14:paraId="0FA6CB5B" w14:textId="77777777" w:rsidR="00445231" w:rsidRDefault="00445231">
      <w:pPr>
        <w:pStyle w:val="af7"/>
      </w:pPr>
      <w:r>
        <w:rPr>
          <w:rStyle w:val="af8"/>
        </w:rPr>
        <w:annotationRef/>
      </w:r>
      <w:r w:rsidRPr="424EB0BE">
        <w:t xml:space="preserve">The results in Tables and Figures are good. They need to be explained better, especially in the Results section. </w:t>
      </w:r>
    </w:p>
    <w:p w14:paraId="0CD42B31" w14:textId="77777777" w:rsidR="00445231" w:rsidRDefault="00445231">
      <w:pPr>
        <w:pStyle w:val="af7"/>
      </w:pPr>
      <w:r w:rsidRPr="69D6A23B">
        <w:t>Suggest wording of favourable for BRR&gt;1. etc</w:t>
      </w:r>
    </w:p>
    <w:p w14:paraId="4289B511" w14:textId="77777777" w:rsidR="00445231" w:rsidRDefault="00445231">
      <w:pPr>
        <w:pStyle w:val="af7"/>
      </w:pPr>
    </w:p>
    <w:p w14:paraId="37F424D8" w14:textId="77777777" w:rsidR="00445231" w:rsidRDefault="00445231">
      <w:pPr>
        <w:pStyle w:val="af7"/>
      </w:pPr>
      <w:r w:rsidRPr="1EEF1642">
        <w:t>Benefit risk profile is favourable -- meaning, benefits outweigh risks and probability of BRR &gt;1)</w:t>
      </w:r>
    </w:p>
  </w:comment>
  <w:comment w:id="41" w:author="Kaja Abbas" w:date="2026-03-15T22:57:00Z" w:initials="KA">
    <w:p w14:paraId="2C3639E0" w14:textId="77777777" w:rsidR="00445231" w:rsidRDefault="00445231">
      <w:pPr>
        <w:pStyle w:val="af7"/>
      </w:pPr>
      <w:r>
        <w:rPr>
          <w:rStyle w:val="af8"/>
        </w:rPr>
        <w:annotationRef/>
      </w:r>
      <w:r w:rsidRPr="615596EB">
        <w:t>is this the right state?</w:t>
      </w:r>
    </w:p>
  </w:comment>
  <w:comment w:id="42" w:author="Kaja Abbas" w:date="2026-03-16T00:09:00Z" w:initials="KA">
    <w:p w14:paraId="37572430" w14:textId="77777777" w:rsidR="00445231" w:rsidRDefault="00445231">
      <w:pPr>
        <w:pStyle w:val="af7"/>
      </w:pPr>
      <w:r>
        <w:rPr>
          <w:rStyle w:val="af8"/>
        </w:rPr>
        <w:annotationRef/>
      </w:r>
      <w:r w:rsidRPr="5A86CD54">
        <w:t>These numbers are in the table -- suggest removing it here to reduce duplication</w:t>
      </w:r>
    </w:p>
  </w:comment>
  <w:comment w:id="43" w:author="Kaja Abbas" w:date="2026-03-16T00:48:00Z" w:initials="KA">
    <w:p w14:paraId="251408CD" w14:textId="77777777" w:rsidR="00445231" w:rsidRDefault="00445231">
      <w:pPr>
        <w:pStyle w:val="af7"/>
      </w:pPr>
      <w:r>
        <w:rPr>
          <w:rStyle w:val="af8"/>
        </w:rPr>
        <w:annotationRef/>
      </w:r>
      <w:r w:rsidRPr="6FE213AD">
        <w:t>Note:</w:t>
      </w:r>
    </w:p>
    <w:p w14:paraId="0CA25F44" w14:textId="77777777" w:rsidR="00445231" w:rsidRDefault="00445231">
      <w:pPr>
        <w:pStyle w:val="af7"/>
      </w:pPr>
      <w:r w:rsidRPr="0D344C29">
        <w:t>For ORI with vaccine protection against both disease and infection, while specific age-groups are vaccinated, the benefit is spread across all age groups due to indirect effect.</w:t>
      </w:r>
    </w:p>
  </w:comment>
  <w:comment w:id="45" w:author="Kaja Abbas" w:date="2026-03-15T17:48:00Z" w:initials="KA">
    <w:p w14:paraId="4C2D6F6C" w14:textId="77777777" w:rsidR="00445231" w:rsidRDefault="00445231">
      <w:pPr>
        <w:pStyle w:val="af7"/>
      </w:pPr>
      <w:r>
        <w:rPr>
          <w:rStyle w:val="af8"/>
        </w:rPr>
        <w:annotationRef/>
      </w:r>
      <w:r w:rsidRPr="7D214530">
        <w:t>Note:</w:t>
      </w:r>
    </w:p>
    <w:p w14:paraId="06185329" w14:textId="77777777" w:rsidR="00445231" w:rsidRDefault="00445231">
      <w:pPr>
        <w:pStyle w:val="af7"/>
      </w:pPr>
      <w:r w:rsidRPr="5239F5BC">
        <w:t>For ORI with vaccine protection against both disease and infection, while specific age-groups are vaccinated, the benefit is spread across all age groups due to indirect effect.</w:t>
      </w:r>
    </w:p>
  </w:comment>
  <w:comment w:id="48" w:author="Kaja Abbas" w:date="2026-03-15T17:48:00Z" w:initials="KA">
    <w:p w14:paraId="6E3B05F6" w14:textId="77777777" w:rsidR="00445231" w:rsidRDefault="00445231">
      <w:pPr>
        <w:pStyle w:val="af7"/>
      </w:pPr>
      <w:r>
        <w:rPr>
          <w:rStyle w:val="af8"/>
        </w:rPr>
        <w:annotationRef/>
      </w:r>
      <w:r w:rsidRPr="63FBD67F">
        <w:t>Note:</w:t>
      </w:r>
    </w:p>
    <w:p w14:paraId="6960A5CD" w14:textId="77777777" w:rsidR="00445231" w:rsidRDefault="00445231">
      <w:pPr>
        <w:pStyle w:val="af7"/>
      </w:pPr>
      <w:r w:rsidRPr="1869F3C5">
        <w:t>For ORI with vaccine protection against both disease and infection, while specific age-groups are vaccinated, the benefit is spread across all age groups due to indirect effect.</w:t>
      </w:r>
    </w:p>
  </w:comment>
  <w:comment w:id="49" w:author="Kaja Abbas" w:date="2026-03-17T08:16:00Z" w:initials="KA">
    <w:p w14:paraId="3BC597D8" w14:textId="77777777" w:rsidR="00445231" w:rsidRDefault="00445231">
      <w:pPr>
        <w:pStyle w:val="af7"/>
      </w:pPr>
      <w:r>
        <w:rPr>
          <w:rStyle w:val="af8"/>
        </w:rPr>
        <w:annotationRef/>
      </w:r>
      <w:r w:rsidRPr="470D727F">
        <w:t>Reference?</w:t>
      </w:r>
    </w:p>
  </w:comment>
  <w:comment w:id="50" w:author="Kaja Abbas" w:date="2026-02-20T10:39:00Z" w:initials="KA">
    <w:p w14:paraId="265F024D" w14:textId="77777777" w:rsidR="00445231" w:rsidRDefault="00445231">
      <w:pPr>
        <w:pStyle w:val="af7"/>
      </w:pPr>
      <w:r>
        <w:rPr>
          <w:rStyle w:val="af8"/>
        </w:rPr>
        <w:annotationRef/>
      </w:r>
      <w:r w:rsidRPr="525F99B7">
        <w:t>Suggest not getting into a comparison of travel vaccination and ORI.</w:t>
      </w:r>
    </w:p>
    <w:p w14:paraId="25E80CBB" w14:textId="77777777" w:rsidR="00445231" w:rsidRDefault="00445231">
      <w:pPr>
        <w:pStyle w:val="af7"/>
      </w:pPr>
      <w:r w:rsidRPr="2EF60C2E">
        <w:t>Just state the inferences for travel vaccination and ORI separately</w:t>
      </w:r>
    </w:p>
  </w:comment>
  <w:comment w:id="51" w:author="Kaja Abbas" w:date="2026-02-20T10:50:00Z" w:initials="KA">
    <w:p w14:paraId="523D23B8" w14:textId="77777777" w:rsidR="00445231" w:rsidRDefault="00445231">
      <w:pPr>
        <w:pStyle w:val="af7"/>
      </w:pPr>
      <w:r>
        <w:rPr>
          <w:rStyle w:val="af8"/>
        </w:rPr>
        <w:annotationRef/>
      </w:r>
      <w:r w:rsidRPr="1F7D4873">
        <w:t>cite references/reports of regulatory decisions, etc</w:t>
      </w:r>
    </w:p>
  </w:comment>
  <w:comment w:id="52" w:author="Guest User" w:date="2026-01-26T17:09:00Z" w:initials="GU">
    <w:p w14:paraId="0E90361E" w14:textId="77777777" w:rsidR="00445231" w:rsidRDefault="00445231" w:rsidP="00442163">
      <w:r>
        <w:annotationRef/>
      </w:r>
      <w:r w:rsidRPr="38588FA4">
        <w:t>I'd add that VAERS is a passive system, and reports can be incomplete. As additional post-authorisation data accrue, ideally including active surveillance, age-specific risk estimates should be updated, recognising that passive systems can have incomplete capture even for severe events</w:t>
      </w:r>
    </w:p>
  </w:comment>
  <w:comment w:id="53" w:author="Kaja Abbas" w:date="2026-02-20T02:39:00Z" w:initials="KA">
    <w:p w14:paraId="4D78E26E" w14:textId="77777777" w:rsidR="00445231" w:rsidRDefault="00445231">
      <w:pPr>
        <w:pStyle w:val="af7"/>
      </w:pPr>
      <w:r>
        <w:rPr>
          <w:rStyle w:val="af8"/>
        </w:rPr>
        <w:annotationRef/>
      </w:r>
      <w:r w:rsidRPr="478FCCFA">
        <w:t>Suggest not getting into a comparison of travel vaccination and ORI.</w:t>
      </w:r>
    </w:p>
    <w:p w14:paraId="31938561" w14:textId="77777777" w:rsidR="00445231" w:rsidRDefault="00445231">
      <w:pPr>
        <w:pStyle w:val="af7"/>
      </w:pPr>
      <w:r w:rsidRPr="72961967">
        <w:t>Just state the inferences for travel vaccination and ORI separately</w:t>
      </w:r>
    </w:p>
  </w:comment>
  <w:comment w:id="55" w:author="Kaja Abbas" w:date="2026-02-20T07:41:00Z" w:initials="KA">
    <w:p w14:paraId="0370B7E7" w14:textId="77777777" w:rsidR="00445231" w:rsidRDefault="00445231">
      <w:pPr>
        <w:pStyle w:val="af7"/>
      </w:pPr>
      <w:r>
        <w:rPr>
          <w:rStyle w:val="af8"/>
        </w:rPr>
        <w:annotationRef/>
      </w:r>
      <w:r w:rsidRPr="0C5FEBE8">
        <w:t>Please cite BMJ GH - burden paper as well</w:t>
      </w:r>
    </w:p>
  </w:comment>
  <w:comment w:id="54" w:author="Kaja Abbas" w:date="2026-03-03T19:29:00Z" w:initials="KA">
    <w:p w14:paraId="164BCE58" w14:textId="77777777" w:rsidR="00445231" w:rsidRDefault="00445231">
      <w:pPr>
        <w:pStyle w:val="af7"/>
      </w:pPr>
      <w:r>
        <w:rPr>
          <w:rStyle w:val="af8"/>
        </w:rPr>
        <w:annotationRef/>
      </w:r>
      <w:r w:rsidRPr="090ACB7C">
        <w:t>Please keep references to around 30 -- include only the most important ones</w:t>
      </w:r>
    </w:p>
  </w:comment>
  <w:comment w:id="56" w:author="Kaja Abbas" w:date="2026-02-20T09:04:00Z" w:initials="KA">
    <w:p w14:paraId="7537CCFF" w14:textId="77777777" w:rsidR="00445231" w:rsidRDefault="00445231">
      <w:pPr>
        <w:pStyle w:val="af7"/>
      </w:pPr>
      <w:r>
        <w:rPr>
          <w:rStyle w:val="af8"/>
        </w:rPr>
        <w:annotationRef/>
      </w:r>
      <w:r w:rsidRPr="22A6E778">
        <w:t>Can we add the heatmap type of figure you had earlier for BR ratio by attack rate and duration of travel, either in main paper or appendix, and add a sentence or two on the inferences from this figure.</w:t>
      </w:r>
    </w:p>
    <w:p w14:paraId="78C05A54" w14:textId="77777777" w:rsidR="00445231" w:rsidRDefault="00445231">
      <w:pPr>
        <w:pStyle w:val="af7"/>
      </w:pPr>
    </w:p>
    <w:p w14:paraId="065646EC" w14:textId="77777777" w:rsidR="00445231" w:rsidRPr="001E7F58" w:rsidRDefault="00445231">
      <w:pPr>
        <w:pStyle w:val="af7"/>
        <w:rPr>
          <w:lang w:val="en-US"/>
        </w:rPr>
      </w:pPr>
      <w:r w:rsidRPr="72D926D5">
        <w:t>The outbreak patterns in 11 Brazilian states are relatively limited by a narrow range</w:t>
      </w:r>
    </w:p>
  </w:comment>
  <w:comment w:id="57" w:author="Kaja Abbas" w:date="2026-02-20T09:13:00Z" w:initials="KA">
    <w:p w14:paraId="36EB8FB2" w14:textId="77777777" w:rsidR="00445231" w:rsidRDefault="00445231">
      <w:pPr>
        <w:pStyle w:val="af7"/>
      </w:pPr>
      <w:r>
        <w:rPr>
          <w:rStyle w:val="af8"/>
        </w:rPr>
        <w:annotationRef/>
      </w:r>
      <w:r w:rsidRPr="5315CEB2">
        <w:t>What do you think? Or just stick to the current Tables and figures, and explain if possible what happens at higher attack rates such as 70% etc?</w:t>
      </w:r>
    </w:p>
  </w:comment>
  <w:comment w:id="58" w:author="Kaja Abbas" w:date="2026-02-20T08:30:00Z" w:initials="KA">
    <w:p w14:paraId="05F46FD7" w14:textId="77777777" w:rsidR="00445231" w:rsidRDefault="00445231">
      <w:pPr>
        <w:pStyle w:val="af7"/>
      </w:pPr>
      <w:r>
        <w:rPr>
          <w:rStyle w:val="af8"/>
        </w:rPr>
        <w:annotationRef/>
      </w:r>
      <w:r w:rsidRPr="21D1E702">
        <w:t>For travel vaccination: this is the key message.</w:t>
      </w:r>
    </w:p>
    <w:p w14:paraId="0D734C39" w14:textId="77777777" w:rsidR="00445231" w:rsidRDefault="00445231">
      <w:pPr>
        <w:pStyle w:val="af7"/>
      </w:pPr>
      <w:r w:rsidRPr="6937AF82">
        <w:t>In none of the scenarios, BRRs (including 95% UIs) are larger than 1.</w:t>
      </w:r>
    </w:p>
    <w:p w14:paraId="1B3FD444" w14:textId="77777777" w:rsidR="00445231" w:rsidRDefault="00445231">
      <w:pPr>
        <w:pStyle w:val="af7"/>
      </w:pPr>
      <w:r w:rsidRPr="4976E6C8">
        <w:t>Policy implication: Do not use Ixchiq for travel vaccination</w:t>
      </w:r>
    </w:p>
  </w:comment>
  <w:comment w:id="59" w:author="Kaja Abbas" w:date="1900-01-01T00:00:00Z" w:initials="KA">
    <w:p w14:paraId="7ABEF8F6" w14:textId="77777777" w:rsidR="00445231" w:rsidRDefault="00445231">
      <w:pPr>
        <w:pStyle w:val="af7"/>
      </w:pPr>
      <w:r>
        <w:rPr>
          <w:rStyle w:val="af8"/>
        </w:rPr>
        <w:annotationRef/>
      </w:r>
      <w:r w:rsidRPr="60B42005">
        <w:t>Update column names:</w:t>
      </w:r>
    </w:p>
    <w:p w14:paraId="0B61E16B" w14:textId="77777777" w:rsidR="00445231" w:rsidRDefault="00445231">
      <w:pPr>
        <w:pStyle w:val="af7"/>
      </w:pPr>
      <w:r w:rsidRPr="41F07B98">
        <w:t>- Transmission setting</w:t>
      </w:r>
    </w:p>
    <w:p w14:paraId="45117680" w14:textId="77777777" w:rsidR="00445231" w:rsidRDefault="00445231">
      <w:pPr>
        <w:pStyle w:val="af7"/>
      </w:pPr>
      <w:r w:rsidRPr="5CD96667">
        <w:t>- Age group (years)</w:t>
      </w:r>
    </w:p>
    <w:p w14:paraId="49FBE1EB" w14:textId="77777777" w:rsidR="00445231" w:rsidRDefault="00445231">
      <w:pPr>
        <w:pStyle w:val="af7"/>
      </w:pPr>
      <w:r w:rsidRPr="6D4DB25F">
        <w:t>- Travel duration (days)</w:t>
      </w:r>
    </w:p>
  </w:comment>
  <w:comment w:id="61" w:author="Kaja Abbas" w:date="2026-02-20T13:49:00Z" w:initials="KA">
    <w:p w14:paraId="5F16D0E8" w14:textId="77777777" w:rsidR="00445231" w:rsidRDefault="00445231">
      <w:pPr>
        <w:pStyle w:val="af7"/>
      </w:pPr>
      <w:r>
        <w:rPr>
          <w:rStyle w:val="af8"/>
        </w:rPr>
        <w:annotationRef/>
      </w:r>
      <w:r w:rsidRPr="4418BF68">
        <w:t xml:space="preserve">Since 95%UI for most BRR values cross 1, this makes if difficult to make meaningful inferences. </w:t>
      </w:r>
    </w:p>
    <w:p w14:paraId="09593AA3" w14:textId="77777777" w:rsidR="00445231" w:rsidRDefault="00445231">
      <w:pPr>
        <w:pStyle w:val="af7"/>
      </w:pPr>
      <w:r w:rsidRPr="23587A30">
        <w:t>This happens sometimes with 95%UI for ICER in CEA analysis, which is why cost-effectiveness acceptability curve is useful to derive meaningful conclusions.</w:t>
      </w:r>
    </w:p>
    <w:p w14:paraId="3F2B3756" w14:textId="77777777" w:rsidR="00445231" w:rsidRDefault="00445231">
      <w:pPr>
        <w:pStyle w:val="af7"/>
      </w:pPr>
    </w:p>
    <w:p w14:paraId="77F6B9F4" w14:textId="77777777" w:rsidR="00445231" w:rsidRDefault="00445231">
      <w:pPr>
        <w:pStyle w:val="af7"/>
      </w:pPr>
      <w:r w:rsidRPr="69E67822">
        <w:t xml:space="preserve">Similarly, we need a new figure -- Benefit-risk acceptability curve -- </w:t>
      </w:r>
    </w:p>
    <w:p w14:paraId="4F48AC11" w14:textId="77777777" w:rsidR="00445231" w:rsidRDefault="00445231">
      <w:pPr>
        <w:pStyle w:val="af7"/>
      </w:pPr>
      <w:r w:rsidRPr="06AE3FFF">
        <w:t>(i) x-axis is BRR (starting from 0 to higher value above 1)</w:t>
      </w:r>
    </w:p>
    <w:p w14:paraId="31FDEDB4" w14:textId="77777777" w:rsidR="00445231" w:rsidRDefault="00445231">
      <w:pPr>
        <w:pStyle w:val="af7"/>
      </w:pPr>
      <w:r w:rsidRPr="54905275">
        <w:t>(i) y-axis  is Benefit-risk probability (from 0% to 100%)</w:t>
      </w:r>
    </w:p>
    <w:p w14:paraId="7594F0F2" w14:textId="77777777" w:rsidR="00445231" w:rsidRDefault="00445231">
      <w:pPr>
        <w:pStyle w:val="af7"/>
      </w:pPr>
      <w:r w:rsidRPr="0D8ECEA2">
        <w:t>that is, the plot will start at 100% Benefit-risk probability for BRR=0, and then it will decline. The key point is the probability (say Y) at which it crosses BRR of 1. Then, we can infer probability of BRR being favourable (i.e. &gt;1) is Y%.</w:t>
      </w:r>
    </w:p>
  </w:comment>
  <w:comment w:id="60" w:author="Kaja Abbas" w:date="2026-03-07T09:38:00Z" w:initials="KA">
    <w:p w14:paraId="6DEC7CF5" w14:textId="77777777" w:rsidR="00445231" w:rsidRDefault="00445231">
      <w:pPr>
        <w:pStyle w:val="af7"/>
      </w:pPr>
      <w:r>
        <w:rPr>
          <w:rStyle w:val="af8"/>
        </w:rPr>
        <w:annotationRef/>
      </w:r>
      <w:r w:rsidRPr="188BACAD">
        <w:t>change page layout to landscape for table 2 as well (similar to table 1)</w:t>
      </w:r>
    </w:p>
  </w:comment>
  <w:comment w:id="62" w:author="Kaja Abbas" w:date="2026-03-16T01:04:00Z" w:initials="KA">
    <w:p w14:paraId="2482A563" w14:textId="77777777" w:rsidR="00445231" w:rsidRDefault="00445231">
      <w:pPr>
        <w:pStyle w:val="af7"/>
      </w:pPr>
      <w:r>
        <w:rPr>
          <w:rStyle w:val="af8"/>
        </w:rPr>
        <w:annotationRef/>
      </w:r>
      <w:r w:rsidRPr="39A75F6B">
        <w:t>Update column names:</w:t>
      </w:r>
    </w:p>
    <w:p w14:paraId="430F8D79" w14:textId="77777777" w:rsidR="00445231" w:rsidRDefault="00445231">
      <w:pPr>
        <w:pStyle w:val="af7"/>
      </w:pPr>
      <w:r w:rsidRPr="67F45B44">
        <w:t>- Transmission setting</w:t>
      </w:r>
    </w:p>
    <w:p w14:paraId="46B331E0" w14:textId="77777777" w:rsidR="00445231" w:rsidRDefault="00445231">
      <w:pPr>
        <w:pStyle w:val="af7"/>
      </w:pPr>
      <w:r w:rsidRPr="62FB8EE2">
        <w:t>- Age group (years)</w:t>
      </w:r>
    </w:p>
    <w:p w14:paraId="638D2CD3" w14:textId="77777777" w:rsidR="00445231" w:rsidRDefault="00445231">
      <w:pPr>
        <w:pStyle w:val="af7"/>
      </w:pPr>
      <w:r w:rsidRPr="27476816">
        <w:t>- Travel duration (days)</w:t>
      </w:r>
    </w:p>
  </w:comment>
  <w:comment w:id="63" w:author="Kaja Abbas" w:date="2026-02-19T16:16:00Z" w:initials="KA">
    <w:p w14:paraId="39FD7B4F" w14:textId="77777777" w:rsidR="00445231" w:rsidRDefault="00445231">
      <w:pPr>
        <w:pStyle w:val="af7"/>
      </w:pPr>
      <w:r>
        <w:rPr>
          <w:rStyle w:val="af8"/>
        </w:rPr>
        <w:annotationRef/>
      </w:r>
      <w:r w:rsidRPr="4398D41A">
        <w:t>Figure 1 can focus on travel vaccination -- that is current Fig 1a + current Fig 2 (to be new Fig 1b).</w:t>
      </w:r>
    </w:p>
  </w:comment>
  <w:comment w:id="64" w:author="Kaja Abbas" w:date="1900-01-01T00:00:00Z" w:initials="KA">
    <w:p w14:paraId="4C706BAD" w14:textId="77777777" w:rsidR="00445231" w:rsidRDefault="00445231">
      <w:pPr>
        <w:pStyle w:val="af7"/>
      </w:pPr>
      <w:r>
        <w:rPr>
          <w:rStyle w:val="af8"/>
        </w:rPr>
        <w:annotationRef/>
      </w:r>
      <w:r w:rsidRPr="2B965BC0">
        <w:t>Y-axis title:</w:t>
      </w:r>
    </w:p>
    <w:p w14:paraId="0FDFADDB" w14:textId="77777777" w:rsidR="00445231" w:rsidRDefault="00445231">
      <w:pPr>
        <w:pStyle w:val="af7"/>
      </w:pPr>
      <w:r w:rsidRPr="1D4DD61E">
        <w:t>Probability of adverse outcome (%)</w:t>
      </w:r>
    </w:p>
  </w:comment>
  <w:comment w:id="65" w:author="Kaja Abbas" w:date="2026-03-11T07:39:00Z" w:initials="KA">
    <w:p w14:paraId="131D7484" w14:textId="77777777" w:rsidR="00445231" w:rsidRDefault="00445231">
      <w:pPr>
        <w:pStyle w:val="af7"/>
      </w:pPr>
      <w:r>
        <w:rPr>
          <w:rStyle w:val="af8"/>
        </w:rPr>
        <w:annotationRef/>
      </w:r>
      <w:r w:rsidRPr="546A197A">
        <w:t>X-axis title:</w:t>
      </w:r>
    </w:p>
    <w:p w14:paraId="6C0BAA24" w14:textId="77777777" w:rsidR="00445231" w:rsidRDefault="00445231">
      <w:pPr>
        <w:pStyle w:val="af7"/>
      </w:pPr>
      <w:r w:rsidRPr="76D19304">
        <w:t>Vaccinated individuals per adverse outcome</w:t>
      </w:r>
    </w:p>
  </w:comment>
  <w:comment w:id="66" w:author="Kaja Abbas" w:date="2026-03-15T21:33:00Z" w:initials="KA">
    <w:p w14:paraId="168B1E24" w14:textId="77777777" w:rsidR="00445231" w:rsidRDefault="00445231">
      <w:pPr>
        <w:pStyle w:val="af7"/>
      </w:pPr>
      <w:r>
        <w:rPr>
          <w:rStyle w:val="af8"/>
        </w:rPr>
        <w:annotationRef/>
      </w:r>
      <w:r w:rsidRPr="6BD5F464">
        <w:t>Font size for text at 100% resolution should be legible. Increase the text font and number font size to make it easier to read.</w:t>
      </w:r>
    </w:p>
    <w:p w14:paraId="721016AE" w14:textId="77777777" w:rsidR="00445231" w:rsidRDefault="00445231">
      <w:pPr>
        <w:pStyle w:val="af7"/>
      </w:pPr>
      <w:r w:rsidRPr="5846D49A">
        <w:t>(check for all figures on readability of font size)</w:t>
      </w:r>
    </w:p>
  </w:comment>
  <w:comment w:id="67" w:author="Kaja Abbas" w:date="2026-03-15T21:36:00Z" w:initials="KA">
    <w:p w14:paraId="6E42F59D" w14:textId="77777777" w:rsidR="00445231" w:rsidRDefault="00445231">
      <w:pPr>
        <w:pStyle w:val="af7"/>
      </w:pPr>
      <w:r>
        <w:rPr>
          <w:rStyle w:val="af8"/>
        </w:rPr>
        <w:annotationRef/>
      </w:r>
      <w:r w:rsidRPr="22D5597C">
        <w:t>Font size for the 'Note' is too small! -- please increase</w:t>
      </w:r>
    </w:p>
  </w:comment>
  <w:comment w:id="68" w:author="Kaja Abbas" w:date="2026-02-19T16:16:00Z" w:initials="KA">
    <w:p w14:paraId="19D5712A" w14:textId="77777777" w:rsidR="00445231" w:rsidRDefault="00445231">
      <w:pPr>
        <w:pStyle w:val="af7"/>
      </w:pPr>
      <w:r>
        <w:rPr>
          <w:rStyle w:val="af8"/>
        </w:rPr>
        <w:annotationRef/>
      </w:r>
      <w:r w:rsidRPr="4398D41A">
        <w:t>Figure 1 can focus on travel vaccination -- that is current Fig 1a + current Fig 2 (to be new Fig 1b).</w:t>
      </w:r>
    </w:p>
  </w:comment>
  <w:comment w:id="69" w:author="Kaja Abbas" w:date="2026-02-20T11:14:00Z" w:initials="KA">
    <w:p w14:paraId="2C6305BE" w14:textId="77777777" w:rsidR="00445231" w:rsidRDefault="00445231">
      <w:pPr>
        <w:pStyle w:val="af7"/>
      </w:pPr>
      <w:r>
        <w:rPr>
          <w:rStyle w:val="af8"/>
        </w:rPr>
        <w:annotationRef/>
      </w:r>
      <w:r w:rsidRPr="71BF8717">
        <w:t>Add similar figures (maps) to Fig 1a, for death and SAE in the appendix -- for travel vaccination</w:t>
      </w:r>
    </w:p>
  </w:comment>
  <w:comment w:id="70" w:author="Guest User" w:date="2026-02-27T17:31:00Z" w:initials="GU">
    <w:p w14:paraId="6DE00750" w14:textId="77777777" w:rsidR="00445231" w:rsidRDefault="00445231">
      <w:pPr>
        <w:pStyle w:val="af7"/>
      </w:pPr>
      <w:r>
        <w:rPr>
          <w:rStyle w:val="af8"/>
        </w:rPr>
        <w:annotationRef/>
      </w:r>
      <w:r w:rsidRPr="6E30ADCF">
        <w:t xml:space="preserve">Attack rate scale needs to closer to the map on the left. </w:t>
      </w:r>
    </w:p>
  </w:comment>
  <w:comment w:id="71" w:author="Guest User" w:date="2026-02-27T17:32:00Z" w:initials="GU">
    <w:p w14:paraId="4685783B" w14:textId="77777777" w:rsidR="00445231" w:rsidRDefault="00445231">
      <w:pPr>
        <w:pStyle w:val="af7"/>
      </w:pPr>
      <w:r>
        <w:rPr>
          <w:rStyle w:val="af8"/>
        </w:rPr>
        <w:annotationRef/>
      </w:r>
      <w:r w:rsidRPr="7C966C30">
        <w:t>JHK:  The attack rate scale needs to be closer to the map on the left.</w:t>
      </w:r>
    </w:p>
    <w:p w14:paraId="09624621" w14:textId="77777777" w:rsidR="00445231" w:rsidRDefault="00445231">
      <w:pPr>
        <w:pStyle w:val="af7"/>
      </w:pPr>
      <w:r w:rsidRPr="1BF522AF">
        <w:t xml:space="preserve"> </w:t>
      </w:r>
    </w:p>
  </w:comment>
  <w:comment w:id="72" w:author="Kaja Abbas" w:date="2026-03-15T22:53:00Z" w:initials="KA">
    <w:p w14:paraId="1A291989" w14:textId="77777777" w:rsidR="00445231" w:rsidRDefault="00445231">
      <w:pPr>
        <w:pStyle w:val="af7"/>
      </w:pPr>
      <w:r>
        <w:rPr>
          <w:rStyle w:val="af8"/>
        </w:rPr>
        <w:annotationRef/>
      </w:r>
      <w:r w:rsidRPr="414834CC">
        <w:t>Why is attack rate for Piau (13.7%) larger than Ceara (22.1%) in the map?</w:t>
      </w:r>
    </w:p>
    <w:p w14:paraId="35C5636E" w14:textId="77777777" w:rsidR="00445231" w:rsidRDefault="00445231">
      <w:pPr>
        <w:pStyle w:val="af7"/>
      </w:pPr>
      <w:r w:rsidRPr="0DDB164B">
        <w:t>Increase the shades for Attack rate (%) -- 0% to 25%</w:t>
      </w:r>
    </w:p>
  </w:comment>
  <w:comment w:id="73" w:author="Kaja Abbas" w:date="2026-02-20T13:51:00Z" w:initials="KA">
    <w:p w14:paraId="70843173" w14:textId="77777777" w:rsidR="00445231" w:rsidRDefault="00445231">
      <w:pPr>
        <w:pStyle w:val="af7"/>
      </w:pPr>
      <w:r>
        <w:rPr>
          <w:rStyle w:val="af8"/>
        </w:rPr>
        <w:annotationRef/>
      </w:r>
      <w:r w:rsidRPr="7756C4D9">
        <w:t xml:space="preserve">Since 95%UI for most BRR values cross 1, this makes if difficult to make meaningful inferences. </w:t>
      </w:r>
    </w:p>
    <w:p w14:paraId="1A69F55A" w14:textId="77777777" w:rsidR="00445231" w:rsidRDefault="00445231">
      <w:pPr>
        <w:pStyle w:val="af7"/>
      </w:pPr>
      <w:r w:rsidRPr="33369271">
        <w:t>This happens sometimes with 95%UI for ICER in CEA analysis, which is why cost-effectiveness acceptability curve is useful to derive meaningful conclusions.</w:t>
      </w:r>
    </w:p>
    <w:p w14:paraId="6DF638D0" w14:textId="77777777" w:rsidR="00445231" w:rsidRDefault="00445231">
      <w:pPr>
        <w:pStyle w:val="af7"/>
      </w:pPr>
    </w:p>
    <w:p w14:paraId="19EE6978" w14:textId="77777777" w:rsidR="00445231" w:rsidRDefault="00445231">
      <w:pPr>
        <w:pStyle w:val="af7"/>
      </w:pPr>
      <w:r w:rsidRPr="5A2F7CEB">
        <w:t xml:space="preserve">Similarly, we need a new figure -- Benefit-risk acceptability curve (for each of the vaccination strategies by age group, travel duration, and attack rate) -- </w:t>
      </w:r>
    </w:p>
    <w:p w14:paraId="6A50D544" w14:textId="77777777" w:rsidR="00445231" w:rsidRDefault="00445231">
      <w:pPr>
        <w:pStyle w:val="af7"/>
      </w:pPr>
      <w:r w:rsidRPr="5B0D5958">
        <w:t>(i) x-axis is BRR (starting from 0 to higher value above 1)</w:t>
      </w:r>
    </w:p>
    <w:p w14:paraId="3A128624" w14:textId="77777777" w:rsidR="00445231" w:rsidRDefault="00445231">
      <w:pPr>
        <w:pStyle w:val="af7"/>
      </w:pPr>
      <w:r w:rsidRPr="5EB40A6C">
        <w:t>(i) y-axis  is Benefit-risk probability (from 0% to 100%)</w:t>
      </w:r>
    </w:p>
    <w:p w14:paraId="73B0F741" w14:textId="77777777" w:rsidR="00445231" w:rsidRDefault="00445231">
      <w:pPr>
        <w:pStyle w:val="af7"/>
      </w:pPr>
      <w:r w:rsidRPr="533CEDE6">
        <w:t>that is, the plot will start at 100% Benefit-risk probability for BRR=0, and then it will decline. The key point is the probability (say Y) at which it crosses BRR of 1. Then, we can infer probability of BRR being favourable (i.e. &gt;1) is Y%.</w:t>
      </w:r>
    </w:p>
    <w:p w14:paraId="670A7332" w14:textId="77777777" w:rsidR="00445231" w:rsidRDefault="00445231">
      <w:pPr>
        <w:pStyle w:val="af7"/>
      </w:pPr>
    </w:p>
    <w:p w14:paraId="16F2254D" w14:textId="77777777" w:rsidR="00445231" w:rsidRDefault="00445231">
      <w:pPr>
        <w:pStyle w:val="af7"/>
      </w:pPr>
      <w:r w:rsidRPr="2ACB1612">
        <w:t>This new figure needs to be done similar to Figure 1b, 1c, 1d, and Figure 2b, 2c, 2d.</w:t>
      </w:r>
    </w:p>
    <w:p w14:paraId="628DB02C" w14:textId="77777777" w:rsidR="00445231" w:rsidRDefault="00445231">
      <w:pPr>
        <w:pStyle w:val="af7"/>
      </w:pPr>
    </w:p>
    <w:p w14:paraId="70AC6079" w14:textId="77777777" w:rsidR="00445231" w:rsidRDefault="00445231">
      <w:pPr>
        <w:pStyle w:val="af7"/>
      </w:pPr>
      <w:r w:rsidRPr="60A3674A">
        <w:t>Then we can make more useful inferences based on the probability where BRR &gt;1.</w:t>
      </w:r>
    </w:p>
  </w:comment>
  <w:comment w:id="74" w:author="Guest User" w:date="2026-02-27T18:14:00Z" w:initials="GU">
    <w:p w14:paraId="1FFDEFA8" w14:textId="77777777" w:rsidR="00445231" w:rsidRDefault="00445231">
      <w:pPr>
        <w:pStyle w:val="af7"/>
      </w:pPr>
      <w:r>
        <w:rPr>
          <w:rStyle w:val="af8"/>
        </w:rPr>
        <w:annotationRef/>
      </w:r>
      <w:r w:rsidRPr="79B4C126">
        <w:t xml:space="preserve">JHK: Please indicate that the dashed line corresponds to BRR = 1. You may also want to denote regions of benefits exceeding risks (e.g,. benefit &gt; risk) and those where risks exceed benefits. </w:t>
      </w:r>
    </w:p>
    <w:p w14:paraId="6BDFB082" w14:textId="77777777" w:rsidR="00445231" w:rsidRDefault="00445231">
      <w:pPr>
        <w:pStyle w:val="af7"/>
      </w:pPr>
    </w:p>
    <w:p w14:paraId="7F835911" w14:textId="77777777" w:rsidR="00445231" w:rsidRPr="00C60F25" w:rsidRDefault="00445231">
      <w:pPr>
        <w:pStyle w:val="af7"/>
        <w:rPr>
          <w:lang w:val="en-US"/>
        </w:rPr>
      </w:pPr>
      <w:r w:rsidRPr="118DB8B9">
        <w:t>The figure is quite creative (!), but it may also be confusing because the color density represents a scale rather than a result. Using only dashed lines might improve clarity; however, this would make it difficult to highlight the threshold in some settings. One possible alternative would be to use the same y-axis scale on a logarithmic scale for all plots.</w:t>
      </w:r>
    </w:p>
  </w:comment>
  <w:comment w:id="75" w:author="Guest User" w:date="2026-02-27T18:14:00Z" w:initials="GU">
    <w:p w14:paraId="6CFCEC51" w14:textId="77777777" w:rsidR="00445231" w:rsidRDefault="00445231" w:rsidP="00E04109">
      <w:pPr>
        <w:pStyle w:val="af7"/>
      </w:pPr>
      <w:r>
        <w:rPr>
          <w:rStyle w:val="af8"/>
        </w:rPr>
        <w:annotationRef/>
      </w:r>
      <w:r w:rsidRPr="79B4C126">
        <w:t xml:space="preserve">JHK: Please indicate that the dashed line corresponds to BRR = 1. You may also want to denote regions of benefits exceeding risks (e.g,. benefit &gt; risk) and those where risks exceed benefits. </w:t>
      </w:r>
    </w:p>
    <w:p w14:paraId="3E02C51B" w14:textId="77777777" w:rsidR="00445231" w:rsidRDefault="00445231" w:rsidP="00E04109">
      <w:pPr>
        <w:pStyle w:val="af7"/>
      </w:pPr>
    </w:p>
    <w:p w14:paraId="0B506305" w14:textId="77777777" w:rsidR="00445231" w:rsidRPr="00C60F25" w:rsidRDefault="00445231" w:rsidP="00E04109">
      <w:pPr>
        <w:pStyle w:val="af7"/>
        <w:rPr>
          <w:lang w:val="en-US"/>
        </w:rPr>
      </w:pPr>
      <w:r w:rsidRPr="118DB8B9">
        <w:t>The figure is quite creative (!), but it may also be confusing because the color density represents a scale rather than a result. Using only dashed lines might improve clarity; however, this would make it difficult to highlight the threshold in some settings. One possible alternative would be to use the same y-axis scale on a logarithmic scale for all plots.</w:t>
      </w:r>
    </w:p>
  </w:comment>
  <w:comment w:id="77" w:author="Kaja Abbas" w:date="2026-02-26T12:54:00Z" w:initials="KA">
    <w:p w14:paraId="25F371DD" w14:textId="77777777" w:rsidR="00445231" w:rsidRDefault="00445231">
      <w:pPr>
        <w:pStyle w:val="af7"/>
      </w:pPr>
      <w:r>
        <w:rPr>
          <w:rStyle w:val="af8"/>
        </w:rPr>
        <w:annotationRef/>
      </w:r>
      <w:r w:rsidRPr="2463780E">
        <w:t>In all these similar figures:</w:t>
      </w:r>
    </w:p>
    <w:p w14:paraId="0763E3DC" w14:textId="77777777" w:rsidR="00445231" w:rsidRDefault="00445231">
      <w:pPr>
        <w:pStyle w:val="af7"/>
      </w:pPr>
      <w:r w:rsidRPr="6336FA51">
        <w:t>-- Change x-axis title to "Benefit-Risk Ratio (BRR) threshold (t)"</w:t>
      </w:r>
    </w:p>
    <w:p w14:paraId="1E2927B8" w14:textId="77777777" w:rsidR="00445231" w:rsidRDefault="00445231">
      <w:pPr>
        <w:pStyle w:val="af7"/>
      </w:pPr>
    </w:p>
    <w:p w14:paraId="2BE58B8C" w14:textId="77777777" w:rsidR="00445231" w:rsidRPr="00115EDC" w:rsidRDefault="00445231">
      <w:pPr>
        <w:pStyle w:val="af7"/>
        <w:rPr>
          <w:lang w:val="en-US"/>
        </w:rPr>
      </w:pPr>
      <w:r w:rsidRPr="04EE279E">
        <w:t>-- Change y-axis (add space) to "Probability (BRR &gt; t)"</w:t>
      </w:r>
    </w:p>
  </w:comment>
  <w:comment w:id="76" w:author="Kaja Abbas" w:date="2026-03-03T19:45:00Z" w:initials="KA">
    <w:p w14:paraId="20273B33" w14:textId="77777777" w:rsidR="00445231" w:rsidRDefault="00445231">
      <w:pPr>
        <w:pStyle w:val="af7"/>
      </w:pPr>
      <w:r>
        <w:rPr>
          <w:rStyle w:val="af8"/>
        </w:rPr>
        <w:annotationRef/>
      </w:r>
      <w:r w:rsidRPr="513D7605">
        <w:t>For x-axis title, remove the word 'threshold'</w:t>
      </w:r>
    </w:p>
  </w:comment>
  <w:comment w:id="79" w:author="Andy Clark" w:date="2026-03-06T15:53:00Z" w:initials="AC">
    <w:p w14:paraId="1C16D5FE" w14:textId="77777777" w:rsidR="00445231" w:rsidRDefault="00445231">
      <w:pPr>
        <w:pStyle w:val="af7"/>
      </w:pPr>
      <w:r>
        <w:rPr>
          <w:rStyle w:val="af8"/>
        </w:rPr>
        <w:annotationRef/>
      </w:r>
      <w:r w:rsidRPr="13AB789B">
        <w:t>log scale is misleading as gives the illusion that vaccine benefits largely outweigh risks. I wonder if it would be better to show probability that SAE is 1 in 10, 20, 30, 40 doses etc. This would allow you to reconstruct acceptability curves that are a bit more meaningful, and can be compared with other vaccines.  As above, I would also like to see a simple estimate of the number of cases/deaths prevented per case/death caused by age.</w:t>
      </w:r>
    </w:p>
  </w:comment>
  <w:comment w:id="78" w:author="Andy Clark" w:date="2026-03-06T16:01:00Z" w:initials="AC">
    <w:p w14:paraId="331C292C" w14:textId="77777777" w:rsidR="00445231" w:rsidRDefault="00445231">
      <w:pPr>
        <w:pStyle w:val="af7"/>
      </w:pPr>
      <w:r>
        <w:rPr>
          <w:rStyle w:val="af8"/>
        </w:rPr>
        <w:annotationRef/>
      </w:r>
      <w:r w:rsidRPr="4C4789DE">
        <w:t>i think more useful to show a probabilistic cloud with # deaths caused on one axis, and # deaths prevented on the other axis.</w:t>
      </w:r>
    </w:p>
  </w:comment>
  <w:comment w:id="80" w:author="Kaja Abbas" w:date="2026-03-03T19:46:00Z" w:initials="KA">
    <w:p w14:paraId="5A6443CA" w14:textId="77777777" w:rsidR="00445231" w:rsidRDefault="00445231">
      <w:pPr>
        <w:pStyle w:val="af7"/>
      </w:pPr>
      <w:r>
        <w:rPr>
          <w:rStyle w:val="af8"/>
        </w:rPr>
        <w:annotationRef/>
      </w:r>
      <w:r w:rsidRPr="0596D7E4">
        <w:t>For x-axis title, remove the word 'threshold'</w:t>
      </w:r>
    </w:p>
  </w:comment>
  <w:comment w:id="81" w:author="Kaja Abbas" w:date="2026-03-03T19:46:00Z" w:initials="KA">
    <w:p w14:paraId="53898F2C" w14:textId="77777777" w:rsidR="00445231" w:rsidRDefault="00445231">
      <w:pPr>
        <w:pStyle w:val="af7"/>
      </w:pPr>
      <w:r>
        <w:rPr>
          <w:rStyle w:val="af8"/>
        </w:rPr>
        <w:annotationRef/>
      </w:r>
      <w:r w:rsidRPr="196FBA0E">
        <w:t>For x-axis title, remove the word 'threshold'</w:t>
      </w:r>
    </w:p>
  </w:comment>
  <w:comment w:id="82" w:author="Kaja Abbas" w:date="2026-02-19T16:17:00Z" w:initials="KA">
    <w:p w14:paraId="5F466F50" w14:textId="77777777" w:rsidR="00445231" w:rsidRDefault="00445231">
      <w:pPr>
        <w:pStyle w:val="af7"/>
      </w:pPr>
      <w:r>
        <w:rPr>
          <w:rStyle w:val="af8"/>
        </w:rPr>
        <w:annotationRef/>
      </w:r>
      <w:r w:rsidRPr="7B4A981F">
        <w:t>Figure 2 can focus on ORI -- that is current Fig 1b (to be new Fig 2a) + current Fig 3 (to be new Fig 2b).</w:t>
      </w:r>
    </w:p>
  </w:comment>
  <w:comment w:id="83" w:author="Kaja Abbas" w:date="2026-02-20T11:14:00Z" w:initials="KA">
    <w:p w14:paraId="2C293238" w14:textId="77777777" w:rsidR="00445231" w:rsidRDefault="00445231">
      <w:pPr>
        <w:pStyle w:val="af7"/>
      </w:pPr>
      <w:r>
        <w:rPr>
          <w:rStyle w:val="af8"/>
        </w:rPr>
        <w:annotationRef/>
      </w:r>
      <w:r w:rsidRPr="20CB5D62">
        <w:t>Add similar figures (maps) to Fig 2a, for death and SAE in the appendix -- for ORI</w:t>
      </w:r>
    </w:p>
  </w:comment>
  <w:comment w:id="84" w:author="Kaja Abbas" w:date="2026-03-16T00:31:00Z" w:initials="KA">
    <w:p w14:paraId="4378663C" w14:textId="77777777" w:rsidR="00445231" w:rsidRDefault="00445231">
      <w:pPr>
        <w:pStyle w:val="af7"/>
      </w:pPr>
      <w:r>
        <w:rPr>
          <w:rStyle w:val="af8"/>
        </w:rPr>
        <w:annotationRef/>
      </w:r>
      <w:r w:rsidRPr="45D5C7E2">
        <w:t>Why is attack rate for Piau (13.7%) larger than Ceara (22.1%) in the map?</w:t>
      </w:r>
    </w:p>
  </w:comment>
  <w:comment w:id="85" w:author="Guest User" w:date="2026-02-27T18:14:00Z" w:initials="GU">
    <w:p w14:paraId="7CF6E81B" w14:textId="77777777" w:rsidR="00445231" w:rsidRDefault="00445231" w:rsidP="004B471F">
      <w:pPr>
        <w:pStyle w:val="af7"/>
      </w:pPr>
      <w:r>
        <w:rPr>
          <w:rStyle w:val="af8"/>
        </w:rPr>
        <w:annotationRef/>
      </w:r>
      <w:r w:rsidRPr="79B4C126">
        <w:t xml:space="preserve">JHK: Please indicate that the dashed line corresponds to BRR = 1. You may also want to denote regions of benefits exceeding risks (e.g,. benefit &gt; risk) and those where risks exceed benefits. </w:t>
      </w:r>
    </w:p>
    <w:p w14:paraId="27334B9F" w14:textId="77777777" w:rsidR="00445231" w:rsidRDefault="00445231" w:rsidP="004B471F">
      <w:pPr>
        <w:pStyle w:val="af7"/>
      </w:pPr>
    </w:p>
    <w:p w14:paraId="75E8D751" w14:textId="77777777" w:rsidR="00445231" w:rsidRPr="00C60F25" w:rsidRDefault="00445231" w:rsidP="004B471F">
      <w:pPr>
        <w:pStyle w:val="af7"/>
        <w:rPr>
          <w:lang w:val="en-US"/>
        </w:rPr>
      </w:pPr>
      <w:r w:rsidRPr="118DB8B9">
        <w:t>The figure is quite creative (!), but it may also be confusing because the color density represents a scale rather than a result. Using only dashed lines might improve clarity; however, this would make it difficult to highlight the threshold in some settings. One possible alternative would be to use the same y-axis scale on a logarithmic scale for all plots.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E2F24C" w15:done="1"/>
  <w15:commentEx w15:paraId="2B764A84" w15:done="1"/>
  <w15:commentEx w15:paraId="74157BEC" w15:done="1"/>
  <w15:commentEx w15:paraId="774001FE" w15:done="1"/>
  <w15:commentEx w15:paraId="6D9977D0" w15:done="1"/>
  <w15:commentEx w15:paraId="33966139" w15:done="1"/>
  <w15:commentEx w15:paraId="2B1C8886" w15:paraIdParent="33966139" w15:done="1"/>
  <w15:commentEx w15:paraId="00AE34BB" w15:done="1"/>
  <w15:commentEx w15:paraId="36299851" w15:done="1"/>
  <w15:commentEx w15:paraId="74C51F9C" w15:done="1"/>
  <w15:commentEx w15:paraId="495A9437" w15:done="1"/>
  <w15:commentEx w15:paraId="32F4D514" w15:done="1"/>
  <w15:commentEx w15:paraId="759F2499" w15:done="1"/>
  <w15:commentEx w15:paraId="754BF498" w15:done="1"/>
  <w15:commentEx w15:paraId="7DF36486" w15:done="1"/>
  <w15:commentEx w15:paraId="7D646BE0" w15:done="1"/>
  <w15:commentEx w15:paraId="108B72AE" w15:done="1"/>
  <w15:commentEx w15:paraId="50BB2BE4" w15:done="1"/>
  <w15:commentEx w15:paraId="35DAA210" w15:done="1"/>
  <w15:commentEx w15:paraId="1F8806C6" w15:done="1"/>
  <w15:commentEx w15:paraId="40788DEE" w15:done="1"/>
  <w15:commentEx w15:paraId="016640C5" w15:done="1"/>
  <w15:commentEx w15:paraId="4ACF700D" w15:done="1"/>
  <w15:commentEx w15:paraId="130A7C31" w15:done="1"/>
  <w15:commentEx w15:paraId="144B1E19" w15:done="1"/>
  <w15:commentEx w15:paraId="20CE64B3" w15:done="1"/>
  <w15:commentEx w15:paraId="28F9E2AC" w15:done="1"/>
  <w15:commentEx w15:paraId="1579AA71" w15:done="1"/>
  <w15:commentEx w15:paraId="778C6F3D" w15:done="1"/>
  <w15:commentEx w15:paraId="7F91B6E2" w15:done="1"/>
  <w15:commentEx w15:paraId="1421F065" w15:done="1"/>
  <w15:commentEx w15:paraId="57D848E2" w15:done="1"/>
  <w15:commentEx w15:paraId="1F70E8B6" w15:done="1"/>
  <w15:commentEx w15:paraId="499C5A18" w15:done="1"/>
  <w15:commentEx w15:paraId="0E392B9B" w15:done="1"/>
  <w15:commentEx w15:paraId="424A8777" w15:done="1"/>
  <w15:commentEx w15:paraId="403BB5E0" w15:paraIdParent="424A8777" w15:done="1"/>
  <w15:commentEx w15:paraId="4DBD1D74" w15:paraIdParent="424A8777" w15:done="1"/>
  <w15:commentEx w15:paraId="6B1FC521" w15:done="1"/>
  <w15:commentEx w15:paraId="6529CCE8" w15:done="1"/>
  <w15:commentEx w15:paraId="37F424D8" w15:done="1"/>
  <w15:commentEx w15:paraId="2C3639E0" w15:done="1"/>
  <w15:commentEx w15:paraId="37572430" w15:done="1"/>
  <w15:commentEx w15:paraId="0CA25F44" w15:done="1"/>
  <w15:commentEx w15:paraId="06185329" w15:done="1"/>
  <w15:commentEx w15:paraId="6960A5CD" w15:done="1"/>
  <w15:commentEx w15:paraId="3BC597D8" w15:done="1"/>
  <w15:commentEx w15:paraId="25E80CBB" w15:done="1"/>
  <w15:commentEx w15:paraId="523D23B8" w15:done="1"/>
  <w15:commentEx w15:paraId="0E90361E" w15:done="1"/>
  <w15:commentEx w15:paraId="31938561" w15:done="1"/>
  <w15:commentEx w15:paraId="0370B7E7" w15:done="1"/>
  <w15:commentEx w15:paraId="164BCE58" w15:done="1"/>
  <w15:commentEx w15:paraId="065646EC" w15:done="1"/>
  <w15:commentEx w15:paraId="36EB8FB2" w15:paraIdParent="065646EC" w15:done="1"/>
  <w15:commentEx w15:paraId="1B3FD444" w15:done="1"/>
  <w15:commentEx w15:paraId="49FBE1EB" w15:done="1"/>
  <w15:commentEx w15:paraId="7594F0F2" w15:done="1"/>
  <w15:commentEx w15:paraId="6DEC7CF5" w15:done="1"/>
  <w15:commentEx w15:paraId="638D2CD3" w15:done="1"/>
  <w15:commentEx w15:paraId="39FD7B4F" w15:done="1"/>
  <w15:commentEx w15:paraId="0FDFADDB" w15:done="1"/>
  <w15:commentEx w15:paraId="6C0BAA24" w15:paraIdParent="0FDFADDB" w15:done="1"/>
  <w15:commentEx w15:paraId="721016AE" w15:done="1"/>
  <w15:commentEx w15:paraId="6E42F59D" w15:paraIdParent="721016AE" w15:done="1"/>
  <w15:commentEx w15:paraId="19D5712A" w15:done="1"/>
  <w15:commentEx w15:paraId="2C6305BE" w15:done="1"/>
  <w15:commentEx w15:paraId="6DE00750" w15:done="1"/>
  <w15:commentEx w15:paraId="09624621" w15:done="1"/>
  <w15:commentEx w15:paraId="35C5636E" w15:done="1"/>
  <w15:commentEx w15:paraId="70AC6079" w15:done="1"/>
  <w15:commentEx w15:paraId="7F835911" w15:done="1"/>
  <w15:commentEx w15:paraId="0B506305" w15:done="1"/>
  <w15:commentEx w15:paraId="2BE58B8C" w15:done="1"/>
  <w15:commentEx w15:paraId="20273B33" w15:done="1"/>
  <w15:commentEx w15:paraId="1C16D5FE" w15:done="1"/>
  <w15:commentEx w15:paraId="331C292C" w15:done="1"/>
  <w15:commentEx w15:paraId="5A6443CA" w15:done="1"/>
  <w15:commentEx w15:paraId="53898F2C" w15:done="1"/>
  <w15:commentEx w15:paraId="5F466F50" w15:done="1"/>
  <w15:commentEx w15:paraId="2C293238" w15:done="1"/>
  <w15:commentEx w15:paraId="4378663C" w15:done="1"/>
  <w15:commentEx w15:paraId="75E8D75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BC80F6" w16cex:dateUtc="2026-03-14T15:51:00Z"/>
  <w16cex:commentExtensible w16cex:durableId="60FF322B" w16cex:dateUtc="2026-01-31T13:21:00Z"/>
  <w16cex:commentExtensible w16cex:durableId="76025BD7" w16cex:dateUtc="2026-02-20T06:49:00Z"/>
  <w16cex:commentExtensible w16cex:durableId="2B6EE173" w16cex:dateUtc="2026-03-03T18:33:00Z"/>
  <w16cex:commentExtensible w16cex:durableId="506DB7B5" w16cex:dateUtc="2026-03-03T18:34:00Z"/>
  <w16cex:commentExtensible w16cex:durableId="77866133" w16cex:dateUtc="2026-03-03T18:35:00Z"/>
  <w16cex:commentExtensible w16cex:durableId="180DAA5B" w16cex:dateUtc="2026-03-05T05:03:00Z"/>
  <w16cex:commentExtensible w16cex:durableId="0829F0F2" w16cex:dateUtc="2026-02-20T07:14:00Z"/>
  <w16cex:commentExtensible w16cex:durableId="79FC9D72" w16cex:dateUtc="2026-02-04T15:05:00Z"/>
  <w16cex:commentExtensible w16cex:durableId="2CDF5600" w16cex:dateUtc="2026-03-03T18:37:00Z"/>
  <w16cex:commentExtensible w16cex:durableId="23D6C355" w16cex:dateUtc="2026-02-24T11:57:00Z"/>
  <w16cex:commentExtensible w16cex:durableId="65BAAAFF" w16cex:dateUtc="2026-02-04T15:09:00Z"/>
  <w16cex:commentExtensible w16cex:durableId="31D8A771" w16cex:dateUtc="2026-02-04T15:05:00Z"/>
  <w16cex:commentExtensible w16cex:durableId="320245DD" w16cex:dateUtc="2026-02-04T15:09:00Z"/>
  <w16cex:commentExtensible w16cex:durableId="2C419C86" w16cex:dateUtc="2026-03-14T17:10:00Z"/>
  <w16cex:commentExtensible w16cex:durableId="6F8FAA41" w16cex:dateUtc="2026-03-06T15:32:00Z"/>
  <w16cex:commentExtensible w16cex:durableId="1C99B4DE" w16cex:dateUtc="2026-03-06T15:33:00Z"/>
  <w16cex:commentExtensible w16cex:durableId="5405424B" w16cex:dateUtc="2026-02-26T15:44:00Z"/>
  <w16cex:commentExtensible w16cex:durableId="37835FD3" w16cex:dateUtc="2026-01-26T16:49:00Z"/>
  <w16cex:commentExtensible w16cex:durableId="45AF87B9" w16cex:dateUtc="2026-02-26T16:26:00Z"/>
  <w16cex:commentExtensible w16cex:durableId="34B708C4" w16cex:dateUtc="2026-03-14T18:52:00Z"/>
  <w16cex:commentExtensible w16cex:durableId="4A256F19" w16cex:dateUtc="2026-02-27T07:50:00Z"/>
  <w16cex:commentExtensible w16cex:durableId="76467D70" w16cex:dateUtc="2026-01-26T16:48:00Z"/>
  <w16cex:commentExtensible w16cex:durableId="20FBF208" w16cex:dateUtc="2026-02-27T07:21:00Z"/>
  <w16cex:commentExtensible w16cex:durableId="12D55979" w16cex:dateUtc="2026-02-24T12:04:00Z"/>
  <w16cex:commentExtensible w16cex:durableId="0B8F53EF" w16cex:dateUtc="2026-03-14T18:59:00Z"/>
  <w16cex:commentExtensible w16cex:durableId="27E05191" w16cex:dateUtc="2026-02-27T07:24:00Z"/>
  <w16cex:commentExtensible w16cex:durableId="41D8E2EC" w16cex:dateUtc="2026-03-14T19:04:00Z"/>
  <w16cex:commentExtensible w16cex:durableId="0EF093EC" w16cex:dateUtc="2026-02-26T16:28:00Z"/>
  <w16cex:commentExtensible w16cex:durableId="016D0D69" w16cex:dateUtc="2026-02-19T11:34:00Z"/>
  <w16cex:commentExtensible w16cex:durableId="75E0B306" w16cex:dateUtc="2026-02-27T07:17:00Z"/>
  <w16cex:commentExtensible w16cex:durableId="6C39744E" w16cex:dateUtc="2026-03-14T19:17:00Z"/>
  <w16cex:commentExtensible w16cex:durableId="064DD1BC" w16cex:dateUtc="2026-02-24T11:59:00Z"/>
  <w16cex:commentExtensible w16cex:durableId="7EB614B2" w16cex:dateUtc="2026-02-19T12:24:00Z"/>
  <w16cex:commentExtensible w16cex:durableId="3C7F4734" w16cex:dateUtc="2026-02-24T12:09:00Z"/>
  <w16cex:commentExtensible w16cex:durableId="2F5BA4C3" w16cex:dateUtc="2026-03-03T20:03:00Z">
    <w16cex:extLst>
      <w16:ext w16:uri="{CE6994B0-6A32-4C9F-8C6B-6E91EDA988CE}">
        <cr:reactions xmlns:cr="http://schemas.microsoft.com/office/comments/2020/reactions">
          <cr:reaction reactionType="1">
            <cr:reactionInfo dateUtc="2026-03-09T15:40:56Z">
              <cr:user userId="S::lsh1800717@lshtm.ac.uk::fcf5f5b1-69f7-471c-be3f-01c1b0835574" userProvider="AD" userName="Hyolim Kang"/>
            </cr:reactionInfo>
          </cr:reaction>
        </cr:reactions>
      </w16:ext>
    </w16cex:extLst>
  </w16cex:commentExtensible>
  <w16cex:commentExtensible w16cex:durableId="01CE305A" w16cex:dateUtc="2026-03-09T08:20:00Z"/>
  <w16cex:commentExtensible w16cex:durableId="307BDB1A" w16cex:dateUtc="2026-03-09T09:15:00Z"/>
  <w16cex:commentExtensible w16cex:durableId="069F1251" w16cex:dateUtc="2026-03-14T19:24:00Z"/>
  <w16cex:commentExtensible w16cex:durableId="19EED0F2" w16cex:dateUtc="2026-02-19T12:58:00Z"/>
  <w16cex:commentExtensible w16cex:durableId="3BF64452" w16cex:dateUtc="2026-03-03T18:45:00Z"/>
  <w16cex:commentExtensible w16cex:durableId="327432E5" w16cex:dateUtc="2026-03-15T22:57:00Z"/>
  <w16cex:commentExtensible w16cex:durableId="6DDA30CA" w16cex:dateUtc="2026-03-16T00:09:00Z"/>
  <w16cex:commentExtensible w16cex:durableId="3CDA02D8" w16cex:dateUtc="2026-03-16T00:48:00Z"/>
  <w16cex:commentExtensible w16cex:durableId="16480655" w16cex:dateUtc="2026-03-16T00:48:00Z"/>
  <w16cex:commentExtensible w16cex:durableId="32A5EBEC" w16cex:dateUtc="2026-03-16T00:48:00Z"/>
  <w16cex:commentExtensible w16cex:durableId="2B68644D" w16cex:dateUtc="2026-02-20T05:39:00Z"/>
  <w16cex:commentExtensible w16cex:durableId="5E2A4EF1" w16cex:dateUtc="2026-02-20T05:50:00Z"/>
  <w16cex:commentExtensible w16cex:durableId="0B55A7FD" w16cex:dateUtc="2026-01-26T17:09:00Z"/>
  <w16cex:commentExtensible w16cex:durableId="6FD3B5A3" w16cex:dateUtc="2026-02-20T05:39:00Z"/>
  <w16cex:commentExtensible w16cex:durableId="7E316A8E" w16cex:dateUtc="2026-02-20T02:41:00Z"/>
  <w16cex:commentExtensible w16cex:durableId="1B6D89D0" w16cex:dateUtc="2026-03-03T19:29:00Z"/>
  <w16cex:commentExtensible w16cex:durableId="671D0E1E" w16cex:dateUtc="2026-02-20T04:04:00Z"/>
  <w16cex:commentExtensible w16cex:durableId="1E23C8F8" w16cex:dateUtc="2026-02-20T04:13:00Z"/>
  <w16cex:commentExtensible w16cex:durableId="0A5B5C63" w16cex:dateUtc="2026-02-20T03:30:00Z"/>
  <w16cex:commentExtensible w16cex:durableId="02AA2E6F" w16cex:dateUtc="2026-03-15T23:38:00Z"/>
  <w16cex:commentExtensible w16cex:durableId="7791B5A4" w16cex:dateUtc="2026-02-20T08:49:00Z"/>
  <w16cex:commentExtensible w16cex:durableId="1E815C6D" w16cex:dateUtc="2026-03-07T09:38:00Z"/>
  <w16cex:commentExtensible w16cex:durableId="433F8370" w16cex:dateUtc="2026-03-16T01:04:00Z"/>
  <w16cex:commentExtensible w16cex:durableId="6B34EB08" w16cex:dateUtc="2026-02-19T11:16:00Z"/>
  <w16cex:commentExtensible w16cex:durableId="09CAD5AA" w16cex:dateUtc="2026-03-11T07:37:00Z"/>
  <w16cex:commentExtensible w16cex:durableId="3CF3D729" w16cex:dateUtc="2026-03-11T07:39:00Z"/>
  <w16cex:commentExtensible w16cex:durableId="4687CA5E" w16cex:dateUtc="2026-03-15T21:33:00Z"/>
  <w16cex:commentExtensible w16cex:durableId="5D491AA3" w16cex:dateUtc="2026-03-15T21:36:00Z"/>
  <w16cex:commentExtensible w16cex:durableId="524C8C4A" w16cex:dateUtc="2026-02-19T11:16:00Z"/>
  <w16cex:commentExtensible w16cex:durableId="177FFC68" w16cex:dateUtc="2026-02-20T06:14:00Z"/>
  <w16cex:commentExtensible w16cex:durableId="3F8A8883" w16cex:dateUtc="2026-02-27T08:31:00Z"/>
  <w16cex:commentExtensible w16cex:durableId="1ED54BB6" w16cex:dateUtc="2026-02-27T08:32:00Z"/>
  <w16cex:commentExtensible w16cex:durableId="3B08E218" w16cex:dateUtc="2026-03-15T22:53:00Z"/>
  <w16cex:commentExtensible w16cex:durableId="0EDA5217" w16cex:dateUtc="2026-02-20T08:51:00Z"/>
  <w16cex:commentExtensible w16cex:durableId="07B132E6" w16cex:dateUtc="2026-02-27T09:14:00Z"/>
  <w16cex:commentExtensible w16cex:durableId="78020019" w16cex:dateUtc="2026-02-27T09:14:00Z"/>
  <w16cex:commentExtensible w16cex:durableId="0C0DF456" w16cex:dateUtc="2026-02-26T07:54:00Z"/>
  <w16cex:commentExtensible w16cex:durableId="2E970C1B" w16cex:dateUtc="2026-03-03T19:45:00Z"/>
  <w16cex:commentExtensible w16cex:durableId="1CF11F14" w16cex:dateUtc="2026-03-06T15:53:00Z"/>
  <w16cex:commentExtensible w16cex:durableId="52C53D78" w16cex:dateUtc="2026-03-06T16:01:00Z"/>
  <w16cex:commentExtensible w16cex:durableId="463BCE81" w16cex:dateUtc="2026-03-03T19:46:00Z"/>
  <w16cex:commentExtensible w16cex:durableId="2D575C96" w16cex:dateUtc="2026-03-03T19:46:00Z"/>
  <w16cex:commentExtensible w16cex:durableId="69080BC4" w16cex:dateUtc="2026-02-19T11:17:00Z"/>
  <w16cex:commentExtensible w16cex:durableId="26F6EB68" w16cex:dateUtc="2026-02-20T06:14:00Z"/>
  <w16cex:commentExtensible w16cex:durableId="203D259F" w16cex:dateUtc="2026-03-16T00:31:00Z"/>
  <w16cex:commentExtensible w16cex:durableId="75A505D9" w16cex:dateUtc="2026-02-27T0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E2F24C" w16cid:durableId="21BC80F6"/>
  <w16cid:commentId w16cid:paraId="2B764A84" w16cid:durableId="60FF322B"/>
  <w16cid:commentId w16cid:paraId="74157BEC" w16cid:durableId="76025BD7"/>
  <w16cid:commentId w16cid:paraId="774001FE" w16cid:durableId="2B6EE173"/>
  <w16cid:commentId w16cid:paraId="6D9977D0" w16cid:durableId="506DB7B5"/>
  <w16cid:commentId w16cid:paraId="33966139" w16cid:durableId="77866133"/>
  <w16cid:commentId w16cid:paraId="2B1C8886" w16cid:durableId="180DAA5B"/>
  <w16cid:commentId w16cid:paraId="00AE34BB" w16cid:durableId="0829F0F2"/>
  <w16cid:commentId w16cid:paraId="36299851" w16cid:durableId="79FC9D72"/>
  <w16cid:commentId w16cid:paraId="74C51F9C" w16cid:durableId="2CDF5600"/>
  <w16cid:commentId w16cid:paraId="495A9437" w16cid:durableId="23D6C355"/>
  <w16cid:commentId w16cid:paraId="32F4D514" w16cid:durableId="65BAAAFF"/>
  <w16cid:commentId w16cid:paraId="759F2499" w16cid:durableId="31D8A771"/>
  <w16cid:commentId w16cid:paraId="754BF498" w16cid:durableId="320245DD"/>
  <w16cid:commentId w16cid:paraId="7DF36486" w16cid:durableId="2C419C86"/>
  <w16cid:commentId w16cid:paraId="7D646BE0" w16cid:durableId="6F8FAA41"/>
  <w16cid:commentId w16cid:paraId="108B72AE" w16cid:durableId="1C99B4DE"/>
  <w16cid:commentId w16cid:paraId="50BB2BE4" w16cid:durableId="5405424B"/>
  <w16cid:commentId w16cid:paraId="35DAA210" w16cid:durableId="37835FD3"/>
  <w16cid:commentId w16cid:paraId="1F8806C6" w16cid:durableId="45AF87B9"/>
  <w16cid:commentId w16cid:paraId="40788DEE" w16cid:durableId="34B708C4"/>
  <w16cid:commentId w16cid:paraId="016640C5" w16cid:durableId="4A256F19"/>
  <w16cid:commentId w16cid:paraId="4ACF700D" w16cid:durableId="76467D70"/>
  <w16cid:commentId w16cid:paraId="130A7C31" w16cid:durableId="20FBF208"/>
  <w16cid:commentId w16cid:paraId="144B1E19" w16cid:durableId="12D55979"/>
  <w16cid:commentId w16cid:paraId="20CE64B3" w16cid:durableId="0B8F53EF"/>
  <w16cid:commentId w16cid:paraId="28F9E2AC" w16cid:durableId="27E05191"/>
  <w16cid:commentId w16cid:paraId="1579AA71" w16cid:durableId="41D8E2EC"/>
  <w16cid:commentId w16cid:paraId="778C6F3D" w16cid:durableId="0EF093EC"/>
  <w16cid:commentId w16cid:paraId="7F91B6E2" w16cid:durableId="016D0D69"/>
  <w16cid:commentId w16cid:paraId="1421F065" w16cid:durableId="75E0B306"/>
  <w16cid:commentId w16cid:paraId="57D848E2" w16cid:durableId="6C39744E"/>
  <w16cid:commentId w16cid:paraId="1F70E8B6" w16cid:durableId="064DD1BC"/>
  <w16cid:commentId w16cid:paraId="499C5A18" w16cid:durableId="7EB614B2"/>
  <w16cid:commentId w16cid:paraId="0E392B9B" w16cid:durableId="3C7F4734"/>
  <w16cid:commentId w16cid:paraId="424A8777" w16cid:durableId="2F5BA4C3"/>
  <w16cid:commentId w16cid:paraId="403BB5E0" w16cid:durableId="01CE305A"/>
  <w16cid:commentId w16cid:paraId="4DBD1D74" w16cid:durableId="307BDB1A"/>
  <w16cid:commentId w16cid:paraId="6B1FC521" w16cid:durableId="069F1251"/>
  <w16cid:commentId w16cid:paraId="6529CCE8" w16cid:durableId="19EED0F2"/>
  <w16cid:commentId w16cid:paraId="37F424D8" w16cid:durableId="3BF64452"/>
  <w16cid:commentId w16cid:paraId="2C3639E0" w16cid:durableId="327432E5"/>
  <w16cid:commentId w16cid:paraId="37572430" w16cid:durableId="6DDA30CA"/>
  <w16cid:commentId w16cid:paraId="0CA25F44" w16cid:durableId="3CDA02D8"/>
  <w16cid:commentId w16cid:paraId="06185329" w16cid:durableId="16480655"/>
  <w16cid:commentId w16cid:paraId="6960A5CD" w16cid:durableId="32A5EBEC"/>
  <w16cid:commentId w16cid:paraId="3BC597D8" w16cid:durableId="3BC597D8"/>
  <w16cid:commentId w16cid:paraId="25E80CBB" w16cid:durableId="2B68644D"/>
  <w16cid:commentId w16cid:paraId="523D23B8" w16cid:durableId="5E2A4EF1"/>
  <w16cid:commentId w16cid:paraId="0E90361E" w16cid:durableId="0B55A7FD"/>
  <w16cid:commentId w16cid:paraId="31938561" w16cid:durableId="6FD3B5A3"/>
  <w16cid:commentId w16cid:paraId="0370B7E7" w16cid:durableId="7E316A8E"/>
  <w16cid:commentId w16cid:paraId="164BCE58" w16cid:durableId="1B6D89D0"/>
  <w16cid:commentId w16cid:paraId="065646EC" w16cid:durableId="671D0E1E"/>
  <w16cid:commentId w16cid:paraId="36EB8FB2" w16cid:durableId="1E23C8F8"/>
  <w16cid:commentId w16cid:paraId="1B3FD444" w16cid:durableId="0A5B5C63"/>
  <w16cid:commentId w16cid:paraId="49FBE1EB" w16cid:durableId="02AA2E6F"/>
  <w16cid:commentId w16cid:paraId="7594F0F2" w16cid:durableId="7791B5A4"/>
  <w16cid:commentId w16cid:paraId="6DEC7CF5" w16cid:durableId="1E815C6D"/>
  <w16cid:commentId w16cid:paraId="638D2CD3" w16cid:durableId="433F8370"/>
  <w16cid:commentId w16cid:paraId="39FD7B4F" w16cid:durableId="6B34EB08"/>
  <w16cid:commentId w16cid:paraId="0FDFADDB" w16cid:durableId="09CAD5AA"/>
  <w16cid:commentId w16cid:paraId="6C0BAA24" w16cid:durableId="3CF3D729"/>
  <w16cid:commentId w16cid:paraId="721016AE" w16cid:durableId="4687CA5E"/>
  <w16cid:commentId w16cid:paraId="6E42F59D" w16cid:durableId="5D491AA3"/>
  <w16cid:commentId w16cid:paraId="19D5712A" w16cid:durableId="524C8C4A"/>
  <w16cid:commentId w16cid:paraId="2C6305BE" w16cid:durableId="177FFC68"/>
  <w16cid:commentId w16cid:paraId="6DE00750" w16cid:durableId="3F8A8883"/>
  <w16cid:commentId w16cid:paraId="09624621" w16cid:durableId="1ED54BB6"/>
  <w16cid:commentId w16cid:paraId="35C5636E" w16cid:durableId="3B08E218"/>
  <w16cid:commentId w16cid:paraId="70AC6079" w16cid:durableId="0EDA5217"/>
  <w16cid:commentId w16cid:paraId="7F835911" w16cid:durableId="07B132E6"/>
  <w16cid:commentId w16cid:paraId="0B506305" w16cid:durableId="78020019"/>
  <w16cid:commentId w16cid:paraId="2BE58B8C" w16cid:durableId="0C0DF456"/>
  <w16cid:commentId w16cid:paraId="20273B33" w16cid:durableId="2E970C1B"/>
  <w16cid:commentId w16cid:paraId="1C16D5FE" w16cid:durableId="1CF11F14"/>
  <w16cid:commentId w16cid:paraId="331C292C" w16cid:durableId="52C53D78"/>
  <w16cid:commentId w16cid:paraId="5A6443CA" w16cid:durableId="463BCE81"/>
  <w16cid:commentId w16cid:paraId="53898F2C" w16cid:durableId="2D575C96"/>
  <w16cid:commentId w16cid:paraId="5F466F50" w16cid:durableId="69080BC4"/>
  <w16cid:commentId w16cid:paraId="2C293238" w16cid:durableId="26F6EB68"/>
  <w16cid:commentId w16cid:paraId="4378663C" w16cid:durableId="203D259F"/>
  <w16cid:commentId w16cid:paraId="75E8D751" w16cid:durableId="75A505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E14B9" w14:textId="77777777" w:rsidR="00F2015A" w:rsidRDefault="00F2015A" w:rsidP="000E63C3">
      <w:r>
        <w:separator/>
      </w:r>
    </w:p>
  </w:endnote>
  <w:endnote w:type="continuationSeparator" w:id="0">
    <w:p w14:paraId="3EAC92B2" w14:textId="77777777" w:rsidR="00F2015A" w:rsidRDefault="00F2015A" w:rsidP="000E6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pitch w:val="fixed"/>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pitch w:val="fixed"/>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B20B2" w14:textId="77777777" w:rsidR="00F2015A" w:rsidRDefault="00F2015A" w:rsidP="000E63C3">
      <w:r>
        <w:separator/>
      </w:r>
    </w:p>
  </w:footnote>
  <w:footnote w:type="continuationSeparator" w:id="0">
    <w:p w14:paraId="2D7BFBC9" w14:textId="77777777" w:rsidR="00F2015A" w:rsidRDefault="00F2015A" w:rsidP="000E63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EE50DB0"/>
    <w:multiLevelType w:val="hybridMultilevel"/>
    <w:tmpl w:val="448AD1DC"/>
    <w:lvl w:ilvl="0" w:tplc="76A0425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2E2C0D"/>
    <w:multiLevelType w:val="hybridMultilevel"/>
    <w:tmpl w:val="FBDEF672"/>
    <w:lvl w:ilvl="0" w:tplc="660AF358">
      <w:start w:val="1"/>
      <w:numFmt w:val="lowerRoman"/>
      <w:lvlText w:val="(%1)"/>
      <w:lvlJc w:val="left"/>
      <w:pPr>
        <w:ind w:left="1080" w:hanging="720"/>
      </w:pPr>
      <w:rPr>
        <w:rFonts w:eastAsia="Malgun Gothic"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DD0E7B"/>
    <w:multiLevelType w:val="hybridMultilevel"/>
    <w:tmpl w:val="C7C2D636"/>
    <w:lvl w:ilvl="0" w:tplc="6D04D026">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F53BE9"/>
    <w:multiLevelType w:val="multilevel"/>
    <w:tmpl w:val="42202332"/>
    <w:lvl w:ilvl="0">
      <w:start w:val="6"/>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355B1D52"/>
    <w:multiLevelType w:val="hybridMultilevel"/>
    <w:tmpl w:val="B3BCC9E6"/>
    <w:lvl w:ilvl="0" w:tplc="A4BAF1B0">
      <w:start w:val="2"/>
      <w:numFmt w:val="bullet"/>
      <w:lvlText w:val="-"/>
      <w:lvlJc w:val="left"/>
      <w:pPr>
        <w:ind w:left="720" w:hanging="360"/>
      </w:pPr>
      <w:rPr>
        <w:rFonts w:ascii="Calibri" w:eastAsia="Segoe U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BB48FD"/>
    <w:multiLevelType w:val="hybridMultilevel"/>
    <w:tmpl w:val="1DCEE284"/>
    <w:lvl w:ilvl="0" w:tplc="2F2283AE">
      <w:numFmt w:val="bullet"/>
      <w:lvlText w:val="-"/>
      <w:lvlJc w:val="left"/>
      <w:pPr>
        <w:ind w:left="720" w:hanging="360"/>
      </w:pPr>
      <w:rPr>
        <w:rFonts w:ascii="Calibri" w:eastAsia="Malgun Gothic"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5CB3F28"/>
    <w:multiLevelType w:val="hybridMultilevel"/>
    <w:tmpl w:val="66487678"/>
    <w:lvl w:ilvl="0" w:tplc="70C82F70">
      <w:start w:val="22"/>
      <w:numFmt w:val="bullet"/>
      <w:lvlText w:val=""/>
      <w:lvlJc w:val="left"/>
      <w:pPr>
        <w:ind w:left="720" w:hanging="360"/>
      </w:pPr>
      <w:rPr>
        <w:rFonts w:ascii="Symbol" w:eastAsia="Malgun Gothic" w:hAnsi="Symbol" w:cs="Calibri"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4E0BE0"/>
    <w:multiLevelType w:val="hybridMultilevel"/>
    <w:tmpl w:val="C06802A4"/>
    <w:lvl w:ilvl="0" w:tplc="3EC2251A">
      <w:start w:val="2"/>
      <w:numFmt w:val="bullet"/>
      <w:lvlText w:val=""/>
      <w:lvlJc w:val="left"/>
      <w:pPr>
        <w:ind w:left="720" w:hanging="360"/>
      </w:pPr>
      <w:rPr>
        <w:rFonts w:ascii="Symbol" w:eastAsiaTheme="minorEastAsia" w:hAnsi="Symbol"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47550A0"/>
    <w:multiLevelType w:val="hybridMultilevel"/>
    <w:tmpl w:val="B2722D96"/>
    <w:lvl w:ilvl="0" w:tplc="0B728786">
      <w:start w:val="90"/>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88F395C"/>
    <w:multiLevelType w:val="hybridMultilevel"/>
    <w:tmpl w:val="91D41666"/>
    <w:lvl w:ilvl="0" w:tplc="D918EADC">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E050E6"/>
    <w:multiLevelType w:val="hybridMultilevel"/>
    <w:tmpl w:val="DA7209A4"/>
    <w:lvl w:ilvl="0" w:tplc="EB3AD2C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2376BC9"/>
    <w:multiLevelType w:val="hybridMultilevel"/>
    <w:tmpl w:val="B71C1F00"/>
    <w:lvl w:ilvl="0" w:tplc="A0740E88">
      <w:start w:val="2"/>
      <w:numFmt w:val="bullet"/>
      <w:lvlText w:val="-"/>
      <w:lvlJc w:val="left"/>
      <w:pPr>
        <w:ind w:left="720" w:hanging="360"/>
      </w:pPr>
      <w:rPr>
        <w:rFonts w:ascii="Calibri" w:eastAsia="Segoe U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3F30F32"/>
    <w:multiLevelType w:val="hybridMultilevel"/>
    <w:tmpl w:val="610EC500"/>
    <w:lvl w:ilvl="0" w:tplc="9A36B312">
      <w:start w:val="7"/>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100521"/>
    <w:multiLevelType w:val="hybridMultilevel"/>
    <w:tmpl w:val="E35C056E"/>
    <w:lvl w:ilvl="0" w:tplc="DAF227F8">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B66275"/>
    <w:multiLevelType w:val="hybridMultilevel"/>
    <w:tmpl w:val="E53CB228"/>
    <w:lvl w:ilvl="0" w:tplc="078E1674">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1563844">
    <w:abstractNumId w:val="12"/>
  </w:num>
  <w:num w:numId="2" w16cid:durableId="1343513892">
    <w:abstractNumId w:val="18"/>
  </w:num>
  <w:num w:numId="3" w16cid:durableId="1748383324">
    <w:abstractNumId w:val="16"/>
  </w:num>
  <w:num w:numId="4" w16cid:durableId="2102411239">
    <w:abstractNumId w:val="9"/>
  </w:num>
  <w:num w:numId="5" w16cid:durableId="519323661">
    <w:abstractNumId w:val="19"/>
  </w:num>
  <w:num w:numId="6" w16cid:durableId="704134708">
    <w:abstractNumId w:val="23"/>
  </w:num>
  <w:num w:numId="7" w16cid:durableId="1511142150">
    <w:abstractNumId w:val="11"/>
  </w:num>
  <w:num w:numId="8" w16cid:durableId="1512601559">
    <w:abstractNumId w:val="21"/>
  </w:num>
  <w:num w:numId="9" w16cid:durableId="632445180">
    <w:abstractNumId w:val="17"/>
  </w:num>
  <w:num w:numId="10" w16cid:durableId="1023825532">
    <w:abstractNumId w:val="14"/>
  </w:num>
  <w:num w:numId="11" w16cid:durableId="540825598">
    <w:abstractNumId w:val="22"/>
  </w:num>
  <w:num w:numId="12" w16cid:durableId="261884686">
    <w:abstractNumId w:val="13"/>
  </w:num>
  <w:num w:numId="13" w16cid:durableId="1539590704">
    <w:abstractNumId w:val="20"/>
  </w:num>
  <w:num w:numId="14" w16cid:durableId="803356777">
    <w:abstractNumId w:val="10"/>
  </w:num>
  <w:num w:numId="15" w16cid:durableId="910428645">
    <w:abstractNumId w:val="15"/>
  </w:num>
  <w:num w:numId="16" w16cid:durableId="2053115468">
    <w:abstractNumId w:val="8"/>
  </w:num>
  <w:num w:numId="17" w16cid:durableId="1561407858">
    <w:abstractNumId w:val="6"/>
  </w:num>
  <w:num w:numId="18" w16cid:durableId="1148404494">
    <w:abstractNumId w:val="5"/>
  </w:num>
  <w:num w:numId="19" w16cid:durableId="497380080">
    <w:abstractNumId w:val="4"/>
  </w:num>
  <w:num w:numId="20" w16cid:durableId="1603220586">
    <w:abstractNumId w:val="7"/>
  </w:num>
  <w:num w:numId="21" w16cid:durableId="1404139604">
    <w:abstractNumId w:val="3"/>
  </w:num>
  <w:num w:numId="22" w16cid:durableId="924068801">
    <w:abstractNumId w:val="2"/>
  </w:num>
  <w:num w:numId="23" w16cid:durableId="1989355672">
    <w:abstractNumId w:val="1"/>
  </w:num>
  <w:num w:numId="24" w16cid:durableId="18140583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ja Abbas">
    <w15:presenceInfo w15:providerId="AD" w15:userId="S::eidekabb@lshtm.ac.uk::f4bf900c-4db8-4249-b4f0-a34516ccaf5a"/>
  </w15:person>
  <w15:person w15:author="Guest User">
    <w15:presenceInfo w15:providerId="AD" w15:userId="S::urn:spo:tenantanon#72ada2a1-5d29-4eed-b194-f8745777149e::"/>
  </w15:person>
  <w15:person w15:author="Hyolim Kang">
    <w15:presenceInfo w15:providerId="AD" w15:userId="S::lsh1800717@lshtm.ac.uk::fcf5f5b1-69f7-471c-be3f-01c1b0835574"/>
  </w15:person>
  <w15:person w15:author="Ahyoung Lim">
    <w15:presenceInfo w15:providerId="AD" w15:userId="S::lshal11@lshtm.ac.uk::98b1069c-8a41-487b-a6e8-d78d791ca04b"/>
  </w15:person>
  <w15:person w15:author="Thiago Cerqueira Silva">
    <w15:presenceInfo w15:providerId="AD" w15:userId="S::lshtc13@lshtm.ac.uk::cfbb95f0-40a2-4160-ac80-fa8ca0aecf8a"/>
  </w15:person>
  <w15:person w15:author="Andy Clark">
    <w15:presenceInfo w15:providerId="AD" w15:userId="S::phsraclx@lshtm.ac.uk::8bbc0430-b4fc-41d5-94ad-5804838787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163"/>
    <w:rsid w:val="0000019D"/>
    <w:rsid w:val="000004EE"/>
    <w:rsid w:val="000006D7"/>
    <w:rsid w:val="00000876"/>
    <w:rsid w:val="00000B0F"/>
    <w:rsid w:val="00000CBF"/>
    <w:rsid w:val="00000E7C"/>
    <w:rsid w:val="00001294"/>
    <w:rsid w:val="000014A5"/>
    <w:rsid w:val="00002FFB"/>
    <w:rsid w:val="00003295"/>
    <w:rsid w:val="0000376F"/>
    <w:rsid w:val="00003CA9"/>
    <w:rsid w:val="00004BCA"/>
    <w:rsid w:val="00005727"/>
    <w:rsid w:val="0000580F"/>
    <w:rsid w:val="000066E7"/>
    <w:rsid w:val="00006A09"/>
    <w:rsid w:val="00006FB4"/>
    <w:rsid w:val="000070B7"/>
    <w:rsid w:val="000075FE"/>
    <w:rsid w:val="000076ED"/>
    <w:rsid w:val="000079C1"/>
    <w:rsid w:val="00007B9E"/>
    <w:rsid w:val="00007CA4"/>
    <w:rsid w:val="00007EC7"/>
    <w:rsid w:val="00007F7B"/>
    <w:rsid w:val="00010706"/>
    <w:rsid w:val="00010E72"/>
    <w:rsid w:val="00010F9C"/>
    <w:rsid w:val="0001151B"/>
    <w:rsid w:val="000117B5"/>
    <w:rsid w:val="00011B9B"/>
    <w:rsid w:val="00012AA1"/>
    <w:rsid w:val="000134A9"/>
    <w:rsid w:val="0001356E"/>
    <w:rsid w:val="00013C98"/>
    <w:rsid w:val="000142E3"/>
    <w:rsid w:val="000143A9"/>
    <w:rsid w:val="00014CD4"/>
    <w:rsid w:val="0001515C"/>
    <w:rsid w:val="00015DF1"/>
    <w:rsid w:val="00016603"/>
    <w:rsid w:val="00016927"/>
    <w:rsid w:val="000169F3"/>
    <w:rsid w:val="000207E9"/>
    <w:rsid w:val="00020A24"/>
    <w:rsid w:val="00020E1D"/>
    <w:rsid w:val="00020F58"/>
    <w:rsid w:val="00021991"/>
    <w:rsid w:val="0002205D"/>
    <w:rsid w:val="0002287E"/>
    <w:rsid w:val="00022A6F"/>
    <w:rsid w:val="00022A97"/>
    <w:rsid w:val="000230D9"/>
    <w:rsid w:val="0002338D"/>
    <w:rsid w:val="00023519"/>
    <w:rsid w:val="00023602"/>
    <w:rsid w:val="000239CD"/>
    <w:rsid w:val="000261C1"/>
    <w:rsid w:val="0002637C"/>
    <w:rsid w:val="00026E2E"/>
    <w:rsid w:val="00027020"/>
    <w:rsid w:val="00027558"/>
    <w:rsid w:val="0002787B"/>
    <w:rsid w:val="00027D05"/>
    <w:rsid w:val="00027E69"/>
    <w:rsid w:val="00027F5B"/>
    <w:rsid w:val="00027FDC"/>
    <w:rsid w:val="00030092"/>
    <w:rsid w:val="00031720"/>
    <w:rsid w:val="00031935"/>
    <w:rsid w:val="00031AE3"/>
    <w:rsid w:val="00031CA5"/>
    <w:rsid w:val="00033957"/>
    <w:rsid w:val="00033D25"/>
    <w:rsid w:val="00033E23"/>
    <w:rsid w:val="000341F4"/>
    <w:rsid w:val="000348C6"/>
    <w:rsid w:val="00034E73"/>
    <w:rsid w:val="00035381"/>
    <w:rsid w:val="00036687"/>
    <w:rsid w:val="000366C8"/>
    <w:rsid w:val="00037B6C"/>
    <w:rsid w:val="00037C36"/>
    <w:rsid w:val="00040176"/>
    <w:rsid w:val="000407BF"/>
    <w:rsid w:val="00040B4C"/>
    <w:rsid w:val="000424E3"/>
    <w:rsid w:val="000428D5"/>
    <w:rsid w:val="00042B48"/>
    <w:rsid w:val="00042E8B"/>
    <w:rsid w:val="000431ED"/>
    <w:rsid w:val="00043222"/>
    <w:rsid w:val="00043367"/>
    <w:rsid w:val="000437A4"/>
    <w:rsid w:val="0004394E"/>
    <w:rsid w:val="00043A14"/>
    <w:rsid w:val="00044332"/>
    <w:rsid w:val="0004456A"/>
    <w:rsid w:val="000451ED"/>
    <w:rsid w:val="000452C5"/>
    <w:rsid w:val="00045661"/>
    <w:rsid w:val="00045A0E"/>
    <w:rsid w:val="00045E73"/>
    <w:rsid w:val="00046274"/>
    <w:rsid w:val="00046572"/>
    <w:rsid w:val="000465B2"/>
    <w:rsid w:val="000466B4"/>
    <w:rsid w:val="00046AF2"/>
    <w:rsid w:val="000476EB"/>
    <w:rsid w:val="000501EB"/>
    <w:rsid w:val="00050699"/>
    <w:rsid w:val="00051177"/>
    <w:rsid w:val="00051B6C"/>
    <w:rsid w:val="00051FA2"/>
    <w:rsid w:val="000520B7"/>
    <w:rsid w:val="000524FC"/>
    <w:rsid w:val="00052548"/>
    <w:rsid w:val="00052CCB"/>
    <w:rsid w:val="00052D3F"/>
    <w:rsid w:val="000536BB"/>
    <w:rsid w:val="00053E3B"/>
    <w:rsid w:val="00054494"/>
    <w:rsid w:val="00054E8F"/>
    <w:rsid w:val="0005587A"/>
    <w:rsid w:val="00055890"/>
    <w:rsid w:val="000558F0"/>
    <w:rsid w:val="00055A64"/>
    <w:rsid w:val="000566BB"/>
    <w:rsid w:val="000567A0"/>
    <w:rsid w:val="00056A6A"/>
    <w:rsid w:val="00056C6F"/>
    <w:rsid w:val="0005762B"/>
    <w:rsid w:val="00057A2C"/>
    <w:rsid w:val="00057B3F"/>
    <w:rsid w:val="00060471"/>
    <w:rsid w:val="000605AC"/>
    <w:rsid w:val="000608BF"/>
    <w:rsid w:val="00060D32"/>
    <w:rsid w:val="00060E12"/>
    <w:rsid w:val="00060E3B"/>
    <w:rsid w:val="000618BF"/>
    <w:rsid w:val="00061D99"/>
    <w:rsid w:val="00062053"/>
    <w:rsid w:val="000622EE"/>
    <w:rsid w:val="0006278D"/>
    <w:rsid w:val="000627F4"/>
    <w:rsid w:val="00062E80"/>
    <w:rsid w:val="00062EAC"/>
    <w:rsid w:val="00062EAD"/>
    <w:rsid w:val="00062F28"/>
    <w:rsid w:val="0006354C"/>
    <w:rsid w:val="00063BCE"/>
    <w:rsid w:val="00064A27"/>
    <w:rsid w:val="000653EF"/>
    <w:rsid w:val="00065400"/>
    <w:rsid w:val="000656AB"/>
    <w:rsid w:val="00065E00"/>
    <w:rsid w:val="0006600C"/>
    <w:rsid w:val="00066827"/>
    <w:rsid w:val="000668FB"/>
    <w:rsid w:val="00066AF3"/>
    <w:rsid w:val="00066F0D"/>
    <w:rsid w:val="00067171"/>
    <w:rsid w:val="000678A7"/>
    <w:rsid w:val="00067C72"/>
    <w:rsid w:val="00067D82"/>
    <w:rsid w:val="00070458"/>
    <w:rsid w:val="00070627"/>
    <w:rsid w:val="00070D7C"/>
    <w:rsid w:val="000716AC"/>
    <w:rsid w:val="00071D46"/>
    <w:rsid w:val="00072111"/>
    <w:rsid w:val="000726F0"/>
    <w:rsid w:val="000737DD"/>
    <w:rsid w:val="00073B06"/>
    <w:rsid w:val="00073D5A"/>
    <w:rsid w:val="00073FFF"/>
    <w:rsid w:val="0007545B"/>
    <w:rsid w:val="00075656"/>
    <w:rsid w:val="0007574D"/>
    <w:rsid w:val="0007583F"/>
    <w:rsid w:val="0007585B"/>
    <w:rsid w:val="00075D4C"/>
    <w:rsid w:val="00075E3D"/>
    <w:rsid w:val="00075E50"/>
    <w:rsid w:val="000763AC"/>
    <w:rsid w:val="00076780"/>
    <w:rsid w:val="00076EEC"/>
    <w:rsid w:val="00077848"/>
    <w:rsid w:val="00080433"/>
    <w:rsid w:val="00080440"/>
    <w:rsid w:val="00080D33"/>
    <w:rsid w:val="00081668"/>
    <w:rsid w:val="0008175C"/>
    <w:rsid w:val="0008177F"/>
    <w:rsid w:val="00081DA3"/>
    <w:rsid w:val="00083524"/>
    <w:rsid w:val="000839F2"/>
    <w:rsid w:val="00083B39"/>
    <w:rsid w:val="00083C4F"/>
    <w:rsid w:val="00083DCC"/>
    <w:rsid w:val="00084488"/>
    <w:rsid w:val="00084C10"/>
    <w:rsid w:val="00084E66"/>
    <w:rsid w:val="00085537"/>
    <w:rsid w:val="00085E73"/>
    <w:rsid w:val="000860AA"/>
    <w:rsid w:val="0008613A"/>
    <w:rsid w:val="000865DA"/>
    <w:rsid w:val="000867B6"/>
    <w:rsid w:val="00086B35"/>
    <w:rsid w:val="00086FE7"/>
    <w:rsid w:val="0008793C"/>
    <w:rsid w:val="00087A5A"/>
    <w:rsid w:val="00087F5A"/>
    <w:rsid w:val="00087F7F"/>
    <w:rsid w:val="0009052C"/>
    <w:rsid w:val="000905D5"/>
    <w:rsid w:val="000906C6"/>
    <w:rsid w:val="00091DA8"/>
    <w:rsid w:val="00092BF8"/>
    <w:rsid w:val="00092F21"/>
    <w:rsid w:val="00092F8D"/>
    <w:rsid w:val="0009315A"/>
    <w:rsid w:val="00093EEB"/>
    <w:rsid w:val="00094498"/>
    <w:rsid w:val="0009499E"/>
    <w:rsid w:val="00095154"/>
    <w:rsid w:val="00095DB0"/>
    <w:rsid w:val="0009639B"/>
    <w:rsid w:val="00097795"/>
    <w:rsid w:val="00097A47"/>
    <w:rsid w:val="00097C81"/>
    <w:rsid w:val="000A02EF"/>
    <w:rsid w:val="000A0A61"/>
    <w:rsid w:val="000A155E"/>
    <w:rsid w:val="000A284F"/>
    <w:rsid w:val="000A2A44"/>
    <w:rsid w:val="000A32BB"/>
    <w:rsid w:val="000A38EA"/>
    <w:rsid w:val="000A489E"/>
    <w:rsid w:val="000A4978"/>
    <w:rsid w:val="000A4BC0"/>
    <w:rsid w:val="000A4DD7"/>
    <w:rsid w:val="000A61CC"/>
    <w:rsid w:val="000A6697"/>
    <w:rsid w:val="000A6CF8"/>
    <w:rsid w:val="000A7407"/>
    <w:rsid w:val="000A7C42"/>
    <w:rsid w:val="000B0461"/>
    <w:rsid w:val="000B0551"/>
    <w:rsid w:val="000B0D91"/>
    <w:rsid w:val="000B0F11"/>
    <w:rsid w:val="000B1289"/>
    <w:rsid w:val="000B1502"/>
    <w:rsid w:val="000B1868"/>
    <w:rsid w:val="000B19C1"/>
    <w:rsid w:val="000B1AB7"/>
    <w:rsid w:val="000B1C36"/>
    <w:rsid w:val="000B1E53"/>
    <w:rsid w:val="000B20B2"/>
    <w:rsid w:val="000B2209"/>
    <w:rsid w:val="000B2D3A"/>
    <w:rsid w:val="000B39A1"/>
    <w:rsid w:val="000B401D"/>
    <w:rsid w:val="000B41DD"/>
    <w:rsid w:val="000B421F"/>
    <w:rsid w:val="000B425A"/>
    <w:rsid w:val="000B4424"/>
    <w:rsid w:val="000B454F"/>
    <w:rsid w:val="000B4906"/>
    <w:rsid w:val="000B5008"/>
    <w:rsid w:val="000B5155"/>
    <w:rsid w:val="000B53D2"/>
    <w:rsid w:val="000B55C8"/>
    <w:rsid w:val="000B5D54"/>
    <w:rsid w:val="000B5DC6"/>
    <w:rsid w:val="000B62C7"/>
    <w:rsid w:val="000B6A75"/>
    <w:rsid w:val="000B6AB2"/>
    <w:rsid w:val="000B7668"/>
    <w:rsid w:val="000B7EC0"/>
    <w:rsid w:val="000C0178"/>
    <w:rsid w:val="000C01E6"/>
    <w:rsid w:val="000C03A5"/>
    <w:rsid w:val="000C0516"/>
    <w:rsid w:val="000C0C70"/>
    <w:rsid w:val="000C13E5"/>
    <w:rsid w:val="000C14E4"/>
    <w:rsid w:val="000C19ED"/>
    <w:rsid w:val="000C24C7"/>
    <w:rsid w:val="000C2F8E"/>
    <w:rsid w:val="000C34E2"/>
    <w:rsid w:val="000C3912"/>
    <w:rsid w:val="000C3D9C"/>
    <w:rsid w:val="000C405E"/>
    <w:rsid w:val="000C4E58"/>
    <w:rsid w:val="000C4F48"/>
    <w:rsid w:val="000C515A"/>
    <w:rsid w:val="000C5288"/>
    <w:rsid w:val="000C52F3"/>
    <w:rsid w:val="000C5390"/>
    <w:rsid w:val="000C5989"/>
    <w:rsid w:val="000C6481"/>
    <w:rsid w:val="000C76EA"/>
    <w:rsid w:val="000C7903"/>
    <w:rsid w:val="000C7A72"/>
    <w:rsid w:val="000C7F7E"/>
    <w:rsid w:val="000D0289"/>
    <w:rsid w:val="000D07BF"/>
    <w:rsid w:val="000D0A9D"/>
    <w:rsid w:val="000D0C8B"/>
    <w:rsid w:val="000D0F89"/>
    <w:rsid w:val="000D14D4"/>
    <w:rsid w:val="000D1C56"/>
    <w:rsid w:val="000D23C9"/>
    <w:rsid w:val="000D2770"/>
    <w:rsid w:val="000D2793"/>
    <w:rsid w:val="000D2856"/>
    <w:rsid w:val="000D2C01"/>
    <w:rsid w:val="000D2C79"/>
    <w:rsid w:val="000D2CD6"/>
    <w:rsid w:val="000D4659"/>
    <w:rsid w:val="000D4BC5"/>
    <w:rsid w:val="000D4FE5"/>
    <w:rsid w:val="000D562A"/>
    <w:rsid w:val="000D5E0B"/>
    <w:rsid w:val="000D6001"/>
    <w:rsid w:val="000D6106"/>
    <w:rsid w:val="000D65C0"/>
    <w:rsid w:val="000D66CD"/>
    <w:rsid w:val="000D6C24"/>
    <w:rsid w:val="000D783F"/>
    <w:rsid w:val="000D7E55"/>
    <w:rsid w:val="000D7F64"/>
    <w:rsid w:val="000E04E3"/>
    <w:rsid w:val="000E0734"/>
    <w:rsid w:val="000E0939"/>
    <w:rsid w:val="000E166E"/>
    <w:rsid w:val="000E16A1"/>
    <w:rsid w:val="000E22F8"/>
    <w:rsid w:val="000E244B"/>
    <w:rsid w:val="000E2C7C"/>
    <w:rsid w:val="000E2F01"/>
    <w:rsid w:val="000E33BC"/>
    <w:rsid w:val="000E3563"/>
    <w:rsid w:val="000E3702"/>
    <w:rsid w:val="000E3810"/>
    <w:rsid w:val="000E3A6C"/>
    <w:rsid w:val="000E455A"/>
    <w:rsid w:val="000E497F"/>
    <w:rsid w:val="000E51D8"/>
    <w:rsid w:val="000E52F0"/>
    <w:rsid w:val="000E53CD"/>
    <w:rsid w:val="000E63C3"/>
    <w:rsid w:val="000E64EF"/>
    <w:rsid w:val="000E6971"/>
    <w:rsid w:val="000E6F64"/>
    <w:rsid w:val="000E7632"/>
    <w:rsid w:val="000E7E14"/>
    <w:rsid w:val="000F01A7"/>
    <w:rsid w:val="000F01CC"/>
    <w:rsid w:val="000F0822"/>
    <w:rsid w:val="000F0A75"/>
    <w:rsid w:val="000F0EDC"/>
    <w:rsid w:val="000F0F40"/>
    <w:rsid w:val="000F1F72"/>
    <w:rsid w:val="000F25B9"/>
    <w:rsid w:val="000F25EA"/>
    <w:rsid w:val="000F27D0"/>
    <w:rsid w:val="000F28B8"/>
    <w:rsid w:val="000F2EA4"/>
    <w:rsid w:val="000F3381"/>
    <w:rsid w:val="000F3919"/>
    <w:rsid w:val="000F3932"/>
    <w:rsid w:val="000F3B0F"/>
    <w:rsid w:val="000F3B66"/>
    <w:rsid w:val="000F402B"/>
    <w:rsid w:val="000F40AC"/>
    <w:rsid w:val="000F490C"/>
    <w:rsid w:val="000F4918"/>
    <w:rsid w:val="000F5208"/>
    <w:rsid w:val="000F53AB"/>
    <w:rsid w:val="000F54DC"/>
    <w:rsid w:val="000F63B6"/>
    <w:rsid w:val="000F7463"/>
    <w:rsid w:val="000F7B52"/>
    <w:rsid w:val="000F7C26"/>
    <w:rsid w:val="001002A0"/>
    <w:rsid w:val="001005DF"/>
    <w:rsid w:val="00100903"/>
    <w:rsid w:val="00100A4A"/>
    <w:rsid w:val="00100D79"/>
    <w:rsid w:val="00101857"/>
    <w:rsid w:val="00101A30"/>
    <w:rsid w:val="00101D9C"/>
    <w:rsid w:val="00102081"/>
    <w:rsid w:val="001029F1"/>
    <w:rsid w:val="001037F5"/>
    <w:rsid w:val="00103F9D"/>
    <w:rsid w:val="00104CB4"/>
    <w:rsid w:val="00104F9C"/>
    <w:rsid w:val="001050F0"/>
    <w:rsid w:val="0010575A"/>
    <w:rsid w:val="00105C14"/>
    <w:rsid w:val="0010686F"/>
    <w:rsid w:val="00106CC6"/>
    <w:rsid w:val="00107220"/>
    <w:rsid w:val="00107669"/>
    <w:rsid w:val="001100B6"/>
    <w:rsid w:val="001104BC"/>
    <w:rsid w:val="00110670"/>
    <w:rsid w:val="00110950"/>
    <w:rsid w:val="0011126A"/>
    <w:rsid w:val="0011132D"/>
    <w:rsid w:val="00111479"/>
    <w:rsid w:val="00111524"/>
    <w:rsid w:val="00111B27"/>
    <w:rsid w:val="00112421"/>
    <w:rsid w:val="001124AB"/>
    <w:rsid w:val="00112963"/>
    <w:rsid w:val="00112BBC"/>
    <w:rsid w:val="0011307A"/>
    <w:rsid w:val="0011337C"/>
    <w:rsid w:val="00113B73"/>
    <w:rsid w:val="00114096"/>
    <w:rsid w:val="00114231"/>
    <w:rsid w:val="00114255"/>
    <w:rsid w:val="00114B83"/>
    <w:rsid w:val="00114C28"/>
    <w:rsid w:val="00114F99"/>
    <w:rsid w:val="00114FF7"/>
    <w:rsid w:val="001155FF"/>
    <w:rsid w:val="00115EAF"/>
    <w:rsid w:val="00115EDC"/>
    <w:rsid w:val="00116368"/>
    <w:rsid w:val="00116442"/>
    <w:rsid w:val="001164BC"/>
    <w:rsid w:val="00116698"/>
    <w:rsid w:val="00116822"/>
    <w:rsid w:val="00116871"/>
    <w:rsid w:val="00117298"/>
    <w:rsid w:val="0011746B"/>
    <w:rsid w:val="001175B8"/>
    <w:rsid w:val="001178CF"/>
    <w:rsid w:val="00117CEF"/>
    <w:rsid w:val="00117F67"/>
    <w:rsid w:val="00120400"/>
    <w:rsid w:val="001212A9"/>
    <w:rsid w:val="001215BB"/>
    <w:rsid w:val="00121AD9"/>
    <w:rsid w:val="00122196"/>
    <w:rsid w:val="00122861"/>
    <w:rsid w:val="00122932"/>
    <w:rsid w:val="00122C41"/>
    <w:rsid w:val="00123D9A"/>
    <w:rsid w:val="00123DDE"/>
    <w:rsid w:val="00124427"/>
    <w:rsid w:val="001244D2"/>
    <w:rsid w:val="001244E8"/>
    <w:rsid w:val="00124649"/>
    <w:rsid w:val="00124907"/>
    <w:rsid w:val="00124B0C"/>
    <w:rsid w:val="00124CDE"/>
    <w:rsid w:val="00124E90"/>
    <w:rsid w:val="0012554C"/>
    <w:rsid w:val="001255DC"/>
    <w:rsid w:val="00125B54"/>
    <w:rsid w:val="001269F3"/>
    <w:rsid w:val="00127740"/>
    <w:rsid w:val="00127E76"/>
    <w:rsid w:val="00128E28"/>
    <w:rsid w:val="0013034D"/>
    <w:rsid w:val="0013066D"/>
    <w:rsid w:val="0013084F"/>
    <w:rsid w:val="00130E15"/>
    <w:rsid w:val="00131273"/>
    <w:rsid w:val="00131816"/>
    <w:rsid w:val="00131DF6"/>
    <w:rsid w:val="0013222E"/>
    <w:rsid w:val="0013262A"/>
    <w:rsid w:val="00133139"/>
    <w:rsid w:val="001335B8"/>
    <w:rsid w:val="0013365E"/>
    <w:rsid w:val="0013378E"/>
    <w:rsid w:val="00133820"/>
    <w:rsid w:val="00133B31"/>
    <w:rsid w:val="00134E4B"/>
    <w:rsid w:val="00135155"/>
    <w:rsid w:val="001352AD"/>
    <w:rsid w:val="0013556A"/>
    <w:rsid w:val="0013605D"/>
    <w:rsid w:val="00136CA3"/>
    <w:rsid w:val="0013754A"/>
    <w:rsid w:val="001377A6"/>
    <w:rsid w:val="00137B76"/>
    <w:rsid w:val="00137C61"/>
    <w:rsid w:val="00140164"/>
    <w:rsid w:val="001409EC"/>
    <w:rsid w:val="00140BC0"/>
    <w:rsid w:val="001411BC"/>
    <w:rsid w:val="00141309"/>
    <w:rsid w:val="0014133C"/>
    <w:rsid w:val="00141C61"/>
    <w:rsid w:val="00141D13"/>
    <w:rsid w:val="00142499"/>
    <w:rsid w:val="00142BD1"/>
    <w:rsid w:val="001438AF"/>
    <w:rsid w:val="0014409C"/>
    <w:rsid w:val="00144214"/>
    <w:rsid w:val="00144517"/>
    <w:rsid w:val="00144EBC"/>
    <w:rsid w:val="00145210"/>
    <w:rsid w:val="00146247"/>
    <w:rsid w:val="0014625D"/>
    <w:rsid w:val="00146B68"/>
    <w:rsid w:val="00146C08"/>
    <w:rsid w:val="00146C40"/>
    <w:rsid w:val="00146FD1"/>
    <w:rsid w:val="001475D7"/>
    <w:rsid w:val="00147C2A"/>
    <w:rsid w:val="00147D35"/>
    <w:rsid w:val="00147F48"/>
    <w:rsid w:val="001501F8"/>
    <w:rsid w:val="00150D7F"/>
    <w:rsid w:val="001512C7"/>
    <w:rsid w:val="00151EDA"/>
    <w:rsid w:val="00151FA6"/>
    <w:rsid w:val="00152160"/>
    <w:rsid w:val="00152167"/>
    <w:rsid w:val="001526D3"/>
    <w:rsid w:val="001527AC"/>
    <w:rsid w:val="00152B9F"/>
    <w:rsid w:val="00152F5C"/>
    <w:rsid w:val="001535AA"/>
    <w:rsid w:val="00153D89"/>
    <w:rsid w:val="00153F7C"/>
    <w:rsid w:val="00154345"/>
    <w:rsid w:val="00154D49"/>
    <w:rsid w:val="00154D80"/>
    <w:rsid w:val="00155124"/>
    <w:rsid w:val="001554EA"/>
    <w:rsid w:val="00155ECC"/>
    <w:rsid w:val="00156D8A"/>
    <w:rsid w:val="0015742C"/>
    <w:rsid w:val="00160143"/>
    <w:rsid w:val="001602CB"/>
    <w:rsid w:val="0016060C"/>
    <w:rsid w:val="00160C5C"/>
    <w:rsid w:val="00160CEF"/>
    <w:rsid w:val="001612CA"/>
    <w:rsid w:val="001629CB"/>
    <w:rsid w:val="00162ADE"/>
    <w:rsid w:val="00162B8D"/>
    <w:rsid w:val="00162CC7"/>
    <w:rsid w:val="00163C83"/>
    <w:rsid w:val="00164412"/>
    <w:rsid w:val="00164611"/>
    <w:rsid w:val="001647F0"/>
    <w:rsid w:val="00165094"/>
    <w:rsid w:val="00165356"/>
    <w:rsid w:val="001661D1"/>
    <w:rsid w:val="00166350"/>
    <w:rsid w:val="001669C1"/>
    <w:rsid w:val="00166ACB"/>
    <w:rsid w:val="00167665"/>
    <w:rsid w:val="0016778D"/>
    <w:rsid w:val="0016796A"/>
    <w:rsid w:val="00167C37"/>
    <w:rsid w:val="00167D52"/>
    <w:rsid w:val="00171233"/>
    <w:rsid w:val="00171739"/>
    <w:rsid w:val="00171DF8"/>
    <w:rsid w:val="00171EE3"/>
    <w:rsid w:val="00171F02"/>
    <w:rsid w:val="0017255A"/>
    <w:rsid w:val="00172C71"/>
    <w:rsid w:val="00172DA4"/>
    <w:rsid w:val="00173DCC"/>
    <w:rsid w:val="00173E25"/>
    <w:rsid w:val="00174558"/>
    <w:rsid w:val="00174AFD"/>
    <w:rsid w:val="00174AFF"/>
    <w:rsid w:val="00174B7E"/>
    <w:rsid w:val="00174C99"/>
    <w:rsid w:val="001753D8"/>
    <w:rsid w:val="0017651F"/>
    <w:rsid w:val="00176613"/>
    <w:rsid w:val="0017692B"/>
    <w:rsid w:val="00176DED"/>
    <w:rsid w:val="00176FEA"/>
    <w:rsid w:val="001770D8"/>
    <w:rsid w:val="00177685"/>
    <w:rsid w:val="001776E0"/>
    <w:rsid w:val="0017777F"/>
    <w:rsid w:val="0017794C"/>
    <w:rsid w:val="00177961"/>
    <w:rsid w:val="00177993"/>
    <w:rsid w:val="00180820"/>
    <w:rsid w:val="001808CC"/>
    <w:rsid w:val="00180A0D"/>
    <w:rsid w:val="001810B6"/>
    <w:rsid w:val="001812DC"/>
    <w:rsid w:val="00181401"/>
    <w:rsid w:val="00181A71"/>
    <w:rsid w:val="00181BF1"/>
    <w:rsid w:val="00181F7D"/>
    <w:rsid w:val="001826E8"/>
    <w:rsid w:val="0018281A"/>
    <w:rsid w:val="00182A85"/>
    <w:rsid w:val="001831F8"/>
    <w:rsid w:val="001837AF"/>
    <w:rsid w:val="00183FCE"/>
    <w:rsid w:val="00184260"/>
    <w:rsid w:val="001844D1"/>
    <w:rsid w:val="001848D7"/>
    <w:rsid w:val="00184F9D"/>
    <w:rsid w:val="00184FF4"/>
    <w:rsid w:val="00185075"/>
    <w:rsid w:val="0018549A"/>
    <w:rsid w:val="00185870"/>
    <w:rsid w:val="00185998"/>
    <w:rsid w:val="00185CF8"/>
    <w:rsid w:val="00186509"/>
    <w:rsid w:val="00186623"/>
    <w:rsid w:val="00186896"/>
    <w:rsid w:val="001868C2"/>
    <w:rsid w:val="0018693A"/>
    <w:rsid w:val="001872E2"/>
    <w:rsid w:val="00187777"/>
    <w:rsid w:val="00190308"/>
    <w:rsid w:val="001903EC"/>
    <w:rsid w:val="00190975"/>
    <w:rsid w:val="00190CB5"/>
    <w:rsid w:val="001917A3"/>
    <w:rsid w:val="001919A1"/>
    <w:rsid w:val="00193365"/>
    <w:rsid w:val="00193AB0"/>
    <w:rsid w:val="00193F81"/>
    <w:rsid w:val="001940D3"/>
    <w:rsid w:val="00194CA5"/>
    <w:rsid w:val="00195406"/>
    <w:rsid w:val="001954DF"/>
    <w:rsid w:val="00195DC0"/>
    <w:rsid w:val="0019613C"/>
    <w:rsid w:val="00196365"/>
    <w:rsid w:val="00196D4E"/>
    <w:rsid w:val="001972DF"/>
    <w:rsid w:val="00197C3A"/>
    <w:rsid w:val="001A01DD"/>
    <w:rsid w:val="001A028C"/>
    <w:rsid w:val="001A063F"/>
    <w:rsid w:val="001A0AC0"/>
    <w:rsid w:val="001A131B"/>
    <w:rsid w:val="001A22C3"/>
    <w:rsid w:val="001A257E"/>
    <w:rsid w:val="001A3114"/>
    <w:rsid w:val="001A34C7"/>
    <w:rsid w:val="001A365F"/>
    <w:rsid w:val="001A3B17"/>
    <w:rsid w:val="001A3D6E"/>
    <w:rsid w:val="001A3E32"/>
    <w:rsid w:val="001A3F4A"/>
    <w:rsid w:val="001A46C9"/>
    <w:rsid w:val="001A4906"/>
    <w:rsid w:val="001A4A7C"/>
    <w:rsid w:val="001A4C2B"/>
    <w:rsid w:val="001A58E8"/>
    <w:rsid w:val="001A58FC"/>
    <w:rsid w:val="001A5F64"/>
    <w:rsid w:val="001A6396"/>
    <w:rsid w:val="001A688E"/>
    <w:rsid w:val="001A6EBB"/>
    <w:rsid w:val="001A6F3E"/>
    <w:rsid w:val="001A6FD6"/>
    <w:rsid w:val="001A798C"/>
    <w:rsid w:val="001B054D"/>
    <w:rsid w:val="001B0D1B"/>
    <w:rsid w:val="001B2469"/>
    <w:rsid w:val="001B24D2"/>
    <w:rsid w:val="001B265D"/>
    <w:rsid w:val="001B26A1"/>
    <w:rsid w:val="001B2A5E"/>
    <w:rsid w:val="001B2ED9"/>
    <w:rsid w:val="001B2F1E"/>
    <w:rsid w:val="001B33A7"/>
    <w:rsid w:val="001B376A"/>
    <w:rsid w:val="001B3C1E"/>
    <w:rsid w:val="001B41C1"/>
    <w:rsid w:val="001B4697"/>
    <w:rsid w:val="001B48B2"/>
    <w:rsid w:val="001B4B11"/>
    <w:rsid w:val="001B4DDD"/>
    <w:rsid w:val="001B4E50"/>
    <w:rsid w:val="001B4FE2"/>
    <w:rsid w:val="001B54A0"/>
    <w:rsid w:val="001B5717"/>
    <w:rsid w:val="001B652A"/>
    <w:rsid w:val="001B675F"/>
    <w:rsid w:val="001B6B06"/>
    <w:rsid w:val="001B6B25"/>
    <w:rsid w:val="001B6EAC"/>
    <w:rsid w:val="001B7057"/>
    <w:rsid w:val="001B7094"/>
    <w:rsid w:val="001B7272"/>
    <w:rsid w:val="001C0047"/>
    <w:rsid w:val="001C0B42"/>
    <w:rsid w:val="001C0B4E"/>
    <w:rsid w:val="001C0B56"/>
    <w:rsid w:val="001C0C87"/>
    <w:rsid w:val="001C0E96"/>
    <w:rsid w:val="001C12A0"/>
    <w:rsid w:val="001C144A"/>
    <w:rsid w:val="001C167A"/>
    <w:rsid w:val="001C1CAB"/>
    <w:rsid w:val="001C1D68"/>
    <w:rsid w:val="001C1F10"/>
    <w:rsid w:val="001C2350"/>
    <w:rsid w:val="001C25B3"/>
    <w:rsid w:val="001C2AE1"/>
    <w:rsid w:val="001C3BA8"/>
    <w:rsid w:val="001C3BFB"/>
    <w:rsid w:val="001C3D55"/>
    <w:rsid w:val="001C3DA4"/>
    <w:rsid w:val="001C3EF9"/>
    <w:rsid w:val="001C401C"/>
    <w:rsid w:val="001C525A"/>
    <w:rsid w:val="001C61BA"/>
    <w:rsid w:val="001C664A"/>
    <w:rsid w:val="001C6B07"/>
    <w:rsid w:val="001C6BDE"/>
    <w:rsid w:val="001C7297"/>
    <w:rsid w:val="001C76BC"/>
    <w:rsid w:val="001C77AC"/>
    <w:rsid w:val="001C77E1"/>
    <w:rsid w:val="001C7E0E"/>
    <w:rsid w:val="001D001E"/>
    <w:rsid w:val="001D0132"/>
    <w:rsid w:val="001D01C5"/>
    <w:rsid w:val="001D0D61"/>
    <w:rsid w:val="001D0FF4"/>
    <w:rsid w:val="001D1395"/>
    <w:rsid w:val="001D1922"/>
    <w:rsid w:val="001D249D"/>
    <w:rsid w:val="001D25DC"/>
    <w:rsid w:val="001D3258"/>
    <w:rsid w:val="001D338B"/>
    <w:rsid w:val="001D34E8"/>
    <w:rsid w:val="001D37BF"/>
    <w:rsid w:val="001D37D0"/>
    <w:rsid w:val="001D37FB"/>
    <w:rsid w:val="001D397C"/>
    <w:rsid w:val="001D4507"/>
    <w:rsid w:val="001D490F"/>
    <w:rsid w:val="001D501A"/>
    <w:rsid w:val="001D5743"/>
    <w:rsid w:val="001D579E"/>
    <w:rsid w:val="001D5ED4"/>
    <w:rsid w:val="001D62DB"/>
    <w:rsid w:val="001D645C"/>
    <w:rsid w:val="001D65D7"/>
    <w:rsid w:val="001D6684"/>
    <w:rsid w:val="001D6B98"/>
    <w:rsid w:val="001D6C33"/>
    <w:rsid w:val="001D6F6C"/>
    <w:rsid w:val="001D712C"/>
    <w:rsid w:val="001D71A2"/>
    <w:rsid w:val="001D7D65"/>
    <w:rsid w:val="001E04F6"/>
    <w:rsid w:val="001E098D"/>
    <w:rsid w:val="001E0DD7"/>
    <w:rsid w:val="001E11AC"/>
    <w:rsid w:val="001E1882"/>
    <w:rsid w:val="001E1A72"/>
    <w:rsid w:val="001E1E99"/>
    <w:rsid w:val="001E1EBA"/>
    <w:rsid w:val="001E25E2"/>
    <w:rsid w:val="001E29BF"/>
    <w:rsid w:val="001E2AFC"/>
    <w:rsid w:val="001E2C2C"/>
    <w:rsid w:val="001E2D8F"/>
    <w:rsid w:val="001E2F91"/>
    <w:rsid w:val="001E311F"/>
    <w:rsid w:val="001E3E21"/>
    <w:rsid w:val="001E3EF7"/>
    <w:rsid w:val="001E4329"/>
    <w:rsid w:val="001E4654"/>
    <w:rsid w:val="001E4AB0"/>
    <w:rsid w:val="001E4F53"/>
    <w:rsid w:val="001E5BF7"/>
    <w:rsid w:val="001E5C23"/>
    <w:rsid w:val="001E5D42"/>
    <w:rsid w:val="001E6643"/>
    <w:rsid w:val="001E6803"/>
    <w:rsid w:val="001E68C2"/>
    <w:rsid w:val="001E71B3"/>
    <w:rsid w:val="001E7209"/>
    <w:rsid w:val="001E7344"/>
    <w:rsid w:val="001E7728"/>
    <w:rsid w:val="001E774A"/>
    <w:rsid w:val="001E776A"/>
    <w:rsid w:val="001E7DD8"/>
    <w:rsid w:val="001E7F58"/>
    <w:rsid w:val="001F0017"/>
    <w:rsid w:val="001F0480"/>
    <w:rsid w:val="001F086D"/>
    <w:rsid w:val="001F1336"/>
    <w:rsid w:val="001F14A6"/>
    <w:rsid w:val="001F1931"/>
    <w:rsid w:val="001F1F70"/>
    <w:rsid w:val="001F1FFA"/>
    <w:rsid w:val="001F225C"/>
    <w:rsid w:val="001F24EC"/>
    <w:rsid w:val="001F2B7C"/>
    <w:rsid w:val="001F3BAD"/>
    <w:rsid w:val="001F3CDF"/>
    <w:rsid w:val="001F3DC2"/>
    <w:rsid w:val="001F4068"/>
    <w:rsid w:val="001F47C1"/>
    <w:rsid w:val="001F47DF"/>
    <w:rsid w:val="001F4938"/>
    <w:rsid w:val="001F4A1C"/>
    <w:rsid w:val="001F4BBE"/>
    <w:rsid w:val="001F5EED"/>
    <w:rsid w:val="001F6044"/>
    <w:rsid w:val="001F60E5"/>
    <w:rsid w:val="001F6331"/>
    <w:rsid w:val="001F6B71"/>
    <w:rsid w:val="001F7C11"/>
    <w:rsid w:val="001F7F95"/>
    <w:rsid w:val="002000C7"/>
    <w:rsid w:val="00200339"/>
    <w:rsid w:val="00200AFD"/>
    <w:rsid w:val="00200E80"/>
    <w:rsid w:val="00200F52"/>
    <w:rsid w:val="00200FCF"/>
    <w:rsid w:val="0020155F"/>
    <w:rsid w:val="00201980"/>
    <w:rsid w:val="00201BA0"/>
    <w:rsid w:val="00201C8A"/>
    <w:rsid w:val="00202626"/>
    <w:rsid w:val="00202837"/>
    <w:rsid w:val="00202F1C"/>
    <w:rsid w:val="00202FEF"/>
    <w:rsid w:val="0020307E"/>
    <w:rsid w:val="00203530"/>
    <w:rsid w:val="00203912"/>
    <w:rsid w:val="00204701"/>
    <w:rsid w:val="002047EB"/>
    <w:rsid w:val="00205356"/>
    <w:rsid w:val="002053BA"/>
    <w:rsid w:val="0020543F"/>
    <w:rsid w:val="002055D7"/>
    <w:rsid w:val="0020588A"/>
    <w:rsid w:val="00205893"/>
    <w:rsid w:val="00205ECC"/>
    <w:rsid w:val="00206165"/>
    <w:rsid w:val="0020666B"/>
    <w:rsid w:val="00206678"/>
    <w:rsid w:val="00206746"/>
    <w:rsid w:val="0020699B"/>
    <w:rsid w:val="00207D58"/>
    <w:rsid w:val="0021054D"/>
    <w:rsid w:val="002105AD"/>
    <w:rsid w:val="00210646"/>
    <w:rsid w:val="0021136E"/>
    <w:rsid w:val="0021187E"/>
    <w:rsid w:val="002118D4"/>
    <w:rsid w:val="00211B4C"/>
    <w:rsid w:val="00211C83"/>
    <w:rsid w:val="00211F6A"/>
    <w:rsid w:val="00212657"/>
    <w:rsid w:val="00212AAA"/>
    <w:rsid w:val="00212D56"/>
    <w:rsid w:val="00212DCA"/>
    <w:rsid w:val="0021322F"/>
    <w:rsid w:val="002137BE"/>
    <w:rsid w:val="00213AC9"/>
    <w:rsid w:val="002144A8"/>
    <w:rsid w:val="00214AE9"/>
    <w:rsid w:val="00214C92"/>
    <w:rsid w:val="00214FFF"/>
    <w:rsid w:val="00215058"/>
    <w:rsid w:val="0021575A"/>
    <w:rsid w:val="00216213"/>
    <w:rsid w:val="00216397"/>
    <w:rsid w:val="002163E1"/>
    <w:rsid w:val="00216A21"/>
    <w:rsid w:val="00216BE6"/>
    <w:rsid w:val="00216F21"/>
    <w:rsid w:val="00217AA6"/>
    <w:rsid w:val="00217DFE"/>
    <w:rsid w:val="002212CF"/>
    <w:rsid w:val="0022133D"/>
    <w:rsid w:val="002214CA"/>
    <w:rsid w:val="00221B25"/>
    <w:rsid w:val="00222197"/>
    <w:rsid w:val="002221BE"/>
    <w:rsid w:val="00222303"/>
    <w:rsid w:val="002224B8"/>
    <w:rsid w:val="002225E1"/>
    <w:rsid w:val="00222F39"/>
    <w:rsid w:val="0022371A"/>
    <w:rsid w:val="002238D0"/>
    <w:rsid w:val="00224195"/>
    <w:rsid w:val="00224D52"/>
    <w:rsid w:val="00224E63"/>
    <w:rsid w:val="00224EEB"/>
    <w:rsid w:val="0022520D"/>
    <w:rsid w:val="00225688"/>
    <w:rsid w:val="00225A8B"/>
    <w:rsid w:val="00226A7A"/>
    <w:rsid w:val="002272CB"/>
    <w:rsid w:val="002275E5"/>
    <w:rsid w:val="00227F83"/>
    <w:rsid w:val="00230C00"/>
    <w:rsid w:val="00230E4D"/>
    <w:rsid w:val="002312C4"/>
    <w:rsid w:val="002316A7"/>
    <w:rsid w:val="00231CA4"/>
    <w:rsid w:val="00231F9B"/>
    <w:rsid w:val="00232100"/>
    <w:rsid w:val="00232CCA"/>
    <w:rsid w:val="00233EC6"/>
    <w:rsid w:val="00234089"/>
    <w:rsid w:val="00234354"/>
    <w:rsid w:val="00234B95"/>
    <w:rsid w:val="00234CFD"/>
    <w:rsid w:val="00235A23"/>
    <w:rsid w:val="00235A49"/>
    <w:rsid w:val="00235DA1"/>
    <w:rsid w:val="00235E65"/>
    <w:rsid w:val="0023643D"/>
    <w:rsid w:val="00236E4D"/>
    <w:rsid w:val="00237BB2"/>
    <w:rsid w:val="0023F47D"/>
    <w:rsid w:val="0024042C"/>
    <w:rsid w:val="0024148E"/>
    <w:rsid w:val="0024172D"/>
    <w:rsid w:val="002418DF"/>
    <w:rsid w:val="00241C32"/>
    <w:rsid w:val="002420CF"/>
    <w:rsid w:val="002424A5"/>
    <w:rsid w:val="00242724"/>
    <w:rsid w:val="002429A8"/>
    <w:rsid w:val="0024302F"/>
    <w:rsid w:val="00243198"/>
    <w:rsid w:val="00243675"/>
    <w:rsid w:val="002437FE"/>
    <w:rsid w:val="00244880"/>
    <w:rsid w:val="002450DB"/>
    <w:rsid w:val="0024518A"/>
    <w:rsid w:val="0024535F"/>
    <w:rsid w:val="00245788"/>
    <w:rsid w:val="0024579B"/>
    <w:rsid w:val="00245C41"/>
    <w:rsid w:val="00246252"/>
    <w:rsid w:val="0024638D"/>
    <w:rsid w:val="00246772"/>
    <w:rsid w:val="00246C65"/>
    <w:rsid w:val="00246FC1"/>
    <w:rsid w:val="002470FB"/>
    <w:rsid w:val="00247268"/>
    <w:rsid w:val="002478C0"/>
    <w:rsid w:val="0024792D"/>
    <w:rsid w:val="00247BB7"/>
    <w:rsid w:val="00250129"/>
    <w:rsid w:val="002505E5"/>
    <w:rsid w:val="0025085F"/>
    <w:rsid w:val="0025137F"/>
    <w:rsid w:val="00251A82"/>
    <w:rsid w:val="00252AA3"/>
    <w:rsid w:val="00252F5F"/>
    <w:rsid w:val="0025306B"/>
    <w:rsid w:val="0025346C"/>
    <w:rsid w:val="00253728"/>
    <w:rsid w:val="00254629"/>
    <w:rsid w:val="0025522F"/>
    <w:rsid w:val="002552A4"/>
    <w:rsid w:val="0025547B"/>
    <w:rsid w:val="0025548F"/>
    <w:rsid w:val="00255555"/>
    <w:rsid w:val="00255A38"/>
    <w:rsid w:val="00255CB7"/>
    <w:rsid w:val="0025659F"/>
    <w:rsid w:val="00257102"/>
    <w:rsid w:val="0025791B"/>
    <w:rsid w:val="00257AB4"/>
    <w:rsid w:val="00260242"/>
    <w:rsid w:val="00260E69"/>
    <w:rsid w:val="00260EF1"/>
    <w:rsid w:val="00261FB1"/>
    <w:rsid w:val="0026285A"/>
    <w:rsid w:val="00262988"/>
    <w:rsid w:val="00262D7B"/>
    <w:rsid w:val="002635B6"/>
    <w:rsid w:val="0026399E"/>
    <w:rsid w:val="00263E56"/>
    <w:rsid w:val="0026412D"/>
    <w:rsid w:val="00264611"/>
    <w:rsid w:val="0026463B"/>
    <w:rsid w:val="00264C1E"/>
    <w:rsid w:val="002655F5"/>
    <w:rsid w:val="00265714"/>
    <w:rsid w:val="002658D5"/>
    <w:rsid w:val="00265C17"/>
    <w:rsid w:val="002665CA"/>
    <w:rsid w:val="00266C7A"/>
    <w:rsid w:val="00266C86"/>
    <w:rsid w:val="00266DC4"/>
    <w:rsid w:val="0026700B"/>
    <w:rsid w:val="00267262"/>
    <w:rsid w:val="00267478"/>
    <w:rsid w:val="00267673"/>
    <w:rsid w:val="00267921"/>
    <w:rsid w:val="00267D3E"/>
    <w:rsid w:val="00267E65"/>
    <w:rsid w:val="00267ECE"/>
    <w:rsid w:val="002701EF"/>
    <w:rsid w:val="00270675"/>
    <w:rsid w:val="002707AD"/>
    <w:rsid w:val="00270947"/>
    <w:rsid w:val="00270B03"/>
    <w:rsid w:val="00270BCB"/>
    <w:rsid w:val="00271113"/>
    <w:rsid w:val="002712B4"/>
    <w:rsid w:val="0027161E"/>
    <w:rsid w:val="00271691"/>
    <w:rsid w:val="002725A3"/>
    <w:rsid w:val="00272D7D"/>
    <w:rsid w:val="00273373"/>
    <w:rsid w:val="0027343D"/>
    <w:rsid w:val="00273E97"/>
    <w:rsid w:val="002744B3"/>
    <w:rsid w:val="0027464F"/>
    <w:rsid w:val="002753C8"/>
    <w:rsid w:val="002753D3"/>
    <w:rsid w:val="002759C2"/>
    <w:rsid w:val="00275C11"/>
    <w:rsid w:val="00276763"/>
    <w:rsid w:val="00276DB2"/>
    <w:rsid w:val="00277132"/>
    <w:rsid w:val="0027770C"/>
    <w:rsid w:val="002800B2"/>
    <w:rsid w:val="00280478"/>
    <w:rsid w:val="00280607"/>
    <w:rsid w:val="002809E1"/>
    <w:rsid w:val="00280C4D"/>
    <w:rsid w:val="002813A6"/>
    <w:rsid w:val="002819B9"/>
    <w:rsid w:val="002826E8"/>
    <w:rsid w:val="00282A10"/>
    <w:rsid w:val="002830B5"/>
    <w:rsid w:val="0028398A"/>
    <w:rsid w:val="00283F84"/>
    <w:rsid w:val="0028459A"/>
    <w:rsid w:val="0028467E"/>
    <w:rsid w:val="00284FAC"/>
    <w:rsid w:val="002856B2"/>
    <w:rsid w:val="00285F2C"/>
    <w:rsid w:val="00286341"/>
    <w:rsid w:val="00286E98"/>
    <w:rsid w:val="00287FF6"/>
    <w:rsid w:val="002903E0"/>
    <w:rsid w:val="002904CA"/>
    <w:rsid w:val="00290535"/>
    <w:rsid w:val="00290895"/>
    <w:rsid w:val="002908F1"/>
    <w:rsid w:val="00290C99"/>
    <w:rsid w:val="00290CF1"/>
    <w:rsid w:val="0029167D"/>
    <w:rsid w:val="00291746"/>
    <w:rsid w:val="002918EC"/>
    <w:rsid w:val="00292B57"/>
    <w:rsid w:val="00292FD7"/>
    <w:rsid w:val="00293879"/>
    <w:rsid w:val="002939A5"/>
    <w:rsid w:val="00294068"/>
    <w:rsid w:val="00294B42"/>
    <w:rsid w:val="0029531A"/>
    <w:rsid w:val="00295E71"/>
    <w:rsid w:val="002971E3"/>
    <w:rsid w:val="002A0A99"/>
    <w:rsid w:val="002A0CF0"/>
    <w:rsid w:val="002A0E05"/>
    <w:rsid w:val="002A14EB"/>
    <w:rsid w:val="002A1F04"/>
    <w:rsid w:val="002A2514"/>
    <w:rsid w:val="002A25AC"/>
    <w:rsid w:val="002A25FC"/>
    <w:rsid w:val="002A3579"/>
    <w:rsid w:val="002A403A"/>
    <w:rsid w:val="002A416D"/>
    <w:rsid w:val="002A49ED"/>
    <w:rsid w:val="002A4A36"/>
    <w:rsid w:val="002A5A1A"/>
    <w:rsid w:val="002A5C6B"/>
    <w:rsid w:val="002A5DC9"/>
    <w:rsid w:val="002A6BB0"/>
    <w:rsid w:val="002A6C3C"/>
    <w:rsid w:val="002A70D0"/>
    <w:rsid w:val="002A7A7C"/>
    <w:rsid w:val="002A7BF7"/>
    <w:rsid w:val="002B02F3"/>
    <w:rsid w:val="002B08EC"/>
    <w:rsid w:val="002B0E23"/>
    <w:rsid w:val="002B0EC1"/>
    <w:rsid w:val="002B22BF"/>
    <w:rsid w:val="002B270A"/>
    <w:rsid w:val="002B2969"/>
    <w:rsid w:val="002B2C22"/>
    <w:rsid w:val="002B35C0"/>
    <w:rsid w:val="002B370D"/>
    <w:rsid w:val="002B44DD"/>
    <w:rsid w:val="002B487F"/>
    <w:rsid w:val="002B560F"/>
    <w:rsid w:val="002B562C"/>
    <w:rsid w:val="002B57DF"/>
    <w:rsid w:val="002B58FF"/>
    <w:rsid w:val="002B592E"/>
    <w:rsid w:val="002B5F01"/>
    <w:rsid w:val="002B6665"/>
    <w:rsid w:val="002B73C4"/>
    <w:rsid w:val="002B74B7"/>
    <w:rsid w:val="002B76CB"/>
    <w:rsid w:val="002B7DF1"/>
    <w:rsid w:val="002C038E"/>
    <w:rsid w:val="002C07C6"/>
    <w:rsid w:val="002C21B5"/>
    <w:rsid w:val="002C23B5"/>
    <w:rsid w:val="002C28C2"/>
    <w:rsid w:val="002C2A4C"/>
    <w:rsid w:val="002C2BAA"/>
    <w:rsid w:val="002C2CCE"/>
    <w:rsid w:val="002C2E6B"/>
    <w:rsid w:val="002C3398"/>
    <w:rsid w:val="002C4183"/>
    <w:rsid w:val="002C4438"/>
    <w:rsid w:val="002C4B42"/>
    <w:rsid w:val="002C504A"/>
    <w:rsid w:val="002C51DB"/>
    <w:rsid w:val="002C54E0"/>
    <w:rsid w:val="002C559C"/>
    <w:rsid w:val="002C5A8A"/>
    <w:rsid w:val="002C61FB"/>
    <w:rsid w:val="002C6491"/>
    <w:rsid w:val="002C6564"/>
    <w:rsid w:val="002C6F6B"/>
    <w:rsid w:val="002C6FA8"/>
    <w:rsid w:val="002C7322"/>
    <w:rsid w:val="002C7D82"/>
    <w:rsid w:val="002D0873"/>
    <w:rsid w:val="002D0A40"/>
    <w:rsid w:val="002D0C99"/>
    <w:rsid w:val="002D0E4D"/>
    <w:rsid w:val="002D0EEE"/>
    <w:rsid w:val="002D1097"/>
    <w:rsid w:val="002D1418"/>
    <w:rsid w:val="002D1744"/>
    <w:rsid w:val="002D1B5E"/>
    <w:rsid w:val="002D1E68"/>
    <w:rsid w:val="002D2426"/>
    <w:rsid w:val="002D25F8"/>
    <w:rsid w:val="002D26C0"/>
    <w:rsid w:val="002D273B"/>
    <w:rsid w:val="002D2AD1"/>
    <w:rsid w:val="002D2C7C"/>
    <w:rsid w:val="002D2DA7"/>
    <w:rsid w:val="002D3C2E"/>
    <w:rsid w:val="002D4CDB"/>
    <w:rsid w:val="002D5A66"/>
    <w:rsid w:val="002D5DC4"/>
    <w:rsid w:val="002D60A1"/>
    <w:rsid w:val="002D66FB"/>
    <w:rsid w:val="002D688F"/>
    <w:rsid w:val="002D694B"/>
    <w:rsid w:val="002D77F8"/>
    <w:rsid w:val="002D7A45"/>
    <w:rsid w:val="002D7B6F"/>
    <w:rsid w:val="002D7BD2"/>
    <w:rsid w:val="002E0A96"/>
    <w:rsid w:val="002E0BB3"/>
    <w:rsid w:val="002E1044"/>
    <w:rsid w:val="002E121D"/>
    <w:rsid w:val="002E1673"/>
    <w:rsid w:val="002E1E40"/>
    <w:rsid w:val="002E2180"/>
    <w:rsid w:val="002E2405"/>
    <w:rsid w:val="002E25EF"/>
    <w:rsid w:val="002E273F"/>
    <w:rsid w:val="002E2B9B"/>
    <w:rsid w:val="002E3148"/>
    <w:rsid w:val="002E320E"/>
    <w:rsid w:val="002E41C4"/>
    <w:rsid w:val="002E473C"/>
    <w:rsid w:val="002E4993"/>
    <w:rsid w:val="002E49D8"/>
    <w:rsid w:val="002E4D9E"/>
    <w:rsid w:val="002E5D16"/>
    <w:rsid w:val="002E5D3F"/>
    <w:rsid w:val="002E5FC1"/>
    <w:rsid w:val="002E7067"/>
    <w:rsid w:val="002E718D"/>
    <w:rsid w:val="002E7B59"/>
    <w:rsid w:val="002E7EE5"/>
    <w:rsid w:val="002E7F68"/>
    <w:rsid w:val="002F00B5"/>
    <w:rsid w:val="002F01B6"/>
    <w:rsid w:val="002F03F0"/>
    <w:rsid w:val="002F0987"/>
    <w:rsid w:val="002F0BEF"/>
    <w:rsid w:val="002F0EAA"/>
    <w:rsid w:val="002F0FA2"/>
    <w:rsid w:val="002F1514"/>
    <w:rsid w:val="002F1533"/>
    <w:rsid w:val="002F167D"/>
    <w:rsid w:val="002F19F4"/>
    <w:rsid w:val="002F1D9C"/>
    <w:rsid w:val="002F2A7C"/>
    <w:rsid w:val="002F35FE"/>
    <w:rsid w:val="002F3C1E"/>
    <w:rsid w:val="002F4F30"/>
    <w:rsid w:val="002F5106"/>
    <w:rsid w:val="002F595E"/>
    <w:rsid w:val="002F5C16"/>
    <w:rsid w:val="002F5E89"/>
    <w:rsid w:val="002F6426"/>
    <w:rsid w:val="002F6588"/>
    <w:rsid w:val="002F6793"/>
    <w:rsid w:val="002F6B94"/>
    <w:rsid w:val="002F7366"/>
    <w:rsid w:val="002F7F9E"/>
    <w:rsid w:val="003014DD"/>
    <w:rsid w:val="00301791"/>
    <w:rsid w:val="0030225C"/>
    <w:rsid w:val="003022E0"/>
    <w:rsid w:val="00302661"/>
    <w:rsid w:val="00302760"/>
    <w:rsid w:val="00302BAA"/>
    <w:rsid w:val="00302DD2"/>
    <w:rsid w:val="0030322E"/>
    <w:rsid w:val="00303569"/>
    <w:rsid w:val="0030377B"/>
    <w:rsid w:val="0030382E"/>
    <w:rsid w:val="003040B3"/>
    <w:rsid w:val="0030534B"/>
    <w:rsid w:val="003055F7"/>
    <w:rsid w:val="00305EE3"/>
    <w:rsid w:val="003065CF"/>
    <w:rsid w:val="00306B31"/>
    <w:rsid w:val="00306BA4"/>
    <w:rsid w:val="0030704F"/>
    <w:rsid w:val="003079A7"/>
    <w:rsid w:val="00310822"/>
    <w:rsid w:val="00310A20"/>
    <w:rsid w:val="00310D31"/>
    <w:rsid w:val="003115D3"/>
    <w:rsid w:val="003116F8"/>
    <w:rsid w:val="00312793"/>
    <w:rsid w:val="00312E1C"/>
    <w:rsid w:val="003136D6"/>
    <w:rsid w:val="00314FB9"/>
    <w:rsid w:val="003152E8"/>
    <w:rsid w:val="00315A18"/>
    <w:rsid w:val="00315B68"/>
    <w:rsid w:val="00315BD4"/>
    <w:rsid w:val="0031609E"/>
    <w:rsid w:val="003164A0"/>
    <w:rsid w:val="003166DF"/>
    <w:rsid w:val="003168D6"/>
    <w:rsid w:val="003169FD"/>
    <w:rsid w:val="00316C2C"/>
    <w:rsid w:val="00317142"/>
    <w:rsid w:val="00317508"/>
    <w:rsid w:val="00317DAC"/>
    <w:rsid w:val="00320A4F"/>
    <w:rsid w:val="00320C27"/>
    <w:rsid w:val="00320C3D"/>
    <w:rsid w:val="00320CD2"/>
    <w:rsid w:val="00321062"/>
    <w:rsid w:val="00321373"/>
    <w:rsid w:val="00321378"/>
    <w:rsid w:val="00321768"/>
    <w:rsid w:val="00321B6D"/>
    <w:rsid w:val="003222DF"/>
    <w:rsid w:val="003224A8"/>
    <w:rsid w:val="003225BF"/>
    <w:rsid w:val="00322C46"/>
    <w:rsid w:val="003233D8"/>
    <w:rsid w:val="0032358E"/>
    <w:rsid w:val="00323869"/>
    <w:rsid w:val="00323CE4"/>
    <w:rsid w:val="00323D48"/>
    <w:rsid w:val="00323F7E"/>
    <w:rsid w:val="00323FD8"/>
    <w:rsid w:val="0032414E"/>
    <w:rsid w:val="00324295"/>
    <w:rsid w:val="003243FC"/>
    <w:rsid w:val="00324D47"/>
    <w:rsid w:val="003252C6"/>
    <w:rsid w:val="00325ADC"/>
    <w:rsid w:val="00325CC7"/>
    <w:rsid w:val="00325EB7"/>
    <w:rsid w:val="00326045"/>
    <w:rsid w:val="0032617C"/>
    <w:rsid w:val="00326272"/>
    <w:rsid w:val="00326665"/>
    <w:rsid w:val="00326893"/>
    <w:rsid w:val="00327EE4"/>
    <w:rsid w:val="003303AD"/>
    <w:rsid w:val="0033142A"/>
    <w:rsid w:val="00331809"/>
    <w:rsid w:val="003319B9"/>
    <w:rsid w:val="00332346"/>
    <w:rsid w:val="003324D5"/>
    <w:rsid w:val="003327C3"/>
    <w:rsid w:val="00332C7B"/>
    <w:rsid w:val="00332CC0"/>
    <w:rsid w:val="00333276"/>
    <w:rsid w:val="00333DA7"/>
    <w:rsid w:val="00333ED6"/>
    <w:rsid w:val="00334150"/>
    <w:rsid w:val="00334766"/>
    <w:rsid w:val="0033485E"/>
    <w:rsid w:val="0033496A"/>
    <w:rsid w:val="00334BD4"/>
    <w:rsid w:val="00334C12"/>
    <w:rsid w:val="00334E14"/>
    <w:rsid w:val="003350F5"/>
    <w:rsid w:val="0033557F"/>
    <w:rsid w:val="003359B1"/>
    <w:rsid w:val="00336CC3"/>
    <w:rsid w:val="0033738A"/>
    <w:rsid w:val="00337515"/>
    <w:rsid w:val="00337680"/>
    <w:rsid w:val="00337721"/>
    <w:rsid w:val="00337958"/>
    <w:rsid w:val="00337CB4"/>
    <w:rsid w:val="00337D93"/>
    <w:rsid w:val="00337ED3"/>
    <w:rsid w:val="00337F93"/>
    <w:rsid w:val="003402AC"/>
    <w:rsid w:val="0034089B"/>
    <w:rsid w:val="00340AAB"/>
    <w:rsid w:val="00342072"/>
    <w:rsid w:val="003426EA"/>
    <w:rsid w:val="00342782"/>
    <w:rsid w:val="00342C2D"/>
    <w:rsid w:val="00343751"/>
    <w:rsid w:val="00343AFE"/>
    <w:rsid w:val="00343BF0"/>
    <w:rsid w:val="0034510E"/>
    <w:rsid w:val="0034515E"/>
    <w:rsid w:val="0034524C"/>
    <w:rsid w:val="003458FE"/>
    <w:rsid w:val="00345DD2"/>
    <w:rsid w:val="0034654E"/>
    <w:rsid w:val="00346851"/>
    <w:rsid w:val="00346BED"/>
    <w:rsid w:val="00347893"/>
    <w:rsid w:val="00347920"/>
    <w:rsid w:val="00347A1F"/>
    <w:rsid w:val="00350255"/>
    <w:rsid w:val="00351173"/>
    <w:rsid w:val="0035148E"/>
    <w:rsid w:val="00351864"/>
    <w:rsid w:val="00352B69"/>
    <w:rsid w:val="00352F1B"/>
    <w:rsid w:val="0035304E"/>
    <w:rsid w:val="00353306"/>
    <w:rsid w:val="00353A63"/>
    <w:rsid w:val="00354E37"/>
    <w:rsid w:val="00354F41"/>
    <w:rsid w:val="0035582C"/>
    <w:rsid w:val="003564CB"/>
    <w:rsid w:val="0035664A"/>
    <w:rsid w:val="00356823"/>
    <w:rsid w:val="00356C37"/>
    <w:rsid w:val="00357512"/>
    <w:rsid w:val="00357ADF"/>
    <w:rsid w:val="0036007D"/>
    <w:rsid w:val="00360128"/>
    <w:rsid w:val="003601C6"/>
    <w:rsid w:val="00360257"/>
    <w:rsid w:val="00360A2E"/>
    <w:rsid w:val="00360ADC"/>
    <w:rsid w:val="00360AF9"/>
    <w:rsid w:val="00360B49"/>
    <w:rsid w:val="00361DDB"/>
    <w:rsid w:val="0036278F"/>
    <w:rsid w:val="00362970"/>
    <w:rsid w:val="00362A06"/>
    <w:rsid w:val="00362C0F"/>
    <w:rsid w:val="0036437E"/>
    <w:rsid w:val="00364404"/>
    <w:rsid w:val="003645D0"/>
    <w:rsid w:val="00364BFD"/>
    <w:rsid w:val="00364CAD"/>
    <w:rsid w:val="00365373"/>
    <w:rsid w:val="0036638F"/>
    <w:rsid w:val="0036686B"/>
    <w:rsid w:val="00366D4F"/>
    <w:rsid w:val="00366F10"/>
    <w:rsid w:val="00367A9D"/>
    <w:rsid w:val="003702DA"/>
    <w:rsid w:val="00370383"/>
    <w:rsid w:val="0037074A"/>
    <w:rsid w:val="00370763"/>
    <w:rsid w:val="00370999"/>
    <w:rsid w:val="00370C2C"/>
    <w:rsid w:val="00370D72"/>
    <w:rsid w:val="00370DEB"/>
    <w:rsid w:val="00371582"/>
    <w:rsid w:val="00371B9E"/>
    <w:rsid w:val="00371EEA"/>
    <w:rsid w:val="0037294A"/>
    <w:rsid w:val="00373E01"/>
    <w:rsid w:val="00374A06"/>
    <w:rsid w:val="00374ACE"/>
    <w:rsid w:val="003754CC"/>
    <w:rsid w:val="003756FD"/>
    <w:rsid w:val="00375786"/>
    <w:rsid w:val="00375909"/>
    <w:rsid w:val="00375C7C"/>
    <w:rsid w:val="00375DBA"/>
    <w:rsid w:val="00375ECC"/>
    <w:rsid w:val="0037603D"/>
    <w:rsid w:val="00376E98"/>
    <w:rsid w:val="00380A25"/>
    <w:rsid w:val="00380E32"/>
    <w:rsid w:val="003811EF"/>
    <w:rsid w:val="0038157E"/>
    <w:rsid w:val="00381B53"/>
    <w:rsid w:val="00382277"/>
    <w:rsid w:val="003828C5"/>
    <w:rsid w:val="003828CE"/>
    <w:rsid w:val="00382901"/>
    <w:rsid w:val="00382B85"/>
    <w:rsid w:val="00382C1A"/>
    <w:rsid w:val="003835C6"/>
    <w:rsid w:val="0038383A"/>
    <w:rsid w:val="00383959"/>
    <w:rsid w:val="00384AF8"/>
    <w:rsid w:val="003854AA"/>
    <w:rsid w:val="0038581B"/>
    <w:rsid w:val="00385C16"/>
    <w:rsid w:val="00386020"/>
    <w:rsid w:val="003862F6"/>
    <w:rsid w:val="00386AAD"/>
    <w:rsid w:val="0038762D"/>
    <w:rsid w:val="00387B34"/>
    <w:rsid w:val="0039018D"/>
    <w:rsid w:val="0039093D"/>
    <w:rsid w:val="00390A21"/>
    <w:rsid w:val="00390D69"/>
    <w:rsid w:val="003911C0"/>
    <w:rsid w:val="003913D5"/>
    <w:rsid w:val="003917E5"/>
    <w:rsid w:val="0039198F"/>
    <w:rsid w:val="003923C7"/>
    <w:rsid w:val="00392536"/>
    <w:rsid w:val="00392FEE"/>
    <w:rsid w:val="0039397D"/>
    <w:rsid w:val="00393B2C"/>
    <w:rsid w:val="00393CA1"/>
    <w:rsid w:val="003941FF"/>
    <w:rsid w:val="003951E2"/>
    <w:rsid w:val="00395C01"/>
    <w:rsid w:val="00395EBC"/>
    <w:rsid w:val="00395F15"/>
    <w:rsid w:val="003962A0"/>
    <w:rsid w:val="003963F5"/>
    <w:rsid w:val="00396458"/>
    <w:rsid w:val="00396473"/>
    <w:rsid w:val="00396F03"/>
    <w:rsid w:val="00397F5E"/>
    <w:rsid w:val="003A0580"/>
    <w:rsid w:val="003A0C78"/>
    <w:rsid w:val="003A0EFC"/>
    <w:rsid w:val="003A139B"/>
    <w:rsid w:val="003A1558"/>
    <w:rsid w:val="003A159B"/>
    <w:rsid w:val="003A1A3C"/>
    <w:rsid w:val="003A1CE3"/>
    <w:rsid w:val="003A2407"/>
    <w:rsid w:val="003A4098"/>
    <w:rsid w:val="003A462B"/>
    <w:rsid w:val="003A52A3"/>
    <w:rsid w:val="003A57F2"/>
    <w:rsid w:val="003A58F6"/>
    <w:rsid w:val="003A59C4"/>
    <w:rsid w:val="003A5B15"/>
    <w:rsid w:val="003A5B1C"/>
    <w:rsid w:val="003A78D2"/>
    <w:rsid w:val="003A7C94"/>
    <w:rsid w:val="003A7F23"/>
    <w:rsid w:val="003A7F57"/>
    <w:rsid w:val="003B05F5"/>
    <w:rsid w:val="003B0FB7"/>
    <w:rsid w:val="003B131A"/>
    <w:rsid w:val="003B150E"/>
    <w:rsid w:val="003B1541"/>
    <w:rsid w:val="003B167A"/>
    <w:rsid w:val="003B1BA0"/>
    <w:rsid w:val="003B250A"/>
    <w:rsid w:val="003B2C76"/>
    <w:rsid w:val="003B2FB0"/>
    <w:rsid w:val="003B35BF"/>
    <w:rsid w:val="003B3B54"/>
    <w:rsid w:val="003B3DE8"/>
    <w:rsid w:val="003B3E01"/>
    <w:rsid w:val="003B4099"/>
    <w:rsid w:val="003B421E"/>
    <w:rsid w:val="003B43B8"/>
    <w:rsid w:val="003B4690"/>
    <w:rsid w:val="003B4950"/>
    <w:rsid w:val="003B4F6B"/>
    <w:rsid w:val="003B5327"/>
    <w:rsid w:val="003B6338"/>
    <w:rsid w:val="003B6F32"/>
    <w:rsid w:val="003B7A6B"/>
    <w:rsid w:val="003C01A3"/>
    <w:rsid w:val="003C03D3"/>
    <w:rsid w:val="003C045B"/>
    <w:rsid w:val="003C0F8D"/>
    <w:rsid w:val="003C11CC"/>
    <w:rsid w:val="003C16AE"/>
    <w:rsid w:val="003C1B13"/>
    <w:rsid w:val="003C2717"/>
    <w:rsid w:val="003C2E89"/>
    <w:rsid w:val="003C34A3"/>
    <w:rsid w:val="003C378D"/>
    <w:rsid w:val="003C3C1D"/>
    <w:rsid w:val="003C4310"/>
    <w:rsid w:val="003C5599"/>
    <w:rsid w:val="003C58BC"/>
    <w:rsid w:val="003C59D2"/>
    <w:rsid w:val="003C5B02"/>
    <w:rsid w:val="003C5D8D"/>
    <w:rsid w:val="003C61B8"/>
    <w:rsid w:val="003C769C"/>
    <w:rsid w:val="003C7DA4"/>
    <w:rsid w:val="003C7FE7"/>
    <w:rsid w:val="003D1209"/>
    <w:rsid w:val="003D12D5"/>
    <w:rsid w:val="003D15DB"/>
    <w:rsid w:val="003D17DC"/>
    <w:rsid w:val="003D1E83"/>
    <w:rsid w:val="003D25A8"/>
    <w:rsid w:val="003D3DC4"/>
    <w:rsid w:val="003D3EEA"/>
    <w:rsid w:val="003D4446"/>
    <w:rsid w:val="003D4548"/>
    <w:rsid w:val="003D49C8"/>
    <w:rsid w:val="003D4C56"/>
    <w:rsid w:val="003D4C82"/>
    <w:rsid w:val="003D509E"/>
    <w:rsid w:val="003D549F"/>
    <w:rsid w:val="003D5B9C"/>
    <w:rsid w:val="003D60B9"/>
    <w:rsid w:val="003D6624"/>
    <w:rsid w:val="003D6F57"/>
    <w:rsid w:val="003D7720"/>
    <w:rsid w:val="003D7A56"/>
    <w:rsid w:val="003E05C4"/>
    <w:rsid w:val="003E11BF"/>
    <w:rsid w:val="003E139A"/>
    <w:rsid w:val="003E2DA9"/>
    <w:rsid w:val="003E33BB"/>
    <w:rsid w:val="003E37CB"/>
    <w:rsid w:val="003E3D06"/>
    <w:rsid w:val="003E40C0"/>
    <w:rsid w:val="003E466B"/>
    <w:rsid w:val="003E4D50"/>
    <w:rsid w:val="003E4F7E"/>
    <w:rsid w:val="003E5143"/>
    <w:rsid w:val="003E5368"/>
    <w:rsid w:val="003E5498"/>
    <w:rsid w:val="003E67FC"/>
    <w:rsid w:val="003E6A94"/>
    <w:rsid w:val="003E6F79"/>
    <w:rsid w:val="003E7474"/>
    <w:rsid w:val="003E76F0"/>
    <w:rsid w:val="003E7BA3"/>
    <w:rsid w:val="003E7C04"/>
    <w:rsid w:val="003E7C54"/>
    <w:rsid w:val="003E7D29"/>
    <w:rsid w:val="003F00F6"/>
    <w:rsid w:val="003F0805"/>
    <w:rsid w:val="003F0CF0"/>
    <w:rsid w:val="003F0E08"/>
    <w:rsid w:val="003F0E7F"/>
    <w:rsid w:val="003F10CF"/>
    <w:rsid w:val="003F14D8"/>
    <w:rsid w:val="003F16A8"/>
    <w:rsid w:val="003F1ABC"/>
    <w:rsid w:val="003F1D8F"/>
    <w:rsid w:val="003F1E16"/>
    <w:rsid w:val="003F21C8"/>
    <w:rsid w:val="003F30D4"/>
    <w:rsid w:val="003F37AE"/>
    <w:rsid w:val="003F3D2F"/>
    <w:rsid w:val="003F41B7"/>
    <w:rsid w:val="003F51FA"/>
    <w:rsid w:val="003F6265"/>
    <w:rsid w:val="003F668D"/>
    <w:rsid w:val="003F6E04"/>
    <w:rsid w:val="003F7109"/>
    <w:rsid w:val="003F76CC"/>
    <w:rsid w:val="003F7CA1"/>
    <w:rsid w:val="003F7F28"/>
    <w:rsid w:val="00400388"/>
    <w:rsid w:val="0040041C"/>
    <w:rsid w:val="004005CB"/>
    <w:rsid w:val="00400AB7"/>
    <w:rsid w:val="004016BB"/>
    <w:rsid w:val="004017DA"/>
    <w:rsid w:val="004018C5"/>
    <w:rsid w:val="00401955"/>
    <w:rsid w:val="004019E9"/>
    <w:rsid w:val="00401A02"/>
    <w:rsid w:val="00401BE3"/>
    <w:rsid w:val="00401C9C"/>
    <w:rsid w:val="00401D07"/>
    <w:rsid w:val="00401D5C"/>
    <w:rsid w:val="00402231"/>
    <w:rsid w:val="004023A8"/>
    <w:rsid w:val="0040253E"/>
    <w:rsid w:val="00402812"/>
    <w:rsid w:val="00402FE0"/>
    <w:rsid w:val="004038D4"/>
    <w:rsid w:val="00403C0E"/>
    <w:rsid w:val="00403E25"/>
    <w:rsid w:val="00403EA0"/>
    <w:rsid w:val="004047D5"/>
    <w:rsid w:val="00404A26"/>
    <w:rsid w:val="00404B18"/>
    <w:rsid w:val="00404C05"/>
    <w:rsid w:val="004054CC"/>
    <w:rsid w:val="004054EF"/>
    <w:rsid w:val="00405665"/>
    <w:rsid w:val="0040591B"/>
    <w:rsid w:val="00405A59"/>
    <w:rsid w:val="00406483"/>
    <w:rsid w:val="0040685B"/>
    <w:rsid w:val="00406C19"/>
    <w:rsid w:val="00406D6C"/>
    <w:rsid w:val="00407446"/>
    <w:rsid w:val="00407501"/>
    <w:rsid w:val="00410B6A"/>
    <w:rsid w:val="004113D8"/>
    <w:rsid w:val="004115C8"/>
    <w:rsid w:val="0041283C"/>
    <w:rsid w:val="00413057"/>
    <w:rsid w:val="00413189"/>
    <w:rsid w:val="004131E8"/>
    <w:rsid w:val="004138FA"/>
    <w:rsid w:val="00413C0D"/>
    <w:rsid w:val="00413E20"/>
    <w:rsid w:val="00414B63"/>
    <w:rsid w:val="00414D28"/>
    <w:rsid w:val="00414D55"/>
    <w:rsid w:val="00414DE5"/>
    <w:rsid w:val="0041513C"/>
    <w:rsid w:val="00415453"/>
    <w:rsid w:val="00415E78"/>
    <w:rsid w:val="00416071"/>
    <w:rsid w:val="00416B87"/>
    <w:rsid w:val="00417523"/>
    <w:rsid w:val="004178C0"/>
    <w:rsid w:val="00417F07"/>
    <w:rsid w:val="00420245"/>
    <w:rsid w:val="004204DF"/>
    <w:rsid w:val="00420C15"/>
    <w:rsid w:val="00420CFC"/>
    <w:rsid w:val="004211EA"/>
    <w:rsid w:val="0042135A"/>
    <w:rsid w:val="004213EC"/>
    <w:rsid w:val="00421660"/>
    <w:rsid w:val="00421ECE"/>
    <w:rsid w:val="00421FF7"/>
    <w:rsid w:val="004224D3"/>
    <w:rsid w:val="00422BF5"/>
    <w:rsid w:val="0042371F"/>
    <w:rsid w:val="00423FE8"/>
    <w:rsid w:val="004246A8"/>
    <w:rsid w:val="00425249"/>
    <w:rsid w:val="004255BD"/>
    <w:rsid w:val="00425D5E"/>
    <w:rsid w:val="00426298"/>
    <w:rsid w:val="00426761"/>
    <w:rsid w:val="00427719"/>
    <w:rsid w:val="0043034F"/>
    <w:rsid w:val="004303E5"/>
    <w:rsid w:val="00431624"/>
    <w:rsid w:val="0043162F"/>
    <w:rsid w:val="004322DB"/>
    <w:rsid w:val="00432790"/>
    <w:rsid w:val="00432840"/>
    <w:rsid w:val="00432DDA"/>
    <w:rsid w:val="00433007"/>
    <w:rsid w:val="0043327E"/>
    <w:rsid w:val="00433551"/>
    <w:rsid w:val="00433734"/>
    <w:rsid w:val="0043389C"/>
    <w:rsid w:val="00434834"/>
    <w:rsid w:val="0043492A"/>
    <w:rsid w:val="00434C3B"/>
    <w:rsid w:val="0043529E"/>
    <w:rsid w:val="004357A8"/>
    <w:rsid w:val="00435B54"/>
    <w:rsid w:val="00435E6C"/>
    <w:rsid w:val="00435F0B"/>
    <w:rsid w:val="00436EBD"/>
    <w:rsid w:val="0043706A"/>
    <w:rsid w:val="004370A2"/>
    <w:rsid w:val="00437304"/>
    <w:rsid w:val="00440131"/>
    <w:rsid w:val="0044017F"/>
    <w:rsid w:val="0044043C"/>
    <w:rsid w:val="004406D6"/>
    <w:rsid w:val="00440C34"/>
    <w:rsid w:val="00441278"/>
    <w:rsid w:val="004414EC"/>
    <w:rsid w:val="00441A5C"/>
    <w:rsid w:val="00441AA4"/>
    <w:rsid w:val="00441F28"/>
    <w:rsid w:val="00442163"/>
    <w:rsid w:val="004425F3"/>
    <w:rsid w:val="00442D05"/>
    <w:rsid w:val="00442F19"/>
    <w:rsid w:val="0044336B"/>
    <w:rsid w:val="00443636"/>
    <w:rsid w:val="00443989"/>
    <w:rsid w:val="00443CE4"/>
    <w:rsid w:val="004446F9"/>
    <w:rsid w:val="00444F5C"/>
    <w:rsid w:val="00445065"/>
    <w:rsid w:val="00445231"/>
    <w:rsid w:val="00445B7D"/>
    <w:rsid w:val="00445DEF"/>
    <w:rsid w:val="0044690F"/>
    <w:rsid w:val="0044698C"/>
    <w:rsid w:val="00446FE3"/>
    <w:rsid w:val="0044714D"/>
    <w:rsid w:val="00447431"/>
    <w:rsid w:val="004477B6"/>
    <w:rsid w:val="0044780C"/>
    <w:rsid w:val="0045064A"/>
    <w:rsid w:val="004508C3"/>
    <w:rsid w:val="00450A64"/>
    <w:rsid w:val="00450CEB"/>
    <w:rsid w:val="004510A8"/>
    <w:rsid w:val="004528DB"/>
    <w:rsid w:val="00452CE0"/>
    <w:rsid w:val="00455C3C"/>
    <w:rsid w:val="00456ACF"/>
    <w:rsid w:val="00456C64"/>
    <w:rsid w:val="00456D5C"/>
    <w:rsid w:val="00456F0D"/>
    <w:rsid w:val="004571B3"/>
    <w:rsid w:val="004576AB"/>
    <w:rsid w:val="00460855"/>
    <w:rsid w:val="00460917"/>
    <w:rsid w:val="004612E9"/>
    <w:rsid w:val="00461432"/>
    <w:rsid w:val="00461AEA"/>
    <w:rsid w:val="00461B3C"/>
    <w:rsid w:val="00462002"/>
    <w:rsid w:val="00462156"/>
    <w:rsid w:val="004622D3"/>
    <w:rsid w:val="004625EA"/>
    <w:rsid w:val="00463156"/>
    <w:rsid w:val="00463338"/>
    <w:rsid w:val="00463710"/>
    <w:rsid w:val="00463990"/>
    <w:rsid w:val="00463C5A"/>
    <w:rsid w:val="00463EFB"/>
    <w:rsid w:val="004640B4"/>
    <w:rsid w:val="004642B3"/>
    <w:rsid w:val="004656AA"/>
    <w:rsid w:val="00466255"/>
    <w:rsid w:val="00466BF2"/>
    <w:rsid w:val="004672F6"/>
    <w:rsid w:val="00467800"/>
    <w:rsid w:val="00467B36"/>
    <w:rsid w:val="00467EBE"/>
    <w:rsid w:val="004701CF"/>
    <w:rsid w:val="00470A90"/>
    <w:rsid w:val="004712D9"/>
    <w:rsid w:val="0047196F"/>
    <w:rsid w:val="00471EEE"/>
    <w:rsid w:val="00472166"/>
    <w:rsid w:val="004721AE"/>
    <w:rsid w:val="00472577"/>
    <w:rsid w:val="00472591"/>
    <w:rsid w:val="00472A8A"/>
    <w:rsid w:val="00472BA0"/>
    <w:rsid w:val="00472E49"/>
    <w:rsid w:val="00473554"/>
    <w:rsid w:val="00473C77"/>
    <w:rsid w:val="0047404C"/>
    <w:rsid w:val="0047447F"/>
    <w:rsid w:val="00474534"/>
    <w:rsid w:val="00474A05"/>
    <w:rsid w:val="00474A66"/>
    <w:rsid w:val="00474BD3"/>
    <w:rsid w:val="00474D36"/>
    <w:rsid w:val="0047530E"/>
    <w:rsid w:val="0047576D"/>
    <w:rsid w:val="00475A41"/>
    <w:rsid w:val="00475B05"/>
    <w:rsid w:val="00475D75"/>
    <w:rsid w:val="00475EAF"/>
    <w:rsid w:val="004762B7"/>
    <w:rsid w:val="00476521"/>
    <w:rsid w:val="004767E1"/>
    <w:rsid w:val="004774AD"/>
    <w:rsid w:val="004775E2"/>
    <w:rsid w:val="0048004A"/>
    <w:rsid w:val="004800D4"/>
    <w:rsid w:val="00480414"/>
    <w:rsid w:val="004808E7"/>
    <w:rsid w:val="00480BC8"/>
    <w:rsid w:val="00480FAB"/>
    <w:rsid w:val="00481C05"/>
    <w:rsid w:val="00481F90"/>
    <w:rsid w:val="00481F93"/>
    <w:rsid w:val="00482325"/>
    <w:rsid w:val="004823B2"/>
    <w:rsid w:val="00482D8C"/>
    <w:rsid w:val="00482FEE"/>
    <w:rsid w:val="0048326E"/>
    <w:rsid w:val="00483470"/>
    <w:rsid w:val="00483EEA"/>
    <w:rsid w:val="004852F3"/>
    <w:rsid w:val="004855C3"/>
    <w:rsid w:val="00485728"/>
    <w:rsid w:val="00485D97"/>
    <w:rsid w:val="00486857"/>
    <w:rsid w:val="004869BB"/>
    <w:rsid w:val="004870B1"/>
    <w:rsid w:val="004873B1"/>
    <w:rsid w:val="0048741C"/>
    <w:rsid w:val="00487459"/>
    <w:rsid w:val="00487AEA"/>
    <w:rsid w:val="00487B30"/>
    <w:rsid w:val="00487B44"/>
    <w:rsid w:val="00487D48"/>
    <w:rsid w:val="00487F31"/>
    <w:rsid w:val="00490482"/>
    <w:rsid w:val="00490B1E"/>
    <w:rsid w:val="00490B58"/>
    <w:rsid w:val="00491412"/>
    <w:rsid w:val="00491839"/>
    <w:rsid w:val="00491BAD"/>
    <w:rsid w:val="00491C46"/>
    <w:rsid w:val="00491CD5"/>
    <w:rsid w:val="00492133"/>
    <w:rsid w:val="00492A0C"/>
    <w:rsid w:val="00492EAF"/>
    <w:rsid w:val="00493003"/>
    <w:rsid w:val="00493865"/>
    <w:rsid w:val="00493A54"/>
    <w:rsid w:val="00493EC1"/>
    <w:rsid w:val="004945CB"/>
    <w:rsid w:val="0049600B"/>
    <w:rsid w:val="0049633D"/>
    <w:rsid w:val="00496521"/>
    <w:rsid w:val="004966C9"/>
    <w:rsid w:val="00496ABC"/>
    <w:rsid w:val="00496D86"/>
    <w:rsid w:val="004974D9"/>
    <w:rsid w:val="004976EE"/>
    <w:rsid w:val="004976F2"/>
    <w:rsid w:val="00497E64"/>
    <w:rsid w:val="004A0ED9"/>
    <w:rsid w:val="004A117B"/>
    <w:rsid w:val="004A1231"/>
    <w:rsid w:val="004A161F"/>
    <w:rsid w:val="004A2268"/>
    <w:rsid w:val="004A25ED"/>
    <w:rsid w:val="004A2C2A"/>
    <w:rsid w:val="004A2E5E"/>
    <w:rsid w:val="004A389B"/>
    <w:rsid w:val="004A3F75"/>
    <w:rsid w:val="004A41AF"/>
    <w:rsid w:val="004A4227"/>
    <w:rsid w:val="004A4A8C"/>
    <w:rsid w:val="004A55C4"/>
    <w:rsid w:val="004A5734"/>
    <w:rsid w:val="004A5974"/>
    <w:rsid w:val="004A5A4F"/>
    <w:rsid w:val="004A5BB1"/>
    <w:rsid w:val="004A5F64"/>
    <w:rsid w:val="004A606E"/>
    <w:rsid w:val="004A6474"/>
    <w:rsid w:val="004A674D"/>
    <w:rsid w:val="004A68E8"/>
    <w:rsid w:val="004A6B71"/>
    <w:rsid w:val="004A6BD5"/>
    <w:rsid w:val="004A72B7"/>
    <w:rsid w:val="004A7661"/>
    <w:rsid w:val="004A7771"/>
    <w:rsid w:val="004B03DA"/>
    <w:rsid w:val="004B0654"/>
    <w:rsid w:val="004B0825"/>
    <w:rsid w:val="004B08E6"/>
    <w:rsid w:val="004B23CA"/>
    <w:rsid w:val="004B2AAC"/>
    <w:rsid w:val="004B3AD8"/>
    <w:rsid w:val="004B3EE2"/>
    <w:rsid w:val="004B4092"/>
    <w:rsid w:val="004B46B5"/>
    <w:rsid w:val="004B471F"/>
    <w:rsid w:val="004B4FD9"/>
    <w:rsid w:val="004B5477"/>
    <w:rsid w:val="004B555B"/>
    <w:rsid w:val="004B5901"/>
    <w:rsid w:val="004B61E6"/>
    <w:rsid w:val="004B6397"/>
    <w:rsid w:val="004B667F"/>
    <w:rsid w:val="004B6918"/>
    <w:rsid w:val="004B7EB2"/>
    <w:rsid w:val="004C04C6"/>
    <w:rsid w:val="004C058E"/>
    <w:rsid w:val="004C0715"/>
    <w:rsid w:val="004C1147"/>
    <w:rsid w:val="004C2065"/>
    <w:rsid w:val="004C24F1"/>
    <w:rsid w:val="004C352A"/>
    <w:rsid w:val="004C39C2"/>
    <w:rsid w:val="004C4040"/>
    <w:rsid w:val="004C4291"/>
    <w:rsid w:val="004C4534"/>
    <w:rsid w:val="004C48DA"/>
    <w:rsid w:val="004C52A8"/>
    <w:rsid w:val="004C5BA4"/>
    <w:rsid w:val="004C5F7D"/>
    <w:rsid w:val="004C6217"/>
    <w:rsid w:val="004C67C7"/>
    <w:rsid w:val="004C6B2A"/>
    <w:rsid w:val="004C7073"/>
    <w:rsid w:val="004C7904"/>
    <w:rsid w:val="004C7D9E"/>
    <w:rsid w:val="004C7E3D"/>
    <w:rsid w:val="004D03AA"/>
    <w:rsid w:val="004D057F"/>
    <w:rsid w:val="004D0C70"/>
    <w:rsid w:val="004D1E92"/>
    <w:rsid w:val="004D20ED"/>
    <w:rsid w:val="004D2354"/>
    <w:rsid w:val="004D2692"/>
    <w:rsid w:val="004D2B4B"/>
    <w:rsid w:val="004D2CFB"/>
    <w:rsid w:val="004D304A"/>
    <w:rsid w:val="004D3367"/>
    <w:rsid w:val="004D3939"/>
    <w:rsid w:val="004D3C9A"/>
    <w:rsid w:val="004D3D14"/>
    <w:rsid w:val="004D5A24"/>
    <w:rsid w:val="004D5DEE"/>
    <w:rsid w:val="004D5EC7"/>
    <w:rsid w:val="004D6CFA"/>
    <w:rsid w:val="004D7064"/>
    <w:rsid w:val="004D7A02"/>
    <w:rsid w:val="004D7F0E"/>
    <w:rsid w:val="004E0500"/>
    <w:rsid w:val="004E122A"/>
    <w:rsid w:val="004E12F9"/>
    <w:rsid w:val="004E1AB7"/>
    <w:rsid w:val="004E1BDF"/>
    <w:rsid w:val="004E2537"/>
    <w:rsid w:val="004E2E8A"/>
    <w:rsid w:val="004E3487"/>
    <w:rsid w:val="004E3886"/>
    <w:rsid w:val="004E3FDD"/>
    <w:rsid w:val="004E43D2"/>
    <w:rsid w:val="004E46D1"/>
    <w:rsid w:val="004E4A38"/>
    <w:rsid w:val="004E5157"/>
    <w:rsid w:val="004E5158"/>
    <w:rsid w:val="004E51B6"/>
    <w:rsid w:val="004E5DA2"/>
    <w:rsid w:val="004E5E16"/>
    <w:rsid w:val="004E65DD"/>
    <w:rsid w:val="004E6E2C"/>
    <w:rsid w:val="004F077F"/>
    <w:rsid w:val="004F0DF9"/>
    <w:rsid w:val="004F11AA"/>
    <w:rsid w:val="004F137C"/>
    <w:rsid w:val="004F1DA8"/>
    <w:rsid w:val="004F21C3"/>
    <w:rsid w:val="004F2BF6"/>
    <w:rsid w:val="004F30A9"/>
    <w:rsid w:val="004F35E2"/>
    <w:rsid w:val="004F3A7E"/>
    <w:rsid w:val="004F48E0"/>
    <w:rsid w:val="004F4A90"/>
    <w:rsid w:val="004F4F31"/>
    <w:rsid w:val="004F53B1"/>
    <w:rsid w:val="004F541F"/>
    <w:rsid w:val="004F5A9A"/>
    <w:rsid w:val="004F60AD"/>
    <w:rsid w:val="004F61B6"/>
    <w:rsid w:val="004F69E7"/>
    <w:rsid w:val="004F6CB3"/>
    <w:rsid w:val="004F6F8F"/>
    <w:rsid w:val="004F757B"/>
    <w:rsid w:val="004F7F4F"/>
    <w:rsid w:val="005004D1"/>
    <w:rsid w:val="005005F0"/>
    <w:rsid w:val="00501069"/>
    <w:rsid w:val="005011A0"/>
    <w:rsid w:val="005011B1"/>
    <w:rsid w:val="00501391"/>
    <w:rsid w:val="00501708"/>
    <w:rsid w:val="005019E7"/>
    <w:rsid w:val="00501F7B"/>
    <w:rsid w:val="00502529"/>
    <w:rsid w:val="00502967"/>
    <w:rsid w:val="00502B34"/>
    <w:rsid w:val="00502F64"/>
    <w:rsid w:val="0050346A"/>
    <w:rsid w:val="005039E0"/>
    <w:rsid w:val="00503B89"/>
    <w:rsid w:val="00503BB3"/>
    <w:rsid w:val="00504131"/>
    <w:rsid w:val="00504E47"/>
    <w:rsid w:val="00504FCB"/>
    <w:rsid w:val="00505568"/>
    <w:rsid w:val="0050569E"/>
    <w:rsid w:val="00505FA3"/>
    <w:rsid w:val="005066A3"/>
    <w:rsid w:val="00506828"/>
    <w:rsid w:val="00506C3C"/>
    <w:rsid w:val="00506E51"/>
    <w:rsid w:val="00507311"/>
    <w:rsid w:val="00507354"/>
    <w:rsid w:val="005076CE"/>
    <w:rsid w:val="00507702"/>
    <w:rsid w:val="005100FB"/>
    <w:rsid w:val="005101DE"/>
    <w:rsid w:val="00510A07"/>
    <w:rsid w:val="005110CC"/>
    <w:rsid w:val="005111E2"/>
    <w:rsid w:val="0051139A"/>
    <w:rsid w:val="00511462"/>
    <w:rsid w:val="00511518"/>
    <w:rsid w:val="005115A4"/>
    <w:rsid w:val="00511947"/>
    <w:rsid w:val="005119DD"/>
    <w:rsid w:val="0051207A"/>
    <w:rsid w:val="0051226D"/>
    <w:rsid w:val="00512DC2"/>
    <w:rsid w:val="005134CF"/>
    <w:rsid w:val="00513847"/>
    <w:rsid w:val="00514C55"/>
    <w:rsid w:val="00515DB6"/>
    <w:rsid w:val="00516284"/>
    <w:rsid w:val="005163B2"/>
    <w:rsid w:val="005166EA"/>
    <w:rsid w:val="00516948"/>
    <w:rsid w:val="005177F6"/>
    <w:rsid w:val="00517878"/>
    <w:rsid w:val="005178D5"/>
    <w:rsid w:val="00517C50"/>
    <w:rsid w:val="00517D72"/>
    <w:rsid w:val="0052027F"/>
    <w:rsid w:val="0052040A"/>
    <w:rsid w:val="00520564"/>
    <w:rsid w:val="00520783"/>
    <w:rsid w:val="005207AA"/>
    <w:rsid w:val="005208A6"/>
    <w:rsid w:val="005209F3"/>
    <w:rsid w:val="00520D6A"/>
    <w:rsid w:val="00521388"/>
    <w:rsid w:val="005213BE"/>
    <w:rsid w:val="00521559"/>
    <w:rsid w:val="00522762"/>
    <w:rsid w:val="00523260"/>
    <w:rsid w:val="00523D8A"/>
    <w:rsid w:val="005244A6"/>
    <w:rsid w:val="00524948"/>
    <w:rsid w:val="0052567E"/>
    <w:rsid w:val="00525CD9"/>
    <w:rsid w:val="00525E76"/>
    <w:rsid w:val="00526146"/>
    <w:rsid w:val="005269FF"/>
    <w:rsid w:val="00526ECC"/>
    <w:rsid w:val="00527490"/>
    <w:rsid w:val="0052758A"/>
    <w:rsid w:val="00527BB9"/>
    <w:rsid w:val="00527D82"/>
    <w:rsid w:val="00530123"/>
    <w:rsid w:val="00530250"/>
    <w:rsid w:val="005308AD"/>
    <w:rsid w:val="005311DA"/>
    <w:rsid w:val="00531B29"/>
    <w:rsid w:val="00532136"/>
    <w:rsid w:val="005322EA"/>
    <w:rsid w:val="00532602"/>
    <w:rsid w:val="0053271F"/>
    <w:rsid w:val="0053295E"/>
    <w:rsid w:val="005329DD"/>
    <w:rsid w:val="00532D61"/>
    <w:rsid w:val="005332BA"/>
    <w:rsid w:val="00533523"/>
    <w:rsid w:val="005335D5"/>
    <w:rsid w:val="00533CE6"/>
    <w:rsid w:val="00533D28"/>
    <w:rsid w:val="00534141"/>
    <w:rsid w:val="00534BEA"/>
    <w:rsid w:val="00534DAE"/>
    <w:rsid w:val="00535027"/>
    <w:rsid w:val="00535183"/>
    <w:rsid w:val="00535287"/>
    <w:rsid w:val="00535CBE"/>
    <w:rsid w:val="00536157"/>
    <w:rsid w:val="005361CD"/>
    <w:rsid w:val="0053658D"/>
    <w:rsid w:val="00536742"/>
    <w:rsid w:val="00536DED"/>
    <w:rsid w:val="00537370"/>
    <w:rsid w:val="0053766B"/>
    <w:rsid w:val="005406D5"/>
    <w:rsid w:val="005413EE"/>
    <w:rsid w:val="0054165B"/>
    <w:rsid w:val="00541865"/>
    <w:rsid w:val="00541AFA"/>
    <w:rsid w:val="00541E08"/>
    <w:rsid w:val="00541F27"/>
    <w:rsid w:val="00542C1F"/>
    <w:rsid w:val="00543574"/>
    <w:rsid w:val="005436A4"/>
    <w:rsid w:val="00543A9E"/>
    <w:rsid w:val="005457A6"/>
    <w:rsid w:val="0054601A"/>
    <w:rsid w:val="005461BD"/>
    <w:rsid w:val="005463FF"/>
    <w:rsid w:val="0054672C"/>
    <w:rsid w:val="00546B38"/>
    <w:rsid w:val="00546B7C"/>
    <w:rsid w:val="00546B81"/>
    <w:rsid w:val="005472D5"/>
    <w:rsid w:val="00547A94"/>
    <w:rsid w:val="00547C66"/>
    <w:rsid w:val="00550581"/>
    <w:rsid w:val="005512C0"/>
    <w:rsid w:val="00551A3C"/>
    <w:rsid w:val="00551A4D"/>
    <w:rsid w:val="00552218"/>
    <w:rsid w:val="005525B0"/>
    <w:rsid w:val="00552793"/>
    <w:rsid w:val="00552CAB"/>
    <w:rsid w:val="00552CB8"/>
    <w:rsid w:val="005530BE"/>
    <w:rsid w:val="005536EC"/>
    <w:rsid w:val="00553C05"/>
    <w:rsid w:val="0055485C"/>
    <w:rsid w:val="005548DC"/>
    <w:rsid w:val="00554BFA"/>
    <w:rsid w:val="0055521B"/>
    <w:rsid w:val="005556AE"/>
    <w:rsid w:val="00555A5D"/>
    <w:rsid w:val="00555F42"/>
    <w:rsid w:val="0055608F"/>
    <w:rsid w:val="00556503"/>
    <w:rsid w:val="005570C7"/>
    <w:rsid w:val="005576C7"/>
    <w:rsid w:val="005579CF"/>
    <w:rsid w:val="0056038A"/>
    <w:rsid w:val="00560710"/>
    <w:rsid w:val="005607C0"/>
    <w:rsid w:val="00560E04"/>
    <w:rsid w:val="00561538"/>
    <w:rsid w:val="00562587"/>
    <w:rsid w:val="00562B4B"/>
    <w:rsid w:val="00563462"/>
    <w:rsid w:val="00563A4A"/>
    <w:rsid w:val="00563E1D"/>
    <w:rsid w:val="00563FDC"/>
    <w:rsid w:val="00564101"/>
    <w:rsid w:val="00564945"/>
    <w:rsid w:val="00564B77"/>
    <w:rsid w:val="005650C0"/>
    <w:rsid w:val="005653C5"/>
    <w:rsid w:val="00565CC6"/>
    <w:rsid w:val="00566283"/>
    <w:rsid w:val="00567348"/>
    <w:rsid w:val="00567BE0"/>
    <w:rsid w:val="00570733"/>
    <w:rsid w:val="00570958"/>
    <w:rsid w:val="0057096D"/>
    <w:rsid w:val="00570E32"/>
    <w:rsid w:val="00570EA1"/>
    <w:rsid w:val="00571001"/>
    <w:rsid w:val="00571855"/>
    <w:rsid w:val="0057204E"/>
    <w:rsid w:val="00572662"/>
    <w:rsid w:val="0057275A"/>
    <w:rsid w:val="005736C1"/>
    <w:rsid w:val="005741DB"/>
    <w:rsid w:val="00574849"/>
    <w:rsid w:val="00574898"/>
    <w:rsid w:val="005757BF"/>
    <w:rsid w:val="00575D5C"/>
    <w:rsid w:val="00575E4A"/>
    <w:rsid w:val="00575E7A"/>
    <w:rsid w:val="005760F6"/>
    <w:rsid w:val="00576102"/>
    <w:rsid w:val="00577613"/>
    <w:rsid w:val="00577641"/>
    <w:rsid w:val="00577942"/>
    <w:rsid w:val="00577C78"/>
    <w:rsid w:val="005800C0"/>
    <w:rsid w:val="0058059B"/>
    <w:rsid w:val="00580704"/>
    <w:rsid w:val="0058091D"/>
    <w:rsid w:val="00580B1F"/>
    <w:rsid w:val="00580BF6"/>
    <w:rsid w:val="00580F7A"/>
    <w:rsid w:val="005814B2"/>
    <w:rsid w:val="00581962"/>
    <w:rsid w:val="00581973"/>
    <w:rsid w:val="00582545"/>
    <w:rsid w:val="00582A1D"/>
    <w:rsid w:val="005830FB"/>
    <w:rsid w:val="00583344"/>
    <w:rsid w:val="00583478"/>
    <w:rsid w:val="00583E8E"/>
    <w:rsid w:val="00584847"/>
    <w:rsid w:val="00584908"/>
    <w:rsid w:val="00584BE6"/>
    <w:rsid w:val="00585286"/>
    <w:rsid w:val="00585566"/>
    <w:rsid w:val="00585F0B"/>
    <w:rsid w:val="00586249"/>
    <w:rsid w:val="0058736D"/>
    <w:rsid w:val="005874E8"/>
    <w:rsid w:val="00587A11"/>
    <w:rsid w:val="00587AA3"/>
    <w:rsid w:val="00587BEC"/>
    <w:rsid w:val="00587E2F"/>
    <w:rsid w:val="0059048F"/>
    <w:rsid w:val="0059071D"/>
    <w:rsid w:val="00591407"/>
    <w:rsid w:val="005916EE"/>
    <w:rsid w:val="00591A7E"/>
    <w:rsid w:val="0059220F"/>
    <w:rsid w:val="00592A19"/>
    <w:rsid w:val="00592AFC"/>
    <w:rsid w:val="00593690"/>
    <w:rsid w:val="00593A99"/>
    <w:rsid w:val="005940CC"/>
    <w:rsid w:val="005943D9"/>
    <w:rsid w:val="005944EF"/>
    <w:rsid w:val="00594B65"/>
    <w:rsid w:val="00594DE5"/>
    <w:rsid w:val="005950B8"/>
    <w:rsid w:val="00595343"/>
    <w:rsid w:val="00595884"/>
    <w:rsid w:val="00596000"/>
    <w:rsid w:val="005976DD"/>
    <w:rsid w:val="005976E6"/>
    <w:rsid w:val="00597772"/>
    <w:rsid w:val="005A09D8"/>
    <w:rsid w:val="005A0BA6"/>
    <w:rsid w:val="005A1129"/>
    <w:rsid w:val="005A1766"/>
    <w:rsid w:val="005A1776"/>
    <w:rsid w:val="005A22CB"/>
    <w:rsid w:val="005A2BA2"/>
    <w:rsid w:val="005A3803"/>
    <w:rsid w:val="005A3A7F"/>
    <w:rsid w:val="005A3CFB"/>
    <w:rsid w:val="005A3DD1"/>
    <w:rsid w:val="005A4180"/>
    <w:rsid w:val="005A41CC"/>
    <w:rsid w:val="005A42ED"/>
    <w:rsid w:val="005A4447"/>
    <w:rsid w:val="005A4646"/>
    <w:rsid w:val="005A4F44"/>
    <w:rsid w:val="005A530E"/>
    <w:rsid w:val="005A5867"/>
    <w:rsid w:val="005A5E4F"/>
    <w:rsid w:val="005A600F"/>
    <w:rsid w:val="005A6081"/>
    <w:rsid w:val="005A6384"/>
    <w:rsid w:val="005A672B"/>
    <w:rsid w:val="005A6DAC"/>
    <w:rsid w:val="005A6F4B"/>
    <w:rsid w:val="005A73D4"/>
    <w:rsid w:val="005A7B44"/>
    <w:rsid w:val="005A7CA4"/>
    <w:rsid w:val="005A7FF2"/>
    <w:rsid w:val="005B073F"/>
    <w:rsid w:val="005B11C3"/>
    <w:rsid w:val="005B1897"/>
    <w:rsid w:val="005B1B34"/>
    <w:rsid w:val="005B1DA5"/>
    <w:rsid w:val="005B233B"/>
    <w:rsid w:val="005B23EF"/>
    <w:rsid w:val="005B2EEB"/>
    <w:rsid w:val="005B2F0F"/>
    <w:rsid w:val="005B3066"/>
    <w:rsid w:val="005B33FA"/>
    <w:rsid w:val="005B37E3"/>
    <w:rsid w:val="005B3C6A"/>
    <w:rsid w:val="005B3CAF"/>
    <w:rsid w:val="005B3FB8"/>
    <w:rsid w:val="005B4937"/>
    <w:rsid w:val="005B4990"/>
    <w:rsid w:val="005B5146"/>
    <w:rsid w:val="005B54C0"/>
    <w:rsid w:val="005B573D"/>
    <w:rsid w:val="005B5B9A"/>
    <w:rsid w:val="005B6470"/>
    <w:rsid w:val="005B6481"/>
    <w:rsid w:val="005B64E5"/>
    <w:rsid w:val="005B68D0"/>
    <w:rsid w:val="005B6F13"/>
    <w:rsid w:val="005B77B6"/>
    <w:rsid w:val="005B7A55"/>
    <w:rsid w:val="005B7BD0"/>
    <w:rsid w:val="005C02F1"/>
    <w:rsid w:val="005C0877"/>
    <w:rsid w:val="005C10C2"/>
    <w:rsid w:val="005C114B"/>
    <w:rsid w:val="005C15B5"/>
    <w:rsid w:val="005C19B4"/>
    <w:rsid w:val="005C19ED"/>
    <w:rsid w:val="005C1D25"/>
    <w:rsid w:val="005C1F01"/>
    <w:rsid w:val="005C1FA4"/>
    <w:rsid w:val="005C2973"/>
    <w:rsid w:val="005C379B"/>
    <w:rsid w:val="005C464C"/>
    <w:rsid w:val="005C48A6"/>
    <w:rsid w:val="005C4C4E"/>
    <w:rsid w:val="005C4D42"/>
    <w:rsid w:val="005C5366"/>
    <w:rsid w:val="005C5736"/>
    <w:rsid w:val="005C68DD"/>
    <w:rsid w:val="005C7112"/>
    <w:rsid w:val="005C7551"/>
    <w:rsid w:val="005C79DB"/>
    <w:rsid w:val="005D08BB"/>
    <w:rsid w:val="005D0962"/>
    <w:rsid w:val="005D113E"/>
    <w:rsid w:val="005D143A"/>
    <w:rsid w:val="005D165A"/>
    <w:rsid w:val="005D17ED"/>
    <w:rsid w:val="005D19E6"/>
    <w:rsid w:val="005D1A45"/>
    <w:rsid w:val="005D1DC6"/>
    <w:rsid w:val="005D24F6"/>
    <w:rsid w:val="005D2EA9"/>
    <w:rsid w:val="005D2EE4"/>
    <w:rsid w:val="005D365C"/>
    <w:rsid w:val="005D39A9"/>
    <w:rsid w:val="005D45F2"/>
    <w:rsid w:val="005D5046"/>
    <w:rsid w:val="005D5170"/>
    <w:rsid w:val="005D6442"/>
    <w:rsid w:val="005D671E"/>
    <w:rsid w:val="005D6796"/>
    <w:rsid w:val="005D6B61"/>
    <w:rsid w:val="005D6C75"/>
    <w:rsid w:val="005D6F56"/>
    <w:rsid w:val="005D763D"/>
    <w:rsid w:val="005D7709"/>
    <w:rsid w:val="005D7D59"/>
    <w:rsid w:val="005E0347"/>
    <w:rsid w:val="005E11FC"/>
    <w:rsid w:val="005E15E7"/>
    <w:rsid w:val="005E179F"/>
    <w:rsid w:val="005E18AE"/>
    <w:rsid w:val="005E18C7"/>
    <w:rsid w:val="005E27EF"/>
    <w:rsid w:val="005E30A8"/>
    <w:rsid w:val="005E349B"/>
    <w:rsid w:val="005E3627"/>
    <w:rsid w:val="005E396C"/>
    <w:rsid w:val="005E4646"/>
    <w:rsid w:val="005E484B"/>
    <w:rsid w:val="005E4C52"/>
    <w:rsid w:val="005E4FCA"/>
    <w:rsid w:val="005E52AA"/>
    <w:rsid w:val="005E59EF"/>
    <w:rsid w:val="005E5B51"/>
    <w:rsid w:val="005E6107"/>
    <w:rsid w:val="005E64CE"/>
    <w:rsid w:val="005E671F"/>
    <w:rsid w:val="005E679A"/>
    <w:rsid w:val="005E690C"/>
    <w:rsid w:val="005E7BA5"/>
    <w:rsid w:val="005E7FA5"/>
    <w:rsid w:val="005F0F60"/>
    <w:rsid w:val="005F123D"/>
    <w:rsid w:val="005F1560"/>
    <w:rsid w:val="005F1CAD"/>
    <w:rsid w:val="005F1DF9"/>
    <w:rsid w:val="005F2AC3"/>
    <w:rsid w:val="005F2B02"/>
    <w:rsid w:val="005F2F33"/>
    <w:rsid w:val="005F321B"/>
    <w:rsid w:val="005F3F9B"/>
    <w:rsid w:val="005F4197"/>
    <w:rsid w:val="005F53E9"/>
    <w:rsid w:val="005F5407"/>
    <w:rsid w:val="005F6067"/>
    <w:rsid w:val="005F61BE"/>
    <w:rsid w:val="005F6FA5"/>
    <w:rsid w:val="005F71A7"/>
    <w:rsid w:val="005F72E3"/>
    <w:rsid w:val="006001A4"/>
    <w:rsid w:val="006002EA"/>
    <w:rsid w:val="006019E3"/>
    <w:rsid w:val="00601B48"/>
    <w:rsid w:val="00602DC5"/>
    <w:rsid w:val="00602F6D"/>
    <w:rsid w:val="00603211"/>
    <w:rsid w:val="006039BE"/>
    <w:rsid w:val="0060426C"/>
    <w:rsid w:val="006046AE"/>
    <w:rsid w:val="00604DC4"/>
    <w:rsid w:val="00604F5E"/>
    <w:rsid w:val="00606557"/>
    <w:rsid w:val="00606632"/>
    <w:rsid w:val="00606F48"/>
    <w:rsid w:val="0060746D"/>
    <w:rsid w:val="00607484"/>
    <w:rsid w:val="00610251"/>
    <w:rsid w:val="0061056D"/>
    <w:rsid w:val="00610668"/>
    <w:rsid w:val="00610F22"/>
    <w:rsid w:val="006113A0"/>
    <w:rsid w:val="006113F5"/>
    <w:rsid w:val="00611E1A"/>
    <w:rsid w:val="0061215F"/>
    <w:rsid w:val="0061241C"/>
    <w:rsid w:val="00612A69"/>
    <w:rsid w:val="00612B54"/>
    <w:rsid w:val="00612EB6"/>
    <w:rsid w:val="00612F4E"/>
    <w:rsid w:val="006130E5"/>
    <w:rsid w:val="006135E2"/>
    <w:rsid w:val="00613F5C"/>
    <w:rsid w:val="00614029"/>
    <w:rsid w:val="006141DF"/>
    <w:rsid w:val="006142DC"/>
    <w:rsid w:val="00614516"/>
    <w:rsid w:val="0061458F"/>
    <w:rsid w:val="00614878"/>
    <w:rsid w:val="00614959"/>
    <w:rsid w:val="00614D5B"/>
    <w:rsid w:val="006151FE"/>
    <w:rsid w:val="006156C7"/>
    <w:rsid w:val="00615D73"/>
    <w:rsid w:val="00615F06"/>
    <w:rsid w:val="00616457"/>
    <w:rsid w:val="00616D38"/>
    <w:rsid w:val="00617477"/>
    <w:rsid w:val="0061759F"/>
    <w:rsid w:val="006177D7"/>
    <w:rsid w:val="006178AC"/>
    <w:rsid w:val="006206BC"/>
    <w:rsid w:val="00620F98"/>
    <w:rsid w:val="00621615"/>
    <w:rsid w:val="00622642"/>
    <w:rsid w:val="00622915"/>
    <w:rsid w:val="00622C53"/>
    <w:rsid w:val="00622E83"/>
    <w:rsid w:val="006240C8"/>
    <w:rsid w:val="0062436A"/>
    <w:rsid w:val="00624531"/>
    <w:rsid w:val="006245F5"/>
    <w:rsid w:val="00624878"/>
    <w:rsid w:val="00624D67"/>
    <w:rsid w:val="00625E5C"/>
    <w:rsid w:val="00626B08"/>
    <w:rsid w:val="00626D8A"/>
    <w:rsid w:val="00626EE1"/>
    <w:rsid w:val="006278BE"/>
    <w:rsid w:val="0062797C"/>
    <w:rsid w:val="00627A7D"/>
    <w:rsid w:val="00627CC6"/>
    <w:rsid w:val="00627E9F"/>
    <w:rsid w:val="00630488"/>
    <w:rsid w:val="00630C02"/>
    <w:rsid w:val="00632099"/>
    <w:rsid w:val="00632243"/>
    <w:rsid w:val="00632ADF"/>
    <w:rsid w:val="00633751"/>
    <w:rsid w:val="00633F6E"/>
    <w:rsid w:val="006340B5"/>
    <w:rsid w:val="006346EE"/>
    <w:rsid w:val="006347FF"/>
    <w:rsid w:val="00634ECE"/>
    <w:rsid w:val="00635CD7"/>
    <w:rsid w:val="00635D35"/>
    <w:rsid w:val="00635D4B"/>
    <w:rsid w:val="00636F18"/>
    <w:rsid w:val="00637137"/>
    <w:rsid w:val="00637763"/>
    <w:rsid w:val="00640086"/>
    <w:rsid w:val="006403EA"/>
    <w:rsid w:val="006405F3"/>
    <w:rsid w:val="00640683"/>
    <w:rsid w:val="00641083"/>
    <w:rsid w:val="00641696"/>
    <w:rsid w:val="006419D3"/>
    <w:rsid w:val="00641EA3"/>
    <w:rsid w:val="00642A1A"/>
    <w:rsid w:val="00642AF2"/>
    <w:rsid w:val="00642B3C"/>
    <w:rsid w:val="00643953"/>
    <w:rsid w:val="00643D4D"/>
    <w:rsid w:val="00643E85"/>
    <w:rsid w:val="00643FCD"/>
    <w:rsid w:val="0064450D"/>
    <w:rsid w:val="0064462E"/>
    <w:rsid w:val="00644D4B"/>
    <w:rsid w:val="00645096"/>
    <w:rsid w:val="006455DA"/>
    <w:rsid w:val="00645AFF"/>
    <w:rsid w:val="00645B59"/>
    <w:rsid w:val="00645CE9"/>
    <w:rsid w:val="0064633B"/>
    <w:rsid w:val="00646819"/>
    <w:rsid w:val="00646DB9"/>
    <w:rsid w:val="0064715A"/>
    <w:rsid w:val="0064754A"/>
    <w:rsid w:val="00647E2B"/>
    <w:rsid w:val="00647FC4"/>
    <w:rsid w:val="006503AF"/>
    <w:rsid w:val="006504AA"/>
    <w:rsid w:val="0065059C"/>
    <w:rsid w:val="006505F2"/>
    <w:rsid w:val="00650D3C"/>
    <w:rsid w:val="00651DB0"/>
    <w:rsid w:val="0065250C"/>
    <w:rsid w:val="00652826"/>
    <w:rsid w:val="00652D2D"/>
    <w:rsid w:val="00652F08"/>
    <w:rsid w:val="00653024"/>
    <w:rsid w:val="006535EC"/>
    <w:rsid w:val="0065386F"/>
    <w:rsid w:val="006538F0"/>
    <w:rsid w:val="00653E88"/>
    <w:rsid w:val="00654048"/>
    <w:rsid w:val="00654440"/>
    <w:rsid w:val="00654508"/>
    <w:rsid w:val="00655572"/>
    <w:rsid w:val="00655984"/>
    <w:rsid w:val="00655D8B"/>
    <w:rsid w:val="00655E7E"/>
    <w:rsid w:val="006564D6"/>
    <w:rsid w:val="00656676"/>
    <w:rsid w:val="00656B19"/>
    <w:rsid w:val="00656B26"/>
    <w:rsid w:val="00657131"/>
    <w:rsid w:val="006577EA"/>
    <w:rsid w:val="0065780D"/>
    <w:rsid w:val="00657935"/>
    <w:rsid w:val="00657BB5"/>
    <w:rsid w:val="00660686"/>
    <w:rsid w:val="006606AF"/>
    <w:rsid w:val="00660793"/>
    <w:rsid w:val="00660D1E"/>
    <w:rsid w:val="00660DA0"/>
    <w:rsid w:val="00660EB0"/>
    <w:rsid w:val="0066109C"/>
    <w:rsid w:val="0066170F"/>
    <w:rsid w:val="00661FE4"/>
    <w:rsid w:val="006621E4"/>
    <w:rsid w:val="00662AD6"/>
    <w:rsid w:val="0066357E"/>
    <w:rsid w:val="00663BE0"/>
    <w:rsid w:val="00663C17"/>
    <w:rsid w:val="00664059"/>
    <w:rsid w:val="00664F6F"/>
    <w:rsid w:val="00665827"/>
    <w:rsid w:val="00665829"/>
    <w:rsid w:val="006666FF"/>
    <w:rsid w:val="00666917"/>
    <w:rsid w:val="00667F32"/>
    <w:rsid w:val="0067070D"/>
    <w:rsid w:val="006708F7"/>
    <w:rsid w:val="00670C1C"/>
    <w:rsid w:val="00670DA5"/>
    <w:rsid w:val="00671407"/>
    <w:rsid w:val="00671AD8"/>
    <w:rsid w:val="00672027"/>
    <w:rsid w:val="0067254C"/>
    <w:rsid w:val="0067277B"/>
    <w:rsid w:val="00672F9D"/>
    <w:rsid w:val="00672FF9"/>
    <w:rsid w:val="006732C2"/>
    <w:rsid w:val="006735B4"/>
    <w:rsid w:val="006738AE"/>
    <w:rsid w:val="00673952"/>
    <w:rsid w:val="00673A9A"/>
    <w:rsid w:val="00673EED"/>
    <w:rsid w:val="0067418A"/>
    <w:rsid w:val="00674239"/>
    <w:rsid w:val="006742EB"/>
    <w:rsid w:val="006744CD"/>
    <w:rsid w:val="0067450D"/>
    <w:rsid w:val="00674EC8"/>
    <w:rsid w:val="00674F39"/>
    <w:rsid w:val="00675036"/>
    <w:rsid w:val="0067512D"/>
    <w:rsid w:val="00675988"/>
    <w:rsid w:val="006759EA"/>
    <w:rsid w:val="00675C50"/>
    <w:rsid w:val="0067605E"/>
    <w:rsid w:val="00676C5E"/>
    <w:rsid w:val="00676D5A"/>
    <w:rsid w:val="00677EE6"/>
    <w:rsid w:val="006808B0"/>
    <w:rsid w:val="0068105F"/>
    <w:rsid w:val="0068111F"/>
    <w:rsid w:val="00681188"/>
    <w:rsid w:val="0068264B"/>
    <w:rsid w:val="00682B09"/>
    <w:rsid w:val="00683D6F"/>
    <w:rsid w:val="0068414D"/>
    <w:rsid w:val="00684752"/>
    <w:rsid w:val="00684820"/>
    <w:rsid w:val="00684ADB"/>
    <w:rsid w:val="00684B8C"/>
    <w:rsid w:val="00684C69"/>
    <w:rsid w:val="00684E3C"/>
    <w:rsid w:val="00684F0B"/>
    <w:rsid w:val="00685277"/>
    <w:rsid w:val="00685A65"/>
    <w:rsid w:val="00685E83"/>
    <w:rsid w:val="00686C23"/>
    <w:rsid w:val="00686F15"/>
    <w:rsid w:val="00687270"/>
    <w:rsid w:val="006877BE"/>
    <w:rsid w:val="00687B43"/>
    <w:rsid w:val="00690194"/>
    <w:rsid w:val="0069036A"/>
    <w:rsid w:val="006907CD"/>
    <w:rsid w:val="00690CBD"/>
    <w:rsid w:val="006913D9"/>
    <w:rsid w:val="0069174E"/>
    <w:rsid w:val="0069185E"/>
    <w:rsid w:val="00691ACA"/>
    <w:rsid w:val="00691F17"/>
    <w:rsid w:val="00692523"/>
    <w:rsid w:val="006926DB"/>
    <w:rsid w:val="006927A9"/>
    <w:rsid w:val="00692E3B"/>
    <w:rsid w:val="00693062"/>
    <w:rsid w:val="006932A0"/>
    <w:rsid w:val="006933F7"/>
    <w:rsid w:val="00693AAF"/>
    <w:rsid w:val="00693C06"/>
    <w:rsid w:val="00693CAC"/>
    <w:rsid w:val="00694145"/>
    <w:rsid w:val="00694462"/>
    <w:rsid w:val="006945F1"/>
    <w:rsid w:val="006946A9"/>
    <w:rsid w:val="0069471D"/>
    <w:rsid w:val="006948A8"/>
    <w:rsid w:val="00694AB2"/>
    <w:rsid w:val="00694B7F"/>
    <w:rsid w:val="00694C27"/>
    <w:rsid w:val="006952D8"/>
    <w:rsid w:val="006959A7"/>
    <w:rsid w:val="00696EDB"/>
    <w:rsid w:val="00697604"/>
    <w:rsid w:val="00697EAA"/>
    <w:rsid w:val="006A06F2"/>
    <w:rsid w:val="006A0AE9"/>
    <w:rsid w:val="006A0E72"/>
    <w:rsid w:val="006A0E7C"/>
    <w:rsid w:val="006A1053"/>
    <w:rsid w:val="006A14B2"/>
    <w:rsid w:val="006A1576"/>
    <w:rsid w:val="006A18C9"/>
    <w:rsid w:val="006A18EE"/>
    <w:rsid w:val="006A28EF"/>
    <w:rsid w:val="006A356F"/>
    <w:rsid w:val="006A388B"/>
    <w:rsid w:val="006A3CEB"/>
    <w:rsid w:val="006A4089"/>
    <w:rsid w:val="006A435F"/>
    <w:rsid w:val="006A50D8"/>
    <w:rsid w:val="006A5DD7"/>
    <w:rsid w:val="006A610A"/>
    <w:rsid w:val="006A6319"/>
    <w:rsid w:val="006A6571"/>
    <w:rsid w:val="006A7AE1"/>
    <w:rsid w:val="006A7C85"/>
    <w:rsid w:val="006B0117"/>
    <w:rsid w:val="006B1696"/>
    <w:rsid w:val="006B19C9"/>
    <w:rsid w:val="006B21F2"/>
    <w:rsid w:val="006B286D"/>
    <w:rsid w:val="006B2DDB"/>
    <w:rsid w:val="006B32B6"/>
    <w:rsid w:val="006B32B8"/>
    <w:rsid w:val="006B370F"/>
    <w:rsid w:val="006B3B3E"/>
    <w:rsid w:val="006B3BA9"/>
    <w:rsid w:val="006B4386"/>
    <w:rsid w:val="006B4556"/>
    <w:rsid w:val="006B4CD6"/>
    <w:rsid w:val="006B5AD2"/>
    <w:rsid w:val="006B5AFD"/>
    <w:rsid w:val="006B5B18"/>
    <w:rsid w:val="006B5C55"/>
    <w:rsid w:val="006B5DC8"/>
    <w:rsid w:val="006B5E27"/>
    <w:rsid w:val="006B5E4C"/>
    <w:rsid w:val="006B6263"/>
    <w:rsid w:val="006B66E1"/>
    <w:rsid w:val="006B6B9D"/>
    <w:rsid w:val="006B726C"/>
    <w:rsid w:val="006B739D"/>
    <w:rsid w:val="006B7811"/>
    <w:rsid w:val="006C0865"/>
    <w:rsid w:val="006C0868"/>
    <w:rsid w:val="006C0AA6"/>
    <w:rsid w:val="006C1131"/>
    <w:rsid w:val="006C1279"/>
    <w:rsid w:val="006C196A"/>
    <w:rsid w:val="006C1C06"/>
    <w:rsid w:val="006C24B1"/>
    <w:rsid w:val="006C2899"/>
    <w:rsid w:val="006C298E"/>
    <w:rsid w:val="006C2DA0"/>
    <w:rsid w:val="006C33E3"/>
    <w:rsid w:val="006C387C"/>
    <w:rsid w:val="006C3F34"/>
    <w:rsid w:val="006C481E"/>
    <w:rsid w:val="006C48B9"/>
    <w:rsid w:val="006C4B32"/>
    <w:rsid w:val="006C4E62"/>
    <w:rsid w:val="006C4F11"/>
    <w:rsid w:val="006C4F61"/>
    <w:rsid w:val="006C544C"/>
    <w:rsid w:val="006C5538"/>
    <w:rsid w:val="006C5A9D"/>
    <w:rsid w:val="006C5C1F"/>
    <w:rsid w:val="006C5D36"/>
    <w:rsid w:val="006C6227"/>
    <w:rsid w:val="006C6D45"/>
    <w:rsid w:val="006C7FE4"/>
    <w:rsid w:val="006D075F"/>
    <w:rsid w:val="006D08A4"/>
    <w:rsid w:val="006D122A"/>
    <w:rsid w:val="006D1450"/>
    <w:rsid w:val="006D19FA"/>
    <w:rsid w:val="006D1A3F"/>
    <w:rsid w:val="006D1F40"/>
    <w:rsid w:val="006D1FFC"/>
    <w:rsid w:val="006D2402"/>
    <w:rsid w:val="006D2BEE"/>
    <w:rsid w:val="006D2E5C"/>
    <w:rsid w:val="006D36DF"/>
    <w:rsid w:val="006D4099"/>
    <w:rsid w:val="006D4219"/>
    <w:rsid w:val="006D483B"/>
    <w:rsid w:val="006D50A0"/>
    <w:rsid w:val="006D5256"/>
    <w:rsid w:val="006D5323"/>
    <w:rsid w:val="006D550D"/>
    <w:rsid w:val="006D5B6B"/>
    <w:rsid w:val="006D5E60"/>
    <w:rsid w:val="006D5F4B"/>
    <w:rsid w:val="006D629F"/>
    <w:rsid w:val="006D62C0"/>
    <w:rsid w:val="006D65FB"/>
    <w:rsid w:val="006D6773"/>
    <w:rsid w:val="006D6D26"/>
    <w:rsid w:val="006D738A"/>
    <w:rsid w:val="006D791B"/>
    <w:rsid w:val="006E079D"/>
    <w:rsid w:val="006E0BD0"/>
    <w:rsid w:val="006E0C68"/>
    <w:rsid w:val="006E1182"/>
    <w:rsid w:val="006E1693"/>
    <w:rsid w:val="006E1935"/>
    <w:rsid w:val="006E1CD9"/>
    <w:rsid w:val="006E2313"/>
    <w:rsid w:val="006E271B"/>
    <w:rsid w:val="006E2A96"/>
    <w:rsid w:val="006E3589"/>
    <w:rsid w:val="006E44E6"/>
    <w:rsid w:val="006E6152"/>
    <w:rsid w:val="006E6206"/>
    <w:rsid w:val="006E64D0"/>
    <w:rsid w:val="006E656F"/>
    <w:rsid w:val="006E6B7E"/>
    <w:rsid w:val="006E76DC"/>
    <w:rsid w:val="006E77AA"/>
    <w:rsid w:val="006E7E88"/>
    <w:rsid w:val="006F055F"/>
    <w:rsid w:val="006F0926"/>
    <w:rsid w:val="006F0D12"/>
    <w:rsid w:val="006F1781"/>
    <w:rsid w:val="006F1886"/>
    <w:rsid w:val="006F191B"/>
    <w:rsid w:val="006F2275"/>
    <w:rsid w:val="006F2E87"/>
    <w:rsid w:val="006F3095"/>
    <w:rsid w:val="006F3487"/>
    <w:rsid w:val="006F3BC9"/>
    <w:rsid w:val="006F3DC4"/>
    <w:rsid w:val="006F4133"/>
    <w:rsid w:val="006F4182"/>
    <w:rsid w:val="006F438A"/>
    <w:rsid w:val="006F4984"/>
    <w:rsid w:val="006F4F40"/>
    <w:rsid w:val="006F5951"/>
    <w:rsid w:val="006F5E4D"/>
    <w:rsid w:val="006F60F0"/>
    <w:rsid w:val="006F70CC"/>
    <w:rsid w:val="006F76C7"/>
    <w:rsid w:val="006F7711"/>
    <w:rsid w:val="006F7718"/>
    <w:rsid w:val="00700201"/>
    <w:rsid w:val="0070040C"/>
    <w:rsid w:val="007008BD"/>
    <w:rsid w:val="007013B5"/>
    <w:rsid w:val="007017EA"/>
    <w:rsid w:val="00701967"/>
    <w:rsid w:val="00701A9B"/>
    <w:rsid w:val="00701C0F"/>
    <w:rsid w:val="007021E0"/>
    <w:rsid w:val="007028EE"/>
    <w:rsid w:val="00703142"/>
    <w:rsid w:val="00703685"/>
    <w:rsid w:val="007038DE"/>
    <w:rsid w:val="0070451A"/>
    <w:rsid w:val="00704BF2"/>
    <w:rsid w:val="00705554"/>
    <w:rsid w:val="007055A5"/>
    <w:rsid w:val="0070576A"/>
    <w:rsid w:val="00705D65"/>
    <w:rsid w:val="0070637F"/>
    <w:rsid w:val="00706912"/>
    <w:rsid w:val="0070694F"/>
    <w:rsid w:val="00706A2C"/>
    <w:rsid w:val="00706AD6"/>
    <w:rsid w:val="00706B92"/>
    <w:rsid w:val="00706E91"/>
    <w:rsid w:val="00707079"/>
    <w:rsid w:val="00707952"/>
    <w:rsid w:val="00707DCB"/>
    <w:rsid w:val="0071068D"/>
    <w:rsid w:val="007106F2"/>
    <w:rsid w:val="00710E38"/>
    <w:rsid w:val="007112A0"/>
    <w:rsid w:val="00711891"/>
    <w:rsid w:val="00711A2D"/>
    <w:rsid w:val="00711AD3"/>
    <w:rsid w:val="00711E8D"/>
    <w:rsid w:val="00712340"/>
    <w:rsid w:val="007124FE"/>
    <w:rsid w:val="00712796"/>
    <w:rsid w:val="00712B52"/>
    <w:rsid w:val="00713C83"/>
    <w:rsid w:val="00713D33"/>
    <w:rsid w:val="00714CB7"/>
    <w:rsid w:val="00714D74"/>
    <w:rsid w:val="00715955"/>
    <w:rsid w:val="0071627F"/>
    <w:rsid w:val="00716683"/>
    <w:rsid w:val="007169FB"/>
    <w:rsid w:val="00716C62"/>
    <w:rsid w:val="00716D68"/>
    <w:rsid w:val="00716DC2"/>
    <w:rsid w:val="00717154"/>
    <w:rsid w:val="0071726E"/>
    <w:rsid w:val="00717386"/>
    <w:rsid w:val="007173A5"/>
    <w:rsid w:val="007200AE"/>
    <w:rsid w:val="0072012E"/>
    <w:rsid w:val="0072044D"/>
    <w:rsid w:val="00720FFC"/>
    <w:rsid w:val="007218F4"/>
    <w:rsid w:val="00721A31"/>
    <w:rsid w:val="00721C2C"/>
    <w:rsid w:val="0072295D"/>
    <w:rsid w:val="00723054"/>
    <w:rsid w:val="007233CB"/>
    <w:rsid w:val="007235D9"/>
    <w:rsid w:val="0072499F"/>
    <w:rsid w:val="00724F82"/>
    <w:rsid w:val="0072506E"/>
    <w:rsid w:val="007253CC"/>
    <w:rsid w:val="00725CF6"/>
    <w:rsid w:val="00725DCA"/>
    <w:rsid w:val="00725FD1"/>
    <w:rsid w:val="007260BE"/>
    <w:rsid w:val="007260DB"/>
    <w:rsid w:val="007269DB"/>
    <w:rsid w:val="00726BC8"/>
    <w:rsid w:val="00726D3B"/>
    <w:rsid w:val="00727411"/>
    <w:rsid w:val="00727742"/>
    <w:rsid w:val="007278F4"/>
    <w:rsid w:val="00730204"/>
    <w:rsid w:val="007308CB"/>
    <w:rsid w:val="00730B06"/>
    <w:rsid w:val="00730F66"/>
    <w:rsid w:val="00731253"/>
    <w:rsid w:val="007312C4"/>
    <w:rsid w:val="007313DC"/>
    <w:rsid w:val="00731AB5"/>
    <w:rsid w:val="00731BF5"/>
    <w:rsid w:val="0073221F"/>
    <w:rsid w:val="007328A6"/>
    <w:rsid w:val="0073360E"/>
    <w:rsid w:val="00733C34"/>
    <w:rsid w:val="00734570"/>
    <w:rsid w:val="00735024"/>
    <w:rsid w:val="0073552F"/>
    <w:rsid w:val="0073589A"/>
    <w:rsid w:val="00735967"/>
    <w:rsid w:val="007361B2"/>
    <w:rsid w:val="00736407"/>
    <w:rsid w:val="007367C7"/>
    <w:rsid w:val="00736832"/>
    <w:rsid w:val="007376FF"/>
    <w:rsid w:val="00737D2F"/>
    <w:rsid w:val="0073F80B"/>
    <w:rsid w:val="0074055C"/>
    <w:rsid w:val="00740627"/>
    <w:rsid w:val="00740B49"/>
    <w:rsid w:val="00740B8A"/>
    <w:rsid w:val="00740C63"/>
    <w:rsid w:val="00740FC8"/>
    <w:rsid w:val="007415F8"/>
    <w:rsid w:val="00741843"/>
    <w:rsid w:val="00741AAA"/>
    <w:rsid w:val="00741B8F"/>
    <w:rsid w:val="00741E22"/>
    <w:rsid w:val="007420EB"/>
    <w:rsid w:val="0074214A"/>
    <w:rsid w:val="00742153"/>
    <w:rsid w:val="007421C0"/>
    <w:rsid w:val="007421D6"/>
    <w:rsid w:val="007428DF"/>
    <w:rsid w:val="00742D6A"/>
    <w:rsid w:val="007431EC"/>
    <w:rsid w:val="00743919"/>
    <w:rsid w:val="00743B10"/>
    <w:rsid w:val="007440ED"/>
    <w:rsid w:val="007441AE"/>
    <w:rsid w:val="00744815"/>
    <w:rsid w:val="00744BFD"/>
    <w:rsid w:val="00744E10"/>
    <w:rsid w:val="00745747"/>
    <w:rsid w:val="00745854"/>
    <w:rsid w:val="00745CD0"/>
    <w:rsid w:val="00745EE0"/>
    <w:rsid w:val="0074625B"/>
    <w:rsid w:val="007462A2"/>
    <w:rsid w:val="0074632F"/>
    <w:rsid w:val="00746448"/>
    <w:rsid w:val="00746B94"/>
    <w:rsid w:val="007474CF"/>
    <w:rsid w:val="00747695"/>
    <w:rsid w:val="007476B4"/>
    <w:rsid w:val="007477AB"/>
    <w:rsid w:val="00747D96"/>
    <w:rsid w:val="00747E8E"/>
    <w:rsid w:val="00750AF1"/>
    <w:rsid w:val="00750B4F"/>
    <w:rsid w:val="00750FB8"/>
    <w:rsid w:val="00751F12"/>
    <w:rsid w:val="0075210F"/>
    <w:rsid w:val="00752389"/>
    <w:rsid w:val="0075262A"/>
    <w:rsid w:val="00752916"/>
    <w:rsid w:val="00752F1F"/>
    <w:rsid w:val="00752F6F"/>
    <w:rsid w:val="007530F0"/>
    <w:rsid w:val="00753412"/>
    <w:rsid w:val="00753742"/>
    <w:rsid w:val="007544C2"/>
    <w:rsid w:val="007556CF"/>
    <w:rsid w:val="00755B84"/>
    <w:rsid w:val="00755EFD"/>
    <w:rsid w:val="0075619E"/>
    <w:rsid w:val="007568A4"/>
    <w:rsid w:val="00756A56"/>
    <w:rsid w:val="00756CDB"/>
    <w:rsid w:val="0075738B"/>
    <w:rsid w:val="007576AB"/>
    <w:rsid w:val="00757BEF"/>
    <w:rsid w:val="00757DE8"/>
    <w:rsid w:val="00757FDF"/>
    <w:rsid w:val="0076061B"/>
    <w:rsid w:val="00760778"/>
    <w:rsid w:val="007609FA"/>
    <w:rsid w:val="00760A30"/>
    <w:rsid w:val="00760E1B"/>
    <w:rsid w:val="00760EDA"/>
    <w:rsid w:val="0076115A"/>
    <w:rsid w:val="00761442"/>
    <w:rsid w:val="00761A4A"/>
    <w:rsid w:val="00762272"/>
    <w:rsid w:val="00762953"/>
    <w:rsid w:val="00762A55"/>
    <w:rsid w:val="00762C89"/>
    <w:rsid w:val="007639E0"/>
    <w:rsid w:val="00764159"/>
    <w:rsid w:val="00764483"/>
    <w:rsid w:val="007648D2"/>
    <w:rsid w:val="0076497D"/>
    <w:rsid w:val="00764A8F"/>
    <w:rsid w:val="00765166"/>
    <w:rsid w:val="007658D8"/>
    <w:rsid w:val="0076597E"/>
    <w:rsid w:val="007660F9"/>
    <w:rsid w:val="0076634B"/>
    <w:rsid w:val="00766D74"/>
    <w:rsid w:val="00766DEB"/>
    <w:rsid w:val="00766E0B"/>
    <w:rsid w:val="00766E6D"/>
    <w:rsid w:val="00766EE8"/>
    <w:rsid w:val="0076731A"/>
    <w:rsid w:val="00770791"/>
    <w:rsid w:val="00770DFB"/>
    <w:rsid w:val="00771C6D"/>
    <w:rsid w:val="007723B0"/>
    <w:rsid w:val="0077257E"/>
    <w:rsid w:val="0077338A"/>
    <w:rsid w:val="00773663"/>
    <w:rsid w:val="007736DD"/>
    <w:rsid w:val="00773704"/>
    <w:rsid w:val="00773B81"/>
    <w:rsid w:val="00773F44"/>
    <w:rsid w:val="00774225"/>
    <w:rsid w:val="00774795"/>
    <w:rsid w:val="00774A01"/>
    <w:rsid w:val="007750BF"/>
    <w:rsid w:val="00775188"/>
    <w:rsid w:val="00775C93"/>
    <w:rsid w:val="00775F42"/>
    <w:rsid w:val="007761EC"/>
    <w:rsid w:val="007764B4"/>
    <w:rsid w:val="00776A5B"/>
    <w:rsid w:val="00776B6D"/>
    <w:rsid w:val="00776CCB"/>
    <w:rsid w:val="00776FD6"/>
    <w:rsid w:val="007771DB"/>
    <w:rsid w:val="00777316"/>
    <w:rsid w:val="00777F01"/>
    <w:rsid w:val="00777F46"/>
    <w:rsid w:val="00780D62"/>
    <w:rsid w:val="007810D5"/>
    <w:rsid w:val="00781B6C"/>
    <w:rsid w:val="00781D25"/>
    <w:rsid w:val="00781EEE"/>
    <w:rsid w:val="00781F34"/>
    <w:rsid w:val="007831A3"/>
    <w:rsid w:val="0078351A"/>
    <w:rsid w:val="00783AE0"/>
    <w:rsid w:val="00784041"/>
    <w:rsid w:val="00784424"/>
    <w:rsid w:val="00784583"/>
    <w:rsid w:val="00784DC1"/>
    <w:rsid w:val="007851C5"/>
    <w:rsid w:val="00785394"/>
    <w:rsid w:val="00785506"/>
    <w:rsid w:val="00785AF1"/>
    <w:rsid w:val="00786494"/>
    <w:rsid w:val="00786A58"/>
    <w:rsid w:val="00786CEF"/>
    <w:rsid w:val="00786F95"/>
    <w:rsid w:val="007873D6"/>
    <w:rsid w:val="00790C83"/>
    <w:rsid w:val="00790DB7"/>
    <w:rsid w:val="00791AD9"/>
    <w:rsid w:val="00791FED"/>
    <w:rsid w:val="0079261D"/>
    <w:rsid w:val="007928F7"/>
    <w:rsid w:val="00792930"/>
    <w:rsid w:val="00792A5C"/>
    <w:rsid w:val="00792BD2"/>
    <w:rsid w:val="00792C8E"/>
    <w:rsid w:val="00792D8E"/>
    <w:rsid w:val="00792F26"/>
    <w:rsid w:val="00793AFB"/>
    <w:rsid w:val="00793DD3"/>
    <w:rsid w:val="0079442B"/>
    <w:rsid w:val="007947A9"/>
    <w:rsid w:val="007948A3"/>
    <w:rsid w:val="0079527F"/>
    <w:rsid w:val="007954B7"/>
    <w:rsid w:val="00795681"/>
    <w:rsid w:val="00795A2D"/>
    <w:rsid w:val="00795C65"/>
    <w:rsid w:val="00795CF3"/>
    <w:rsid w:val="00795EF3"/>
    <w:rsid w:val="0079622E"/>
    <w:rsid w:val="00796E8D"/>
    <w:rsid w:val="00797149"/>
    <w:rsid w:val="00797DD3"/>
    <w:rsid w:val="007A0A88"/>
    <w:rsid w:val="007A1D50"/>
    <w:rsid w:val="007A21B9"/>
    <w:rsid w:val="007A2243"/>
    <w:rsid w:val="007A23EA"/>
    <w:rsid w:val="007A336B"/>
    <w:rsid w:val="007A3A73"/>
    <w:rsid w:val="007A407E"/>
    <w:rsid w:val="007A5368"/>
    <w:rsid w:val="007A5CE1"/>
    <w:rsid w:val="007A5EB0"/>
    <w:rsid w:val="007A5F3E"/>
    <w:rsid w:val="007A6018"/>
    <w:rsid w:val="007A6382"/>
    <w:rsid w:val="007A67AA"/>
    <w:rsid w:val="007A6918"/>
    <w:rsid w:val="007A695D"/>
    <w:rsid w:val="007A6BD9"/>
    <w:rsid w:val="007A6DE5"/>
    <w:rsid w:val="007A7970"/>
    <w:rsid w:val="007A7AFD"/>
    <w:rsid w:val="007A7B73"/>
    <w:rsid w:val="007A7C0B"/>
    <w:rsid w:val="007A7DD4"/>
    <w:rsid w:val="007B04A7"/>
    <w:rsid w:val="007B0648"/>
    <w:rsid w:val="007B0D3F"/>
    <w:rsid w:val="007B187B"/>
    <w:rsid w:val="007B1BD3"/>
    <w:rsid w:val="007B1F12"/>
    <w:rsid w:val="007B37A2"/>
    <w:rsid w:val="007B3C8A"/>
    <w:rsid w:val="007B4D79"/>
    <w:rsid w:val="007B53AB"/>
    <w:rsid w:val="007B568D"/>
    <w:rsid w:val="007B5C55"/>
    <w:rsid w:val="007B6C59"/>
    <w:rsid w:val="007B6D8C"/>
    <w:rsid w:val="007B7AFE"/>
    <w:rsid w:val="007C05A1"/>
    <w:rsid w:val="007C09C6"/>
    <w:rsid w:val="007C0BAE"/>
    <w:rsid w:val="007C0CA7"/>
    <w:rsid w:val="007C0F8D"/>
    <w:rsid w:val="007C11B7"/>
    <w:rsid w:val="007C166F"/>
    <w:rsid w:val="007C1C34"/>
    <w:rsid w:val="007C1C50"/>
    <w:rsid w:val="007C2402"/>
    <w:rsid w:val="007C286F"/>
    <w:rsid w:val="007C2D46"/>
    <w:rsid w:val="007C3DBC"/>
    <w:rsid w:val="007C437B"/>
    <w:rsid w:val="007C4388"/>
    <w:rsid w:val="007C45F5"/>
    <w:rsid w:val="007C4CF3"/>
    <w:rsid w:val="007C5280"/>
    <w:rsid w:val="007C6407"/>
    <w:rsid w:val="007C64C9"/>
    <w:rsid w:val="007C6EA0"/>
    <w:rsid w:val="007C724C"/>
    <w:rsid w:val="007C79A4"/>
    <w:rsid w:val="007D01A8"/>
    <w:rsid w:val="007D040E"/>
    <w:rsid w:val="007D086E"/>
    <w:rsid w:val="007D0DC0"/>
    <w:rsid w:val="007D0FA5"/>
    <w:rsid w:val="007D1A92"/>
    <w:rsid w:val="007D20B2"/>
    <w:rsid w:val="007D2145"/>
    <w:rsid w:val="007D23DB"/>
    <w:rsid w:val="007D35C6"/>
    <w:rsid w:val="007D3629"/>
    <w:rsid w:val="007D39C5"/>
    <w:rsid w:val="007D3CD4"/>
    <w:rsid w:val="007D4F1C"/>
    <w:rsid w:val="007D4FDF"/>
    <w:rsid w:val="007D543C"/>
    <w:rsid w:val="007D57F7"/>
    <w:rsid w:val="007D5AE2"/>
    <w:rsid w:val="007E15FF"/>
    <w:rsid w:val="007E1CD6"/>
    <w:rsid w:val="007E1CE8"/>
    <w:rsid w:val="007E225D"/>
    <w:rsid w:val="007E2505"/>
    <w:rsid w:val="007E2A20"/>
    <w:rsid w:val="007E42DD"/>
    <w:rsid w:val="007E48FB"/>
    <w:rsid w:val="007E4CCD"/>
    <w:rsid w:val="007E50B0"/>
    <w:rsid w:val="007E5AE6"/>
    <w:rsid w:val="007E5E4A"/>
    <w:rsid w:val="007E6314"/>
    <w:rsid w:val="007E6645"/>
    <w:rsid w:val="007E6ADE"/>
    <w:rsid w:val="007E7809"/>
    <w:rsid w:val="007E7871"/>
    <w:rsid w:val="007E7F55"/>
    <w:rsid w:val="007F0465"/>
    <w:rsid w:val="007F08B2"/>
    <w:rsid w:val="007F0BA6"/>
    <w:rsid w:val="007F0E8B"/>
    <w:rsid w:val="007F10E1"/>
    <w:rsid w:val="007F1399"/>
    <w:rsid w:val="007F13F9"/>
    <w:rsid w:val="007F2301"/>
    <w:rsid w:val="007F24B4"/>
    <w:rsid w:val="007F31BF"/>
    <w:rsid w:val="007F34BE"/>
    <w:rsid w:val="007F35E0"/>
    <w:rsid w:val="007F3C0E"/>
    <w:rsid w:val="007F42B0"/>
    <w:rsid w:val="007F43C7"/>
    <w:rsid w:val="007F45ED"/>
    <w:rsid w:val="007F4A4D"/>
    <w:rsid w:val="007F53E8"/>
    <w:rsid w:val="007F5627"/>
    <w:rsid w:val="007F5854"/>
    <w:rsid w:val="007F592F"/>
    <w:rsid w:val="007F5EA8"/>
    <w:rsid w:val="007F5FB7"/>
    <w:rsid w:val="007F62EC"/>
    <w:rsid w:val="007F6E1E"/>
    <w:rsid w:val="007F7AA7"/>
    <w:rsid w:val="007F7C1A"/>
    <w:rsid w:val="0080119D"/>
    <w:rsid w:val="0080155E"/>
    <w:rsid w:val="008018A6"/>
    <w:rsid w:val="00802B2A"/>
    <w:rsid w:val="00803699"/>
    <w:rsid w:val="0080377F"/>
    <w:rsid w:val="00804225"/>
    <w:rsid w:val="00804526"/>
    <w:rsid w:val="008048B0"/>
    <w:rsid w:val="00804BE5"/>
    <w:rsid w:val="00805148"/>
    <w:rsid w:val="00805323"/>
    <w:rsid w:val="00805895"/>
    <w:rsid w:val="0080619A"/>
    <w:rsid w:val="008072E2"/>
    <w:rsid w:val="008075EB"/>
    <w:rsid w:val="00807C21"/>
    <w:rsid w:val="008107E0"/>
    <w:rsid w:val="00810C50"/>
    <w:rsid w:val="00810F0D"/>
    <w:rsid w:val="00810F44"/>
    <w:rsid w:val="00811A26"/>
    <w:rsid w:val="00811A7E"/>
    <w:rsid w:val="00811B2E"/>
    <w:rsid w:val="00811CCE"/>
    <w:rsid w:val="00812354"/>
    <w:rsid w:val="008126D9"/>
    <w:rsid w:val="00812A6B"/>
    <w:rsid w:val="008136A2"/>
    <w:rsid w:val="00813DA5"/>
    <w:rsid w:val="00814156"/>
    <w:rsid w:val="00815054"/>
    <w:rsid w:val="008150A7"/>
    <w:rsid w:val="0081525C"/>
    <w:rsid w:val="008157B1"/>
    <w:rsid w:val="00815DA9"/>
    <w:rsid w:val="00816075"/>
    <w:rsid w:val="008162CC"/>
    <w:rsid w:val="00816BE3"/>
    <w:rsid w:val="00816C52"/>
    <w:rsid w:val="00820328"/>
    <w:rsid w:val="0082042C"/>
    <w:rsid w:val="008205E7"/>
    <w:rsid w:val="008208D9"/>
    <w:rsid w:val="008210CB"/>
    <w:rsid w:val="0082284F"/>
    <w:rsid w:val="008228BC"/>
    <w:rsid w:val="008237DE"/>
    <w:rsid w:val="00824A7A"/>
    <w:rsid w:val="00824B10"/>
    <w:rsid w:val="00824F37"/>
    <w:rsid w:val="00825389"/>
    <w:rsid w:val="0082559F"/>
    <w:rsid w:val="00825EC1"/>
    <w:rsid w:val="008260DB"/>
    <w:rsid w:val="008267DA"/>
    <w:rsid w:val="00826F5C"/>
    <w:rsid w:val="008270AC"/>
    <w:rsid w:val="00827665"/>
    <w:rsid w:val="008278AF"/>
    <w:rsid w:val="00827BDC"/>
    <w:rsid w:val="00827C28"/>
    <w:rsid w:val="008302B7"/>
    <w:rsid w:val="00830A98"/>
    <w:rsid w:val="00831A29"/>
    <w:rsid w:val="00831AF2"/>
    <w:rsid w:val="00831E8B"/>
    <w:rsid w:val="008321EF"/>
    <w:rsid w:val="008322FC"/>
    <w:rsid w:val="008326C3"/>
    <w:rsid w:val="00832D00"/>
    <w:rsid w:val="00833071"/>
    <w:rsid w:val="008334CC"/>
    <w:rsid w:val="0083372A"/>
    <w:rsid w:val="008337CB"/>
    <w:rsid w:val="0083427C"/>
    <w:rsid w:val="00834A80"/>
    <w:rsid w:val="00834BFA"/>
    <w:rsid w:val="00834DCE"/>
    <w:rsid w:val="008356E9"/>
    <w:rsid w:val="0083592F"/>
    <w:rsid w:val="0083607F"/>
    <w:rsid w:val="0083667D"/>
    <w:rsid w:val="008368C2"/>
    <w:rsid w:val="00836C1F"/>
    <w:rsid w:val="00836E75"/>
    <w:rsid w:val="00837349"/>
    <w:rsid w:val="008376B6"/>
    <w:rsid w:val="008376FB"/>
    <w:rsid w:val="0083775E"/>
    <w:rsid w:val="00837F01"/>
    <w:rsid w:val="0083FDC8"/>
    <w:rsid w:val="00840BED"/>
    <w:rsid w:val="00842A98"/>
    <w:rsid w:val="00843267"/>
    <w:rsid w:val="008433DE"/>
    <w:rsid w:val="00843484"/>
    <w:rsid w:val="00843595"/>
    <w:rsid w:val="00843868"/>
    <w:rsid w:val="00843E83"/>
    <w:rsid w:val="00844448"/>
    <w:rsid w:val="00844A70"/>
    <w:rsid w:val="00844CE9"/>
    <w:rsid w:val="00845345"/>
    <w:rsid w:val="0084603B"/>
    <w:rsid w:val="00846668"/>
    <w:rsid w:val="008468F3"/>
    <w:rsid w:val="00846985"/>
    <w:rsid w:val="008469C9"/>
    <w:rsid w:val="0084705C"/>
    <w:rsid w:val="00847997"/>
    <w:rsid w:val="00850497"/>
    <w:rsid w:val="008504E0"/>
    <w:rsid w:val="00850E50"/>
    <w:rsid w:val="00851335"/>
    <w:rsid w:val="008519EF"/>
    <w:rsid w:val="00851CFA"/>
    <w:rsid w:val="008520BF"/>
    <w:rsid w:val="008524A2"/>
    <w:rsid w:val="00852E89"/>
    <w:rsid w:val="008532B6"/>
    <w:rsid w:val="00853337"/>
    <w:rsid w:val="00853F44"/>
    <w:rsid w:val="008540EC"/>
    <w:rsid w:val="0085427A"/>
    <w:rsid w:val="00854561"/>
    <w:rsid w:val="008547FE"/>
    <w:rsid w:val="00854AA2"/>
    <w:rsid w:val="00854B02"/>
    <w:rsid w:val="00854BB0"/>
    <w:rsid w:val="0085544A"/>
    <w:rsid w:val="0085569D"/>
    <w:rsid w:val="008557AA"/>
    <w:rsid w:val="0085660D"/>
    <w:rsid w:val="00856DC7"/>
    <w:rsid w:val="00856F32"/>
    <w:rsid w:val="008576EE"/>
    <w:rsid w:val="00857723"/>
    <w:rsid w:val="0085798F"/>
    <w:rsid w:val="00857CC9"/>
    <w:rsid w:val="0086016D"/>
    <w:rsid w:val="00860C29"/>
    <w:rsid w:val="00860CB8"/>
    <w:rsid w:val="0086228E"/>
    <w:rsid w:val="0086256A"/>
    <w:rsid w:val="00862834"/>
    <w:rsid w:val="00862A0B"/>
    <w:rsid w:val="00862E9C"/>
    <w:rsid w:val="008639CB"/>
    <w:rsid w:val="0086401A"/>
    <w:rsid w:val="00864888"/>
    <w:rsid w:val="008655CF"/>
    <w:rsid w:val="0086565F"/>
    <w:rsid w:val="00865D2E"/>
    <w:rsid w:val="00866019"/>
    <w:rsid w:val="00866764"/>
    <w:rsid w:val="00866FAB"/>
    <w:rsid w:val="008674D3"/>
    <w:rsid w:val="008676D2"/>
    <w:rsid w:val="00867D41"/>
    <w:rsid w:val="008705C9"/>
    <w:rsid w:val="0087128D"/>
    <w:rsid w:val="0087161B"/>
    <w:rsid w:val="00872232"/>
    <w:rsid w:val="008722A2"/>
    <w:rsid w:val="00872A8F"/>
    <w:rsid w:val="00872C1F"/>
    <w:rsid w:val="00872C6C"/>
    <w:rsid w:val="00873C1B"/>
    <w:rsid w:val="00874049"/>
    <w:rsid w:val="00875865"/>
    <w:rsid w:val="00876203"/>
    <w:rsid w:val="008774C2"/>
    <w:rsid w:val="00877EC5"/>
    <w:rsid w:val="0088012A"/>
    <w:rsid w:val="00880995"/>
    <w:rsid w:val="008809CF"/>
    <w:rsid w:val="00880CA3"/>
    <w:rsid w:val="008811BA"/>
    <w:rsid w:val="008814B6"/>
    <w:rsid w:val="00881A4F"/>
    <w:rsid w:val="00881C20"/>
    <w:rsid w:val="00881ED9"/>
    <w:rsid w:val="0088203B"/>
    <w:rsid w:val="00882222"/>
    <w:rsid w:val="008823EE"/>
    <w:rsid w:val="008824BB"/>
    <w:rsid w:val="00882FA8"/>
    <w:rsid w:val="0088300D"/>
    <w:rsid w:val="00883FA9"/>
    <w:rsid w:val="0088446F"/>
    <w:rsid w:val="0088457B"/>
    <w:rsid w:val="00884BC1"/>
    <w:rsid w:val="00884F07"/>
    <w:rsid w:val="00885025"/>
    <w:rsid w:val="008850CA"/>
    <w:rsid w:val="0088513F"/>
    <w:rsid w:val="008857B9"/>
    <w:rsid w:val="00885883"/>
    <w:rsid w:val="008864D9"/>
    <w:rsid w:val="008864F5"/>
    <w:rsid w:val="008865A0"/>
    <w:rsid w:val="00886A2D"/>
    <w:rsid w:val="00886B42"/>
    <w:rsid w:val="00886CDC"/>
    <w:rsid w:val="00886F72"/>
    <w:rsid w:val="00887647"/>
    <w:rsid w:val="00887A91"/>
    <w:rsid w:val="00887DEA"/>
    <w:rsid w:val="00890073"/>
    <w:rsid w:val="00890B93"/>
    <w:rsid w:val="00890EE5"/>
    <w:rsid w:val="00891171"/>
    <w:rsid w:val="00891720"/>
    <w:rsid w:val="008918D9"/>
    <w:rsid w:val="008928E4"/>
    <w:rsid w:val="00892DD0"/>
    <w:rsid w:val="008931BC"/>
    <w:rsid w:val="00893239"/>
    <w:rsid w:val="00893609"/>
    <w:rsid w:val="00893F70"/>
    <w:rsid w:val="00894BBE"/>
    <w:rsid w:val="00895159"/>
    <w:rsid w:val="00895282"/>
    <w:rsid w:val="008953F9"/>
    <w:rsid w:val="0089553D"/>
    <w:rsid w:val="0089570D"/>
    <w:rsid w:val="00895B4F"/>
    <w:rsid w:val="00895EF6"/>
    <w:rsid w:val="00896127"/>
    <w:rsid w:val="00896498"/>
    <w:rsid w:val="008967C8"/>
    <w:rsid w:val="00896F6D"/>
    <w:rsid w:val="00897465"/>
    <w:rsid w:val="00897CAD"/>
    <w:rsid w:val="008A07B3"/>
    <w:rsid w:val="008A0B29"/>
    <w:rsid w:val="008A0D89"/>
    <w:rsid w:val="008A1E34"/>
    <w:rsid w:val="008A2C1C"/>
    <w:rsid w:val="008A3EF6"/>
    <w:rsid w:val="008A40F4"/>
    <w:rsid w:val="008A44D3"/>
    <w:rsid w:val="008A4AA2"/>
    <w:rsid w:val="008A5254"/>
    <w:rsid w:val="008A547A"/>
    <w:rsid w:val="008A5D30"/>
    <w:rsid w:val="008A6AAC"/>
    <w:rsid w:val="008A7028"/>
    <w:rsid w:val="008A720D"/>
    <w:rsid w:val="008A74F5"/>
    <w:rsid w:val="008B00E5"/>
    <w:rsid w:val="008B04DE"/>
    <w:rsid w:val="008B06CB"/>
    <w:rsid w:val="008B0956"/>
    <w:rsid w:val="008B0F4A"/>
    <w:rsid w:val="008B117D"/>
    <w:rsid w:val="008B16B2"/>
    <w:rsid w:val="008B178A"/>
    <w:rsid w:val="008B1ECF"/>
    <w:rsid w:val="008B1F39"/>
    <w:rsid w:val="008B226C"/>
    <w:rsid w:val="008B22E4"/>
    <w:rsid w:val="008B235D"/>
    <w:rsid w:val="008B2603"/>
    <w:rsid w:val="008B2A53"/>
    <w:rsid w:val="008B2BDC"/>
    <w:rsid w:val="008B2BF2"/>
    <w:rsid w:val="008B2C41"/>
    <w:rsid w:val="008B2DF3"/>
    <w:rsid w:val="008B32F3"/>
    <w:rsid w:val="008B37B0"/>
    <w:rsid w:val="008B3A2D"/>
    <w:rsid w:val="008B3D66"/>
    <w:rsid w:val="008B47B9"/>
    <w:rsid w:val="008B4CA4"/>
    <w:rsid w:val="008B4F87"/>
    <w:rsid w:val="008B51CD"/>
    <w:rsid w:val="008B5CA7"/>
    <w:rsid w:val="008B5F8A"/>
    <w:rsid w:val="008B60B5"/>
    <w:rsid w:val="008B66B1"/>
    <w:rsid w:val="008B6829"/>
    <w:rsid w:val="008B68F2"/>
    <w:rsid w:val="008B74F9"/>
    <w:rsid w:val="008B759D"/>
    <w:rsid w:val="008B75FB"/>
    <w:rsid w:val="008B7650"/>
    <w:rsid w:val="008B76C4"/>
    <w:rsid w:val="008C0259"/>
    <w:rsid w:val="008C03A0"/>
    <w:rsid w:val="008C0C7F"/>
    <w:rsid w:val="008C1472"/>
    <w:rsid w:val="008C16BE"/>
    <w:rsid w:val="008C1A46"/>
    <w:rsid w:val="008C1C92"/>
    <w:rsid w:val="008C22C6"/>
    <w:rsid w:val="008C232C"/>
    <w:rsid w:val="008C2998"/>
    <w:rsid w:val="008C2E29"/>
    <w:rsid w:val="008C32A7"/>
    <w:rsid w:val="008C36F2"/>
    <w:rsid w:val="008C3A42"/>
    <w:rsid w:val="008C3B6B"/>
    <w:rsid w:val="008C3EF6"/>
    <w:rsid w:val="008C4039"/>
    <w:rsid w:val="008C4527"/>
    <w:rsid w:val="008C4A14"/>
    <w:rsid w:val="008C4D0A"/>
    <w:rsid w:val="008C530D"/>
    <w:rsid w:val="008C533B"/>
    <w:rsid w:val="008C5379"/>
    <w:rsid w:val="008C5863"/>
    <w:rsid w:val="008C5A90"/>
    <w:rsid w:val="008C5ED2"/>
    <w:rsid w:val="008C62EB"/>
    <w:rsid w:val="008C671A"/>
    <w:rsid w:val="008C6CE5"/>
    <w:rsid w:val="008C6FB0"/>
    <w:rsid w:val="008C7D33"/>
    <w:rsid w:val="008D0046"/>
    <w:rsid w:val="008D04A7"/>
    <w:rsid w:val="008D0578"/>
    <w:rsid w:val="008D0C50"/>
    <w:rsid w:val="008D0D40"/>
    <w:rsid w:val="008D0FD7"/>
    <w:rsid w:val="008D14CB"/>
    <w:rsid w:val="008D17B3"/>
    <w:rsid w:val="008D17C6"/>
    <w:rsid w:val="008D1A81"/>
    <w:rsid w:val="008D1B37"/>
    <w:rsid w:val="008D1FE4"/>
    <w:rsid w:val="008D26F1"/>
    <w:rsid w:val="008D2838"/>
    <w:rsid w:val="008D2F00"/>
    <w:rsid w:val="008D2F98"/>
    <w:rsid w:val="008D38C0"/>
    <w:rsid w:val="008D44D4"/>
    <w:rsid w:val="008D4670"/>
    <w:rsid w:val="008D48BC"/>
    <w:rsid w:val="008D4A15"/>
    <w:rsid w:val="008D4A35"/>
    <w:rsid w:val="008D4CFB"/>
    <w:rsid w:val="008D4E53"/>
    <w:rsid w:val="008D4FB6"/>
    <w:rsid w:val="008D50D7"/>
    <w:rsid w:val="008D52C3"/>
    <w:rsid w:val="008D55F9"/>
    <w:rsid w:val="008D562D"/>
    <w:rsid w:val="008D5B48"/>
    <w:rsid w:val="008D5C18"/>
    <w:rsid w:val="008D60B0"/>
    <w:rsid w:val="008D621B"/>
    <w:rsid w:val="008D6AFD"/>
    <w:rsid w:val="008D6D1A"/>
    <w:rsid w:val="008D6D92"/>
    <w:rsid w:val="008D722F"/>
    <w:rsid w:val="008D7461"/>
    <w:rsid w:val="008D74BD"/>
    <w:rsid w:val="008D7824"/>
    <w:rsid w:val="008D79A7"/>
    <w:rsid w:val="008D7CE1"/>
    <w:rsid w:val="008E042F"/>
    <w:rsid w:val="008E0554"/>
    <w:rsid w:val="008E065F"/>
    <w:rsid w:val="008E19A5"/>
    <w:rsid w:val="008E1B3A"/>
    <w:rsid w:val="008E209E"/>
    <w:rsid w:val="008E2122"/>
    <w:rsid w:val="008E22C3"/>
    <w:rsid w:val="008E2355"/>
    <w:rsid w:val="008E2B4A"/>
    <w:rsid w:val="008E30DD"/>
    <w:rsid w:val="008E3257"/>
    <w:rsid w:val="008E3378"/>
    <w:rsid w:val="008E33DB"/>
    <w:rsid w:val="008E352D"/>
    <w:rsid w:val="008E353A"/>
    <w:rsid w:val="008E383D"/>
    <w:rsid w:val="008E384F"/>
    <w:rsid w:val="008E38BC"/>
    <w:rsid w:val="008E4554"/>
    <w:rsid w:val="008E51E8"/>
    <w:rsid w:val="008E5280"/>
    <w:rsid w:val="008E52E4"/>
    <w:rsid w:val="008E5F61"/>
    <w:rsid w:val="008E6922"/>
    <w:rsid w:val="008E6A17"/>
    <w:rsid w:val="008E724C"/>
    <w:rsid w:val="008E73A9"/>
    <w:rsid w:val="008E7663"/>
    <w:rsid w:val="008F03DF"/>
    <w:rsid w:val="008F0575"/>
    <w:rsid w:val="008F0682"/>
    <w:rsid w:val="008F06B0"/>
    <w:rsid w:val="008F09D5"/>
    <w:rsid w:val="008F0DB7"/>
    <w:rsid w:val="008F124C"/>
    <w:rsid w:val="008F17F5"/>
    <w:rsid w:val="008F191E"/>
    <w:rsid w:val="008F2063"/>
    <w:rsid w:val="008F4059"/>
    <w:rsid w:val="008F417C"/>
    <w:rsid w:val="008F42A3"/>
    <w:rsid w:val="008F4EC1"/>
    <w:rsid w:val="008F51E8"/>
    <w:rsid w:val="008F535C"/>
    <w:rsid w:val="008F5965"/>
    <w:rsid w:val="008F5A9D"/>
    <w:rsid w:val="008F5B40"/>
    <w:rsid w:val="008F5E91"/>
    <w:rsid w:val="008F6324"/>
    <w:rsid w:val="008F654C"/>
    <w:rsid w:val="008F6645"/>
    <w:rsid w:val="008F7377"/>
    <w:rsid w:val="008F7526"/>
    <w:rsid w:val="008F7535"/>
    <w:rsid w:val="008F768D"/>
    <w:rsid w:val="008F772E"/>
    <w:rsid w:val="008F7B96"/>
    <w:rsid w:val="008F7BC5"/>
    <w:rsid w:val="00900748"/>
    <w:rsid w:val="0090075E"/>
    <w:rsid w:val="00900799"/>
    <w:rsid w:val="009010B2"/>
    <w:rsid w:val="009015E3"/>
    <w:rsid w:val="00901999"/>
    <w:rsid w:val="00902166"/>
    <w:rsid w:val="0090286B"/>
    <w:rsid w:val="00902A70"/>
    <w:rsid w:val="00903002"/>
    <w:rsid w:val="009033FD"/>
    <w:rsid w:val="00903655"/>
    <w:rsid w:val="00903D38"/>
    <w:rsid w:val="00903FF1"/>
    <w:rsid w:val="00903FF4"/>
    <w:rsid w:val="00905635"/>
    <w:rsid w:val="00905A50"/>
    <w:rsid w:val="009062AD"/>
    <w:rsid w:val="009062C9"/>
    <w:rsid w:val="00906EF8"/>
    <w:rsid w:val="009073B1"/>
    <w:rsid w:val="00907546"/>
    <w:rsid w:val="009078C7"/>
    <w:rsid w:val="0091024A"/>
    <w:rsid w:val="00910522"/>
    <w:rsid w:val="009107B7"/>
    <w:rsid w:val="0091193F"/>
    <w:rsid w:val="00912170"/>
    <w:rsid w:val="00912377"/>
    <w:rsid w:val="0091293D"/>
    <w:rsid w:val="00912A9B"/>
    <w:rsid w:val="00912B8E"/>
    <w:rsid w:val="009130B9"/>
    <w:rsid w:val="0091394B"/>
    <w:rsid w:val="00913A81"/>
    <w:rsid w:val="00913EE0"/>
    <w:rsid w:val="00914347"/>
    <w:rsid w:val="0091436D"/>
    <w:rsid w:val="00914F9F"/>
    <w:rsid w:val="0091541C"/>
    <w:rsid w:val="009157B0"/>
    <w:rsid w:val="0091581A"/>
    <w:rsid w:val="009158BD"/>
    <w:rsid w:val="00915D3C"/>
    <w:rsid w:val="0091615A"/>
    <w:rsid w:val="0091690F"/>
    <w:rsid w:val="00916A2F"/>
    <w:rsid w:val="00917BCF"/>
    <w:rsid w:val="009202C9"/>
    <w:rsid w:val="00920335"/>
    <w:rsid w:val="0092095E"/>
    <w:rsid w:val="009213C6"/>
    <w:rsid w:val="00921441"/>
    <w:rsid w:val="00921889"/>
    <w:rsid w:val="00921A34"/>
    <w:rsid w:val="00921D2A"/>
    <w:rsid w:val="00921E03"/>
    <w:rsid w:val="00922373"/>
    <w:rsid w:val="00922C75"/>
    <w:rsid w:val="00922CB2"/>
    <w:rsid w:val="00922F78"/>
    <w:rsid w:val="00923C02"/>
    <w:rsid w:val="00923EBD"/>
    <w:rsid w:val="00925628"/>
    <w:rsid w:val="009256F3"/>
    <w:rsid w:val="0092610C"/>
    <w:rsid w:val="00926382"/>
    <w:rsid w:val="0092646A"/>
    <w:rsid w:val="0092652B"/>
    <w:rsid w:val="00926562"/>
    <w:rsid w:val="0092672B"/>
    <w:rsid w:val="009267C9"/>
    <w:rsid w:val="0092680E"/>
    <w:rsid w:val="0092698A"/>
    <w:rsid w:val="00927075"/>
    <w:rsid w:val="00927746"/>
    <w:rsid w:val="00927C47"/>
    <w:rsid w:val="00927F7D"/>
    <w:rsid w:val="00930512"/>
    <w:rsid w:val="00931477"/>
    <w:rsid w:val="009314E7"/>
    <w:rsid w:val="00931C6B"/>
    <w:rsid w:val="00931F53"/>
    <w:rsid w:val="00932656"/>
    <w:rsid w:val="00932666"/>
    <w:rsid w:val="0093272D"/>
    <w:rsid w:val="00932C2A"/>
    <w:rsid w:val="0093329C"/>
    <w:rsid w:val="009333E9"/>
    <w:rsid w:val="0093365A"/>
    <w:rsid w:val="00933FAD"/>
    <w:rsid w:val="00934107"/>
    <w:rsid w:val="00934862"/>
    <w:rsid w:val="00934A6E"/>
    <w:rsid w:val="00934C37"/>
    <w:rsid w:val="0093505E"/>
    <w:rsid w:val="009359EE"/>
    <w:rsid w:val="00935AF6"/>
    <w:rsid w:val="00935B7D"/>
    <w:rsid w:val="00935C6C"/>
    <w:rsid w:val="00935C86"/>
    <w:rsid w:val="0093625E"/>
    <w:rsid w:val="0093643F"/>
    <w:rsid w:val="00936D86"/>
    <w:rsid w:val="00936DED"/>
    <w:rsid w:val="00936EBB"/>
    <w:rsid w:val="00936F16"/>
    <w:rsid w:val="00937528"/>
    <w:rsid w:val="009375E2"/>
    <w:rsid w:val="009404D9"/>
    <w:rsid w:val="00940F3D"/>
    <w:rsid w:val="009410B9"/>
    <w:rsid w:val="00941428"/>
    <w:rsid w:val="00941A47"/>
    <w:rsid w:val="0094213C"/>
    <w:rsid w:val="009421A4"/>
    <w:rsid w:val="00942323"/>
    <w:rsid w:val="00942A17"/>
    <w:rsid w:val="00942ADA"/>
    <w:rsid w:val="00942FED"/>
    <w:rsid w:val="00943746"/>
    <w:rsid w:val="0094379C"/>
    <w:rsid w:val="00944E2F"/>
    <w:rsid w:val="00946089"/>
    <w:rsid w:val="00946AB9"/>
    <w:rsid w:val="00947665"/>
    <w:rsid w:val="0094769E"/>
    <w:rsid w:val="0095003B"/>
    <w:rsid w:val="0095080A"/>
    <w:rsid w:val="00950C5E"/>
    <w:rsid w:val="00950CA8"/>
    <w:rsid w:val="0095131D"/>
    <w:rsid w:val="009514F0"/>
    <w:rsid w:val="009518EE"/>
    <w:rsid w:val="009519AD"/>
    <w:rsid w:val="00951DE0"/>
    <w:rsid w:val="00952159"/>
    <w:rsid w:val="00952D12"/>
    <w:rsid w:val="00953211"/>
    <w:rsid w:val="00953901"/>
    <w:rsid w:val="009540CA"/>
    <w:rsid w:val="009545D6"/>
    <w:rsid w:val="0095472E"/>
    <w:rsid w:val="0095480A"/>
    <w:rsid w:val="0095480F"/>
    <w:rsid w:val="00954831"/>
    <w:rsid w:val="0095499D"/>
    <w:rsid w:val="00956279"/>
    <w:rsid w:val="00956757"/>
    <w:rsid w:val="00956AF6"/>
    <w:rsid w:val="00956B1C"/>
    <w:rsid w:val="00957140"/>
    <w:rsid w:val="009573FA"/>
    <w:rsid w:val="00957EAA"/>
    <w:rsid w:val="00957F29"/>
    <w:rsid w:val="00957F4A"/>
    <w:rsid w:val="00960215"/>
    <w:rsid w:val="009603ED"/>
    <w:rsid w:val="009608B9"/>
    <w:rsid w:val="009612B0"/>
    <w:rsid w:val="009613DA"/>
    <w:rsid w:val="00961BEC"/>
    <w:rsid w:val="00961F9B"/>
    <w:rsid w:val="00962D57"/>
    <w:rsid w:val="00964273"/>
    <w:rsid w:val="0096445A"/>
    <w:rsid w:val="009648BB"/>
    <w:rsid w:val="009648EC"/>
    <w:rsid w:val="00965B2A"/>
    <w:rsid w:val="00965FDC"/>
    <w:rsid w:val="00966329"/>
    <w:rsid w:val="00966C8B"/>
    <w:rsid w:val="00966DF0"/>
    <w:rsid w:val="00967659"/>
    <w:rsid w:val="0097015E"/>
    <w:rsid w:val="00970B0D"/>
    <w:rsid w:val="009710A4"/>
    <w:rsid w:val="00972230"/>
    <w:rsid w:val="00972CEE"/>
    <w:rsid w:val="00973025"/>
    <w:rsid w:val="00973924"/>
    <w:rsid w:val="00973CDE"/>
    <w:rsid w:val="00973CEC"/>
    <w:rsid w:val="009744D5"/>
    <w:rsid w:val="00974AF0"/>
    <w:rsid w:val="00975728"/>
    <w:rsid w:val="00975792"/>
    <w:rsid w:val="00975ABF"/>
    <w:rsid w:val="009769C9"/>
    <w:rsid w:val="00976A00"/>
    <w:rsid w:val="0097715E"/>
    <w:rsid w:val="009777A8"/>
    <w:rsid w:val="00977AFE"/>
    <w:rsid w:val="00977B6E"/>
    <w:rsid w:val="00977B98"/>
    <w:rsid w:val="00977D6C"/>
    <w:rsid w:val="00977FB4"/>
    <w:rsid w:val="00980214"/>
    <w:rsid w:val="00980B9E"/>
    <w:rsid w:val="00981329"/>
    <w:rsid w:val="0098183A"/>
    <w:rsid w:val="00982070"/>
    <w:rsid w:val="0098396F"/>
    <w:rsid w:val="00983CD3"/>
    <w:rsid w:val="00983D28"/>
    <w:rsid w:val="009841F3"/>
    <w:rsid w:val="00984B5C"/>
    <w:rsid w:val="00984F7A"/>
    <w:rsid w:val="00985B1B"/>
    <w:rsid w:val="00985BA8"/>
    <w:rsid w:val="0098615B"/>
    <w:rsid w:val="00986C22"/>
    <w:rsid w:val="0098723C"/>
    <w:rsid w:val="00987275"/>
    <w:rsid w:val="009874F9"/>
    <w:rsid w:val="00987625"/>
    <w:rsid w:val="00987651"/>
    <w:rsid w:val="00987F15"/>
    <w:rsid w:val="00987FEF"/>
    <w:rsid w:val="0099070D"/>
    <w:rsid w:val="00990FF4"/>
    <w:rsid w:val="00991097"/>
    <w:rsid w:val="00991628"/>
    <w:rsid w:val="009916F3"/>
    <w:rsid w:val="00991884"/>
    <w:rsid w:val="00991916"/>
    <w:rsid w:val="00992150"/>
    <w:rsid w:val="00992372"/>
    <w:rsid w:val="009925A0"/>
    <w:rsid w:val="009926D6"/>
    <w:rsid w:val="0099277B"/>
    <w:rsid w:val="009932AB"/>
    <w:rsid w:val="00993306"/>
    <w:rsid w:val="0099334F"/>
    <w:rsid w:val="009934D0"/>
    <w:rsid w:val="00993DE4"/>
    <w:rsid w:val="00994F8A"/>
    <w:rsid w:val="009952F8"/>
    <w:rsid w:val="0099535D"/>
    <w:rsid w:val="0099571C"/>
    <w:rsid w:val="0099582F"/>
    <w:rsid w:val="009959E1"/>
    <w:rsid w:val="00995F9E"/>
    <w:rsid w:val="00996362"/>
    <w:rsid w:val="00996CDF"/>
    <w:rsid w:val="00997C3B"/>
    <w:rsid w:val="009A0120"/>
    <w:rsid w:val="009A0902"/>
    <w:rsid w:val="009A0B5F"/>
    <w:rsid w:val="009A24C9"/>
    <w:rsid w:val="009A25F8"/>
    <w:rsid w:val="009A281A"/>
    <w:rsid w:val="009A288B"/>
    <w:rsid w:val="009A296C"/>
    <w:rsid w:val="009A2F57"/>
    <w:rsid w:val="009A2FE1"/>
    <w:rsid w:val="009A31FE"/>
    <w:rsid w:val="009A3468"/>
    <w:rsid w:val="009A379D"/>
    <w:rsid w:val="009A3C09"/>
    <w:rsid w:val="009A4894"/>
    <w:rsid w:val="009A4AEB"/>
    <w:rsid w:val="009A4E33"/>
    <w:rsid w:val="009A53A3"/>
    <w:rsid w:val="009A560C"/>
    <w:rsid w:val="009A5768"/>
    <w:rsid w:val="009A58C4"/>
    <w:rsid w:val="009A5938"/>
    <w:rsid w:val="009A5BB9"/>
    <w:rsid w:val="009A6710"/>
    <w:rsid w:val="009A70D0"/>
    <w:rsid w:val="009A7E0D"/>
    <w:rsid w:val="009A7F7B"/>
    <w:rsid w:val="009B0B59"/>
    <w:rsid w:val="009B0BAA"/>
    <w:rsid w:val="009B0EDA"/>
    <w:rsid w:val="009B15E7"/>
    <w:rsid w:val="009B18A4"/>
    <w:rsid w:val="009B23DD"/>
    <w:rsid w:val="009B270A"/>
    <w:rsid w:val="009B2765"/>
    <w:rsid w:val="009B277C"/>
    <w:rsid w:val="009B2A04"/>
    <w:rsid w:val="009B2ADD"/>
    <w:rsid w:val="009B2B3B"/>
    <w:rsid w:val="009B3299"/>
    <w:rsid w:val="009B382F"/>
    <w:rsid w:val="009B412C"/>
    <w:rsid w:val="009B47B5"/>
    <w:rsid w:val="009B4894"/>
    <w:rsid w:val="009B4EBC"/>
    <w:rsid w:val="009B4FFD"/>
    <w:rsid w:val="009B65AF"/>
    <w:rsid w:val="009B68A6"/>
    <w:rsid w:val="009B7967"/>
    <w:rsid w:val="009C01A9"/>
    <w:rsid w:val="009C0362"/>
    <w:rsid w:val="009C038F"/>
    <w:rsid w:val="009C0A40"/>
    <w:rsid w:val="009C2C07"/>
    <w:rsid w:val="009C2CD0"/>
    <w:rsid w:val="009C2D89"/>
    <w:rsid w:val="009C2F00"/>
    <w:rsid w:val="009C2F35"/>
    <w:rsid w:val="009C31E3"/>
    <w:rsid w:val="009C364D"/>
    <w:rsid w:val="009C3863"/>
    <w:rsid w:val="009C3FB7"/>
    <w:rsid w:val="009C4091"/>
    <w:rsid w:val="009C45F1"/>
    <w:rsid w:val="009C4BA1"/>
    <w:rsid w:val="009C4FBE"/>
    <w:rsid w:val="009C55F3"/>
    <w:rsid w:val="009C588F"/>
    <w:rsid w:val="009C66F6"/>
    <w:rsid w:val="009C6763"/>
    <w:rsid w:val="009C690B"/>
    <w:rsid w:val="009C6DCB"/>
    <w:rsid w:val="009C6EF9"/>
    <w:rsid w:val="009C781C"/>
    <w:rsid w:val="009D0386"/>
    <w:rsid w:val="009D0AC2"/>
    <w:rsid w:val="009D0ADD"/>
    <w:rsid w:val="009D0ADE"/>
    <w:rsid w:val="009D0B4D"/>
    <w:rsid w:val="009D0FDD"/>
    <w:rsid w:val="009D10A2"/>
    <w:rsid w:val="009D1101"/>
    <w:rsid w:val="009D225A"/>
    <w:rsid w:val="009D29FA"/>
    <w:rsid w:val="009D3131"/>
    <w:rsid w:val="009D3291"/>
    <w:rsid w:val="009D3525"/>
    <w:rsid w:val="009D37B9"/>
    <w:rsid w:val="009D40BB"/>
    <w:rsid w:val="009D46AA"/>
    <w:rsid w:val="009D4815"/>
    <w:rsid w:val="009D624E"/>
    <w:rsid w:val="009D69B7"/>
    <w:rsid w:val="009D6AA7"/>
    <w:rsid w:val="009D6E45"/>
    <w:rsid w:val="009D71E6"/>
    <w:rsid w:val="009D76EA"/>
    <w:rsid w:val="009D78FA"/>
    <w:rsid w:val="009D7C74"/>
    <w:rsid w:val="009D7CE3"/>
    <w:rsid w:val="009D7EA5"/>
    <w:rsid w:val="009E0877"/>
    <w:rsid w:val="009E0F47"/>
    <w:rsid w:val="009E14D5"/>
    <w:rsid w:val="009E17E6"/>
    <w:rsid w:val="009E1BE8"/>
    <w:rsid w:val="009E2416"/>
    <w:rsid w:val="009E3754"/>
    <w:rsid w:val="009E395E"/>
    <w:rsid w:val="009E3D41"/>
    <w:rsid w:val="009E3DF1"/>
    <w:rsid w:val="009E4175"/>
    <w:rsid w:val="009E43F9"/>
    <w:rsid w:val="009E54CE"/>
    <w:rsid w:val="009E5F5F"/>
    <w:rsid w:val="009E5FC9"/>
    <w:rsid w:val="009E6249"/>
    <w:rsid w:val="009E6C4E"/>
    <w:rsid w:val="009E6ECE"/>
    <w:rsid w:val="009E700F"/>
    <w:rsid w:val="009E72CA"/>
    <w:rsid w:val="009E760C"/>
    <w:rsid w:val="009E78DF"/>
    <w:rsid w:val="009E7943"/>
    <w:rsid w:val="009E7DEC"/>
    <w:rsid w:val="009F07ED"/>
    <w:rsid w:val="009F0E44"/>
    <w:rsid w:val="009F139C"/>
    <w:rsid w:val="009F15E2"/>
    <w:rsid w:val="009F1776"/>
    <w:rsid w:val="009F1B1C"/>
    <w:rsid w:val="009F20CE"/>
    <w:rsid w:val="009F22CE"/>
    <w:rsid w:val="009F22DF"/>
    <w:rsid w:val="009F30B9"/>
    <w:rsid w:val="009F36B6"/>
    <w:rsid w:val="009F3732"/>
    <w:rsid w:val="009F38B4"/>
    <w:rsid w:val="009F4335"/>
    <w:rsid w:val="009F4493"/>
    <w:rsid w:val="009F45B6"/>
    <w:rsid w:val="009F4FAC"/>
    <w:rsid w:val="009F50DB"/>
    <w:rsid w:val="009F552A"/>
    <w:rsid w:val="009F5E93"/>
    <w:rsid w:val="009F6CB9"/>
    <w:rsid w:val="009F6D41"/>
    <w:rsid w:val="009F7CD4"/>
    <w:rsid w:val="00A0061E"/>
    <w:rsid w:val="00A008DC"/>
    <w:rsid w:val="00A00D87"/>
    <w:rsid w:val="00A01950"/>
    <w:rsid w:val="00A01F20"/>
    <w:rsid w:val="00A021CE"/>
    <w:rsid w:val="00A02DDC"/>
    <w:rsid w:val="00A03D2D"/>
    <w:rsid w:val="00A0412C"/>
    <w:rsid w:val="00A04550"/>
    <w:rsid w:val="00A0457B"/>
    <w:rsid w:val="00A05160"/>
    <w:rsid w:val="00A05204"/>
    <w:rsid w:val="00A05AFA"/>
    <w:rsid w:val="00A05BA4"/>
    <w:rsid w:val="00A05CC1"/>
    <w:rsid w:val="00A062BE"/>
    <w:rsid w:val="00A06318"/>
    <w:rsid w:val="00A06914"/>
    <w:rsid w:val="00A07149"/>
    <w:rsid w:val="00A071D3"/>
    <w:rsid w:val="00A07A55"/>
    <w:rsid w:val="00A07C72"/>
    <w:rsid w:val="00A07D45"/>
    <w:rsid w:val="00A100F3"/>
    <w:rsid w:val="00A11227"/>
    <w:rsid w:val="00A11268"/>
    <w:rsid w:val="00A112A5"/>
    <w:rsid w:val="00A120CC"/>
    <w:rsid w:val="00A12377"/>
    <w:rsid w:val="00A12E64"/>
    <w:rsid w:val="00A13905"/>
    <w:rsid w:val="00A13D54"/>
    <w:rsid w:val="00A149B1"/>
    <w:rsid w:val="00A149D9"/>
    <w:rsid w:val="00A14F8A"/>
    <w:rsid w:val="00A15598"/>
    <w:rsid w:val="00A15C0D"/>
    <w:rsid w:val="00A15D3E"/>
    <w:rsid w:val="00A16E81"/>
    <w:rsid w:val="00A17064"/>
    <w:rsid w:val="00A177EA"/>
    <w:rsid w:val="00A177FC"/>
    <w:rsid w:val="00A17E8F"/>
    <w:rsid w:val="00A20057"/>
    <w:rsid w:val="00A2060A"/>
    <w:rsid w:val="00A206AA"/>
    <w:rsid w:val="00A20C4E"/>
    <w:rsid w:val="00A217D5"/>
    <w:rsid w:val="00A2195D"/>
    <w:rsid w:val="00A21AB5"/>
    <w:rsid w:val="00A220CA"/>
    <w:rsid w:val="00A220EC"/>
    <w:rsid w:val="00A224ED"/>
    <w:rsid w:val="00A22BF4"/>
    <w:rsid w:val="00A23558"/>
    <w:rsid w:val="00A235C7"/>
    <w:rsid w:val="00A23EB7"/>
    <w:rsid w:val="00A23FEA"/>
    <w:rsid w:val="00A249A1"/>
    <w:rsid w:val="00A24A36"/>
    <w:rsid w:val="00A24F00"/>
    <w:rsid w:val="00A24FC6"/>
    <w:rsid w:val="00A25B4D"/>
    <w:rsid w:val="00A25DA7"/>
    <w:rsid w:val="00A25F6D"/>
    <w:rsid w:val="00A26093"/>
    <w:rsid w:val="00A26490"/>
    <w:rsid w:val="00A269A9"/>
    <w:rsid w:val="00A269D0"/>
    <w:rsid w:val="00A27677"/>
    <w:rsid w:val="00A2780C"/>
    <w:rsid w:val="00A27914"/>
    <w:rsid w:val="00A27C34"/>
    <w:rsid w:val="00A30877"/>
    <w:rsid w:val="00A30FDF"/>
    <w:rsid w:val="00A3114B"/>
    <w:rsid w:val="00A3161B"/>
    <w:rsid w:val="00A31CD3"/>
    <w:rsid w:val="00A31D0F"/>
    <w:rsid w:val="00A32097"/>
    <w:rsid w:val="00A326CF"/>
    <w:rsid w:val="00A33201"/>
    <w:rsid w:val="00A33277"/>
    <w:rsid w:val="00A33E43"/>
    <w:rsid w:val="00A33FCA"/>
    <w:rsid w:val="00A343FA"/>
    <w:rsid w:val="00A3458B"/>
    <w:rsid w:val="00A34925"/>
    <w:rsid w:val="00A34B67"/>
    <w:rsid w:val="00A35396"/>
    <w:rsid w:val="00A353A6"/>
    <w:rsid w:val="00A357DD"/>
    <w:rsid w:val="00A358E0"/>
    <w:rsid w:val="00A35CC0"/>
    <w:rsid w:val="00A35D25"/>
    <w:rsid w:val="00A36139"/>
    <w:rsid w:val="00A3649C"/>
    <w:rsid w:val="00A3694E"/>
    <w:rsid w:val="00A3765B"/>
    <w:rsid w:val="00A40029"/>
    <w:rsid w:val="00A401C1"/>
    <w:rsid w:val="00A40733"/>
    <w:rsid w:val="00A40834"/>
    <w:rsid w:val="00A40DD3"/>
    <w:rsid w:val="00A41CEC"/>
    <w:rsid w:val="00A41DD6"/>
    <w:rsid w:val="00A429E1"/>
    <w:rsid w:val="00A43D4B"/>
    <w:rsid w:val="00A43D7E"/>
    <w:rsid w:val="00A44118"/>
    <w:rsid w:val="00A4414B"/>
    <w:rsid w:val="00A443B5"/>
    <w:rsid w:val="00A445DD"/>
    <w:rsid w:val="00A44755"/>
    <w:rsid w:val="00A44A1F"/>
    <w:rsid w:val="00A44C18"/>
    <w:rsid w:val="00A44F47"/>
    <w:rsid w:val="00A45421"/>
    <w:rsid w:val="00A456DB"/>
    <w:rsid w:val="00A45C2C"/>
    <w:rsid w:val="00A45D7F"/>
    <w:rsid w:val="00A462C0"/>
    <w:rsid w:val="00A46D62"/>
    <w:rsid w:val="00A46F22"/>
    <w:rsid w:val="00A46F3D"/>
    <w:rsid w:val="00A47BF2"/>
    <w:rsid w:val="00A50809"/>
    <w:rsid w:val="00A5189B"/>
    <w:rsid w:val="00A51D5D"/>
    <w:rsid w:val="00A51E13"/>
    <w:rsid w:val="00A51F91"/>
    <w:rsid w:val="00A522C9"/>
    <w:rsid w:val="00A52C01"/>
    <w:rsid w:val="00A52CC2"/>
    <w:rsid w:val="00A53941"/>
    <w:rsid w:val="00A53B68"/>
    <w:rsid w:val="00A550F8"/>
    <w:rsid w:val="00A55625"/>
    <w:rsid w:val="00A55951"/>
    <w:rsid w:val="00A55A2D"/>
    <w:rsid w:val="00A56067"/>
    <w:rsid w:val="00A561CF"/>
    <w:rsid w:val="00A56BFF"/>
    <w:rsid w:val="00A56E3D"/>
    <w:rsid w:val="00A56F6F"/>
    <w:rsid w:val="00A572C4"/>
    <w:rsid w:val="00A57393"/>
    <w:rsid w:val="00A5758D"/>
    <w:rsid w:val="00A5795D"/>
    <w:rsid w:val="00A57AA6"/>
    <w:rsid w:val="00A60B65"/>
    <w:rsid w:val="00A60BD5"/>
    <w:rsid w:val="00A60CA0"/>
    <w:rsid w:val="00A60CFF"/>
    <w:rsid w:val="00A60EF5"/>
    <w:rsid w:val="00A61250"/>
    <w:rsid w:val="00A61348"/>
    <w:rsid w:val="00A618B4"/>
    <w:rsid w:val="00A61C1F"/>
    <w:rsid w:val="00A61D94"/>
    <w:rsid w:val="00A61E93"/>
    <w:rsid w:val="00A62863"/>
    <w:rsid w:val="00A62C91"/>
    <w:rsid w:val="00A62E9E"/>
    <w:rsid w:val="00A62F50"/>
    <w:rsid w:val="00A63AE2"/>
    <w:rsid w:val="00A63CDF"/>
    <w:rsid w:val="00A63FBE"/>
    <w:rsid w:val="00A644E6"/>
    <w:rsid w:val="00A6472E"/>
    <w:rsid w:val="00A64854"/>
    <w:rsid w:val="00A64B28"/>
    <w:rsid w:val="00A64E3B"/>
    <w:rsid w:val="00A64FF2"/>
    <w:rsid w:val="00A6512F"/>
    <w:rsid w:val="00A6521D"/>
    <w:rsid w:val="00A656EE"/>
    <w:rsid w:val="00A65939"/>
    <w:rsid w:val="00A659A2"/>
    <w:rsid w:val="00A660C4"/>
    <w:rsid w:val="00A66841"/>
    <w:rsid w:val="00A673BB"/>
    <w:rsid w:val="00A67A6C"/>
    <w:rsid w:val="00A67F05"/>
    <w:rsid w:val="00A70B8C"/>
    <w:rsid w:val="00A70CE8"/>
    <w:rsid w:val="00A71288"/>
    <w:rsid w:val="00A713E9"/>
    <w:rsid w:val="00A72108"/>
    <w:rsid w:val="00A72572"/>
    <w:rsid w:val="00A728CF"/>
    <w:rsid w:val="00A72CF8"/>
    <w:rsid w:val="00A72E76"/>
    <w:rsid w:val="00A72FBE"/>
    <w:rsid w:val="00A733B1"/>
    <w:rsid w:val="00A735D3"/>
    <w:rsid w:val="00A7390E"/>
    <w:rsid w:val="00A73F30"/>
    <w:rsid w:val="00A74098"/>
    <w:rsid w:val="00A74696"/>
    <w:rsid w:val="00A748FA"/>
    <w:rsid w:val="00A74B81"/>
    <w:rsid w:val="00A75227"/>
    <w:rsid w:val="00A75EE9"/>
    <w:rsid w:val="00A76330"/>
    <w:rsid w:val="00A765FB"/>
    <w:rsid w:val="00A7677C"/>
    <w:rsid w:val="00A76995"/>
    <w:rsid w:val="00A77243"/>
    <w:rsid w:val="00A77608"/>
    <w:rsid w:val="00A7762A"/>
    <w:rsid w:val="00A776A6"/>
    <w:rsid w:val="00A77F92"/>
    <w:rsid w:val="00A8027F"/>
    <w:rsid w:val="00A8060E"/>
    <w:rsid w:val="00A80665"/>
    <w:rsid w:val="00A807BE"/>
    <w:rsid w:val="00A81076"/>
    <w:rsid w:val="00A819DD"/>
    <w:rsid w:val="00A81A36"/>
    <w:rsid w:val="00A82F82"/>
    <w:rsid w:val="00A8364F"/>
    <w:rsid w:val="00A83936"/>
    <w:rsid w:val="00A840D4"/>
    <w:rsid w:val="00A843EF"/>
    <w:rsid w:val="00A84A73"/>
    <w:rsid w:val="00A84B75"/>
    <w:rsid w:val="00A84BEB"/>
    <w:rsid w:val="00A84CB0"/>
    <w:rsid w:val="00A84DAC"/>
    <w:rsid w:val="00A84F4B"/>
    <w:rsid w:val="00A855BB"/>
    <w:rsid w:val="00A855DF"/>
    <w:rsid w:val="00A85AC5"/>
    <w:rsid w:val="00A85AEC"/>
    <w:rsid w:val="00A85FA4"/>
    <w:rsid w:val="00A86290"/>
    <w:rsid w:val="00A866BF"/>
    <w:rsid w:val="00A8674A"/>
    <w:rsid w:val="00A867A2"/>
    <w:rsid w:val="00A873E0"/>
    <w:rsid w:val="00A87695"/>
    <w:rsid w:val="00A87C29"/>
    <w:rsid w:val="00A87F93"/>
    <w:rsid w:val="00A90507"/>
    <w:rsid w:val="00A90C34"/>
    <w:rsid w:val="00A91EC8"/>
    <w:rsid w:val="00A92245"/>
    <w:rsid w:val="00A92369"/>
    <w:rsid w:val="00A926CF"/>
    <w:rsid w:val="00A92915"/>
    <w:rsid w:val="00A930F4"/>
    <w:rsid w:val="00A9319B"/>
    <w:rsid w:val="00A93460"/>
    <w:rsid w:val="00A93540"/>
    <w:rsid w:val="00A93B29"/>
    <w:rsid w:val="00A9414C"/>
    <w:rsid w:val="00A941C1"/>
    <w:rsid w:val="00A941FF"/>
    <w:rsid w:val="00A95628"/>
    <w:rsid w:val="00A95980"/>
    <w:rsid w:val="00A96060"/>
    <w:rsid w:val="00A9664F"/>
    <w:rsid w:val="00A96AFA"/>
    <w:rsid w:val="00A96FDF"/>
    <w:rsid w:val="00A972D0"/>
    <w:rsid w:val="00A972D5"/>
    <w:rsid w:val="00A973C8"/>
    <w:rsid w:val="00A97500"/>
    <w:rsid w:val="00A97EFA"/>
    <w:rsid w:val="00AA062E"/>
    <w:rsid w:val="00AA0AB7"/>
    <w:rsid w:val="00AA1491"/>
    <w:rsid w:val="00AA18E9"/>
    <w:rsid w:val="00AA2454"/>
    <w:rsid w:val="00AA2BC1"/>
    <w:rsid w:val="00AA323E"/>
    <w:rsid w:val="00AA3278"/>
    <w:rsid w:val="00AA336A"/>
    <w:rsid w:val="00AA3501"/>
    <w:rsid w:val="00AA3AE4"/>
    <w:rsid w:val="00AA3B24"/>
    <w:rsid w:val="00AA45E4"/>
    <w:rsid w:val="00AA4A64"/>
    <w:rsid w:val="00AA4D48"/>
    <w:rsid w:val="00AA619F"/>
    <w:rsid w:val="00AA66C9"/>
    <w:rsid w:val="00AA6A02"/>
    <w:rsid w:val="00AA7456"/>
    <w:rsid w:val="00AA77D0"/>
    <w:rsid w:val="00AB01BC"/>
    <w:rsid w:val="00AB08AF"/>
    <w:rsid w:val="00AB14CF"/>
    <w:rsid w:val="00AB213A"/>
    <w:rsid w:val="00AB2746"/>
    <w:rsid w:val="00AB2784"/>
    <w:rsid w:val="00AB2E27"/>
    <w:rsid w:val="00AB2ED3"/>
    <w:rsid w:val="00AB41CB"/>
    <w:rsid w:val="00AB45F4"/>
    <w:rsid w:val="00AB472D"/>
    <w:rsid w:val="00AB4894"/>
    <w:rsid w:val="00AB49D8"/>
    <w:rsid w:val="00AB4CFC"/>
    <w:rsid w:val="00AB538E"/>
    <w:rsid w:val="00AB56E2"/>
    <w:rsid w:val="00AB5D0A"/>
    <w:rsid w:val="00AB6026"/>
    <w:rsid w:val="00AB602B"/>
    <w:rsid w:val="00AB6E78"/>
    <w:rsid w:val="00AB7001"/>
    <w:rsid w:val="00AB7BEC"/>
    <w:rsid w:val="00AC0DA5"/>
    <w:rsid w:val="00AC1097"/>
    <w:rsid w:val="00AC1342"/>
    <w:rsid w:val="00AC16C8"/>
    <w:rsid w:val="00AC1827"/>
    <w:rsid w:val="00AC1A64"/>
    <w:rsid w:val="00AC1F5A"/>
    <w:rsid w:val="00AC29FB"/>
    <w:rsid w:val="00AC2AD7"/>
    <w:rsid w:val="00AC5CF6"/>
    <w:rsid w:val="00AC5DEE"/>
    <w:rsid w:val="00AC5EBF"/>
    <w:rsid w:val="00AC6416"/>
    <w:rsid w:val="00AC6B2F"/>
    <w:rsid w:val="00AC6D0F"/>
    <w:rsid w:val="00AC6E17"/>
    <w:rsid w:val="00AC6E92"/>
    <w:rsid w:val="00AC6FA3"/>
    <w:rsid w:val="00AC752E"/>
    <w:rsid w:val="00AC7AB9"/>
    <w:rsid w:val="00AC7C10"/>
    <w:rsid w:val="00AC7DE3"/>
    <w:rsid w:val="00AD07E7"/>
    <w:rsid w:val="00AD0F23"/>
    <w:rsid w:val="00AD14EC"/>
    <w:rsid w:val="00AD178E"/>
    <w:rsid w:val="00AD1C52"/>
    <w:rsid w:val="00AD1D9D"/>
    <w:rsid w:val="00AD2009"/>
    <w:rsid w:val="00AD2139"/>
    <w:rsid w:val="00AD2507"/>
    <w:rsid w:val="00AD3341"/>
    <w:rsid w:val="00AD3980"/>
    <w:rsid w:val="00AD427C"/>
    <w:rsid w:val="00AD4560"/>
    <w:rsid w:val="00AD4E63"/>
    <w:rsid w:val="00AD5C4A"/>
    <w:rsid w:val="00AD6879"/>
    <w:rsid w:val="00AD6986"/>
    <w:rsid w:val="00AD6B38"/>
    <w:rsid w:val="00AD6F10"/>
    <w:rsid w:val="00AD743A"/>
    <w:rsid w:val="00AD766A"/>
    <w:rsid w:val="00AD7682"/>
    <w:rsid w:val="00AD7C12"/>
    <w:rsid w:val="00AD7FDA"/>
    <w:rsid w:val="00AE0657"/>
    <w:rsid w:val="00AE0E0F"/>
    <w:rsid w:val="00AE0FC8"/>
    <w:rsid w:val="00AE1E4C"/>
    <w:rsid w:val="00AE1F98"/>
    <w:rsid w:val="00AE2183"/>
    <w:rsid w:val="00AE2727"/>
    <w:rsid w:val="00AE2ACE"/>
    <w:rsid w:val="00AE2B52"/>
    <w:rsid w:val="00AE31CB"/>
    <w:rsid w:val="00AE4424"/>
    <w:rsid w:val="00AE47FD"/>
    <w:rsid w:val="00AE48D7"/>
    <w:rsid w:val="00AE49B1"/>
    <w:rsid w:val="00AE4B7F"/>
    <w:rsid w:val="00AE50F7"/>
    <w:rsid w:val="00AE549E"/>
    <w:rsid w:val="00AE581B"/>
    <w:rsid w:val="00AE5FA5"/>
    <w:rsid w:val="00AE63EC"/>
    <w:rsid w:val="00AE643D"/>
    <w:rsid w:val="00AE70F5"/>
    <w:rsid w:val="00AE7382"/>
    <w:rsid w:val="00AF0145"/>
    <w:rsid w:val="00AF082F"/>
    <w:rsid w:val="00AF0B34"/>
    <w:rsid w:val="00AF0FC1"/>
    <w:rsid w:val="00AF1361"/>
    <w:rsid w:val="00AF16C5"/>
    <w:rsid w:val="00AF2295"/>
    <w:rsid w:val="00AF2321"/>
    <w:rsid w:val="00AF254F"/>
    <w:rsid w:val="00AF3635"/>
    <w:rsid w:val="00AF3693"/>
    <w:rsid w:val="00AF3694"/>
    <w:rsid w:val="00AF36D7"/>
    <w:rsid w:val="00AF38F9"/>
    <w:rsid w:val="00AF397A"/>
    <w:rsid w:val="00AF46AF"/>
    <w:rsid w:val="00AF47B9"/>
    <w:rsid w:val="00AF49A9"/>
    <w:rsid w:val="00AF4C4A"/>
    <w:rsid w:val="00AF4DD6"/>
    <w:rsid w:val="00AF4FB8"/>
    <w:rsid w:val="00AF56C4"/>
    <w:rsid w:val="00AF5DCB"/>
    <w:rsid w:val="00AF629F"/>
    <w:rsid w:val="00AF6E3E"/>
    <w:rsid w:val="00AF6FBA"/>
    <w:rsid w:val="00AF7277"/>
    <w:rsid w:val="00AF73F8"/>
    <w:rsid w:val="00AF75AB"/>
    <w:rsid w:val="00AF764B"/>
    <w:rsid w:val="00AF771C"/>
    <w:rsid w:val="00B00299"/>
    <w:rsid w:val="00B00891"/>
    <w:rsid w:val="00B00C26"/>
    <w:rsid w:val="00B0143E"/>
    <w:rsid w:val="00B015D7"/>
    <w:rsid w:val="00B018D1"/>
    <w:rsid w:val="00B01E59"/>
    <w:rsid w:val="00B01F08"/>
    <w:rsid w:val="00B0229B"/>
    <w:rsid w:val="00B02D28"/>
    <w:rsid w:val="00B035E1"/>
    <w:rsid w:val="00B03606"/>
    <w:rsid w:val="00B03759"/>
    <w:rsid w:val="00B03A28"/>
    <w:rsid w:val="00B03B0C"/>
    <w:rsid w:val="00B03F75"/>
    <w:rsid w:val="00B04CD1"/>
    <w:rsid w:val="00B04EE8"/>
    <w:rsid w:val="00B04F82"/>
    <w:rsid w:val="00B04FD8"/>
    <w:rsid w:val="00B0502B"/>
    <w:rsid w:val="00B055E3"/>
    <w:rsid w:val="00B0655C"/>
    <w:rsid w:val="00B066B0"/>
    <w:rsid w:val="00B066DD"/>
    <w:rsid w:val="00B06E4E"/>
    <w:rsid w:val="00B06EA9"/>
    <w:rsid w:val="00B07190"/>
    <w:rsid w:val="00B07246"/>
    <w:rsid w:val="00B077D9"/>
    <w:rsid w:val="00B07CB9"/>
    <w:rsid w:val="00B07D47"/>
    <w:rsid w:val="00B07E42"/>
    <w:rsid w:val="00B101A0"/>
    <w:rsid w:val="00B10788"/>
    <w:rsid w:val="00B110B7"/>
    <w:rsid w:val="00B110CB"/>
    <w:rsid w:val="00B11145"/>
    <w:rsid w:val="00B113CE"/>
    <w:rsid w:val="00B11526"/>
    <w:rsid w:val="00B134D9"/>
    <w:rsid w:val="00B13793"/>
    <w:rsid w:val="00B137DA"/>
    <w:rsid w:val="00B13AC1"/>
    <w:rsid w:val="00B13BEC"/>
    <w:rsid w:val="00B14148"/>
    <w:rsid w:val="00B141B0"/>
    <w:rsid w:val="00B143D3"/>
    <w:rsid w:val="00B144FB"/>
    <w:rsid w:val="00B1467A"/>
    <w:rsid w:val="00B14AD3"/>
    <w:rsid w:val="00B15223"/>
    <w:rsid w:val="00B15497"/>
    <w:rsid w:val="00B15C6B"/>
    <w:rsid w:val="00B15FC8"/>
    <w:rsid w:val="00B162F3"/>
    <w:rsid w:val="00B16BBD"/>
    <w:rsid w:val="00B16CC7"/>
    <w:rsid w:val="00B171D3"/>
    <w:rsid w:val="00B172D7"/>
    <w:rsid w:val="00B17402"/>
    <w:rsid w:val="00B175B9"/>
    <w:rsid w:val="00B205B1"/>
    <w:rsid w:val="00B205B5"/>
    <w:rsid w:val="00B20989"/>
    <w:rsid w:val="00B20DA7"/>
    <w:rsid w:val="00B21675"/>
    <w:rsid w:val="00B223D6"/>
    <w:rsid w:val="00B227BF"/>
    <w:rsid w:val="00B228AF"/>
    <w:rsid w:val="00B237E4"/>
    <w:rsid w:val="00B23E22"/>
    <w:rsid w:val="00B23E5D"/>
    <w:rsid w:val="00B24903"/>
    <w:rsid w:val="00B2492C"/>
    <w:rsid w:val="00B24C33"/>
    <w:rsid w:val="00B24C70"/>
    <w:rsid w:val="00B24F07"/>
    <w:rsid w:val="00B252F3"/>
    <w:rsid w:val="00B256A0"/>
    <w:rsid w:val="00B25A0F"/>
    <w:rsid w:val="00B26E4D"/>
    <w:rsid w:val="00B27428"/>
    <w:rsid w:val="00B27792"/>
    <w:rsid w:val="00B302E7"/>
    <w:rsid w:val="00B30A09"/>
    <w:rsid w:val="00B31325"/>
    <w:rsid w:val="00B3148A"/>
    <w:rsid w:val="00B3193B"/>
    <w:rsid w:val="00B31C5F"/>
    <w:rsid w:val="00B31D10"/>
    <w:rsid w:val="00B31D18"/>
    <w:rsid w:val="00B31EB8"/>
    <w:rsid w:val="00B320BA"/>
    <w:rsid w:val="00B3249B"/>
    <w:rsid w:val="00B32A4C"/>
    <w:rsid w:val="00B32D93"/>
    <w:rsid w:val="00B33BC5"/>
    <w:rsid w:val="00B33DA3"/>
    <w:rsid w:val="00B34159"/>
    <w:rsid w:val="00B3448C"/>
    <w:rsid w:val="00B34F0D"/>
    <w:rsid w:val="00B3575B"/>
    <w:rsid w:val="00B3575E"/>
    <w:rsid w:val="00B358C4"/>
    <w:rsid w:val="00B35969"/>
    <w:rsid w:val="00B36896"/>
    <w:rsid w:val="00B369AC"/>
    <w:rsid w:val="00B37655"/>
    <w:rsid w:val="00B37FE3"/>
    <w:rsid w:val="00B4012E"/>
    <w:rsid w:val="00B407F0"/>
    <w:rsid w:val="00B41016"/>
    <w:rsid w:val="00B414D1"/>
    <w:rsid w:val="00B416E3"/>
    <w:rsid w:val="00B41FE6"/>
    <w:rsid w:val="00B42EC7"/>
    <w:rsid w:val="00B4308D"/>
    <w:rsid w:val="00B4348F"/>
    <w:rsid w:val="00B43593"/>
    <w:rsid w:val="00B43814"/>
    <w:rsid w:val="00B43862"/>
    <w:rsid w:val="00B43A99"/>
    <w:rsid w:val="00B43DE7"/>
    <w:rsid w:val="00B44413"/>
    <w:rsid w:val="00B448B7"/>
    <w:rsid w:val="00B44B37"/>
    <w:rsid w:val="00B44D1C"/>
    <w:rsid w:val="00B45033"/>
    <w:rsid w:val="00B4524B"/>
    <w:rsid w:val="00B455D4"/>
    <w:rsid w:val="00B459CB"/>
    <w:rsid w:val="00B45D65"/>
    <w:rsid w:val="00B45FFF"/>
    <w:rsid w:val="00B4694F"/>
    <w:rsid w:val="00B4698E"/>
    <w:rsid w:val="00B46AD4"/>
    <w:rsid w:val="00B46EA9"/>
    <w:rsid w:val="00B4713E"/>
    <w:rsid w:val="00B47353"/>
    <w:rsid w:val="00B47CA2"/>
    <w:rsid w:val="00B47DEB"/>
    <w:rsid w:val="00B47F47"/>
    <w:rsid w:val="00B47FDE"/>
    <w:rsid w:val="00B50065"/>
    <w:rsid w:val="00B50669"/>
    <w:rsid w:val="00B516D2"/>
    <w:rsid w:val="00B5252E"/>
    <w:rsid w:val="00B52BF2"/>
    <w:rsid w:val="00B53075"/>
    <w:rsid w:val="00B530DF"/>
    <w:rsid w:val="00B53D9E"/>
    <w:rsid w:val="00B542A4"/>
    <w:rsid w:val="00B5430D"/>
    <w:rsid w:val="00B55B47"/>
    <w:rsid w:val="00B55B51"/>
    <w:rsid w:val="00B5624A"/>
    <w:rsid w:val="00B56B29"/>
    <w:rsid w:val="00B56EC8"/>
    <w:rsid w:val="00B5750D"/>
    <w:rsid w:val="00B575A6"/>
    <w:rsid w:val="00B577E2"/>
    <w:rsid w:val="00B57B92"/>
    <w:rsid w:val="00B57BAA"/>
    <w:rsid w:val="00B57EBB"/>
    <w:rsid w:val="00B600DE"/>
    <w:rsid w:val="00B607A7"/>
    <w:rsid w:val="00B6092C"/>
    <w:rsid w:val="00B60D78"/>
    <w:rsid w:val="00B612CD"/>
    <w:rsid w:val="00B618A1"/>
    <w:rsid w:val="00B6221B"/>
    <w:rsid w:val="00B62B3B"/>
    <w:rsid w:val="00B6320D"/>
    <w:rsid w:val="00B63D18"/>
    <w:rsid w:val="00B641E7"/>
    <w:rsid w:val="00B64D6E"/>
    <w:rsid w:val="00B651F5"/>
    <w:rsid w:val="00B6527A"/>
    <w:rsid w:val="00B653E4"/>
    <w:rsid w:val="00B656C4"/>
    <w:rsid w:val="00B65938"/>
    <w:rsid w:val="00B65DE5"/>
    <w:rsid w:val="00B66128"/>
    <w:rsid w:val="00B665DB"/>
    <w:rsid w:val="00B66901"/>
    <w:rsid w:val="00B6691D"/>
    <w:rsid w:val="00B66A56"/>
    <w:rsid w:val="00B66B63"/>
    <w:rsid w:val="00B66CE0"/>
    <w:rsid w:val="00B66D97"/>
    <w:rsid w:val="00B677A2"/>
    <w:rsid w:val="00B67BDB"/>
    <w:rsid w:val="00B67E92"/>
    <w:rsid w:val="00B67F8E"/>
    <w:rsid w:val="00B70192"/>
    <w:rsid w:val="00B70262"/>
    <w:rsid w:val="00B70383"/>
    <w:rsid w:val="00B708C4"/>
    <w:rsid w:val="00B709C6"/>
    <w:rsid w:val="00B70A21"/>
    <w:rsid w:val="00B713C6"/>
    <w:rsid w:val="00B71AE6"/>
    <w:rsid w:val="00B71B49"/>
    <w:rsid w:val="00B71D57"/>
    <w:rsid w:val="00B71F7A"/>
    <w:rsid w:val="00B72293"/>
    <w:rsid w:val="00B72881"/>
    <w:rsid w:val="00B72D0B"/>
    <w:rsid w:val="00B73170"/>
    <w:rsid w:val="00B73556"/>
    <w:rsid w:val="00B73639"/>
    <w:rsid w:val="00B737B9"/>
    <w:rsid w:val="00B746FB"/>
    <w:rsid w:val="00B747B2"/>
    <w:rsid w:val="00B7524B"/>
    <w:rsid w:val="00B75576"/>
    <w:rsid w:val="00B75F0E"/>
    <w:rsid w:val="00B762F1"/>
    <w:rsid w:val="00B76A20"/>
    <w:rsid w:val="00B76A61"/>
    <w:rsid w:val="00B76DAF"/>
    <w:rsid w:val="00B76E41"/>
    <w:rsid w:val="00B77381"/>
    <w:rsid w:val="00B80295"/>
    <w:rsid w:val="00B8105D"/>
    <w:rsid w:val="00B8196D"/>
    <w:rsid w:val="00B81A68"/>
    <w:rsid w:val="00B81CFB"/>
    <w:rsid w:val="00B822AB"/>
    <w:rsid w:val="00B824FC"/>
    <w:rsid w:val="00B83788"/>
    <w:rsid w:val="00B83C5E"/>
    <w:rsid w:val="00B84717"/>
    <w:rsid w:val="00B84CA7"/>
    <w:rsid w:val="00B85A28"/>
    <w:rsid w:val="00B86993"/>
    <w:rsid w:val="00B86FC8"/>
    <w:rsid w:val="00B8703A"/>
    <w:rsid w:val="00B87125"/>
    <w:rsid w:val="00B878DF"/>
    <w:rsid w:val="00B87B9D"/>
    <w:rsid w:val="00B87CC5"/>
    <w:rsid w:val="00B87E48"/>
    <w:rsid w:val="00B907C9"/>
    <w:rsid w:val="00B90A3F"/>
    <w:rsid w:val="00B90A56"/>
    <w:rsid w:val="00B90B2B"/>
    <w:rsid w:val="00B9140D"/>
    <w:rsid w:val="00B914FF"/>
    <w:rsid w:val="00B923CD"/>
    <w:rsid w:val="00B92404"/>
    <w:rsid w:val="00B92748"/>
    <w:rsid w:val="00B927D3"/>
    <w:rsid w:val="00B92EB3"/>
    <w:rsid w:val="00B933E7"/>
    <w:rsid w:val="00B934C5"/>
    <w:rsid w:val="00B9362A"/>
    <w:rsid w:val="00B94362"/>
    <w:rsid w:val="00B94A76"/>
    <w:rsid w:val="00B94BAF"/>
    <w:rsid w:val="00B94C64"/>
    <w:rsid w:val="00B94ECE"/>
    <w:rsid w:val="00B953E8"/>
    <w:rsid w:val="00B96455"/>
    <w:rsid w:val="00B965AE"/>
    <w:rsid w:val="00B968FD"/>
    <w:rsid w:val="00B9698E"/>
    <w:rsid w:val="00B97505"/>
    <w:rsid w:val="00B979DE"/>
    <w:rsid w:val="00B979F9"/>
    <w:rsid w:val="00B97DC9"/>
    <w:rsid w:val="00BA0360"/>
    <w:rsid w:val="00BA0A3B"/>
    <w:rsid w:val="00BA0D38"/>
    <w:rsid w:val="00BA0E44"/>
    <w:rsid w:val="00BA1272"/>
    <w:rsid w:val="00BA1579"/>
    <w:rsid w:val="00BA1CC3"/>
    <w:rsid w:val="00BA1D06"/>
    <w:rsid w:val="00BA1E2A"/>
    <w:rsid w:val="00BA29A0"/>
    <w:rsid w:val="00BA2EC0"/>
    <w:rsid w:val="00BA30B0"/>
    <w:rsid w:val="00BA3166"/>
    <w:rsid w:val="00BA3466"/>
    <w:rsid w:val="00BA34A7"/>
    <w:rsid w:val="00BA3502"/>
    <w:rsid w:val="00BA3C22"/>
    <w:rsid w:val="00BA44A4"/>
    <w:rsid w:val="00BA4C80"/>
    <w:rsid w:val="00BA5253"/>
    <w:rsid w:val="00BA5631"/>
    <w:rsid w:val="00BA58C0"/>
    <w:rsid w:val="00BA66BA"/>
    <w:rsid w:val="00BA69BB"/>
    <w:rsid w:val="00BA708F"/>
    <w:rsid w:val="00BA7EED"/>
    <w:rsid w:val="00BB0EE3"/>
    <w:rsid w:val="00BB15AB"/>
    <w:rsid w:val="00BB1900"/>
    <w:rsid w:val="00BB1AFE"/>
    <w:rsid w:val="00BB2300"/>
    <w:rsid w:val="00BB2822"/>
    <w:rsid w:val="00BB2922"/>
    <w:rsid w:val="00BB29C3"/>
    <w:rsid w:val="00BB2AB8"/>
    <w:rsid w:val="00BB2B17"/>
    <w:rsid w:val="00BB2CE2"/>
    <w:rsid w:val="00BB2FF4"/>
    <w:rsid w:val="00BB4847"/>
    <w:rsid w:val="00BB49B2"/>
    <w:rsid w:val="00BB4A1B"/>
    <w:rsid w:val="00BB4F3C"/>
    <w:rsid w:val="00BB52D4"/>
    <w:rsid w:val="00BB52F6"/>
    <w:rsid w:val="00BB5791"/>
    <w:rsid w:val="00BB5B3D"/>
    <w:rsid w:val="00BB5F89"/>
    <w:rsid w:val="00BB7278"/>
    <w:rsid w:val="00BB764D"/>
    <w:rsid w:val="00BB7D72"/>
    <w:rsid w:val="00BB7F50"/>
    <w:rsid w:val="00BC0630"/>
    <w:rsid w:val="00BC07B6"/>
    <w:rsid w:val="00BC09C0"/>
    <w:rsid w:val="00BC0E81"/>
    <w:rsid w:val="00BC1180"/>
    <w:rsid w:val="00BC1424"/>
    <w:rsid w:val="00BC15B8"/>
    <w:rsid w:val="00BC1694"/>
    <w:rsid w:val="00BC1F70"/>
    <w:rsid w:val="00BC289C"/>
    <w:rsid w:val="00BC30B7"/>
    <w:rsid w:val="00BC3102"/>
    <w:rsid w:val="00BC32EF"/>
    <w:rsid w:val="00BC3365"/>
    <w:rsid w:val="00BC373B"/>
    <w:rsid w:val="00BC4B0A"/>
    <w:rsid w:val="00BC4CAC"/>
    <w:rsid w:val="00BC5280"/>
    <w:rsid w:val="00BC5879"/>
    <w:rsid w:val="00BC6040"/>
    <w:rsid w:val="00BC60B7"/>
    <w:rsid w:val="00BC6BF2"/>
    <w:rsid w:val="00BC7190"/>
    <w:rsid w:val="00BC759A"/>
    <w:rsid w:val="00BC79DF"/>
    <w:rsid w:val="00BC7A79"/>
    <w:rsid w:val="00BC7E0A"/>
    <w:rsid w:val="00BD007C"/>
    <w:rsid w:val="00BD03D1"/>
    <w:rsid w:val="00BD0EEF"/>
    <w:rsid w:val="00BD11E3"/>
    <w:rsid w:val="00BD1468"/>
    <w:rsid w:val="00BD1DF8"/>
    <w:rsid w:val="00BD1FCE"/>
    <w:rsid w:val="00BD2030"/>
    <w:rsid w:val="00BD2180"/>
    <w:rsid w:val="00BD24F2"/>
    <w:rsid w:val="00BD262D"/>
    <w:rsid w:val="00BD2AF5"/>
    <w:rsid w:val="00BD2FF4"/>
    <w:rsid w:val="00BD31AF"/>
    <w:rsid w:val="00BD389E"/>
    <w:rsid w:val="00BD40A7"/>
    <w:rsid w:val="00BD47B1"/>
    <w:rsid w:val="00BD4AE5"/>
    <w:rsid w:val="00BD5172"/>
    <w:rsid w:val="00BD51EC"/>
    <w:rsid w:val="00BD5702"/>
    <w:rsid w:val="00BD5C8A"/>
    <w:rsid w:val="00BD6729"/>
    <w:rsid w:val="00BD67EF"/>
    <w:rsid w:val="00BD68CD"/>
    <w:rsid w:val="00BE007D"/>
    <w:rsid w:val="00BE05E8"/>
    <w:rsid w:val="00BE110D"/>
    <w:rsid w:val="00BE1DA0"/>
    <w:rsid w:val="00BE2469"/>
    <w:rsid w:val="00BE300D"/>
    <w:rsid w:val="00BE30E8"/>
    <w:rsid w:val="00BE315F"/>
    <w:rsid w:val="00BE3D9F"/>
    <w:rsid w:val="00BE3EB8"/>
    <w:rsid w:val="00BE4477"/>
    <w:rsid w:val="00BE44C4"/>
    <w:rsid w:val="00BE50BA"/>
    <w:rsid w:val="00BE5129"/>
    <w:rsid w:val="00BE5750"/>
    <w:rsid w:val="00BE57CD"/>
    <w:rsid w:val="00BE5CCB"/>
    <w:rsid w:val="00BE614E"/>
    <w:rsid w:val="00BE6ABC"/>
    <w:rsid w:val="00BE6E33"/>
    <w:rsid w:val="00BE6F5D"/>
    <w:rsid w:val="00BE6F8A"/>
    <w:rsid w:val="00BE790D"/>
    <w:rsid w:val="00BE7948"/>
    <w:rsid w:val="00BE7A5B"/>
    <w:rsid w:val="00BF04CE"/>
    <w:rsid w:val="00BF063C"/>
    <w:rsid w:val="00BF0F83"/>
    <w:rsid w:val="00BF10B8"/>
    <w:rsid w:val="00BF1109"/>
    <w:rsid w:val="00BF18E9"/>
    <w:rsid w:val="00BF1910"/>
    <w:rsid w:val="00BF1ADF"/>
    <w:rsid w:val="00BF1C20"/>
    <w:rsid w:val="00BF1F9F"/>
    <w:rsid w:val="00BF218B"/>
    <w:rsid w:val="00BF25DA"/>
    <w:rsid w:val="00BF2702"/>
    <w:rsid w:val="00BF27B6"/>
    <w:rsid w:val="00BF28B7"/>
    <w:rsid w:val="00BF3257"/>
    <w:rsid w:val="00BF32DD"/>
    <w:rsid w:val="00BF32E7"/>
    <w:rsid w:val="00BF4622"/>
    <w:rsid w:val="00BF468C"/>
    <w:rsid w:val="00BF471F"/>
    <w:rsid w:val="00BF4B9B"/>
    <w:rsid w:val="00BF5123"/>
    <w:rsid w:val="00BF5213"/>
    <w:rsid w:val="00BF56DA"/>
    <w:rsid w:val="00BF6234"/>
    <w:rsid w:val="00BF62D1"/>
    <w:rsid w:val="00BF671B"/>
    <w:rsid w:val="00BF6817"/>
    <w:rsid w:val="00BF6959"/>
    <w:rsid w:val="00BF7662"/>
    <w:rsid w:val="00BF7A88"/>
    <w:rsid w:val="00C00B9F"/>
    <w:rsid w:val="00C00F89"/>
    <w:rsid w:val="00C01085"/>
    <w:rsid w:val="00C010F8"/>
    <w:rsid w:val="00C01AAB"/>
    <w:rsid w:val="00C02800"/>
    <w:rsid w:val="00C02914"/>
    <w:rsid w:val="00C02F78"/>
    <w:rsid w:val="00C03AC5"/>
    <w:rsid w:val="00C03AF7"/>
    <w:rsid w:val="00C03C6D"/>
    <w:rsid w:val="00C03EDD"/>
    <w:rsid w:val="00C04236"/>
    <w:rsid w:val="00C04357"/>
    <w:rsid w:val="00C04362"/>
    <w:rsid w:val="00C0461F"/>
    <w:rsid w:val="00C0472F"/>
    <w:rsid w:val="00C049E5"/>
    <w:rsid w:val="00C04DE9"/>
    <w:rsid w:val="00C05097"/>
    <w:rsid w:val="00C05984"/>
    <w:rsid w:val="00C05994"/>
    <w:rsid w:val="00C05E6C"/>
    <w:rsid w:val="00C060B2"/>
    <w:rsid w:val="00C06846"/>
    <w:rsid w:val="00C06A30"/>
    <w:rsid w:val="00C06CFB"/>
    <w:rsid w:val="00C07351"/>
    <w:rsid w:val="00C07488"/>
    <w:rsid w:val="00C07996"/>
    <w:rsid w:val="00C07E8E"/>
    <w:rsid w:val="00C102B7"/>
    <w:rsid w:val="00C10545"/>
    <w:rsid w:val="00C105D4"/>
    <w:rsid w:val="00C10BB8"/>
    <w:rsid w:val="00C10FC7"/>
    <w:rsid w:val="00C1108E"/>
    <w:rsid w:val="00C116C7"/>
    <w:rsid w:val="00C11B61"/>
    <w:rsid w:val="00C11C1A"/>
    <w:rsid w:val="00C120BB"/>
    <w:rsid w:val="00C12195"/>
    <w:rsid w:val="00C12531"/>
    <w:rsid w:val="00C1274D"/>
    <w:rsid w:val="00C12BC8"/>
    <w:rsid w:val="00C12D3B"/>
    <w:rsid w:val="00C14064"/>
    <w:rsid w:val="00C14615"/>
    <w:rsid w:val="00C14623"/>
    <w:rsid w:val="00C14953"/>
    <w:rsid w:val="00C14A73"/>
    <w:rsid w:val="00C15242"/>
    <w:rsid w:val="00C156CD"/>
    <w:rsid w:val="00C15757"/>
    <w:rsid w:val="00C15C6C"/>
    <w:rsid w:val="00C1640E"/>
    <w:rsid w:val="00C164FA"/>
    <w:rsid w:val="00C16789"/>
    <w:rsid w:val="00C17561"/>
    <w:rsid w:val="00C17BED"/>
    <w:rsid w:val="00C17CFD"/>
    <w:rsid w:val="00C20C0A"/>
    <w:rsid w:val="00C217C0"/>
    <w:rsid w:val="00C21F0D"/>
    <w:rsid w:val="00C2205B"/>
    <w:rsid w:val="00C22B0E"/>
    <w:rsid w:val="00C22FA3"/>
    <w:rsid w:val="00C23256"/>
    <w:rsid w:val="00C23604"/>
    <w:rsid w:val="00C23656"/>
    <w:rsid w:val="00C23BBE"/>
    <w:rsid w:val="00C24391"/>
    <w:rsid w:val="00C2480A"/>
    <w:rsid w:val="00C24E7B"/>
    <w:rsid w:val="00C25135"/>
    <w:rsid w:val="00C2558E"/>
    <w:rsid w:val="00C25D1B"/>
    <w:rsid w:val="00C25DFA"/>
    <w:rsid w:val="00C25F95"/>
    <w:rsid w:val="00C25FD8"/>
    <w:rsid w:val="00C26A07"/>
    <w:rsid w:val="00C26EA6"/>
    <w:rsid w:val="00C2721A"/>
    <w:rsid w:val="00C276D2"/>
    <w:rsid w:val="00C27BCD"/>
    <w:rsid w:val="00C27CD8"/>
    <w:rsid w:val="00C27FDA"/>
    <w:rsid w:val="00C30FB6"/>
    <w:rsid w:val="00C31599"/>
    <w:rsid w:val="00C31BF4"/>
    <w:rsid w:val="00C32197"/>
    <w:rsid w:val="00C330F1"/>
    <w:rsid w:val="00C33F97"/>
    <w:rsid w:val="00C3421A"/>
    <w:rsid w:val="00C35154"/>
    <w:rsid w:val="00C354A1"/>
    <w:rsid w:val="00C35646"/>
    <w:rsid w:val="00C358C6"/>
    <w:rsid w:val="00C35EB7"/>
    <w:rsid w:val="00C35FB4"/>
    <w:rsid w:val="00C36611"/>
    <w:rsid w:val="00C36615"/>
    <w:rsid w:val="00C3679A"/>
    <w:rsid w:val="00C36B7C"/>
    <w:rsid w:val="00C374EA"/>
    <w:rsid w:val="00C37556"/>
    <w:rsid w:val="00C37889"/>
    <w:rsid w:val="00C378C1"/>
    <w:rsid w:val="00C37D70"/>
    <w:rsid w:val="00C402ED"/>
    <w:rsid w:val="00C40BC6"/>
    <w:rsid w:val="00C40FB3"/>
    <w:rsid w:val="00C41282"/>
    <w:rsid w:val="00C414E8"/>
    <w:rsid w:val="00C41CDC"/>
    <w:rsid w:val="00C425F3"/>
    <w:rsid w:val="00C43F28"/>
    <w:rsid w:val="00C44D81"/>
    <w:rsid w:val="00C46528"/>
    <w:rsid w:val="00C46D82"/>
    <w:rsid w:val="00C47248"/>
    <w:rsid w:val="00C473B6"/>
    <w:rsid w:val="00C4798F"/>
    <w:rsid w:val="00C47A73"/>
    <w:rsid w:val="00C5006F"/>
    <w:rsid w:val="00C51522"/>
    <w:rsid w:val="00C51DAA"/>
    <w:rsid w:val="00C51DC1"/>
    <w:rsid w:val="00C521E8"/>
    <w:rsid w:val="00C52758"/>
    <w:rsid w:val="00C52DFA"/>
    <w:rsid w:val="00C530A1"/>
    <w:rsid w:val="00C53161"/>
    <w:rsid w:val="00C53313"/>
    <w:rsid w:val="00C534F9"/>
    <w:rsid w:val="00C538BE"/>
    <w:rsid w:val="00C53907"/>
    <w:rsid w:val="00C53E00"/>
    <w:rsid w:val="00C53FDF"/>
    <w:rsid w:val="00C54220"/>
    <w:rsid w:val="00C543AB"/>
    <w:rsid w:val="00C5440C"/>
    <w:rsid w:val="00C54D32"/>
    <w:rsid w:val="00C54E4C"/>
    <w:rsid w:val="00C5561E"/>
    <w:rsid w:val="00C56233"/>
    <w:rsid w:val="00C566B8"/>
    <w:rsid w:val="00C5798D"/>
    <w:rsid w:val="00C609B4"/>
    <w:rsid w:val="00C60BB8"/>
    <w:rsid w:val="00C60F25"/>
    <w:rsid w:val="00C611C3"/>
    <w:rsid w:val="00C61522"/>
    <w:rsid w:val="00C61D92"/>
    <w:rsid w:val="00C62435"/>
    <w:rsid w:val="00C624D3"/>
    <w:rsid w:val="00C629B4"/>
    <w:rsid w:val="00C63170"/>
    <w:rsid w:val="00C6350F"/>
    <w:rsid w:val="00C63534"/>
    <w:rsid w:val="00C635E5"/>
    <w:rsid w:val="00C63B41"/>
    <w:rsid w:val="00C63CC3"/>
    <w:rsid w:val="00C647CA"/>
    <w:rsid w:val="00C64819"/>
    <w:rsid w:val="00C64F1C"/>
    <w:rsid w:val="00C653CD"/>
    <w:rsid w:val="00C65836"/>
    <w:rsid w:val="00C65E85"/>
    <w:rsid w:val="00C661BF"/>
    <w:rsid w:val="00C66617"/>
    <w:rsid w:val="00C667E9"/>
    <w:rsid w:val="00C66BCA"/>
    <w:rsid w:val="00C66ED2"/>
    <w:rsid w:val="00C676FA"/>
    <w:rsid w:val="00C67BBA"/>
    <w:rsid w:val="00C67E53"/>
    <w:rsid w:val="00C70253"/>
    <w:rsid w:val="00C705F5"/>
    <w:rsid w:val="00C70702"/>
    <w:rsid w:val="00C70726"/>
    <w:rsid w:val="00C716C3"/>
    <w:rsid w:val="00C717C6"/>
    <w:rsid w:val="00C71DBC"/>
    <w:rsid w:val="00C71DFD"/>
    <w:rsid w:val="00C72244"/>
    <w:rsid w:val="00C7236C"/>
    <w:rsid w:val="00C7252F"/>
    <w:rsid w:val="00C72AF3"/>
    <w:rsid w:val="00C72D8D"/>
    <w:rsid w:val="00C730BD"/>
    <w:rsid w:val="00C7314D"/>
    <w:rsid w:val="00C734FA"/>
    <w:rsid w:val="00C73738"/>
    <w:rsid w:val="00C73A12"/>
    <w:rsid w:val="00C73AC4"/>
    <w:rsid w:val="00C73B89"/>
    <w:rsid w:val="00C73DB8"/>
    <w:rsid w:val="00C74737"/>
    <w:rsid w:val="00C74921"/>
    <w:rsid w:val="00C74BF0"/>
    <w:rsid w:val="00C74D6C"/>
    <w:rsid w:val="00C74E4B"/>
    <w:rsid w:val="00C752E7"/>
    <w:rsid w:val="00C764E0"/>
    <w:rsid w:val="00C76ACA"/>
    <w:rsid w:val="00C76CEB"/>
    <w:rsid w:val="00C771A2"/>
    <w:rsid w:val="00C77620"/>
    <w:rsid w:val="00C77971"/>
    <w:rsid w:val="00C77BAF"/>
    <w:rsid w:val="00C815AB"/>
    <w:rsid w:val="00C8162F"/>
    <w:rsid w:val="00C824CD"/>
    <w:rsid w:val="00C825A2"/>
    <w:rsid w:val="00C82C8E"/>
    <w:rsid w:val="00C82F3A"/>
    <w:rsid w:val="00C8350A"/>
    <w:rsid w:val="00C8372F"/>
    <w:rsid w:val="00C8459D"/>
    <w:rsid w:val="00C84B8D"/>
    <w:rsid w:val="00C8538E"/>
    <w:rsid w:val="00C853C9"/>
    <w:rsid w:val="00C85878"/>
    <w:rsid w:val="00C85961"/>
    <w:rsid w:val="00C859C2"/>
    <w:rsid w:val="00C85C6E"/>
    <w:rsid w:val="00C86326"/>
    <w:rsid w:val="00C864AC"/>
    <w:rsid w:val="00C86B9D"/>
    <w:rsid w:val="00C86D9A"/>
    <w:rsid w:val="00C8711C"/>
    <w:rsid w:val="00C876F1"/>
    <w:rsid w:val="00C878DC"/>
    <w:rsid w:val="00C8794D"/>
    <w:rsid w:val="00C87CEB"/>
    <w:rsid w:val="00C89A0E"/>
    <w:rsid w:val="00C9002F"/>
    <w:rsid w:val="00C90356"/>
    <w:rsid w:val="00C91F16"/>
    <w:rsid w:val="00C92C57"/>
    <w:rsid w:val="00C93538"/>
    <w:rsid w:val="00C93644"/>
    <w:rsid w:val="00C936C2"/>
    <w:rsid w:val="00C939D6"/>
    <w:rsid w:val="00C93AB8"/>
    <w:rsid w:val="00C93B3A"/>
    <w:rsid w:val="00C94A6B"/>
    <w:rsid w:val="00C94E70"/>
    <w:rsid w:val="00C95065"/>
    <w:rsid w:val="00C95FE9"/>
    <w:rsid w:val="00C965BB"/>
    <w:rsid w:val="00C96806"/>
    <w:rsid w:val="00C969FC"/>
    <w:rsid w:val="00C972FC"/>
    <w:rsid w:val="00C97915"/>
    <w:rsid w:val="00C979AE"/>
    <w:rsid w:val="00C979E1"/>
    <w:rsid w:val="00CA0222"/>
    <w:rsid w:val="00CA05BB"/>
    <w:rsid w:val="00CA0A8D"/>
    <w:rsid w:val="00CA0D4F"/>
    <w:rsid w:val="00CA10E9"/>
    <w:rsid w:val="00CA12AD"/>
    <w:rsid w:val="00CA174F"/>
    <w:rsid w:val="00CA1ED0"/>
    <w:rsid w:val="00CA250E"/>
    <w:rsid w:val="00CA2D00"/>
    <w:rsid w:val="00CA3164"/>
    <w:rsid w:val="00CA3194"/>
    <w:rsid w:val="00CA3608"/>
    <w:rsid w:val="00CA36ED"/>
    <w:rsid w:val="00CA37FA"/>
    <w:rsid w:val="00CA3B19"/>
    <w:rsid w:val="00CA3E58"/>
    <w:rsid w:val="00CA433B"/>
    <w:rsid w:val="00CA4CF7"/>
    <w:rsid w:val="00CA605D"/>
    <w:rsid w:val="00CA62BC"/>
    <w:rsid w:val="00CA6312"/>
    <w:rsid w:val="00CA6503"/>
    <w:rsid w:val="00CA6CA4"/>
    <w:rsid w:val="00CA6F5F"/>
    <w:rsid w:val="00CA7DA0"/>
    <w:rsid w:val="00CB01FD"/>
    <w:rsid w:val="00CB0986"/>
    <w:rsid w:val="00CB1125"/>
    <w:rsid w:val="00CB1219"/>
    <w:rsid w:val="00CB142A"/>
    <w:rsid w:val="00CB2063"/>
    <w:rsid w:val="00CB212E"/>
    <w:rsid w:val="00CB21DF"/>
    <w:rsid w:val="00CB2649"/>
    <w:rsid w:val="00CB26B7"/>
    <w:rsid w:val="00CB2763"/>
    <w:rsid w:val="00CB2962"/>
    <w:rsid w:val="00CB2F5A"/>
    <w:rsid w:val="00CB38B7"/>
    <w:rsid w:val="00CB3D4B"/>
    <w:rsid w:val="00CB4647"/>
    <w:rsid w:val="00CB4817"/>
    <w:rsid w:val="00CB49FA"/>
    <w:rsid w:val="00CB504F"/>
    <w:rsid w:val="00CB509C"/>
    <w:rsid w:val="00CB5826"/>
    <w:rsid w:val="00CB6084"/>
    <w:rsid w:val="00CB69BB"/>
    <w:rsid w:val="00CB6A45"/>
    <w:rsid w:val="00CB6C71"/>
    <w:rsid w:val="00CB7448"/>
    <w:rsid w:val="00CB7615"/>
    <w:rsid w:val="00CB7BBC"/>
    <w:rsid w:val="00CB7E34"/>
    <w:rsid w:val="00CC005F"/>
    <w:rsid w:val="00CC09B7"/>
    <w:rsid w:val="00CC158A"/>
    <w:rsid w:val="00CC187E"/>
    <w:rsid w:val="00CC19FF"/>
    <w:rsid w:val="00CC1EAF"/>
    <w:rsid w:val="00CC29B9"/>
    <w:rsid w:val="00CC29DD"/>
    <w:rsid w:val="00CC2FBB"/>
    <w:rsid w:val="00CC3926"/>
    <w:rsid w:val="00CC3BB0"/>
    <w:rsid w:val="00CC3DB5"/>
    <w:rsid w:val="00CC3EB5"/>
    <w:rsid w:val="00CC40DA"/>
    <w:rsid w:val="00CC417C"/>
    <w:rsid w:val="00CC4A65"/>
    <w:rsid w:val="00CC4CC1"/>
    <w:rsid w:val="00CC51B3"/>
    <w:rsid w:val="00CC51E3"/>
    <w:rsid w:val="00CC55BB"/>
    <w:rsid w:val="00CC5F43"/>
    <w:rsid w:val="00CC60C0"/>
    <w:rsid w:val="00CC7170"/>
    <w:rsid w:val="00CC774F"/>
    <w:rsid w:val="00CC7E60"/>
    <w:rsid w:val="00CD02D1"/>
    <w:rsid w:val="00CD0909"/>
    <w:rsid w:val="00CD1089"/>
    <w:rsid w:val="00CD131F"/>
    <w:rsid w:val="00CD3498"/>
    <w:rsid w:val="00CD37D1"/>
    <w:rsid w:val="00CD3C64"/>
    <w:rsid w:val="00CD4283"/>
    <w:rsid w:val="00CD4457"/>
    <w:rsid w:val="00CD4BED"/>
    <w:rsid w:val="00CD4D48"/>
    <w:rsid w:val="00CD4E32"/>
    <w:rsid w:val="00CD4F26"/>
    <w:rsid w:val="00CD503D"/>
    <w:rsid w:val="00CD59E2"/>
    <w:rsid w:val="00CD7264"/>
    <w:rsid w:val="00CD738A"/>
    <w:rsid w:val="00CD7D00"/>
    <w:rsid w:val="00CE0180"/>
    <w:rsid w:val="00CE0607"/>
    <w:rsid w:val="00CE0719"/>
    <w:rsid w:val="00CE078C"/>
    <w:rsid w:val="00CE0D31"/>
    <w:rsid w:val="00CE16E0"/>
    <w:rsid w:val="00CE1AD7"/>
    <w:rsid w:val="00CE2A74"/>
    <w:rsid w:val="00CE2A9F"/>
    <w:rsid w:val="00CE2F11"/>
    <w:rsid w:val="00CE310A"/>
    <w:rsid w:val="00CE32CB"/>
    <w:rsid w:val="00CE36EB"/>
    <w:rsid w:val="00CE374D"/>
    <w:rsid w:val="00CE387B"/>
    <w:rsid w:val="00CE3B7F"/>
    <w:rsid w:val="00CE3EAB"/>
    <w:rsid w:val="00CE40F9"/>
    <w:rsid w:val="00CE42E1"/>
    <w:rsid w:val="00CE431D"/>
    <w:rsid w:val="00CE481F"/>
    <w:rsid w:val="00CE4FBE"/>
    <w:rsid w:val="00CE5340"/>
    <w:rsid w:val="00CE59BF"/>
    <w:rsid w:val="00CE5EBB"/>
    <w:rsid w:val="00CE6138"/>
    <w:rsid w:val="00CE6AFE"/>
    <w:rsid w:val="00CE7828"/>
    <w:rsid w:val="00CE78DE"/>
    <w:rsid w:val="00CE7A08"/>
    <w:rsid w:val="00CE7A37"/>
    <w:rsid w:val="00CF0203"/>
    <w:rsid w:val="00CF02D4"/>
    <w:rsid w:val="00CF03A2"/>
    <w:rsid w:val="00CF0469"/>
    <w:rsid w:val="00CF0645"/>
    <w:rsid w:val="00CF0EAC"/>
    <w:rsid w:val="00CF0FDB"/>
    <w:rsid w:val="00CF132C"/>
    <w:rsid w:val="00CF1EAB"/>
    <w:rsid w:val="00CF20A1"/>
    <w:rsid w:val="00CF25C7"/>
    <w:rsid w:val="00CF27B5"/>
    <w:rsid w:val="00CF2AF5"/>
    <w:rsid w:val="00CF2DC6"/>
    <w:rsid w:val="00CF2EDF"/>
    <w:rsid w:val="00CF3FE7"/>
    <w:rsid w:val="00CF44E9"/>
    <w:rsid w:val="00CF467C"/>
    <w:rsid w:val="00CF5303"/>
    <w:rsid w:val="00CF5425"/>
    <w:rsid w:val="00CF574B"/>
    <w:rsid w:val="00CF58D8"/>
    <w:rsid w:val="00CF60CE"/>
    <w:rsid w:val="00CF6874"/>
    <w:rsid w:val="00CF6CA5"/>
    <w:rsid w:val="00CF7BEB"/>
    <w:rsid w:val="00CF7EE1"/>
    <w:rsid w:val="00CF7FD0"/>
    <w:rsid w:val="00D00468"/>
    <w:rsid w:val="00D00C15"/>
    <w:rsid w:val="00D01143"/>
    <w:rsid w:val="00D01849"/>
    <w:rsid w:val="00D01DC7"/>
    <w:rsid w:val="00D02853"/>
    <w:rsid w:val="00D02B9C"/>
    <w:rsid w:val="00D03841"/>
    <w:rsid w:val="00D03A3B"/>
    <w:rsid w:val="00D04BE5"/>
    <w:rsid w:val="00D04D1C"/>
    <w:rsid w:val="00D051E2"/>
    <w:rsid w:val="00D0532C"/>
    <w:rsid w:val="00D0567E"/>
    <w:rsid w:val="00D05962"/>
    <w:rsid w:val="00D059FF"/>
    <w:rsid w:val="00D05AD2"/>
    <w:rsid w:val="00D064E7"/>
    <w:rsid w:val="00D06C61"/>
    <w:rsid w:val="00D070D3"/>
    <w:rsid w:val="00D076A5"/>
    <w:rsid w:val="00D07715"/>
    <w:rsid w:val="00D0785B"/>
    <w:rsid w:val="00D07D9B"/>
    <w:rsid w:val="00D07F16"/>
    <w:rsid w:val="00D11556"/>
    <w:rsid w:val="00D1156B"/>
    <w:rsid w:val="00D11EA8"/>
    <w:rsid w:val="00D11EC9"/>
    <w:rsid w:val="00D11F37"/>
    <w:rsid w:val="00D1262A"/>
    <w:rsid w:val="00D13094"/>
    <w:rsid w:val="00D139C4"/>
    <w:rsid w:val="00D13D3A"/>
    <w:rsid w:val="00D1408F"/>
    <w:rsid w:val="00D144AD"/>
    <w:rsid w:val="00D14E9B"/>
    <w:rsid w:val="00D14EC4"/>
    <w:rsid w:val="00D15015"/>
    <w:rsid w:val="00D15110"/>
    <w:rsid w:val="00D155D5"/>
    <w:rsid w:val="00D15BD7"/>
    <w:rsid w:val="00D15D54"/>
    <w:rsid w:val="00D15FE5"/>
    <w:rsid w:val="00D16847"/>
    <w:rsid w:val="00D1684A"/>
    <w:rsid w:val="00D16DF3"/>
    <w:rsid w:val="00D176B9"/>
    <w:rsid w:val="00D20061"/>
    <w:rsid w:val="00D20827"/>
    <w:rsid w:val="00D20971"/>
    <w:rsid w:val="00D210DF"/>
    <w:rsid w:val="00D21181"/>
    <w:rsid w:val="00D2151C"/>
    <w:rsid w:val="00D21F06"/>
    <w:rsid w:val="00D22526"/>
    <w:rsid w:val="00D2272B"/>
    <w:rsid w:val="00D22B4A"/>
    <w:rsid w:val="00D23068"/>
    <w:rsid w:val="00D231A8"/>
    <w:rsid w:val="00D232D9"/>
    <w:rsid w:val="00D238AC"/>
    <w:rsid w:val="00D23906"/>
    <w:rsid w:val="00D24BCB"/>
    <w:rsid w:val="00D2504E"/>
    <w:rsid w:val="00D2543C"/>
    <w:rsid w:val="00D25529"/>
    <w:rsid w:val="00D25559"/>
    <w:rsid w:val="00D25A18"/>
    <w:rsid w:val="00D2671B"/>
    <w:rsid w:val="00D275CC"/>
    <w:rsid w:val="00D279DA"/>
    <w:rsid w:val="00D3033E"/>
    <w:rsid w:val="00D30D89"/>
    <w:rsid w:val="00D317DA"/>
    <w:rsid w:val="00D31F67"/>
    <w:rsid w:val="00D3227D"/>
    <w:rsid w:val="00D32B30"/>
    <w:rsid w:val="00D32E92"/>
    <w:rsid w:val="00D34175"/>
    <w:rsid w:val="00D344C0"/>
    <w:rsid w:val="00D34559"/>
    <w:rsid w:val="00D348F8"/>
    <w:rsid w:val="00D35830"/>
    <w:rsid w:val="00D35F39"/>
    <w:rsid w:val="00D3625E"/>
    <w:rsid w:val="00D362C8"/>
    <w:rsid w:val="00D36C43"/>
    <w:rsid w:val="00D3703D"/>
    <w:rsid w:val="00D37233"/>
    <w:rsid w:val="00D37338"/>
    <w:rsid w:val="00D377F5"/>
    <w:rsid w:val="00D4066D"/>
    <w:rsid w:val="00D40736"/>
    <w:rsid w:val="00D407FB"/>
    <w:rsid w:val="00D40B4B"/>
    <w:rsid w:val="00D40E31"/>
    <w:rsid w:val="00D41382"/>
    <w:rsid w:val="00D42205"/>
    <w:rsid w:val="00D42796"/>
    <w:rsid w:val="00D42C36"/>
    <w:rsid w:val="00D43331"/>
    <w:rsid w:val="00D43958"/>
    <w:rsid w:val="00D43C96"/>
    <w:rsid w:val="00D43E16"/>
    <w:rsid w:val="00D4402A"/>
    <w:rsid w:val="00D44272"/>
    <w:rsid w:val="00D44393"/>
    <w:rsid w:val="00D44600"/>
    <w:rsid w:val="00D44972"/>
    <w:rsid w:val="00D44B94"/>
    <w:rsid w:val="00D44C16"/>
    <w:rsid w:val="00D44F07"/>
    <w:rsid w:val="00D4533F"/>
    <w:rsid w:val="00D4538E"/>
    <w:rsid w:val="00D45862"/>
    <w:rsid w:val="00D45912"/>
    <w:rsid w:val="00D45920"/>
    <w:rsid w:val="00D4652B"/>
    <w:rsid w:val="00D46917"/>
    <w:rsid w:val="00D46DE0"/>
    <w:rsid w:val="00D4714C"/>
    <w:rsid w:val="00D50D0B"/>
    <w:rsid w:val="00D5141E"/>
    <w:rsid w:val="00D5176A"/>
    <w:rsid w:val="00D51C50"/>
    <w:rsid w:val="00D520B9"/>
    <w:rsid w:val="00D521BC"/>
    <w:rsid w:val="00D52325"/>
    <w:rsid w:val="00D529DF"/>
    <w:rsid w:val="00D531BA"/>
    <w:rsid w:val="00D532B5"/>
    <w:rsid w:val="00D536D3"/>
    <w:rsid w:val="00D53875"/>
    <w:rsid w:val="00D53934"/>
    <w:rsid w:val="00D5455C"/>
    <w:rsid w:val="00D55230"/>
    <w:rsid w:val="00D561F0"/>
    <w:rsid w:val="00D56693"/>
    <w:rsid w:val="00D56955"/>
    <w:rsid w:val="00D56B88"/>
    <w:rsid w:val="00D56B9C"/>
    <w:rsid w:val="00D576D0"/>
    <w:rsid w:val="00D5772A"/>
    <w:rsid w:val="00D57BEF"/>
    <w:rsid w:val="00D57FCE"/>
    <w:rsid w:val="00D602CF"/>
    <w:rsid w:val="00D60391"/>
    <w:rsid w:val="00D60906"/>
    <w:rsid w:val="00D60F69"/>
    <w:rsid w:val="00D615BB"/>
    <w:rsid w:val="00D623E8"/>
    <w:rsid w:val="00D6254B"/>
    <w:rsid w:val="00D6290B"/>
    <w:rsid w:val="00D63888"/>
    <w:rsid w:val="00D63BE3"/>
    <w:rsid w:val="00D640D8"/>
    <w:rsid w:val="00D640D9"/>
    <w:rsid w:val="00D641A6"/>
    <w:rsid w:val="00D64309"/>
    <w:rsid w:val="00D648C1"/>
    <w:rsid w:val="00D64CF6"/>
    <w:rsid w:val="00D65AA1"/>
    <w:rsid w:val="00D662C6"/>
    <w:rsid w:val="00D668CE"/>
    <w:rsid w:val="00D66F8B"/>
    <w:rsid w:val="00D672E4"/>
    <w:rsid w:val="00D677A8"/>
    <w:rsid w:val="00D67F56"/>
    <w:rsid w:val="00D70418"/>
    <w:rsid w:val="00D70A90"/>
    <w:rsid w:val="00D70BBF"/>
    <w:rsid w:val="00D70C9C"/>
    <w:rsid w:val="00D70E15"/>
    <w:rsid w:val="00D70E66"/>
    <w:rsid w:val="00D7101E"/>
    <w:rsid w:val="00D71472"/>
    <w:rsid w:val="00D71C81"/>
    <w:rsid w:val="00D71CBF"/>
    <w:rsid w:val="00D72243"/>
    <w:rsid w:val="00D7244A"/>
    <w:rsid w:val="00D7249E"/>
    <w:rsid w:val="00D7262C"/>
    <w:rsid w:val="00D72881"/>
    <w:rsid w:val="00D72FD2"/>
    <w:rsid w:val="00D731F6"/>
    <w:rsid w:val="00D73311"/>
    <w:rsid w:val="00D73F6E"/>
    <w:rsid w:val="00D74DED"/>
    <w:rsid w:val="00D74EC2"/>
    <w:rsid w:val="00D75179"/>
    <w:rsid w:val="00D754C9"/>
    <w:rsid w:val="00D75811"/>
    <w:rsid w:val="00D765ED"/>
    <w:rsid w:val="00D76E47"/>
    <w:rsid w:val="00D772F0"/>
    <w:rsid w:val="00D77506"/>
    <w:rsid w:val="00D77C83"/>
    <w:rsid w:val="00D77DFF"/>
    <w:rsid w:val="00D808C4"/>
    <w:rsid w:val="00D82200"/>
    <w:rsid w:val="00D8278A"/>
    <w:rsid w:val="00D82962"/>
    <w:rsid w:val="00D82A06"/>
    <w:rsid w:val="00D82A20"/>
    <w:rsid w:val="00D82DE8"/>
    <w:rsid w:val="00D83C91"/>
    <w:rsid w:val="00D85144"/>
    <w:rsid w:val="00D8556B"/>
    <w:rsid w:val="00D85ED5"/>
    <w:rsid w:val="00D86A15"/>
    <w:rsid w:val="00D86A87"/>
    <w:rsid w:val="00D870F0"/>
    <w:rsid w:val="00D87456"/>
    <w:rsid w:val="00D8753B"/>
    <w:rsid w:val="00D876DB"/>
    <w:rsid w:val="00D878E7"/>
    <w:rsid w:val="00D90020"/>
    <w:rsid w:val="00D9068C"/>
    <w:rsid w:val="00D90AE7"/>
    <w:rsid w:val="00D90B8C"/>
    <w:rsid w:val="00D914AD"/>
    <w:rsid w:val="00D91511"/>
    <w:rsid w:val="00D91F42"/>
    <w:rsid w:val="00D92B1C"/>
    <w:rsid w:val="00D93674"/>
    <w:rsid w:val="00D937DD"/>
    <w:rsid w:val="00D93928"/>
    <w:rsid w:val="00D939AD"/>
    <w:rsid w:val="00D93A0B"/>
    <w:rsid w:val="00D9437D"/>
    <w:rsid w:val="00D943C9"/>
    <w:rsid w:val="00D947D6"/>
    <w:rsid w:val="00D95C76"/>
    <w:rsid w:val="00D96BAA"/>
    <w:rsid w:val="00D97825"/>
    <w:rsid w:val="00DA0206"/>
    <w:rsid w:val="00DA02A6"/>
    <w:rsid w:val="00DA03E6"/>
    <w:rsid w:val="00DA0946"/>
    <w:rsid w:val="00DA0C85"/>
    <w:rsid w:val="00DA0F22"/>
    <w:rsid w:val="00DA1273"/>
    <w:rsid w:val="00DA141F"/>
    <w:rsid w:val="00DA1604"/>
    <w:rsid w:val="00DA2397"/>
    <w:rsid w:val="00DA277C"/>
    <w:rsid w:val="00DA2A5A"/>
    <w:rsid w:val="00DA2CBF"/>
    <w:rsid w:val="00DA35EB"/>
    <w:rsid w:val="00DA3A55"/>
    <w:rsid w:val="00DA3F65"/>
    <w:rsid w:val="00DA4067"/>
    <w:rsid w:val="00DA42AE"/>
    <w:rsid w:val="00DA42CB"/>
    <w:rsid w:val="00DA4B0F"/>
    <w:rsid w:val="00DA4CBA"/>
    <w:rsid w:val="00DA581A"/>
    <w:rsid w:val="00DA5904"/>
    <w:rsid w:val="00DA5C5F"/>
    <w:rsid w:val="00DA6135"/>
    <w:rsid w:val="00DA6825"/>
    <w:rsid w:val="00DA6BA7"/>
    <w:rsid w:val="00DA72DE"/>
    <w:rsid w:val="00DA7441"/>
    <w:rsid w:val="00DB0142"/>
    <w:rsid w:val="00DB06DB"/>
    <w:rsid w:val="00DB106C"/>
    <w:rsid w:val="00DB1264"/>
    <w:rsid w:val="00DB17C9"/>
    <w:rsid w:val="00DB1968"/>
    <w:rsid w:val="00DB1D40"/>
    <w:rsid w:val="00DB1F98"/>
    <w:rsid w:val="00DB2706"/>
    <w:rsid w:val="00DB3398"/>
    <w:rsid w:val="00DB36C5"/>
    <w:rsid w:val="00DB38C0"/>
    <w:rsid w:val="00DB3D4B"/>
    <w:rsid w:val="00DB484E"/>
    <w:rsid w:val="00DB489F"/>
    <w:rsid w:val="00DB5478"/>
    <w:rsid w:val="00DB556E"/>
    <w:rsid w:val="00DB6213"/>
    <w:rsid w:val="00DB6554"/>
    <w:rsid w:val="00DB6B01"/>
    <w:rsid w:val="00DB7090"/>
    <w:rsid w:val="00DC006D"/>
    <w:rsid w:val="00DC0ADD"/>
    <w:rsid w:val="00DC124A"/>
    <w:rsid w:val="00DC152C"/>
    <w:rsid w:val="00DC21F1"/>
    <w:rsid w:val="00DC2205"/>
    <w:rsid w:val="00DC247B"/>
    <w:rsid w:val="00DC2ADC"/>
    <w:rsid w:val="00DC2C19"/>
    <w:rsid w:val="00DC2DB9"/>
    <w:rsid w:val="00DC3B8C"/>
    <w:rsid w:val="00DC3BA7"/>
    <w:rsid w:val="00DC3DFB"/>
    <w:rsid w:val="00DC4128"/>
    <w:rsid w:val="00DC45CF"/>
    <w:rsid w:val="00DC45F9"/>
    <w:rsid w:val="00DC4C33"/>
    <w:rsid w:val="00DC4CB1"/>
    <w:rsid w:val="00DC58AD"/>
    <w:rsid w:val="00DC6DAD"/>
    <w:rsid w:val="00DC7551"/>
    <w:rsid w:val="00DC7B7A"/>
    <w:rsid w:val="00DC7EC9"/>
    <w:rsid w:val="00DC7F68"/>
    <w:rsid w:val="00DD05B9"/>
    <w:rsid w:val="00DD085A"/>
    <w:rsid w:val="00DD0927"/>
    <w:rsid w:val="00DD18A5"/>
    <w:rsid w:val="00DD2159"/>
    <w:rsid w:val="00DD23F9"/>
    <w:rsid w:val="00DD26E3"/>
    <w:rsid w:val="00DD286C"/>
    <w:rsid w:val="00DD288D"/>
    <w:rsid w:val="00DD2E28"/>
    <w:rsid w:val="00DD31D5"/>
    <w:rsid w:val="00DD34D3"/>
    <w:rsid w:val="00DD360E"/>
    <w:rsid w:val="00DD3684"/>
    <w:rsid w:val="00DD3741"/>
    <w:rsid w:val="00DD47F1"/>
    <w:rsid w:val="00DD5B9B"/>
    <w:rsid w:val="00DD5EC1"/>
    <w:rsid w:val="00DD695E"/>
    <w:rsid w:val="00DD6971"/>
    <w:rsid w:val="00DD6AC2"/>
    <w:rsid w:val="00DD6B53"/>
    <w:rsid w:val="00DD6E02"/>
    <w:rsid w:val="00DD7C76"/>
    <w:rsid w:val="00DE0119"/>
    <w:rsid w:val="00DE011D"/>
    <w:rsid w:val="00DE020C"/>
    <w:rsid w:val="00DE02E3"/>
    <w:rsid w:val="00DE035F"/>
    <w:rsid w:val="00DE0701"/>
    <w:rsid w:val="00DE17B7"/>
    <w:rsid w:val="00DE21AA"/>
    <w:rsid w:val="00DE2881"/>
    <w:rsid w:val="00DE29C7"/>
    <w:rsid w:val="00DE3188"/>
    <w:rsid w:val="00DE3479"/>
    <w:rsid w:val="00DE3BFC"/>
    <w:rsid w:val="00DE3D23"/>
    <w:rsid w:val="00DE402A"/>
    <w:rsid w:val="00DE45AF"/>
    <w:rsid w:val="00DE49C5"/>
    <w:rsid w:val="00DE4A89"/>
    <w:rsid w:val="00DE4B4D"/>
    <w:rsid w:val="00DE4D3C"/>
    <w:rsid w:val="00DE5A5F"/>
    <w:rsid w:val="00DE603E"/>
    <w:rsid w:val="00DE7708"/>
    <w:rsid w:val="00DE7823"/>
    <w:rsid w:val="00DE785A"/>
    <w:rsid w:val="00DE798C"/>
    <w:rsid w:val="00DE7F13"/>
    <w:rsid w:val="00DF0537"/>
    <w:rsid w:val="00DF0706"/>
    <w:rsid w:val="00DF0870"/>
    <w:rsid w:val="00DF08A9"/>
    <w:rsid w:val="00DF09AB"/>
    <w:rsid w:val="00DF0BF4"/>
    <w:rsid w:val="00DF0F26"/>
    <w:rsid w:val="00DF0F51"/>
    <w:rsid w:val="00DF205F"/>
    <w:rsid w:val="00DF20B8"/>
    <w:rsid w:val="00DF25EB"/>
    <w:rsid w:val="00DF2703"/>
    <w:rsid w:val="00DF299A"/>
    <w:rsid w:val="00DF2A18"/>
    <w:rsid w:val="00DF3479"/>
    <w:rsid w:val="00DF3B77"/>
    <w:rsid w:val="00DF3D46"/>
    <w:rsid w:val="00DF3FA4"/>
    <w:rsid w:val="00DF4011"/>
    <w:rsid w:val="00DF4618"/>
    <w:rsid w:val="00DF4AA1"/>
    <w:rsid w:val="00DF521C"/>
    <w:rsid w:val="00DF5E9F"/>
    <w:rsid w:val="00DF6977"/>
    <w:rsid w:val="00DF6EBF"/>
    <w:rsid w:val="00DF7940"/>
    <w:rsid w:val="00DF7E86"/>
    <w:rsid w:val="00E00105"/>
    <w:rsid w:val="00E00408"/>
    <w:rsid w:val="00E00792"/>
    <w:rsid w:val="00E00922"/>
    <w:rsid w:val="00E009CB"/>
    <w:rsid w:val="00E00C4C"/>
    <w:rsid w:val="00E00D77"/>
    <w:rsid w:val="00E0100D"/>
    <w:rsid w:val="00E0183C"/>
    <w:rsid w:val="00E01ABB"/>
    <w:rsid w:val="00E02144"/>
    <w:rsid w:val="00E02305"/>
    <w:rsid w:val="00E02449"/>
    <w:rsid w:val="00E03170"/>
    <w:rsid w:val="00E0369B"/>
    <w:rsid w:val="00E03B03"/>
    <w:rsid w:val="00E03C73"/>
    <w:rsid w:val="00E040F6"/>
    <w:rsid w:val="00E04109"/>
    <w:rsid w:val="00E04570"/>
    <w:rsid w:val="00E04A51"/>
    <w:rsid w:val="00E04B38"/>
    <w:rsid w:val="00E05248"/>
    <w:rsid w:val="00E0569C"/>
    <w:rsid w:val="00E05EB7"/>
    <w:rsid w:val="00E05FE6"/>
    <w:rsid w:val="00E05FEB"/>
    <w:rsid w:val="00E06001"/>
    <w:rsid w:val="00E06311"/>
    <w:rsid w:val="00E065FF"/>
    <w:rsid w:val="00E06648"/>
    <w:rsid w:val="00E0691E"/>
    <w:rsid w:val="00E06FA0"/>
    <w:rsid w:val="00E0781E"/>
    <w:rsid w:val="00E07AC1"/>
    <w:rsid w:val="00E107E0"/>
    <w:rsid w:val="00E10B23"/>
    <w:rsid w:val="00E10D27"/>
    <w:rsid w:val="00E11212"/>
    <w:rsid w:val="00E11257"/>
    <w:rsid w:val="00E113CB"/>
    <w:rsid w:val="00E1194E"/>
    <w:rsid w:val="00E12714"/>
    <w:rsid w:val="00E12E20"/>
    <w:rsid w:val="00E137BF"/>
    <w:rsid w:val="00E139C0"/>
    <w:rsid w:val="00E141F1"/>
    <w:rsid w:val="00E146D6"/>
    <w:rsid w:val="00E1473B"/>
    <w:rsid w:val="00E16247"/>
    <w:rsid w:val="00E16DA5"/>
    <w:rsid w:val="00E16E1E"/>
    <w:rsid w:val="00E16F58"/>
    <w:rsid w:val="00E1744D"/>
    <w:rsid w:val="00E177DA"/>
    <w:rsid w:val="00E17E36"/>
    <w:rsid w:val="00E17E94"/>
    <w:rsid w:val="00E20027"/>
    <w:rsid w:val="00E20406"/>
    <w:rsid w:val="00E204F3"/>
    <w:rsid w:val="00E2091C"/>
    <w:rsid w:val="00E211FD"/>
    <w:rsid w:val="00E2183E"/>
    <w:rsid w:val="00E21B65"/>
    <w:rsid w:val="00E22009"/>
    <w:rsid w:val="00E2261F"/>
    <w:rsid w:val="00E22747"/>
    <w:rsid w:val="00E228AF"/>
    <w:rsid w:val="00E22F10"/>
    <w:rsid w:val="00E2336A"/>
    <w:rsid w:val="00E239B2"/>
    <w:rsid w:val="00E24288"/>
    <w:rsid w:val="00E24AF8"/>
    <w:rsid w:val="00E24F15"/>
    <w:rsid w:val="00E259EE"/>
    <w:rsid w:val="00E25BC3"/>
    <w:rsid w:val="00E25C6B"/>
    <w:rsid w:val="00E26294"/>
    <w:rsid w:val="00E2659B"/>
    <w:rsid w:val="00E26B91"/>
    <w:rsid w:val="00E26CB3"/>
    <w:rsid w:val="00E30418"/>
    <w:rsid w:val="00E30527"/>
    <w:rsid w:val="00E30640"/>
    <w:rsid w:val="00E3068F"/>
    <w:rsid w:val="00E30FD8"/>
    <w:rsid w:val="00E31458"/>
    <w:rsid w:val="00E3173F"/>
    <w:rsid w:val="00E31801"/>
    <w:rsid w:val="00E323EB"/>
    <w:rsid w:val="00E32984"/>
    <w:rsid w:val="00E331BC"/>
    <w:rsid w:val="00E3374A"/>
    <w:rsid w:val="00E33D2A"/>
    <w:rsid w:val="00E33FD8"/>
    <w:rsid w:val="00E342F9"/>
    <w:rsid w:val="00E342FF"/>
    <w:rsid w:val="00E35514"/>
    <w:rsid w:val="00E35DBD"/>
    <w:rsid w:val="00E362FD"/>
    <w:rsid w:val="00E368A0"/>
    <w:rsid w:val="00E36B51"/>
    <w:rsid w:val="00E36C7B"/>
    <w:rsid w:val="00E36CDE"/>
    <w:rsid w:val="00E36DEF"/>
    <w:rsid w:val="00E36FE9"/>
    <w:rsid w:val="00E37C7F"/>
    <w:rsid w:val="00E40061"/>
    <w:rsid w:val="00E402CF"/>
    <w:rsid w:val="00E40696"/>
    <w:rsid w:val="00E40E8F"/>
    <w:rsid w:val="00E4109B"/>
    <w:rsid w:val="00E413F8"/>
    <w:rsid w:val="00E41C98"/>
    <w:rsid w:val="00E41F93"/>
    <w:rsid w:val="00E42CC7"/>
    <w:rsid w:val="00E42FAE"/>
    <w:rsid w:val="00E43E82"/>
    <w:rsid w:val="00E4400C"/>
    <w:rsid w:val="00E444E5"/>
    <w:rsid w:val="00E44B80"/>
    <w:rsid w:val="00E44BDA"/>
    <w:rsid w:val="00E44D78"/>
    <w:rsid w:val="00E45620"/>
    <w:rsid w:val="00E45E1D"/>
    <w:rsid w:val="00E46147"/>
    <w:rsid w:val="00E46DFD"/>
    <w:rsid w:val="00E478B4"/>
    <w:rsid w:val="00E478F2"/>
    <w:rsid w:val="00E47A11"/>
    <w:rsid w:val="00E51015"/>
    <w:rsid w:val="00E5126B"/>
    <w:rsid w:val="00E512DC"/>
    <w:rsid w:val="00E51543"/>
    <w:rsid w:val="00E51A36"/>
    <w:rsid w:val="00E5263E"/>
    <w:rsid w:val="00E528EC"/>
    <w:rsid w:val="00E52B62"/>
    <w:rsid w:val="00E54129"/>
    <w:rsid w:val="00E549E3"/>
    <w:rsid w:val="00E54D0E"/>
    <w:rsid w:val="00E54FF2"/>
    <w:rsid w:val="00E552E5"/>
    <w:rsid w:val="00E55693"/>
    <w:rsid w:val="00E55AB0"/>
    <w:rsid w:val="00E55C18"/>
    <w:rsid w:val="00E55DF6"/>
    <w:rsid w:val="00E55EEF"/>
    <w:rsid w:val="00E56265"/>
    <w:rsid w:val="00E56958"/>
    <w:rsid w:val="00E56C76"/>
    <w:rsid w:val="00E56ECA"/>
    <w:rsid w:val="00E56FFC"/>
    <w:rsid w:val="00E57177"/>
    <w:rsid w:val="00E576FA"/>
    <w:rsid w:val="00E578E9"/>
    <w:rsid w:val="00E60D68"/>
    <w:rsid w:val="00E60E35"/>
    <w:rsid w:val="00E61663"/>
    <w:rsid w:val="00E61C14"/>
    <w:rsid w:val="00E62355"/>
    <w:rsid w:val="00E62786"/>
    <w:rsid w:val="00E62E67"/>
    <w:rsid w:val="00E62F48"/>
    <w:rsid w:val="00E63896"/>
    <w:rsid w:val="00E63B09"/>
    <w:rsid w:val="00E6458C"/>
    <w:rsid w:val="00E6474F"/>
    <w:rsid w:val="00E64CAF"/>
    <w:rsid w:val="00E65540"/>
    <w:rsid w:val="00E6599B"/>
    <w:rsid w:val="00E666E3"/>
    <w:rsid w:val="00E66A3C"/>
    <w:rsid w:val="00E66BA1"/>
    <w:rsid w:val="00E66F61"/>
    <w:rsid w:val="00E6706F"/>
    <w:rsid w:val="00E67EC4"/>
    <w:rsid w:val="00E706D1"/>
    <w:rsid w:val="00E708F1"/>
    <w:rsid w:val="00E70BC5"/>
    <w:rsid w:val="00E70C87"/>
    <w:rsid w:val="00E713BE"/>
    <w:rsid w:val="00E7149C"/>
    <w:rsid w:val="00E7189D"/>
    <w:rsid w:val="00E71E33"/>
    <w:rsid w:val="00E71E60"/>
    <w:rsid w:val="00E727BA"/>
    <w:rsid w:val="00E72B77"/>
    <w:rsid w:val="00E73007"/>
    <w:rsid w:val="00E73450"/>
    <w:rsid w:val="00E743FC"/>
    <w:rsid w:val="00E744BF"/>
    <w:rsid w:val="00E74B1F"/>
    <w:rsid w:val="00E74BB3"/>
    <w:rsid w:val="00E74C10"/>
    <w:rsid w:val="00E74CD9"/>
    <w:rsid w:val="00E74F31"/>
    <w:rsid w:val="00E7526B"/>
    <w:rsid w:val="00E75A02"/>
    <w:rsid w:val="00E764DC"/>
    <w:rsid w:val="00E76B24"/>
    <w:rsid w:val="00E777E2"/>
    <w:rsid w:val="00E779CA"/>
    <w:rsid w:val="00E77A24"/>
    <w:rsid w:val="00E77B93"/>
    <w:rsid w:val="00E80462"/>
    <w:rsid w:val="00E80CB3"/>
    <w:rsid w:val="00E814E6"/>
    <w:rsid w:val="00E81718"/>
    <w:rsid w:val="00E81792"/>
    <w:rsid w:val="00E81EDB"/>
    <w:rsid w:val="00E825FC"/>
    <w:rsid w:val="00E832A9"/>
    <w:rsid w:val="00E83ED9"/>
    <w:rsid w:val="00E84166"/>
    <w:rsid w:val="00E841EC"/>
    <w:rsid w:val="00E847A4"/>
    <w:rsid w:val="00E847FF"/>
    <w:rsid w:val="00E8490B"/>
    <w:rsid w:val="00E84A08"/>
    <w:rsid w:val="00E84D6B"/>
    <w:rsid w:val="00E850FD"/>
    <w:rsid w:val="00E85292"/>
    <w:rsid w:val="00E853D2"/>
    <w:rsid w:val="00E85B43"/>
    <w:rsid w:val="00E85D09"/>
    <w:rsid w:val="00E85DAC"/>
    <w:rsid w:val="00E86741"/>
    <w:rsid w:val="00E86AD0"/>
    <w:rsid w:val="00E8741F"/>
    <w:rsid w:val="00E875C6"/>
    <w:rsid w:val="00E87797"/>
    <w:rsid w:val="00E87803"/>
    <w:rsid w:val="00E912C2"/>
    <w:rsid w:val="00E91810"/>
    <w:rsid w:val="00E919AF"/>
    <w:rsid w:val="00E91AB7"/>
    <w:rsid w:val="00E91CC3"/>
    <w:rsid w:val="00E91ECB"/>
    <w:rsid w:val="00E9296E"/>
    <w:rsid w:val="00E92974"/>
    <w:rsid w:val="00E933CB"/>
    <w:rsid w:val="00E93670"/>
    <w:rsid w:val="00E93A04"/>
    <w:rsid w:val="00E93C6E"/>
    <w:rsid w:val="00E93E0D"/>
    <w:rsid w:val="00E949C6"/>
    <w:rsid w:val="00E9516B"/>
    <w:rsid w:val="00E95652"/>
    <w:rsid w:val="00E95874"/>
    <w:rsid w:val="00E960C5"/>
    <w:rsid w:val="00E962C0"/>
    <w:rsid w:val="00E965D0"/>
    <w:rsid w:val="00E968EE"/>
    <w:rsid w:val="00E96B81"/>
    <w:rsid w:val="00E96B93"/>
    <w:rsid w:val="00E97758"/>
    <w:rsid w:val="00E978F2"/>
    <w:rsid w:val="00E979F2"/>
    <w:rsid w:val="00E97D84"/>
    <w:rsid w:val="00E97E05"/>
    <w:rsid w:val="00EA0B4D"/>
    <w:rsid w:val="00EA0CA4"/>
    <w:rsid w:val="00EA0D3C"/>
    <w:rsid w:val="00EA0DC5"/>
    <w:rsid w:val="00EA0DF4"/>
    <w:rsid w:val="00EA0E3B"/>
    <w:rsid w:val="00EA0F12"/>
    <w:rsid w:val="00EA1360"/>
    <w:rsid w:val="00EA1449"/>
    <w:rsid w:val="00EA1686"/>
    <w:rsid w:val="00EA172C"/>
    <w:rsid w:val="00EA2923"/>
    <w:rsid w:val="00EA2B62"/>
    <w:rsid w:val="00EA2C30"/>
    <w:rsid w:val="00EA2D50"/>
    <w:rsid w:val="00EA33C2"/>
    <w:rsid w:val="00EA4104"/>
    <w:rsid w:val="00EA4636"/>
    <w:rsid w:val="00EA4912"/>
    <w:rsid w:val="00EA59D5"/>
    <w:rsid w:val="00EA5A71"/>
    <w:rsid w:val="00EA5A80"/>
    <w:rsid w:val="00EA6EDB"/>
    <w:rsid w:val="00EA7201"/>
    <w:rsid w:val="00EA76A3"/>
    <w:rsid w:val="00EA7718"/>
    <w:rsid w:val="00EA782E"/>
    <w:rsid w:val="00EB07B6"/>
    <w:rsid w:val="00EB0873"/>
    <w:rsid w:val="00EB0BBB"/>
    <w:rsid w:val="00EB1ACA"/>
    <w:rsid w:val="00EB1D2E"/>
    <w:rsid w:val="00EB1F76"/>
    <w:rsid w:val="00EB208C"/>
    <w:rsid w:val="00EB238F"/>
    <w:rsid w:val="00EB2C6F"/>
    <w:rsid w:val="00EB2CFB"/>
    <w:rsid w:val="00EB2F3C"/>
    <w:rsid w:val="00EB3033"/>
    <w:rsid w:val="00EB3042"/>
    <w:rsid w:val="00EB32CC"/>
    <w:rsid w:val="00EB3E72"/>
    <w:rsid w:val="00EB42B8"/>
    <w:rsid w:val="00EB511D"/>
    <w:rsid w:val="00EB5120"/>
    <w:rsid w:val="00EB5521"/>
    <w:rsid w:val="00EB5587"/>
    <w:rsid w:val="00EB5588"/>
    <w:rsid w:val="00EB5921"/>
    <w:rsid w:val="00EB5DDF"/>
    <w:rsid w:val="00EB614A"/>
    <w:rsid w:val="00EB65E1"/>
    <w:rsid w:val="00EB6D85"/>
    <w:rsid w:val="00EB6E8F"/>
    <w:rsid w:val="00EB6F40"/>
    <w:rsid w:val="00EB70E5"/>
    <w:rsid w:val="00EB78C2"/>
    <w:rsid w:val="00EC01E1"/>
    <w:rsid w:val="00EC0A58"/>
    <w:rsid w:val="00EC0C40"/>
    <w:rsid w:val="00EC0CD8"/>
    <w:rsid w:val="00EC0D4F"/>
    <w:rsid w:val="00EC1109"/>
    <w:rsid w:val="00EC11BC"/>
    <w:rsid w:val="00EC1549"/>
    <w:rsid w:val="00EC179D"/>
    <w:rsid w:val="00EC1AB0"/>
    <w:rsid w:val="00EC1C5E"/>
    <w:rsid w:val="00EC1EDC"/>
    <w:rsid w:val="00EC2635"/>
    <w:rsid w:val="00EC2A99"/>
    <w:rsid w:val="00EC2B53"/>
    <w:rsid w:val="00EC337F"/>
    <w:rsid w:val="00EC367E"/>
    <w:rsid w:val="00EC3D43"/>
    <w:rsid w:val="00EC42B2"/>
    <w:rsid w:val="00EC4449"/>
    <w:rsid w:val="00EC4632"/>
    <w:rsid w:val="00EC5328"/>
    <w:rsid w:val="00EC5E3E"/>
    <w:rsid w:val="00EC6537"/>
    <w:rsid w:val="00EC6806"/>
    <w:rsid w:val="00EC6A37"/>
    <w:rsid w:val="00EC704F"/>
    <w:rsid w:val="00EC7307"/>
    <w:rsid w:val="00EC7C44"/>
    <w:rsid w:val="00ED0415"/>
    <w:rsid w:val="00ED05E3"/>
    <w:rsid w:val="00ED0AB5"/>
    <w:rsid w:val="00ED0DEF"/>
    <w:rsid w:val="00ED0E5B"/>
    <w:rsid w:val="00ED0F3C"/>
    <w:rsid w:val="00ED10D5"/>
    <w:rsid w:val="00ED151C"/>
    <w:rsid w:val="00ED1886"/>
    <w:rsid w:val="00ED1AC0"/>
    <w:rsid w:val="00ED1B13"/>
    <w:rsid w:val="00ED1CA2"/>
    <w:rsid w:val="00ED23F4"/>
    <w:rsid w:val="00ED2493"/>
    <w:rsid w:val="00ED271E"/>
    <w:rsid w:val="00ED2A01"/>
    <w:rsid w:val="00ED2B32"/>
    <w:rsid w:val="00ED2CC6"/>
    <w:rsid w:val="00ED371E"/>
    <w:rsid w:val="00ED383A"/>
    <w:rsid w:val="00ED39CE"/>
    <w:rsid w:val="00ED3AA0"/>
    <w:rsid w:val="00ED3E57"/>
    <w:rsid w:val="00ED4682"/>
    <w:rsid w:val="00ED47C0"/>
    <w:rsid w:val="00ED488A"/>
    <w:rsid w:val="00ED4CD9"/>
    <w:rsid w:val="00ED506D"/>
    <w:rsid w:val="00ED53A3"/>
    <w:rsid w:val="00ED5550"/>
    <w:rsid w:val="00ED5968"/>
    <w:rsid w:val="00ED5A51"/>
    <w:rsid w:val="00ED695B"/>
    <w:rsid w:val="00ED6F5F"/>
    <w:rsid w:val="00ED749B"/>
    <w:rsid w:val="00ED75E7"/>
    <w:rsid w:val="00ED7F2F"/>
    <w:rsid w:val="00ED834A"/>
    <w:rsid w:val="00EE04D2"/>
    <w:rsid w:val="00EE0703"/>
    <w:rsid w:val="00EE0CDC"/>
    <w:rsid w:val="00EE0EB8"/>
    <w:rsid w:val="00EE0FEB"/>
    <w:rsid w:val="00EE116D"/>
    <w:rsid w:val="00EE11E7"/>
    <w:rsid w:val="00EE12AF"/>
    <w:rsid w:val="00EE19C5"/>
    <w:rsid w:val="00EE1F0C"/>
    <w:rsid w:val="00EE1F84"/>
    <w:rsid w:val="00EE2D75"/>
    <w:rsid w:val="00EE34F7"/>
    <w:rsid w:val="00EE3AF6"/>
    <w:rsid w:val="00EE47BF"/>
    <w:rsid w:val="00EE52EC"/>
    <w:rsid w:val="00EE5543"/>
    <w:rsid w:val="00EE5546"/>
    <w:rsid w:val="00EE5AE5"/>
    <w:rsid w:val="00EE5F43"/>
    <w:rsid w:val="00EE6436"/>
    <w:rsid w:val="00EE67BC"/>
    <w:rsid w:val="00EE6A1B"/>
    <w:rsid w:val="00EE6D52"/>
    <w:rsid w:val="00EE6D64"/>
    <w:rsid w:val="00EE7138"/>
    <w:rsid w:val="00EE797C"/>
    <w:rsid w:val="00EE7B41"/>
    <w:rsid w:val="00EF053C"/>
    <w:rsid w:val="00EF0785"/>
    <w:rsid w:val="00EF0791"/>
    <w:rsid w:val="00EF0A70"/>
    <w:rsid w:val="00EF0D5A"/>
    <w:rsid w:val="00EF102B"/>
    <w:rsid w:val="00EF14C9"/>
    <w:rsid w:val="00EF19EE"/>
    <w:rsid w:val="00EF2313"/>
    <w:rsid w:val="00EF24B1"/>
    <w:rsid w:val="00EF24B8"/>
    <w:rsid w:val="00EF266C"/>
    <w:rsid w:val="00EF2C6A"/>
    <w:rsid w:val="00EF3148"/>
    <w:rsid w:val="00EF3197"/>
    <w:rsid w:val="00EF3E6A"/>
    <w:rsid w:val="00EF4086"/>
    <w:rsid w:val="00EF46BB"/>
    <w:rsid w:val="00EF489B"/>
    <w:rsid w:val="00EF4C6E"/>
    <w:rsid w:val="00EF4C81"/>
    <w:rsid w:val="00EF4F47"/>
    <w:rsid w:val="00EF59CD"/>
    <w:rsid w:val="00EF6185"/>
    <w:rsid w:val="00EF6351"/>
    <w:rsid w:val="00EF643D"/>
    <w:rsid w:val="00EF6726"/>
    <w:rsid w:val="00EF6815"/>
    <w:rsid w:val="00EF692D"/>
    <w:rsid w:val="00EF7E5C"/>
    <w:rsid w:val="00F0000E"/>
    <w:rsid w:val="00F001E1"/>
    <w:rsid w:val="00F0022E"/>
    <w:rsid w:val="00F00238"/>
    <w:rsid w:val="00F004D1"/>
    <w:rsid w:val="00F00A2E"/>
    <w:rsid w:val="00F00E19"/>
    <w:rsid w:val="00F0162E"/>
    <w:rsid w:val="00F019E3"/>
    <w:rsid w:val="00F01A22"/>
    <w:rsid w:val="00F0217D"/>
    <w:rsid w:val="00F02332"/>
    <w:rsid w:val="00F029D2"/>
    <w:rsid w:val="00F02CE5"/>
    <w:rsid w:val="00F034E4"/>
    <w:rsid w:val="00F03770"/>
    <w:rsid w:val="00F04310"/>
    <w:rsid w:val="00F0434A"/>
    <w:rsid w:val="00F0442A"/>
    <w:rsid w:val="00F046C0"/>
    <w:rsid w:val="00F04755"/>
    <w:rsid w:val="00F063E4"/>
    <w:rsid w:val="00F06632"/>
    <w:rsid w:val="00F0683F"/>
    <w:rsid w:val="00F07059"/>
    <w:rsid w:val="00F071D4"/>
    <w:rsid w:val="00F07EC4"/>
    <w:rsid w:val="00F10393"/>
    <w:rsid w:val="00F104B7"/>
    <w:rsid w:val="00F109A4"/>
    <w:rsid w:val="00F10D2C"/>
    <w:rsid w:val="00F11151"/>
    <w:rsid w:val="00F1145D"/>
    <w:rsid w:val="00F116EA"/>
    <w:rsid w:val="00F11754"/>
    <w:rsid w:val="00F12985"/>
    <w:rsid w:val="00F12E21"/>
    <w:rsid w:val="00F130FC"/>
    <w:rsid w:val="00F136E5"/>
    <w:rsid w:val="00F1449E"/>
    <w:rsid w:val="00F151FE"/>
    <w:rsid w:val="00F16D6E"/>
    <w:rsid w:val="00F16F1D"/>
    <w:rsid w:val="00F1700A"/>
    <w:rsid w:val="00F17700"/>
    <w:rsid w:val="00F1780B"/>
    <w:rsid w:val="00F179D9"/>
    <w:rsid w:val="00F2015A"/>
    <w:rsid w:val="00F203E3"/>
    <w:rsid w:val="00F2040F"/>
    <w:rsid w:val="00F20DAA"/>
    <w:rsid w:val="00F20EB4"/>
    <w:rsid w:val="00F21772"/>
    <w:rsid w:val="00F2180F"/>
    <w:rsid w:val="00F21BF0"/>
    <w:rsid w:val="00F21E31"/>
    <w:rsid w:val="00F21ED3"/>
    <w:rsid w:val="00F2222A"/>
    <w:rsid w:val="00F22A49"/>
    <w:rsid w:val="00F23361"/>
    <w:rsid w:val="00F239EB"/>
    <w:rsid w:val="00F23D69"/>
    <w:rsid w:val="00F23E01"/>
    <w:rsid w:val="00F24148"/>
    <w:rsid w:val="00F24193"/>
    <w:rsid w:val="00F2499F"/>
    <w:rsid w:val="00F258FC"/>
    <w:rsid w:val="00F25B00"/>
    <w:rsid w:val="00F2688A"/>
    <w:rsid w:val="00F275E5"/>
    <w:rsid w:val="00F2799A"/>
    <w:rsid w:val="00F27ABD"/>
    <w:rsid w:val="00F27CE3"/>
    <w:rsid w:val="00F304DA"/>
    <w:rsid w:val="00F3108F"/>
    <w:rsid w:val="00F314B2"/>
    <w:rsid w:val="00F31586"/>
    <w:rsid w:val="00F31AC4"/>
    <w:rsid w:val="00F31BC9"/>
    <w:rsid w:val="00F32192"/>
    <w:rsid w:val="00F323DE"/>
    <w:rsid w:val="00F324C2"/>
    <w:rsid w:val="00F32636"/>
    <w:rsid w:val="00F32B69"/>
    <w:rsid w:val="00F32CC2"/>
    <w:rsid w:val="00F32E3B"/>
    <w:rsid w:val="00F33039"/>
    <w:rsid w:val="00F333F1"/>
    <w:rsid w:val="00F337F1"/>
    <w:rsid w:val="00F3391F"/>
    <w:rsid w:val="00F33C80"/>
    <w:rsid w:val="00F34EF4"/>
    <w:rsid w:val="00F34FF5"/>
    <w:rsid w:val="00F353D8"/>
    <w:rsid w:val="00F35745"/>
    <w:rsid w:val="00F35B9B"/>
    <w:rsid w:val="00F35BD3"/>
    <w:rsid w:val="00F36014"/>
    <w:rsid w:val="00F36134"/>
    <w:rsid w:val="00F36527"/>
    <w:rsid w:val="00F3663B"/>
    <w:rsid w:val="00F3671A"/>
    <w:rsid w:val="00F372C0"/>
    <w:rsid w:val="00F37385"/>
    <w:rsid w:val="00F37805"/>
    <w:rsid w:val="00F37932"/>
    <w:rsid w:val="00F37DA3"/>
    <w:rsid w:val="00F40F11"/>
    <w:rsid w:val="00F41045"/>
    <w:rsid w:val="00F410B6"/>
    <w:rsid w:val="00F41772"/>
    <w:rsid w:val="00F41EFA"/>
    <w:rsid w:val="00F42193"/>
    <w:rsid w:val="00F42214"/>
    <w:rsid w:val="00F42248"/>
    <w:rsid w:val="00F42568"/>
    <w:rsid w:val="00F426D5"/>
    <w:rsid w:val="00F429A8"/>
    <w:rsid w:val="00F4300F"/>
    <w:rsid w:val="00F43202"/>
    <w:rsid w:val="00F43444"/>
    <w:rsid w:val="00F4477D"/>
    <w:rsid w:val="00F447E3"/>
    <w:rsid w:val="00F44AD5"/>
    <w:rsid w:val="00F44F8F"/>
    <w:rsid w:val="00F4535B"/>
    <w:rsid w:val="00F45E43"/>
    <w:rsid w:val="00F45F62"/>
    <w:rsid w:val="00F471C1"/>
    <w:rsid w:val="00F47320"/>
    <w:rsid w:val="00F47B00"/>
    <w:rsid w:val="00F50281"/>
    <w:rsid w:val="00F50B87"/>
    <w:rsid w:val="00F50F9C"/>
    <w:rsid w:val="00F5174D"/>
    <w:rsid w:val="00F51899"/>
    <w:rsid w:val="00F51EE5"/>
    <w:rsid w:val="00F51FE8"/>
    <w:rsid w:val="00F52641"/>
    <w:rsid w:val="00F52953"/>
    <w:rsid w:val="00F52C6B"/>
    <w:rsid w:val="00F530A9"/>
    <w:rsid w:val="00F531BE"/>
    <w:rsid w:val="00F5379A"/>
    <w:rsid w:val="00F546D1"/>
    <w:rsid w:val="00F54A57"/>
    <w:rsid w:val="00F54AD0"/>
    <w:rsid w:val="00F55442"/>
    <w:rsid w:val="00F577B9"/>
    <w:rsid w:val="00F57E39"/>
    <w:rsid w:val="00F57F09"/>
    <w:rsid w:val="00F5BBE3"/>
    <w:rsid w:val="00F60349"/>
    <w:rsid w:val="00F60A9A"/>
    <w:rsid w:val="00F61063"/>
    <w:rsid w:val="00F61827"/>
    <w:rsid w:val="00F61844"/>
    <w:rsid w:val="00F624A9"/>
    <w:rsid w:val="00F62801"/>
    <w:rsid w:val="00F62D50"/>
    <w:rsid w:val="00F63996"/>
    <w:rsid w:val="00F639BE"/>
    <w:rsid w:val="00F6472C"/>
    <w:rsid w:val="00F64757"/>
    <w:rsid w:val="00F64945"/>
    <w:rsid w:val="00F654D2"/>
    <w:rsid w:val="00F65793"/>
    <w:rsid w:val="00F65BE5"/>
    <w:rsid w:val="00F66B39"/>
    <w:rsid w:val="00F67780"/>
    <w:rsid w:val="00F67B3D"/>
    <w:rsid w:val="00F7021B"/>
    <w:rsid w:val="00F70C18"/>
    <w:rsid w:val="00F71123"/>
    <w:rsid w:val="00F721DB"/>
    <w:rsid w:val="00F72340"/>
    <w:rsid w:val="00F72447"/>
    <w:rsid w:val="00F728C4"/>
    <w:rsid w:val="00F72DA3"/>
    <w:rsid w:val="00F72DBD"/>
    <w:rsid w:val="00F72EED"/>
    <w:rsid w:val="00F732C2"/>
    <w:rsid w:val="00F7352C"/>
    <w:rsid w:val="00F74AB4"/>
    <w:rsid w:val="00F75223"/>
    <w:rsid w:val="00F75458"/>
    <w:rsid w:val="00F75995"/>
    <w:rsid w:val="00F75DED"/>
    <w:rsid w:val="00F75E4D"/>
    <w:rsid w:val="00F75F49"/>
    <w:rsid w:val="00F76054"/>
    <w:rsid w:val="00F762AC"/>
    <w:rsid w:val="00F77D61"/>
    <w:rsid w:val="00F77DC7"/>
    <w:rsid w:val="00F80381"/>
    <w:rsid w:val="00F81479"/>
    <w:rsid w:val="00F81B72"/>
    <w:rsid w:val="00F81ED1"/>
    <w:rsid w:val="00F8224E"/>
    <w:rsid w:val="00F82293"/>
    <w:rsid w:val="00F825B5"/>
    <w:rsid w:val="00F83430"/>
    <w:rsid w:val="00F83D2D"/>
    <w:rsid w:val="00F84067"/>
    <w:rsid w:val="00F8485B"/>
    <w:rsid w:val="00F84B8E"/>
    <w:rsid w:val="00F84D0F"/>
    <w:rsid w:val="00F865C7"/>
    <w:rsid w:val="00F86682"/>
    <w:rsid w:val="00F86D3C"/>
    <w:rsid w:val="00F87522"/>
    <w:rsid w:val="00F8765A"/>
    <w:rsid w:val="00F90D44"/>
    <w:rsid w:val="00F90FB3"/>
    <w:rsid w:val="00F9100D"/>
    <w:rsid w:val="00F916FE"/>
    <w:rsid w:val="00F91854"/>
    <w:rsid w:val="00F91F17"/>
    <w:rsid w:val="00F925E4"/>
    <w:rsid w:val="00F93016"/>
    <w:rsid w:val="00F9319A"/>
    <w:rsid w:val="00F93565"/>
    <w:rsid w:val="00F93E81"/>
    <w:rsid w:val="00F940CB"/>
    <w:rsid w:val="00F942C2"/>
    <w:rsid w:val="00F9433B"/>
    <w:rsid w:val="00F94A3C"/>
    <w:rsid w:val="00F94FD7"/>
    <w:rsid w:val="00F95076"/>
    <w:rsid w:val="00F957D3"/>
    <w:rsid w:val="00F959C5"/>
    <w:rsid w:val="00F96768"/>
    <w:rsid w:val="00F968C3"/>
    <w:rsid w:val="00F9698F"/>
    <w:rsid w:val="00F9728F"/>
    <w:rsid w:val="00F97328"/>
    <w:rsid w:val="00F97520"/>
    <w:rsid w:val="00F97DC7"/>
    <w:rsid w:val="00FA00EA"/>
    <w:rsid w:val="00FA0360"/>
    <w:rsid w:val="00FA045A"/>
    <w:rsid w:val="00FA08A2"/>
    <w:rsid w:val="00FA0AC3"/>
    <w:rsid w:val="00FA0FE8"/>
    <w:rsid w:val="00FA13BB"/>
    <w:rsid w:val="00FA160C"/>
    <w:rsid w:val="00FA188A"/>
    <w:rsid w:val="00FA1A24"/>
    <w:rsid w:val="00FA1E4A"/>
    <w:rsid w:val="00FA2A0B"/>
    <w:rsid w:val="00FA2A98"/>
    <w:rsid w:val="00FA2D0D"/>
    <w:rsid w:val="00FA2F08"/>
    <w:rsid w:val="00FA315C"/>
    <w:rsid w:val="00FA366E"/>
    <w:rsid w:val="00FA372C"/>
    <w:rsid w:val="00FA3777"/>
    <w:rsid w:val="00FA37EE"/>
    <w:rsid w:val="00FA3802"/>
    <w:rsid w:val="00FA3D16"/>
    <w:rsid w:val="00FA497B"/>
    <w:rsid w:val="00FA4A24"/>
    <w:rsid w:val="00FA4B4B"/>
    <w:rsid w:val="00FA50E4"/>
    <w:rsid w:val="00FA627C"/>
    <w:rsid w:val="00FA64AA"/>
    <w:rsid w:val="00FA6E8F"/>
    <w:rsid w:val="00FA6F3D"/>
    <w:rsid w:val="00FA740D"/>
    <w:rsid w:val="00FA7582"/>
    <w:rsid w:val="00FA7B10"/>
    <w:rsid w:val="00FA7C22"/>
    <w:rsid w:val="00FB0A6D"/>
    <w:rsid w:val="00FB0D42"/>
    <w:rsid w:val="00FB0ECD"/>
    <w:rsid w:val="00FB125C"/>
    <w:rsid w:val="00FB2310"/>
    <w:rsid w:val="00FB2383"/>
    <w:rsid w:val="00FB24BD"/>
    <w:rsid w:val="00FB2580"/>
    <w:rsid w:val="00FB2E10"/>
    <w:rsid w:val="00FB3BC0"/>
    <w:rsid w:val="00FB3D68"/>
    <w:rsid w:val="00FB3FF5"/>
    <w:rsid w:val="00FB40B0"/>
    <w:rsid w:val="00FB41A9"/>
    <w:rsid w:val="00FB539B"/>
    <w:rsid w:val="00FB6D59"/>
    <w:rsid w:val="00FB78CC"/>
    <w:rsid w:val="00FBF1CD"/>
    <w:rsid w:val="00FC02AB"/>
    <w:rsid w:val="00FC03A2"/>
    <w:rsid w:val="00FC113B"/>
    <w:rsid w:val="00FC147B"/>
    <w:rsid w:val="00FC1796"/>
    <w:rsid w:val="00FC21D4"/>
    <w:rsid w:val="00FC25FB"/>
    <w:rsid w:val="00FC28EE"/>
    <w:rsid w:val="00FC295E"/>
    <w:rsid w:val="00FC314D"/>
    <w:rsid w:val="00FC31BA"/>
    <w:rsid w:val="00FC3B92"/>
    <w:rsid w:val="00FC3F40"/>
    <w:rsid w:val="00FC42E6"/>
    <w:rsid w:val="00FC451B"/>
    <w:rsid w:val="00FC4817"/>
    <w:rsid w:val="00FC4843"/>
    <w:rsid w:val="00FC49E6"/>
    <w:rsid w:val="00FC562B"/>
    <w:rsid w:val="00FC699A"/>
    <w:rsid w:val="00FC6C07"/>
    <w:rsid w:val="00FC6D77"/>
    <w:rsid w:val="00FC7377"/>
    <w:rsid w:val="00FC7735"/>
    <w:rsid w:val="00FD018F"/>
    <w:rsid w:val="00FD01EA"/>
    <w:rsid w:val="00FD04FF"/>
    <w:rsid w:val="00FD078A"/>
    <w:rsid w:val="00FD0C52"/>
    <w:rsid w:val="00FD0D7E"/>
    <w:rsid w:val="00FD1740"/>
    <w:rsid w:val="00FD1C23"/>
    <w:rsid w:val="00FD1C3E"/>
    <w:rsid w:val="00FD2093"/>
    <w:rsid w:val="00FD251A"/>
    <w:rsid w:val="00FD258F"/>
    <w:rsid w:val="00FD2644"/>
    <w:rsid w:val="00FD2F77"/>
    <w:rsid w:val="00FD4001"/>
    <w:rsid w:val="00FD50F8"/>
    <w:rsid w:val="00FD5148"/>
    <w:rsid w:val="00FD5149"/>
    <w:rsid w:val="00FD5739"/>
    <w:rsid w:val="00FD57B5"/>
    <w:rsid w:val="00FD5BF8"/>
    <w:rsid w:val="00FD71DF"/>
    <w:rsid w:val="00FD77A6"/>
    <w:rsid w:val="00FD7E0A"/>
    <w:rsid w:val="00FD7F2A"/>
    <w:rsid w:val="00FE01B1"/>
    <w:rsid w:val="00FE09E0"/>
    <w:rsid w:val="00FE150E"/>
    <w:rsid w:val="00FE16B5"/>
    <w:rsid w:val="00FE1DEB"/>
    <w:rsid w:val="00FE230B"/>
    <w:rsid w:val="00FE27AA"/>
    <w:rsid w:val="00FE29DD"/>
    <w:rsid w:val="00FE2B23"/>
    <w:rsid w:val="00FE2C86"/>
    <w:rsid w:val="00FE329F"/>
    <w:rsid w:val="00FE341C"/>
    <w:rsid w:val="00FE3612"/>
    <w:rsid w:val="00FE3709"/>
    <w:rsid w:val="00FE3F6C"/>
    <w:rsid w:val="00FE43F7"/>
    <w:rsid w:val="00FE47C3"/>
    <w:rsid w:val="00FE480B"/>
    <w:rsid w:val="00FE4B8E"/>
    <w:rsid w:val="00FE4C50"/>
    <w:rsid w:val="00FE52D9"/>
    <w:rsid w:val="00FE5F66"/>
    <w:rsid w:val="00FE6729"/>
    <w:rsid w:val="00FE6DFD"/>
    <w:rsid w:val="00FE7441"/>
    <w:rsid w:val="00FE79B6"/>
    <w:rsid w:val="00FE79DF"/>
    <w:rsid w:val="00FF03EE"/>
    <w:rsid w:val="00FF0BD9"/>
    <w:rsid w:val="00FF0FE5"/>
    <w:rsid w:val="00FF15FF"/>
    <w:rsid w:val="00FF169D"/>
    <w:rsid w:val="00FF1722"/>
    <w:rsid w:val="00FF1A80"/>
    <w:rsid w:val="00FF1D9B"/>
    <w:rsid w:val="00FF1DC6"/>
    <w:rsid w:val="00FF21D5"/>
    <w:rsid w:val="00FF25E4"/>
    <w:rsid w:val="00FF2797"/>
    <w:rsid w:val="00FF297C"/>
    <w:rsid w:val="00FF2AC2"/>
    <w:rsid w:val="00FF3B42"/>
    <w:rsid w:val="00FF4561"/>
    <w:rsid w:val="00FF46C5"/>
    <w:rsid w:val="00FF4850"/>
    <w:rsid w:val="00FF4A11"/>
    <w:rsid w:val="00FF4B0E"/>
    <w:rsid w:val="00FF4C64"/>
    <w:rsid w:val="00FF4C86"/>
    <w:rsid w:val="00FF4EE5"/>
    <w:rsid w:val="00FF4F9F"/>
    <w:rsid w:val="00FF5274"/>
    <w:rsid w:val="00FF5376"/>
    <w:rsid w:val="00FF57B8"/>
    <w:rsid w:val="00FF5999"/>
    <w:rsid w:val="00FF622F"/>
    <w:rsid w:val="00FF6555"/>
    <w:rsid w:val="00FF6749"/>
    <w:rsid w:val="00FF6800"/>
    <w:rsid w:val="00FF6841"/>
    <w:rsid w:val="00FF6C12"/>
    <w:rsid w:val="00FF754F"/>
    <w:rsid w:val="00FF75D3"/>
    <w:rsid w:val="00FF76FF"/>
    <w:rsid w:val="00FF79BC"/>
    <w:rsid w:val="00FF7A07"/>
    <w:rsid w:val="00FF7D6E"/>
    <w:rsid w:val="00FF7D70"/>
    <w:rsid w:val="00FF7F96"/>
    <w:rsid w:val="011513C6"/>
    <w:rsid w:val="012055B3"/>
    <w:rsid w:val="012B73D9"/>
    <w:rsid w:val="01390D98"/>
    <w:rsid w:val="015F719E"/>
    <w:rsid w:val="018099AD"/>
    <w:rsid w:val="0199E416"/>
    <w:rsid w:val="019B45A4"/>
    <w:rsid w:val="01C4583D"/>
    <w:rsid w:val="01C93730"/>
    <w:rsid w:val="02058D0F"/>
    <w:rsid w:val="0226A4C3"/>
    <w:rsid w:val="022740F2"/>
    <w:rsid w:val="023187C9"/>
    <w:rsid w:val="0279A61F"/>
    <w:rsid w:val="0281B9C2"/>
    <w:rsid w:val="029E081B"/>
    <w:rsid w:val="02A6BC90"/>
    <w:rsid w:val="02B59753"/>
    <w:rsid w:val="02C43BC3"/>
    <w:rsid w:val="02E0D22C"/>
    <w:rsid w:val="02E14FD7"/>
    <w:rsid w:val="0331761F"/>
    <w:rsid w:val="033B74E2"/>
    <w:rsid w:val="0352DADA"/>
    <w:rsid w:val="036AE016"/>
    <w:rsid w:val="03794415"/>
    <w:rsid w:val="037F3C9C"/>
    <w:rsid w:val="038861F1"/>
    <w:rsid w:val="038E58C9"/>
    <w:rsid w:val="0395404C"/>
    <w:rsid w:val="03BDF802"/>
    <w:rsid w:val="03CFD553"/>
    <w:rsid w:val="03ED0CE1"/>
    <w:rsid w:val="041CD5DF"/>
    <w:rsid w:val="0448ED75"/>
    <w:rsid w:val="049B581A"/>
    <w:rsid w:val="04AE993F"/>
    <w:rsid w:val="04AEE015"/>
    <w:rsid w:val="04B5FA19"/>
    <w:rsid w:val="04C4E517"/>
    <w:rsid w:val="04CEF0FE"/>
    <w:rsid w:val="04D5F30B"/>
    <w:rsid w:val="04DDCCA2"/>
    <w:rsid w:val="04E9E6CD"/>
    <w:rsid w:val="04F72003"/>
    <w:rsid w:val="04FE3B87"/>
    <w:rsid w:val="0509A849"/>
    <w:rsid w:val="052E78C3"/>
    <w:rsid w:val="0559E8BE"/>
    <w:rsid w:val="05886F0E"/>
    <w:rsid w:val="0598B0B6"/>
    <w:rsid w:val="05D2B8C1"/>
    <w:rsid w:val="05DDDF2C"/>
    <w:rsid w:val="05F37B8E"/>
    <w:rsid w:val="05FB5F60"/>
    <w:rsid w:val="0612D180"/>
    <w:rsid w:val="0639AD63"/>
    <w:rsid w:val="064B6FBA"/>
    <w:rsid w:val="06A6A56C"/>
    <w:rsid w:val="06CE4C93"/>
    <w:rsid w:val="06CF6665"/>
    <w:rsid w:val="0752649A"/>
    <w:rsid w:val="07617DCA"/>
    <w:rsid w:val="07663C85"/>
    <w:rsid w:val="07ACBC1C"/>
    <w:rsid w:val="07C57952"/>
    <w:rsid w:val="080EDEAE"/>
    <w:rsid w:val="081E45C2"/>
    <w:rsid w:val="082451AA"/>
    <w:rsid w:val="083403FC"/>
    <w:rsid w:val="084D3BF5"/>
    <w:rsid w:val="084E9B11"/>
    <w:rsid w:val="084F21A7"/>
    <w:rsid w:val="086B640A"/>
    <w:rsid w:val="089F8216"/>
    <w:rsid w:val="08A88D68"/>
    <w:rsid w:val="08B0B210"/>
    <w:rsid w:val="08C81E9A"/>
    <w:rsid w:val="08F3F672"/>
    <w:rsid w:val="0901001F"/>
    <w:rsid w:val="0902F2EF"/>
    <w:rsid w:val="092937ED"/>
    <w:rsid w:val="09696059"/>
    <w:rsid w:val="096FAC37"/>
    <w:rsid w:val="0971E0B7"/>
    <w:rsid w:val="09896415"/>
    <w:rsid w:val="09D9275D"/>
    <w:rsid w:val="09DC1ED1"/>
    <w:rsid w:val="0A156FBA"/>
    <w:rsid w:val="0A3A29DA"/>
    <w:rsid w:val="0A45DA45"/>
    <w:rsid w:val="0A4EB450"/>
    <w:rsid w:val="0A51E563"/>
    <w:rsid w:val="0A7354F4"/>
    <w:rsid w:val="0A7C68BB"/>
    <w:rsid w:val="0A887407"/>
    <w:rsid w:val="0A9E22C5"/>
    <w:rsid w:val="0AD0985B"/>
    <w:rsid w:val="0AD2C2E0"/>
    <w:rsid w:val="0ADAB09C"/>
    <w:rsid w:val="0ADD0574"/>
    <w:rsid w:val="0B061282"/>
    <w:rsid w:val="0B134373"/>
    <w:rsid w:val="0B144C66"/>
    <w:rsid w:val="0B21EA36"/>
    <w:rsid w:val="0B249A7F"/>
    <w:rsid w:val="0B25D1F7"/>
    <w:rsid w:val="0B330A92"/>
    <w:rsid w:val="0B4D8743"/>
    <w:rsid w:val="0B4F9810"/>
    <w:rsid w:val="0B522968"/>
    <w:rsid w:val="0B5AE58C"/>
    <w:rsid w:val="0B654891"/>
    <w:rsid w:val="0B778738"/>
    <w:rsid w:val="0BA5B761"/>
    <w:rsid w:val="0BBA8671"/>
    <w:rsid w:val="0BF59986"/>
    <w:rsid w:val="0C186630"/>
    <w:rsid w:val="0C1A701B"/>
    <w:rsid w:val="0C2DA7D4"/>
    <w:rsid w:val="0C5060B0"/>
    <w:rsid w:val="0C568D96"/>
    <w:rsid w:val="0CD907B1"/>
    <w:rsid w:val="0CE1BC36"/>
    <w:rsid w:val="0CE83783"/>
    <w:rsid w:val="0D061569"/>
    <w:rsid w:val="0D305177"/>
    <w:rsid w:val="0D6354DA"/>
    <w:rsid w:val="0D9706B1"/>
    <w:rsid w:val="0DA66E79"/>
    <w:rsid w:val="0DB5A663"/>
    <w:rsid w:val="0E26D701"/>
    <w:rsid w:val="0E3C1771"/>
    <w:rsid w:val="0E5C8309"/>
    <w:rsid w:val="0E95DC0D"/>
    <w:rsid w:val="0EA5EA32"/>
    <w:rsid w:val="0EAE0E5E"/>
    <w:rsid w:val="0EAE5DC0"/>
    <w:rsid w:val="0EC0AB5C"/>
    <w:rsid w:val="0F23D71B"/>
    <w:rsid w:val="0F2A3AF3"/>
    <w:rsid w:val="0F78BB64"/>
    <w:rsid w:val="0F88F4F5"/>
    <w:rsid w:val="0FC56DE9"/>
    <w:rsid w:val="0FEAB019"/>
    <w:rsid w:val="0FECBCD4"/>
    <w:rsid w:val="0FF766AF"/>
    <w:rsid w:val="100649E2"/>
    <w:rsid w:val="10189B33"/>
    <w:rsid w:val="1018DE95"/>
    <w:rsid w:val="10260B18"/>
    <w:rsid w:val="10325D83"/>
    <w:rsid w:val="1048DB88"/>
    <w:rsid w:val="1049BD47"/>
    <w:rsid w:val="105F381D"/>
    <w:rsid w:val="1070991A"/>
    <w:rsid w:val="10938299"/>
    <w:rsid w:val="10DF4CDD"/>
    <w:rsid w:val="10F07E91"/>
    <w:rsid w:val="10F5DB93"/>
    <w:rsid w:val="1128F8FB"/>
    <w:rsid w:val="1134E8C9"/>
    <w:rsid w:val="113A9350"/>
    <w:rsid w:val="115AB9EB"/>
    <w:rsid w:val="1185DFCD"/>
    <w:rsid w:val="1191E891"/>
    <w:rsid w:val="119B77FE"/>
    <w:rsid w:val="11AF279A"/>
    <w:rsid w:val="11C0EB94"/>
    <w:rsid w:val="11CB40BF"/>
    <w:rsid w:val="1275556E"/>
    <w:rsid w:val="1292CE72"/>
    <w:rsid w:val="12978FFD"/>
    <w:rsid w:val="12A93F35"/>
    <w:rsid w:val="12B7E4D5"/>
    <w:rsid w:val="12C96B47"/>
    <w:rsid w:val="12DA9BFA"/>
    <w:rsid w:val="12ECF733"/>
    <w:rsid w:val="12FB6793"/>
    <w:rsid w:val="13010FED"/>
    <w:rsid w:val="130BA920"/>
    <w:rsid w:val="135653B1"/>
    <w:rsid w:val="137148EF"/>
    <w:rsid w:val="138501C6"/>
    <w:rsid w:val="13B8F646"/>
    <w:rsid w:val="13CC4FC6"/>
    <w:rsid w:val="13EDFA97"/>
    <w:rsid w:val="14127E22"/>
    <w:rsid w:val="141B19A9"/>
    <w:rsid w:val="142FB833"/>
    <w:rsid w:val="14456379"/>
    <w:rsid w:val="14540732"/>
    <w:rsid w:val="14745598"/>
    <w:rsid w:val="1489A74B"/>
    <w:rsid w:val="14C39128"/>
    <w:rsid w:val="152DD56A"/>
    <w:rsid w:val="156531FE"/>
    <w:rsid w:val="15898070"/>
    <w:rsid w:val="1599036C"/>
    <w:rsid w:val="159E052A"/>
    <w:rsid w:val="15B5BCE5"/>
    <w:rsid w:val="15D0487C"/>
    <w:rsid w:val="15E46BBB"/>
    <w:rsid w:val="161D3351"/>
    <w:rsid w:val="1649C210"/>
    <w:rsid w:val="166EE329"/>
    <w:rsid w:val="167CDBA7"/>
    <w:rsid w:val="167D9C7F"/>
    <w:rsid w:val="169DF23F"/>
    <w:rsid w:val="16B2944E"/>
    <w:rsid w:val="16BDA5DC"/>
    <w:rsid w:val="16BEE67F"/>
    <w:rsid w:val="16FE1662"/>
    <w:rsid w:val="16FF5E0B"/>
    <w:rsid w:val="17585CAB"/>
    <w:rsid w:val="176DDB29"/>
    <w:rsid w:val="178E6E2D"/>
    <w:rsid w:val="17A2CBE5"/>
    <w:rsid w:val="17BB05BA"/>
    <w:rsid w:val="17EE3089"/>
    <w:rsid w:val="17F1CE72"/>
    <w:rsid w:val="18743355"/>
    <w:rsid w:val="18748173"/>
    <w:rsid w:val="188595A9"/>
    <w:rsid w:val="18A528A2"/>
    <w:rsid w:val="18B730DE"/>
    <w:rsid w:val="18E439F3"/>
    <w:rsid w:val="192BE8A6"/>
    <w:rsid w:val="195FC2A7"/>
    <w:rsid w:val="196DDBE7"/>
    <w:rsid w:val="1974DA43"/>
    <w:rsid w:val="1978235D"/>
    <w:rsid w:val="19812DBC"/>
    <w:rsid w:val="19C3C6D8"/>
    <w:rsid w:val="19C874F9"/>
    <w:rsid w:val="19FFD7B3"/>
    <w:rsid w:val="1A0F2DE5"/>
    <w:rsid w:val="1A12E6D1"/>
    <w:rsid w:val="1A1470BC"/>
    <w:rsid w:val="1A912E13"/>
    <w:rsid w:val="1AA2BFD0"/>
    <w:rsid w:val="1AA96746"/>
    <w:rsid w:val="1AE60A48"/>
    <w:rsid w:val="1AFB9086"/>
    <w:rsid w:val="1B42F570"/>
    <w:rsid w:val="1B74D82C"/>
    <w:rsid w:val="1B80394C"/>
    <w:rsid w:val="1B854466"/>
    <w:rsid w:val="1B92D971"/>
    <w:rsid w:val="1BAC99B0"/>
    <w:rsid w:val="1BB66154"/>
    <w:rsid w:val="1BE2BD0E"/>
    <w:rsid w:val="1BFDA7E7"/>
    <w:rsid w:val="1C16D26B"/>
    <w:rsid w:val="1C2C0CAF"/>
    <w:rsid w:val="1C2E0AD3"/>
    <w:rsid w:val="1C38E489"/>
    <w:rsid w:val="1C3E5BAE"/>
    <w:rsid w:val="1C525B83"/>
    <w:rsid w:val="1CBBDAFB"/>
    <w:rsid w:val="1CCD0E6F"/>
    <w:rsid w:val="1CCF4326"/>
    <w:rsid w:val="1CCF7012"/>
    <w:rsid w:val="1CE8F917"/>
    <w:rsid w:val="1D154DE3"/>
    <w:rsid w:val="1D35C1B0"/>
    <w:rsid w:val="1D3F79A1"/>
    <w:rsid w:val="1D882197"/>
    <w:rsid w:val="1D9F4F87"/>
    <w:rsid w:val="1DA26545"/>
    <w:rsid w:val="1DB33F25"/>
    <w:rsid w:val="1DDCC14E"/>
    <w:rsid w:val="1DE5DA74"/>
    <w:rsid w:val="1DFAF75A"/>
    <w:rsid w:val="1E080791"/>
    <w:rsid w:val="1E1CC2C9"/>
    <w:rsid w:val="1E1E7DE6"/>
    <w:rsid w:val="1E423434"/>
    <w:rsid w:val="1E51A2AA"/>
    <w:rsid w:val="1E74E05A"/>
    <w:rsid w:val="1E7AC56A"/>
    <w:rsid w:val="1E806049"/>
    <w:rsid w:val="1E8B784D"/>
    <w:rsid w:val="1EC3E3D6"/>
    <w:rsid w:val="1EC545D5"/>
    <w:rsid w:val="1EC5A1B5"/>
    <w:rsid w:val="1ECC6416"/>
    <w:rsid w:val="1ED4A3DD"/>
    <w:rsid w:val="1F37D898"/>
    <w:rsid w:val="1F8ED659"/>
    <w:rsid w:val="1FBA8587"/>
    <w:rsid w:val="1FD3609E"/>
    <w:rsid w:val="1FE252D6"/>
    <w:rsid w:val="1FEEE4D8"/>
    <w:rsid w:val="2017B228"/>
    <w:rsid w:val="201AFF6B"/>
    <w:rsid w:val="20425D28"/>
    <w:rsid w:val="204832CC"/>
    <w:rsid w:val="20558B54"/>
    <w:rsid w:val="207E98A9"/>
    <w:rsid w:val="207FC5E1"/>
    <w:rsid w:val="2083AFE4"/>
    <w:rsid w:val="20E54166"/>
    <w:rsid w:val="2119C287"/>
    <w:rsid w:val="212102E6"/>
    <w:rsid w:val="212E6439"/>
    <w:rsid w:val="2133725F"/>
    <w:rsid w:val="21451ED6"/>
    <w:rsid w:val="21501B8D"/>
    <w:rsid w:val="215CAF55"/>
    <w:rsid w:val="2163C6EF"/>
    <w:rsid w:val="21B72FC0"/>
    <w:rsid w:val="220CF3BD"/>
    <w:rsid w:val="221D29A8"/>
    <w:rsid w:val="22211D10"/>
    <w:rsid w:val="224568D8"/>
    <w:rsid w:val="225254AE"/>
    <w:rsid w:val="2255AD41"/>
    <w:rsid w:val="22561F82"/>
    <w:rsid w:val="228745CE"/>
    <w:rsid w:val="228CDF54"/>
    <w:rsid w:val="228DDDD7"/>
    <w:rsid w:val="228DEBBD"/>
    <w:rsid w:val="2291AF42"/>
    <w:rsid w:val="22D2B992"/>
    <w:rsid w:val="22ED0D63"/>
    <w:rsid w:val="2314CCD4"/>
    <w:rsid w:val="23335CE3"/>
    <w:rsid w:val="237964A0"/>
    <w:rsid w:val="237BD899"/>
    <w:rsid w:val="23D161DF"/>
    <w:rsid w:val="23F52759"/>
    <w:rsid w:val="24208E50"/>
    <w:rsid w:val="243128C0"/>
    <w:rsid w:val="244993B8"/>
    <w:rsid w:val="247DD8AD"/>
    <w:rsid w:val="249BBAB0"/>
    <w:rsid w:val="24BA902F"/>
    <w:rsid w:val="24CB15C8"/>
    <w:rsid w:val="24DBB228"/>
    <w:rsid w:val="24E3D594"/>
    <w:rsid w:val="24FE3BF2"/>
    <w:rsid w:val="25125530"/>
    <w:rsid w:val="254BA7E5"/>
    <w:rsid w:val="2581F978"/>
    <w:rsid w:val="259B35A0"/>
    <w:rsid w:val="25E68D26"/>
    <w:rsid w:val="25EF19F2"/>
    <w:rsid w:val="2600C25F"/>
    <w:rsid w:val="2627A10A"/>
    <w:rsid w:val="26288863"/>
    <w:rsid w:val="26443578"/>
    <w:rsid w:val="264B3790"/>
    <w:rsid w:val="26D01DEA"/>
    <w:rsid w:val="26D06B05"/>
    <w:rsid w:val="26DE2993"/>
    <w:rsid w:val="270AA63A"/>
    <w:rsid w:val="270BD5DB"/>
    <w:rsid w:val="272C9908"/>
    <w:rsid w:val="273C7C42"/>
    <w:rsid w:val="2748717A"/>
    <w:rsid w:val="274AC89A"/>
    <w:rsid w:val="274DC42B"/>
    <w:rsid w:val="27611805"/>
    <w:rsid w:val="2773F662"/>
    <w:rsid w:val="278EA410"/>
    <w:rsid w:val="27BCDBD3"/>
    <w:rsid w:val="27BDB67F"/>
    <w:rsid w:val="27BFD872"/>
    <w:rsid w:val="27C7B548"/>
    <w:rsid w:val="27DEF9B6"/>
    <w:rsid w:val="280EAFB0"/>
    <w:rsid w:val="2814D1B4"/>
    <w:rsid w:val="2839D73E"/>
    <w:rsid w:val="285008B6"/>
    <w:rsid w:val="28611115"/>
    <w:rsid w:val="28855C07"/>
    <w:rsid w:val="288CB5FB"/>
    <w:rsid w:val="28A3451B"/>
    <w:rsid w:val="28A861C1"/>
    <w:rsid w:val="28BFA0E0"/>
    <w:rsid w:val="28CB564E"/>
    <w:rsid w:val="28CDA7F1"/>
    <w:rsid w:val="28DBCF17"/>
    <w:rsid w:val="28DDCE36"/>
    <w:rsid w:val="28F05F4F"/>
    <w:rsid w:val="29055A4D"/>
    <w:rsid w:val="29384720"/>
    <w:rsid w:val="294B5EEA"/>
    <w:rsid w:val="29561E63"/>
    <w:rsid w:val="2963E085"/>
    <w:rsid w:val="296921EA"/>
    <w:rsid w:val="29887FC4"/>
    <w:rsid w:val="299E4CC8"/>
    <w:rsid w:val="29B02D79"/>
    <w:rsid w:val="29B597AC"/>
    <w:rsid w:val="29DE514E"/>
    <w:rsid w:val="29EF8E1D"/>
    <w:rsid w:val="29EFD880"/>
    <w:rsid w:val="2A26E996"/>
    <w:rsid w:val="2A3723E8"/>
    <w:rsid w:val="2A804D66"/>
    <w:rsid w:val="2AA3ACA0"/>
    <w:rsid w:val="2AE8A9DB"/>
    <w:rsid w:val="2B053E0F"/>
    <w:rsid w:val="2B16F1DC"/>
    <w:rsid w:val="2B2E3244"/>
    <w:rsid w:val="2B3C7463"/>
    <w:rsid w:val="2B65A158"/>
    <w:rsid w:val="2B68BFA8"/>
    <w:rsid w:val="2B8A1AF0"/>
    <w:rsid w:val="2BA2E802"/>
    <w:rsid w:val="2BB3392D"/>
    <w:rsid w:val="2BBD4E01"/>
    <w:rsid w:val="2BC7AA16"/>
    <w:rsid w:val="2BD88C2C"/>
    <w:rsid w:val="2BEC65F7"/>
    <w:rsid w:val="2BEE466E"/>
    <w:rsid w:val="2C191223"/>
    <w:rsid w:val="2C46D810"/>
    <w:rsid w:val="2C828D64"/>
    <w:rsid w:val="2C8A2FC8"/>
    <w:rsid w:val="2CA62557"/>
    <w:rsid w:val="2CDE1C38"/>
    <w:rsid w:val="2CF53062"/>
    <w:rsid w:val="2CF81E81"/>
    <w:rsid w:val="2CF9A8C5"/>
    <w:rsid w:val="2D196AF9"/>
    <w:rsid w:val="2D381F87"/>
    <w:rsid w:val="2D6F2B3C"/>
    <w:rsid w:val="2DA0A62A"/>
    <w:rsid w:val="2DA51757"/>
    <w:rsid w:val="2DA6AA9A"/>
    <w:rsid w:val="2DB3C8E4"/>
    <w:rsid w:val="2DC0BCA2"/>
    <w:rsid w:val="2DCA0964"/>
    <w:rsid w:val="2DCB960D"/>
    <w:rsid w:val="2DCBC7AD"/>
    <w:rsid w:val="2DD0D301"/>
    <w:rsid w:val="2DE2CC30"/>
    <w:rsid w:val="2DF0FF33"/>
    <w:rsid w:val="2E0DD0EA"/>
    <w:rsid w:val="2E115547"/>
    <w:rsid w:val="2E5DE535"/>
    <w:rsid w:val="2E70E2DE"/>
    <w:rsid w:val="2EA3AF5B"/>
    <w:rsid w:val="2EB85A86"/>
    <w:rsid w:val="2ED61A68"/>
    <w:rsid w:val="2ED93CD1"/>
    <w:rsid w:val="2EDEE8CC"/>
    <w:rsid w:val="2F1AA658"/>
    <w:rsid w:val="2F2EF20C"/>
    <w:rsid w:val="2F5AE98A"/>
    <w:rsid w:val="2F661BE2"/>
    <w:rsid w:val="2F66C061"/>
    <w:rsid w:val="2F90BE60"/>
    <w:rsid w:val="2FE6B4C0"/>
    <w:rsid w:val="30555E25"/>
    <w:rsid w:val="305FD7A9"/>
    <w:rsid w:val="306952BF"/>
    <w:rsid w:val="307D5ED0"/>
    <w:rsid w:val="30999B97"/>
    <w:rsid w:val="30F29E85"/>
    <w:rsid w:val="30F90D66"/>
    <w:rsid w:val="311E727C"/>
    <w:rsid w:val="312097C7"/>
    <w:rsid w:val="31278581"/>
    <w:rsid w:val="313BD971"/>
    <w:rsid w:val="3146BD0E"/>
    <w:rsid w:val="31B3DD2E"/>
    <w:rsid w:val="31B44C30"/>
    <w:rsid w:val="3251D6F2"/>
    <w:rsid w:val="326483BA"/>
    <w:rsid w:val="3287D96F"/>
    <w:rsid w:val="32A042D7"/>
    <w:rsid w:val="32A49C3D"/>
    <w:rsid w:val="32B0806A"/>
    <w:rsid w:val="32C44088"/>
    <w:rsid w:val="32EBE79E"/>
    <w:rsid w:val="32EE54DC"/>
    <w:rsid w:val="330AA646"/>
    <w:rsid w:val="330CBA2C"/>
    <w:rsid w:val="33210A07"/>
    <w:rsid w:val="333DA84A"/>
    <w:rsid w:val="33703ABE"/>
    <w:rsid w:val="3372A058"/>
    <w:rsid w:val="338A0C59"/>
    <w:rsid w:val="3394832A"/>
    <w:rsid w:val="339F1091"/>
    <w:rsid w:val="33B3E93B"/>
    <w:rsid w:val="33D09C09"/>
    <w:rsid w:val="33F33957"/>
    <w:rsid w:val="340415B7"/>
    <w:rsid w:val="340CD213"/>
    <w:rsid w:val="3428743D"/>
    <w:rsid w:val="34382677"/>
    <w:rsid w:val="3452FCB4"/>
    <w:rsid w:val="34583034"/>
    <w:rsid w:val="346A8218"/>
    <w:rsid w:val="3491EEC4"/>
    <w:rsid w:val="349266E4"/>
    <w:rsid w:val="349F89B6"/>
    <w:rsid w:val="34B48F4E"/>
    <w:rsid w:val="34DB6BA4"/>
    <w:rsid w:val="34EB56C3"/>
    <w:rsid w:val="34F8D7EF"/>
    <w:rsid w:val="34FBA0FE"/>
    <w:rsid w:val="353F3263"/>
    <w:rsid w:val="3547C43D"/>
    <w:rsid w:val="356FE597"/>
    <w:rsid w:val="35DA1FCB"/>
    <w:rsid w:val="35DBD133"/>
    <w:rsid w:val="35DEBDC9"/>
    <w:rsid w:val="35F32C85"/>
    <w:rsid w:val="35F4791E"/>
    <w:rsid w:val="35FBCCAB"/>
    <w:rsid w:val="360A30B0"/>
    <w:rsid w:val="3619EECF"/>
    <w:rsid w:val="3646A45C"/>
    <w:rsid w:val="369FE1BA"/>
    <w:rsid w:val="36B11CA1"/>
    <w:rsid w:val="36BF4E34"/>
    <w:rsid w:val="36CD0FE6"/>
    <w:rsid w:val="36DE8047"/>
    <w:rsid w:val="370F8ED8"/>
    <w:rsid w:val="371B0822"/>
    <w:rsid w:val="37377AA5"/>
    <w:rsid w:val="3748F80D"/>
    <w:rsid w:val="374E0AE9"/>
    <w:rsid w:val="37596A7E"/>
    <w:rsid w:val="3779E637"/>
    <w:rsid w:val="37AA1F3A"/>
    <w:rsid w:val="37E2CBA0"/>
    <w:rsid w:val="38062251"/>
    <w:rsid w:val="381CD860"/>
    <w:rsid w:val="3828CCC2"/>
    <w:rsid w:val="3842095E"/>
    <w:rsid w:val="385FCBCA"/>
    <w:rsid w:val="3890C551"/>
    <w:rsid w:val="38919DD3"/>
    <w:rsid w:val="38B18EBE"/>
    <w:rsid w:val="38B29822"/>
    <w:rsid w:val="38E25EC3"/>
    <w:rsid w:val="38EB361B"/>
    <w:rsid w:val="38EE60C4"/>
    <w:rsid w:val="38FB2C5C"/>
    <w:rsid w:val="38FEB099"/>
    <w:rsid w:val="38FED6BF"/>
    <w:rsid w:val="39084320"/>
    <w:rsid w:val="39422792"/>
    <w:rsid w:val="3944546A"/>
    <w:rsid w:val="3960E939"/>
    <w:rsid w:val="397D1CDB"/>
    <w:rsid w:val="397D4A34"/>
    <w:rsid w:val="39933377"/>
    <w:rsid w:val="39AC9DEA"/>
    <w:rsid w:val="39ADC32A"/>
    <w:rsid w:val="39F1ABF2"/>
    <w:rsid w:val="3A06B9F3"/>
    <w:rsid w:val="3A2B8683"/>
    <w:rsid w:val="3A47DFDF"/>
    <w:rsid w:val="3A52328A"/>
    <w:rsid w:val="3A54602C"/>
    <w:rsid w:val="3A632D26"/>
    <w:rsid w:val="3A77365E"/>
    <w:rsid w:val="3A858CE8"/>
    <w:rsid w:val="3AAAA85C"/>
    <w:rsid w:val="3AB38969"/>
    <w:rsid w:val="3AB85C4A"/>
    <w:rsid w:val="3B0F573C"/>
    <w:rsid w:val="3B266D56"/>
    <w:rsid w:val="3B64386C"/>
    <w:rsid w:val="3B6FBD38"/>
    <w:rsid w:val="3B8BB93C"/>
    <w:rsid w:val="3BA8D51D"/>
    <w:rsid w:val="3BB609CE"/>
    <w:rsid w:val="3BDAC6AF"/>
    <w:rsid w:val="3BDD5163"/>
    <w:rsid w:val="3BE7E9AD"/>
    <w:rsid w:val="3BEB8A01"/>
    <w:rsid w:val="3C13337C"/>
    <w:rsid w:val="3C193FD8"/>
    <w:rsid w:val="3C31189D"/>
    <w:rsid w:val="3C52ED1B"/>
    <w:rsid w:val="3C5A9B49"/>
    <w:rsid w:val="3C5C492E"/>
    <w:rsid w:val="3C5DABAB"/>
    <w:rsid w:val="3C5E2575"/>
    <w:rsid w:val="3C81E5DA"/>
    <w:rsid w:val="3C875060"/>
    <w:rsid w:val="3C9B93AC"/>
    <w:rsid w:val="3C9EE420"/>
    <w:rsid w:val="3CA95007"/>
    <w:rsid w:val="3CE3E5DD"/>
    <w:rsid w:val="3CEDB3A7"/>
    <w:rsid w:val="3CFDC75F"/>
    <w:rsid w:val="3D1B6F9D"/>
    <w:rsid w:val="3D3A4EF5"/>
    <w:rsid w:val="3D9B60FB"/>
    <w:rsid w:val="3DA5E14F"/>
    <w:rsid w:val="3DC015F8"/>
    <w:rsid w:val="3DC439DF"/>
    <w:rsid w:val="3DD898E9"/>
    <w:rsid w:val="3E49AF24"/>
    <w:rsid w:val="3E588490"/>
    <w:rsid w:val="3E59C443"/>
    <w:rsid w:val="3E7366D0"/>
    <w:rsid w:val="3E8F3643"/>
    <w:rsid w:val="3E9B2E8D"/>
    <w:rsid w:val="3EA42B6C"/>
    <w:rsid w:val="3EC31444"/>
    <w:rsid w:val="3F049541"/>
    <w:rsid w:val="3F09685D"/>
    <w:rsid w:val="3F478497"/>
    <w:rsid w:val="3F619F35"/>
    <w:rsid w:val="3F79AFD3"/>
    <w:rsid w:val="3F805FB9"/>
    <w:rsid w:val="3FA9819F"/>
    <w:rsid w:val="3FDE2506"/>
    <w:rsid w:val="3FDFDBAB"/>
    <w:rsid w:val="3FED28D9"/>
    <w:rsid w:val="3FFB7CAE"/>
    <w:rsid w:val="4002C6F5"/>
    <w:rsid w:val="400E2FAA"/>
    <w:rsid w:val="40132687"/>
    <w:rsid w:val="404080BB"/>
    <w:rsid w:val="4073940C"/>
    <w:rsid w:val="40ADD118"/>
    <w:rsid w:val="40E2CB81"/>
    <w:rsid w:val="41015D81"/>
    <w:rsid w:val="4114D180"/>
    <w:rsid w:val="412C330B"/>
    <w:rsid w:val="4146FEF0"/>
    <w:rsid w:val="4147C71D"/>
    <w:rsid w:val="414F2C90"/>
    <w:rsid w:val="415D1271"/>
    <w:rsid w:val="41648127"/>
    <w:rsid w:val="416A9B0C"/>
    <w:rsid w:val="4172DEAF"/>
    <w:rsid w:val="419FDFEF"/>
    <w:rsid w:val="41CA3B41"/>
    <w:rsid w:val="41D87E9B"/>
    <w:rsid w:val="41EBD61A"/>
    <w:rsid w:val="420F9533"/>
    <w:rsid w:val="4214AD0B"/>
    <w:rsid w:val="421C46EF"/>
    <w:rsid w:val="42262A5B"/>
    <w:rsid w:val="4248200D"/>
    <w:rsid w:val="4249009D"/>
    <w:rsid w:val="42621744"/>
    <w:rsid w:val="428DED0F"/>
    <w:rsid w:val="42A643D7"/>
    <w:rsid w:val="42D93277"/>
    <w:rsid w:val="42E0ABDE"/>
    <w:rsid w:val="42E94E91"/>
    <w:rsid w:val="4310CB3A"/>
    <w:rsid w:val="4313375F"/>
    <w:rsid w:val="4313724D"/>
    <w:rsid w:val="433B58F5"/>
    <w:rsid w:val="434C4A88"/>
    <w:rsid w:val="43833BAA"/>
    <w:rsid w:val="43B84B95"/>
    <w:rsid w:val="43C1662C"/>
    <w:rsid w:val="44147848"/>
    <w:rsid w:val="4421F77A"/>
    <w:rsid w:val="4430EAA0"/>
    <w:rsid w:val="44349A0C"/>
    <w:rsid w:val="44355AE3"/>
    <w:rsid w:val="4442FFFC"/>
    <w:rsid w:val="4476ECC1"/>
    <w:rsid w:val="447B5650"/>
    <w:rsid w:val="44991520"/>
    <w:rsid w:val="449C604E"/>
    <w:rsid w:val="44E1DA4A"/>
    <w:rsid w:val="44F1913B"/>
    <w:rsid w:val="45171E03"/>
    <w:rsid w:val="451AB72D"/>
    <w:rsid w:val="451D9317"/>
    <w:rsid w:val="45286783"/>
    <w:rsid w:val="452C6309"/>
    <w:rsid w:val="45381DA4"/>
    <w:rsid w:val="454396AA"/>
    <w:rsid w:val="456C72F1"/>
    <w:rsid w:val="459B7547"/>
    <w:rsid w:val="45A8FD9A"/>
    <w:rsid w:val="45BD13F6"/>
    <w:rsid w:val="45CC926E"/>
    <w:rsid w:val="45D2A74F"/>
    <w:rsid w:val="45F8EAB8"/>
    <w:rsid w:val="460BBFB0"/>
    <w:rsid w:val="462D8543"/>
    <w:rsid w:val="46486C22"/>
    <w:rsid w:val="468C286E"/>
    <w:rsid w:val="468E4F2C"/>
    <w:rsid w:val="46947DB1"/>
    <w:rsid w:val="4699B1E0"/>
    <w:rsid w:val="46BB8717"/>
    <w:rsid w:val="472A7F93"/>
    <w:rsid w:val="47399853"/>
    <w:rsid w:val="47572FE7"/>
    <w:rsid w:val="4772C619"/>
    <w:rsid w:val="4790E352"/>
    <w:rsid w:val="479227A7"/>
    <w:rsid w:val="479EE24B"/>
    <w:rsid w:val="47BAFD13"/>
    <w:rsid w:val="47C69EE8"/>
    <w:rsid w:val="47D26F0B"/>
    <w:rsid w:val="47F9A93D"/>
    <w:rsid w:val="481934A8"/>
    <w:rsid w:val="4829D2C5"/>
    <w:rsid w:val="482BB1D8"/>
    <w:rsid w:val="48417CD1"/>
    <w:rsid w:val="485A99B8"/>
    <w:rsid w:val="48C4458B"/>
    <w:rsid w:val="48C7429D"/>
    <w:rsid w:val="48D3CCB1"/>
    <w:rsid w:val="48D9A8BF"/>
    <w:rsid w:val="48E94763"/>
    <w:rsid w:val="48F088CC"/>
    <w:rsid w:val="4917A956"/>
    <w:rsid w:val="493B8A0F"/>
    <w:rsid w:val="49535EDF"/>
    <w:rsid w:val="49536CF2"/>
    <w:rsid w:val="49643B1E"/>
    <w:rsid w:val="497480B6"/>
    <w:rsid w:val="498B6E2B"/>
    <w:rsid w:val="4999A775"/>
    <w:rsid w:val="49C4C594"/>
    <w:rsid w:val="49CD54E9"/>
    <w:rsid w:val="49D9CED6"/>
    <w:rsid w:val="49EA7D03"/>
    <w:rsid w:val="49FF9CBD"/>
    <w:rsid w:val="4A0564F4"/>
    <w:rsid w:val="4A1016E6"/>
    <w:rsid w:val="4A38F86C"/>
    <w:rsid w:val="4A3B6B28"/>
    <w:rsid w:val="4A8AC0C4"/>
    <w:rsid w:val="4AA9D4CA"/>
    <w:rsid w:val="4ADCCD32"/>
    <w:rsid w:val="4ADCF047"/>
    <w:rsid w:val="4AE08E16"/>
    <w:rsid w:val="4B0922B9"/>
    <w:rsid w:val="4B7541BD"/>
    <w:rsid w:val="4B8076A9"/>
    <w:rsid w:val="4B853B55"/>
    <w:rsid w:val="4B867BBD"/>
    <w:rsid w:val="4B993ABA"/>
    <w:rsid w:val="4BA6B438"/>
    <w:rsid w:val="4BC372F3"/>
    <w:rsid w:val="4BCB8C51"/>
    <w:rsid w:val="4BD559B3"/>
    <w:rsid w:val="4C1D8B6A"/>
    <w:rsid w:val="4C24C0F1"/>
    <w:rsid w:val="4C5B12AC"/>
    <w:rsid w:val="4C72DA75"/>
    <w:rsid w:val="4C8F635C"/>
    <w:rsid w:val="4C98AB36"/>
    <w:rsid w:val="4C9C2AF0"/>
    <w:rsid w:val="4CA7DDD5"/>
    <w:rsid w:val="4CB7DD95"/>
    <w:rsid w:val="4CD8F550"/>
    <w:rsid w:val="4CE28C38"/>
    <w:rsid w:val="4D210E14"/>
    <w:rsid w:val="4D4D544A"/>
    <w:rsid w:val="4D83F677"/>
    <w:rsid w:val="4D882FC0"/>
    <w:rsid w:val="4D8D0C0B"/>
    <w:rsid w:val="4D93DA8E"/>
    <w:rsid w:val="4D9AB6CE"/>
    <w:rsid w:val="4DD3998F"/>
    <w:rsid w:val="4DD5CAAE"/>
    <w:rsid w:val="4DEE7DB3"/>
    <w:rsid w:val="4DF67BB9"/>
    <w:rsid w:val="4DF69CA9"/>
    <w:rsid w:val="4E1CA9F0"/>
    <w:rsid w:val="4E3522C3"/>
    <w:rsid w:val="4E5775FC"/>
    <w:rsid w:val="4E59B6F0"/>
    <w:rsid w:val="4E676287"/>
    <w:rsid w:val="4E89741C"/>
    <w:rsid w:val="4E9FC21C"/>
    <w:rsid w:val="4EA610A7"/>
    <w:rsid w:val="4EAA43A1"/>
    <w:rsid w:val="4ECDD7F7"/>
    <w:rsid w:val="4EF08524"/>
    <w:rsid w:val="4F30E3A0"/>
    <w:rsid w:val="4F32721E"/>
    <w:rsid w:val="4F3EBC24"/>
    <w:rsid w:val="4F54A4F3"/>
    <w:rsid w:val="4F5F19F9"/>
    <w:rsid w:val="4F7EA701"/>
    <w:rsid w:val="4F8D6DEC"/>
    <w:rsid w:val="4F9434D5"/>
    <w:rsid w:val="4FA511CC"/>
    <w:rsid w:val="4FC6AFF8"/>
    <w:rsid w:val="4FC93973"/>
    <w:rsid w:val="4FDB9B36"/>
    <w:rsid w:val="5000FBAE"/>
    <w:rsid w:val="502EE4DA"/>
    <w:rsid w:val="5058D5F9"/>
    <w:rsid w:val="506394AF"/>
    <w:rsid w:val="50858CC0"/>
    <w:rsid w:val="50B448A2"/>
    <w:rsid w:val="50C22796"/>
    <w:rsid w:val="50C9FDD8"/>
    <w:rsid w:val="50EF3863"/>
    <w:rsid w:val="510FD60C"/>
    <w:rsid w:val="5111B469"/>
    <w:rsid w:val="5111D186"/>
    <w:rsid w:val="51245FF4"/>
    <w:rsid w:val="512E6AB2"/>
    <w:rsid w:val="51571237"/>
    <w:rsid w:val="5166FF1D"/>
    <w:rsid w:val="5168A9EB"/>
    <w:rsid w:val="517AF1F7"/>
    <w:rsid w:val="517C01F1"/>
    <w:rsid w:val="519A515A"/>
    <w:rsid w:val="51DF8246"/>
    <w:rsid w:val="51EC2B53"/>
    <w:rsid w:val="51ECFC9C"/>
    <w:rsid w:val="51F6A9CD"/>
    <w:rsid w:val="522F9D28"/>
    <w:rsid w:val="52334633"/>
    <w:rsid w:val="523CE0EF"/>
    <w:rsid w:val="52763193"/>
    <w:rsid w:val="529DCD57"/>
    <w:rsid w:val="52CDC646"/>
    <w:rsid w:val="52E79F6E"/>
    <w:rsid w:val="52F01679"/>
    <w:rsid w:val="52F620BC"/>
    <w:rsid w:val="534BBCAF"/>
    <w:rsid w:val="53C2125F"/>
    <w:rsid w:val="53CBCF03"/>
    <w:rsid w:val="53D18DA8"/>
    <w:rsid w:val="53D8C32E"/>
    <w:rsid w:val="53DFD3AA"/>
    <w:rsid w:val="53E03343"/>
    <w:rsid w:val="542341AF"/>
    <w:rsid w:val="54409202"/>
    <w:rsid w:val="545D3950"/>
    <w:rsid w:val="54611E81"/>
    <w:rsid w:val="54B6A965"/>
    <w:rsid w:val="54C29209"/>
    <w:rsid w:val="54F2120D"/>
    <w:rsid w:val="5507BAFA"/>
    <w:rsid w:val="551CDEFB"/>
    <w:rsid w:val="55243853"/>
    <w:rsid w:val="5534EDAC"/>
    <w:rsid w:val="554F8A09"/>
    <w:rsid w:val="556A7590"/>
    <w:rsid w:val="557B1BAD"/>
    <w:rsid w:val="559FBA4B"/>
    <w:rsid w:val="559FC977"/>
    <w:rsid w:val="55A5CA57"/>
    <w:rsid w:val="55BB27E6"/>
    <w:rsid w:val="55C40392"/>
    <w:rsid w:val="55C490BD"/>
    <w:rsid w:val="55F39B92"/>
    <w:rsid w:val="560E79BB"/>
    <w:rsid w:val="565345AF"/>
    <w:rsid w:val="56668A4A"/>
    <w:rsid w:val="56B12A3B"/>
    <w:rsid w:val="56B2B664"/>
    <w:rsid w:val="56D2741B"/>
    <w:rsid w:val="56D2DEC7"/>
    <w:rsid w:val="56EF2BEC"/>
    <w:rsid w:val="56F74253"/>
    <w:rsid w:val="57005D59"/>
    <w:rsid w:val="5716AE22"/>
    <w:rsid w:val="571AF569"/>
    <w:rsid w:val="5761DED5"/>
    <w:rsid w:val="5774A03F"/>
    <w:rsid w:val="579B9545"/>
    <w:rsid w:val="57A7DA3A"/>
    <w:rsid w:val="57C426A9"/>
    <w:rsid w:val="5826F2F9"/>
    <w:rsid w:val="5839D3E7"/>
    <w:rsid w:val="58482CEA"/>
    <w:rsid w:val="588D5CA7"/>
    <w:rsid w:val="58A202AD"/>
    <w:rsid w:val="58A309EE"/>
    <w:rsid w:val="58A9F7D8"/>
    <w:rsid w:val="58CA8CBB"/>
    <w:rsid w:val="58E1C454"/>
    <w:rsid w:val="5956D79B"/>
    <w:rsid w:val="597E81DA"/>
    <w:rsid w:val="5981B1EC"/>
    <w:rsid w:val="5986E07E"/>
    <w:rsid w:val="599C2367"/>
    <w:rsid w:val="59AC9DC8"/>
    <w:rsid w:val="59CBBC0F"/>
    <w:rsid w:val="5A04649C"/>
    <w:rsid w:val="5A4EF8A0"/>
    <w:rsid w:val="5A6521DC"/>
    <w:rsid w:val="5A6A4B74"/>
    <w:rsid w:val="5A9FA248"/>
    <w:rsid w:val="5AAD81C9"/>
    <w:rsid w:val="5AC09347"/>
    <w:rsid w:val="5AC50E86"/>
    <w:rsid w:val="5ACB01BF"/>
    <w:rsid w:val="5ACFB385"/>
    <w:rsid w:val="5AD3376B"/>
    <w:rsid w:val="5AD6D9D1"/>
    <w:rsid w:val="5B240DF0"/>
    <w:rsid w:val="5B4D6BD5"/>
    <w:rsid w:val="5B542EE9"/>
    <w:rsid w:val="5B795BCC"/>
    <w:rsid w:val="5B7E4F2B"/>
    <w:rsid w:val="5B8F15B7"/>
    <w:rsid w:val="5BAEA4C1"/>
    <w:rsid w:val="5BC4A0AC"/>
    <w:rsid w:val="5BCA3793"/>
    <w:rsid w:val="5BDA0FD5"/>
    <w:rsid w:val="5BEC7102"/>
    <w:rsid w:val="5BF74B9A"/>
    <w:rsid w:val="5BF8B644"/>
    <w:rsid w:val="5C008FFD"/>
    <w:rsid w:val="5C34EA2C"/>
    <w:rsid w:val="5C456F1F"/>
    <w:rsid w:val="5C7281C0"/>
    <w:rsid w:val="5C9F18CE"/>
    <w:rsid w:val="5CB9D35D"/>
    <w:rsid w:val="5CCCA38F"/>
    <w:rsid w:val="5CFF5A2E"/>
    <w:rsid w:val="5D37ECA8"/>
    <w:rsid w:val="5D4861AE"/>
    <w:rsid w:val="5D662D51"/>
    <w:rsid w:val="5D6EF6E6"/>
    <w:rsid w:val="5D703252"/>
    <w:rsid w:val="5D76E022"/>
    <w:rsid w:val="5DAE5F8A"/>
    <w:rsid w:val="5DB8B523"/>
    <w:rsid w:val="5DBEAFC2"/>
    <w:rsid w:val="5DD37BA9"/>
    <w:rsid w:val="5DDBCEAF"/>
    <w:rsid w:val="5DE903FD"/>
    <w:rsid w:val="5E0B699A"/>
    <w:rsid w:val="5E18AA51"/>
    <w:rsid w:val="5E22B532"/>
    <w:rsid w:val="5E2F9732"/>
    <w:rsid w:val="5E390675"/>
    <w:rsid w:val="5E392350"/>
    <w:rsid w:val="5E5415B4"/>
    <w:rsid w:val="5E7F460E"/>
    <w:rsid w:val="5E85AD8B"/>
    <w:rsid w:val="5E9570B0"/>
    <w:rsid w:val="5E9C52F1"/>
    <w:rsid w:val="5EA28DDE"/>
    <w:rsid w:val="5EC1C809"/>
    <w:rsid w:val="5ED1CEF0"/>
    <w:rsid w:val="5ED4118C"/>
    <w:rsid w:val="5EF4A7B5"/>
    <w:rsid w:val="5F14CD83"/>
    <w:rsid w:val="5F17B42D"/>
    <w:rsid w:val="5F8E2DDC"/>
    <w:rsid w:val="5FC7FDC2"/>
    <w:rsid w:val="5FE97B97"/>
    <w:rsid w:val="6012CDD1"/>
    <w:rsid w:val="60315338"/>
    <w:rsid w:val="60394555"/>
    <w:rsid w:val="609FA7FF"/>
    <w:rsid w:val="60A90B07"/>
    <w:rsid w:val="60E91DBA"/>
    <w:rsid w:val="60F130DD"/>
    <w:rsid w:val="6103F8A1"/>
    <w:rsid w:val="61222B86"/>
    <w:rsid w:val="61362E63"/>
    <w:rsid w:val="613FC298"/>
    <w:rsid w:val="61578DE3"/>
    <w:rsid w:val="616E7574"/>
    <w:rsid w:val="617D40A1"/>
    <w:rsid w:val="618441D9"/>
    <w:rsid w:val="618C21FF"/>
    <w:rsid w:val="619F678A"/>
    <w:rsid w:val="61D30CF6"/>
    <w:rsid w:val="61D48CB8"/>
    <w:rsid w:val="61DF2FF4"/>
    <w:rsid w:val="620B6A9C"/>
    <w:rsid w:val="622E46B0"/>
    <w:rsid w:val="6230FB5B"/>
    <w:rsid w:val="624F974A"/>
    <w:rsid w:val="6257FC73"/>
    <w:rsid w:val="62825F7F"/>
    <w:rsid w:val="62C1C958"/>
    <w:rsid w:val="62CE1B08"/>
    <w:rsid w:val="62DDACEE"/>
    <w:rsid w:val="633D0B75"/>
    <w:rsid w:val="6340FCB1"/>
    <w:rsid w:val="636A2EE4"/>
    <w:rsid w:val="63A0E51B"/>
    <w:rsid w:val="63E1073E"/>
    <w:rsid w:val="63EBAC8F"/>
    <w:rsid w:val="6407B4DD"/>
    <w:rsid w:val="641D693C"/>
    <w:rsid w:val="64A9E888"/>
    <w:rsid w:val="64ABF285"/>
    <w:rsid w:val="64C9EB4B"/>
    <w:rsid w:val="64DF13D2"/>
    <w:rsid w:val="64F18302"/>
    <w:rsid w:val="652327ED"/>
    <w:rsid w:val="654F648D"/>
    <w:rsid w:val="657CB906"/>
    <w:rsid w:val="659421D0"/>
    <w:rsid w:val="65AC117E"/>
    <w:rsid w:val="65B6C2BB"/>
    <w:rsid w:val="65C7DF2C"/>
    <w:rsid w:val="65E61A5A"/>
    <w:rsid w:val="65F2096E"/>
    <w:rsid w:val="66048687"/>
    <w:rsid w:val="66967F0F"/>
    <w:rsid w:val="669AEE2A"/>
    <w:rsid w:val="66A4FD87"/>
    <w:rsid w:val="66E90317"/>
    <w:rsid w:val="670939FF"/>
    <w:rsid w:val="670DA5A6"/>
    <w:rsid w:val="670E9CB8"/>
    <w:rsid w:val="672989EB"/>
    <w:rsid w:val="67361C04"/>
    <w:rsid w:val="674A09A8"/>
    <w:rsid w:val="67618F74"/>
    <w:rsid w:val="67678779"/>
    <w:rsid w:val="6775B7B0"/>
    <w:rsid w:val="67838B13"/>
    <w:rsid w:val="6787E921"/>
    <w:rsid w:val="67A93E4B"/>
    <w:rsid w:val="67AA69D5"/>
    <w:rsid w:val="67B6D2B8"/>
    <w:rsid w:val="67F537AE"/>
    <w:rsid w:val="67FC45CF"/>
    <w:rsid w:val="68038ED7"/>
    <w:rsid w:val="68100228"/>
    <w:rsid w:val="68411B81"/>
    <w:rsid w:val="68757697"/>
    <w:rsid w:val="689BA138"/>
    <w:rsid w:val="68B71CB1"/>
    <w:rsid w:val="68D60DD2"/>
    <w:rsid w:val="690148DC"/>
    <w:rsid w:val="690C0BD5"/>
    <w:rsid w:val="692382B2"/>
    <w:rsid w:val="6924DC9E"/>
    <w:rsid w:val="69275F13"/>
    <w:rsid w:val="69385CE7"/>
    <w:rsid w:val="69426E2B"/>
    <w:rsid w:val="698C0066"/>
    <w:rsid w:val="69E3D7F0"/>
    <w:rsid w:val="69E8A7F3"/>
    <w:rsid w:val="69F7A041"/>
    <w:rsid w:val="6A0D4A4D"/>
    <w:rsid w:val="6A426916"/>
    <w:rsid w:val="6A45A71F"/>
    <w:rsid w:val="6A793222"/>
    <w:rsid w:val="6A83AA99"/>
    <w:rsid w:val="6A8CA729"/>
    <w:rsid w:val="6AA2DBF9"/>
    <w:rsid w:val="6AC8BD1C"/>
    <w:rsid w:val="6AD590BE"/>
    <w:rsid w:val="6AE79084"/>
    <w:rsid w:val="6AED2D5C"/>
    <w:rsid w:val="6B13356B"/>
    <w:rsid w:val="6B2D47CA"/>
    <w:rsid w:val="6B4E9690"/>
    <w:rsid w:val="6B5B4255"/>
    <w:rsid w:val="6B5D059D"/>
    <w:rsid w:val="6BAE54EB"/>
    <w:rsid w:val="6BB44221"/>
    <w:rsid w:val="6BC41F6F"/>
    <w:rsid w:val="6BD53980"/>
    <w:rsid w:val="6BE2A1F9"/>
    <w:rsid w:val="6C0A2B5C"/>
    <w:rsid w:val="6C1AE478"/>
    <w:rsid w:val="6C2F177C"/>
    <w:rsid w:val="6C3C1AED"/>
    <w:rsid w:val="6C72B101"/>
    <w:rsid w:val="6C874B82"/>
    <w:rsid w:val="6CBE9D8F"/>
    <w:rsid w:val="6CD89236"/>
    <w:rsid w:val="6CDA2E40"/>
    <w:rsid w:val="6CE44DE5"/>
    <w:rsid w:val="6CF373C4"/>
    <w:rsid w:val="6D061D5C"/>
    <w:rsid w:val="6D0EA483"/>
    <w:rsid w:val="6D1D261B"/>
    <w:rsid w:val="6D25BB85"/>
    <w:rsid w:val="6D5B2EC8"/>
    <w:rsid w:val="6D6095F6"/>
    <w:rsid w:val="6D7B196E"/>
    <w:rsid w:val="6D7D6430"/>
    <w:rsid w:val="6D820A21"/>
    <w:rsid w:val="6D98E1BB"/>
    <w:rsid w:val="6DACBDEA"/>
    <w:rsid w:val="6DB6846F"/>
    <w:rsid w:val="6DBC453C"/>
    <w:rsid w:val="6DEFC8D3"/>
    <w:rsid w:val="6E02A7B6"/>
    <w:rsid w:val="6E0F013E"/>
    <w:rsid w:val="6E0F503D"/>
    <w:rsid w:val="6E24D807"/>
    <w:rsid w:val="6E4B9140"/>
    <w:rsid w:val="6E59CC2F"/>
    <w:rsid w:val="6E686512"/>
    <w:rsid w:val="6E6D38DF"/>
    <w:rsid w:val="6E790A7D"/>
    <w:rsid w:val="6E84B92F"/>
    <w:rsid w:val="6E97BB72"/>
    <w:rsid w:val="6EA0D008"/>
    <w:rsid w:val="6F0559AD"/>
    <w:rsid w:val="6F15C5B4"/>
    <w:rsid w:val="6F1C894E"/>
    <w:rsid w:val="6F31F62B"/>
    <w:rsid w:val="6F36B715"/>
    <w:rsid w:val="6F67D27F"/>
    <w:rsid w:val="6F7CB6EC"/>
    <w:rsid w:val="6F90BF86"/>
    <w:rsid w:val="6F922ACC"/>
    <w:rsid w:val="6F9DB014"/>
    <w:rsid w:val="6FAD999C"/>
    <w:rsid w:val="6FCD0B67"/>
    <w:rsid w:val="6FDC5050"/>
    <w:rsid w:val="6FEB03B0"/>
    <w:rsid w:val="7038245B"/>
    <w:rsid w:val="70539FBE"/>
    <w:rsid w:val="7063546E"/>
    <w:rsid w:val="7064C8B5"/>
    <w:rsid w:val="7064D92A"/>
    <w:rsid w:val="706656A3"/>
    <w:rsid w:val="7075402D"/>
    <w:rsid w:val="708173D5"/>
    <w:rsid w:val="708CB857"/>
    <w:rsid w:val="70945046"/>
    <w:rsid w:val="70AB7E54"/>
    <w:rsid w:val="70D85079"/>
    <w:rsid w:val="70E52333"/>
    <w:rsid w:val="711567B2"/>
    <w:rsid w:val="713E0602"/>
    <w:rsid w:val="7142F945"/>
    <w:rsid w:val="716AA7EC"/>
    <w:rsid w:val="71A8DB7C"/>
    <w:rsid w:val="71B87F31"/>
    <w:rsid w:val="71FAFD02"/>
    <w:rsid w:val="723C6D1C"/>
    <w:rsid w:val="72410C2D"/>
    <w:rsid w:val="724F8B8A"/>
    <w:rsid w:val="726B5B22"/>
    <w:rsid w:val="72A1C7A8"/>
    <w:rsid w:val="72A4C73E"/>
    <w:rsid w:val="72A748C2"/>
    <w:rsid w:val="72CE088A"/>
    <w:rsid w:val="72E88F7F"/>
    <w:rsid w:val="730339DE"/>
    <w:rsid w:val="730B6F65"/>
    <w:rsid w:val="732223A7"/>
    <w:rsid w:val="73370447"/>
    <w:rsid w:val="736F543C"/>
    <w:rsid w:val="7372A8BC"/>
    <w:rsid w:val="73BFA7FA"/>
    <w:rsid w:val="73C809B4"/>
    <w:rsid w:val="740FBC2F"/>
    <w:rsid w:val="741E528A"/>
    <w:rsid w:val="743E0A2C"/>
    <w:rsid w:val="743F50C3"/>
    <w:rsid w:val="7455F964"/>
    <w:rsid w:val="7466B7C2"/>
    <w:rsid w:val="74672811"/>
    <w:rsid w:val="7468078F"/>
    <w:rsid w:val="748E6CF0"/>
    <w:rsid w:val="74CC526F"/>
    <w:rsid w:val="74F325B1"/>
    <w:rsid w:val="74FCD730"/>
    <w:rsid w:val="74FE6143"/>
    <w:rsid w:val="7506BD76"/>
    <w:rsid w:val="7536F2F6"/>
    <w:rsid w:val="7558E168"/>
    <w:rsid w:val="7599511D"/>
    <w:rsid w:val="759F75BA"/>
    <w:rsid w:val="75BF1AA8"/>
    <w:rsid w:val="75DB333E"/>
    <w:rsid w:val="75DD5836"/>
    <w:rsid w:val="75FE59EE"/>
    <w:rsid w:val="7625F73A"/>
    <w:rsid w:val="7626E34D"/>
    <w:rsid w:val="7637B0DF"/>
    <w:rsid w:val="764A9B07"/>
    <w:rsid w:val="7672B56F"/>
    <w:rsid w:val="768E86B0"/>
    <w:rsid w:val="76A758D8"/>
    <w:rsid w:val="76D7BABD"/>
    <w:rsid w:val="76E69C14"/>
    <w:rsid w:val="771D84E8"/>
    <w:rsid w:val="77261E46"/>
    <w:rsid w:val="772B91CE"/>
    <w:rsid w:val="772CD0CB"/>
    <w:rsid w:val="7730B236"/>
    <w:rsid w:val="773EA819"/>
    <w:rsid w:val="77419884"/>
    <w:rsid w:val="775102C3"/>
    <w:rsid w:val="7753DA5B"/>
    <w:rsid w:val="777B3197"/>
    <w:rsid w:val="77A02E13"/>
    <w:rsid w:val="77A25FFF"/>
    <w:rsid w:val="77B3271F"/>
    <w:rsid w:val="77B68519"/>
    <w:rsid w:val="77E11589"/>
    <w:rsid w:val="77E13B3C"/>
    <w:rsid w:val="780D39E9"/>
    <w:rsid w:val="782E79F2"/>
    <w:rsid w:val="787727C9"/>
    <w:rsid w:val="788BE578"/>
    <w:rsid w:val="78C4E669"/>
    <w:rsid w:val="78C7A6EA"/>
    <w:rsid w:val="78D21313"/>
    <w:rsid w:val="7907AFAD"/>
    <w:rsid w:val="7935B174"/>
    <w:rsid w:val="793F6031"/>
    <w:rsid w:val="7943040E"/>
    <w:rsid w:val="79458416"/>
    <w:rsid w:val="7945C308"/>
    <w:rsid w:val="79517323"/>
    <w:rsid w:val="7984F6D6"/>
    <w:rsid w:val="799A9E67"/>
    <w:rsid w:val="79D81CBE"/>
    <w:rsid w:val="79F237E5"/>
    <w:rsid w:val="79FEA77D"/>
    <w:rsid w:val="7A16F27B"/>
    <w:rsid w:val="7A1C2D65"/>
    <w:rsid w:val="7A3BCDD5"/>
    <w:rsid w:val="7A5B8560"/>
    <w:rsid w:val="7A6DF63B"/>
    <w:rsid w:val="7A76D331"/>
    <w:rsid w:val="7A8F4F5C"/>
    <w:rsid w:val="7A91EDEF"/>
    <w:rsid w:val="7A983F16"/>
    <w:rsid w:val="7AD97AE3"/>
    <w:rsid w:val="7AE5250A"/>
    <w:rsid w:val="7AF7CE06"/>
    <w:rsid w:val="7B05FD09"/>
    <w:rsid w:val="7B54C399"/>
    <w:rsid w:val="7B6494BE"/>
    <w:rsid w:val="7B7ACFE2"/>
    <w:rsid w:val="7B7B3136"/>
    <w:rsid w:val="7BB07456"/>
    <w:rsid w:val="7BC8FAB2"/>
    <w:rsid w:val="7BDD7DC9"/>
    <w:rsid w:val="7BFF8B3D"/>
    <w:rsid w:val="7C38407D"/>
    <w:rsid w:val="7C4CC44D"/>
    <w:rsid w:val="7D1B4342"/>
    <w:rsid w:val="7D348C93"/>
    <w:rsid w:val="7D98883C"/>
    <w:rsid w:val="7DACFF91"/>
    <w:rsid w:val="7DFE3A7F"/>
    <w:rsid w:val="7E0A8C24"/>
    <w:rsid w:val="7E109E42"/>
    <w:rsid w:val="7E196CCF"/>
    <w:rsid w:val="7E1B4E4F"/>
    <w:rsid w:val="7E4B7E3D"/>
    <w:rsid w:val="7E528BBF"/>
    <w:rsid w:val="7E7BCEC6"/>
    <w:rsid w:val="7EA66E4B"/>
    <w:rsid w:val="7EAA8DC5"/>
    <w:rsid w:val="7EF4C80B"/>
    <w:rsid w:val="7EF4F90E"/>
    <w:rsid w:val="7F21EAE9"/>
    <w:rsid w:val="7F450CB7"/>
    <w:rsid w:val="7F6A0BD0"/>
    <w:rsid w:val="7F6CACA3"/>
    <w:rsid w:val="7F723426"/>
    <w:rsid w:val="7F8BE486"/>
    <w:rsid w:val="7F99ABCC"/>
    <w:rsid w:val="7FB6F6A5"/>
    <w:rsid w:val="7FCBA7E5"/>
    <w:rsid w:val="7FCDB6AE"/>
    <w:rsid w:val="7FE3F0C1"/>
    <w:rsid w:val="7FFD553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6635"/>
  <w15:chartTrackingRefBased/>
  <w15:docId w15:val="{006CD486-7645-4194-9736-65F43FD5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37528"/>
    <w:pPr>
      <w:spacing w:after="0" w:line="240" w:lineRule="auto"/>
    </w:pPr>
    <w:rPr>
      <w:rFonts w:ascii="Times New Roman" w:eastAsia="Times New Roman" w:hAnsi="Times New Roman" w:cs="Times New Roman"/>
      <w:kern w:val="0"/>
      <w14:ligatures w14:val="none"/>
    </w:rPr>
  </w:style>
  <w:style w:type="paragraph" w:styleId="1">
    <w:name w:val="heading 1"/>
    <w:basedOn w:val="a1"/>
    <w:next w:val="a1"/>
    <w:link w:val="1Char"/>
    <w:uiPriority w:val="9"/>
    <w:qFormat/>
    <w:rsid w:val="00442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basedOn w:val="a1"/>
    <w:next w:val="a1"/>
    <w:link w:val="2Char"/>
    <w:uiPriority w:val="9"/>
    <w:unhideWhenUsed/>
    <w:qFormat/>
    <w:rsid w:val="00442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1"/>
    <w:next w:val="a1"/>
    <w:link w:val="3Char"/>
    <w:uiPriority w:val="9"/>
    <w:unhideWhenUsed/>
    <w:qFormat/>
    <w:rsid w:val="0044216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1"/>
    <w:next w:val="a1"/>
    <w:link w:val="4Char"/>
    <w:uiPriority w:val="9"/>
    <w:unhideWhenUsed/>
    <w:qFormat/>
    <w:rsid w:val="00442163"/>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Char"/>
    <w:uiPriority w:val="9"/>
    <w:semiHidden/>
    <w:unhideWhenUsed/>
    <w:qFormat/>
    <w:rsid w:val="00442163"/>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Char"/>
    <w:uiPriority w:val="9"/>
    <w:semiHidden/>
    <w:unhideWhenUsed/>
    <w:qFormat/>
    <w:rsid w:val="00442163"/>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442163"/>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442163"/>
    <w:pPr>
      <w:keepNext/>
      <w:keepLines/>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442163"/>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제목 1 Char"/>
    <w:basedOn w:val="a2"/>
    <w:link w:val="1"/>
    <w:uiPriority w:val="9"/>
    <w:rsid w:val="00442163"/>
    <w:rPr>
      <w:rFonts w:asciiTheme="majorHAnsi" w:eastAsiaTheme="majorEastAsia" w:hAnsiTheme="majorHAnsi" w:cstheme="majorBidi"/>
      <w:color w:val="0F4761" w:themeColor="accent1" w:themeShade="BF"/>
      <w:sz w:val="40"/>
      <w:szCs w:val="40"/>
    </w:rPr>
  </w:style>
  <w:style w:type="character" w:customStyle="1" w:styleId="2Char">
    <w:name w:val="제목 2 Char"/>
    <w:basedOn w:val="a2"/>
    <w:link w:val="21"/>
    <w:uiPriority w:val="9"/>
    <w:rsid w:val="00442163"/>
    <w:rPr>
      <w:rFonts w:asciiTheme="majorHAnsi" w:eastAsiaTheme="majorEastAsia" w:hAnsiTheme="majorHAnsi" w:cstheme="majorBidi"/>
      <w:color w:val="0F4761" w:themeColor="accent1" w:themeShade="BF"/>
      <w:sz w:val="32"/>
      <w:szCs w:val="32"/>
    </w:rPr>
  </w:style>
  <w:style w:type="character" w:customStyle="1" w:styleId="3Char">
    <w:name w:val="제목 3 Char"/>
    <w:basedOn w:val="a2"/>
    <w:link w:val="31"/>
    <w:uiPriority w:val="9"/>
    <w:rsid w:val="00442163"/>
    <w:rPr>
      <w:rFonts w:eastAsiaTheme="majorEastAsia" w:cstheme="majorBidi"/>
      <w:color w:val="0F4761" w:themeColor="accent1" w:themeShade="BF"/>
      <w:sz w:val="28"/>
      <w:szCs w:val="28"/>
    </w:rPr>
  </w:style>
  <w:style w:type="character" w:customStyle="1" w:styleId="4Char">
    <w:name w:val="제목 4 Char"/>
    <w:basedOn w:val="a2"/>
    <w:link w:val="4"/>
    <w:uiPriority w:val="9"/>
    <w:rsid w:val="00442163"/>
    <w:rPr>
      <w:rFonts w:eastAsiaTheme="majorEastAsia" w:cstheme="majorBidi"/>
      <w:i/>
      <w:iCs/>
      <w:color w:val="0F4761" w:themeColor="accent1" w:themeShade="BF"/>
    </w:rPr>
  </w:style>
  <w:style w:type="character" w:customStyle="1" w:styleId="5Char">
    <w:name w:val="제목 5 Char"/>
    <w:basedOn w:val="a2"/>
    <w:link w:val="5"/>
    <w:uiPriority w:val="9"/>
    <w:semiHidden/>
    <w:rsid w:val="00442163"/>
    <w:rPr>
      <w:rFonts w:eastAsiaTheme="majorEastAsia" w:cstheme="majorBidi"/>
      <w:color w:val="0F4761" w:themeColor="accent1" w:themeShade="BF"/>
    </w:rPr>
  </w:style>
  <w:style w:type="character" w:customStyle="1" w:styleId="6Char">
    <w:name w:val="제목 6 Char"/>
    <w:basedOn w:val="a2"/>
    <w:link w:val="6"/>
    <w:uiPriority w:val="9"/>
    <w:semiHidden/>
    <w:rsid w:val="00442163"/>
    <w:rPr>
      <w:rFonts w:eastAsiaTheme="majorEastAsia" w:cstheme="majorBidi"/>
      <w:i/>
      <w:iCs/>
      <w:color w:val="595959" w:themeColor="text1" w:themeTint="A6"/>
    </w:rPr>
  </w:style>
  <w:style w:type="character" w:customStyle="1" w:styleId="7Char">
    <w:name w:val="제목 7 Char"/>
    <w:basedOn w:val="a2"/>
    <w:link w:val="7"/>
    <w:uiPriority w:val="9"/>
    <w:semiHidden/>
    <w:rsid w:val="00442163"/>
    <w:rPr>
      <w:rFonts w:eastAsiaTheme="majorEastAsia" w:cstheme="majorBidi"/>
      <w:color w:val="595959" w:themeColor="text1" w:themeTint="A6"/>
    </w:rPr>
  </w:style>
  <w:style w:type="character" w:customStyle="1" w:styleId="8Char">
    <w:name w:val="제목 8 Char"/>
    <w:basedOn w:val="a2"/>
    <w:link w:val="8"/>
    <w:uiPriority w:val="9"/>
    <w:semiHidden/>
    <w:rsid w:val="00442163"/>
    <w:rPr>
      <w:rFonts w:eastAsiaTheme="majorEastAsia" w:cstheme="majorBidi"/>
      <w:i/>
      <w:iCs/>
      <w:color w:val="272727" w:themeColor="text1" w:themeTint="D8"/>
    </w:rPr>
  </w:style>
  <w:style w:type="character" w:customStyle="1" w:styleId="9Char">
    <w:name w:val="제목 9 Char"/>
    <w:basedOn w:val="a2"/>
    <w:link w:val="9"/>
    <w:uiPriority w:val="9"/>
    <w:semiHidden/>
    <w:rsid w:val="00442163"/>
    <w:rPr>
      <w:rFonts w:eastAsiaTheme="majorEastAsia" w:cstheme="majorBidi"/>
      <w:color w:val="272727" w:themeColor="text1" w:themeTint="D8"/>
    </w:rPr>
  </w:style>
  <w:style w:type="paragraph" w:styleId="a5">
    <w:name w:val="Title"/>
    <w:basedOn w:val="a1"/>
    <w:next w:val="a1"/>
    <w:link w:val="Char"/>
    <w:uiPriority w:val="10"/>
    <w:qFormat/>
    <w:rsid w:val="00442163"/>
    <w:pPr>
      <w:spacing w:after="80"/>
      <w:contextualSpacing/>
    </w:pPr>
    <w:rPr>
      <w:rFonts w:asciiTheme="majorHAnsi" w:eastAsiaTheme="majorEastAsia" w:hAnsiTheme="majorHAnsi" w:cstheme="majorBidi"/>
      <w:spacing w:val="-10"/>
      <w:kern w:val="28"/>
      <w:sz w:val="56"/>
      <w:szCs w:val="56"/>
    </w:rPr>
  </w:style>
  <w:style w:type="character" w:customStyle="1" w:styleId="Char">
    <w:name w:val="제목 Char"/>
    <w:basedOn w:val="a2"/>
    <w:link w:val="a5"/>
    <w:uiPriority w:val="10"/>
    <w:rsid w:val="00442163"/>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442163"/>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2"/>
    <w:link w:val="a6"/>
    <w:uiPriority w:val="11"/>
    <w:rsid w:val="00442163"/>
    <w:rPr>
      <w:rFonts w:eastAsiaTheme="majorEastAsia" w:cstheme="majorBidi"/>
      <w:color w:val="595959" w:themeColor="text1" w:themeTint="A6"/>
      <w:spacing w:val="15"/>
      <w:sz w:val="28"/>
      <w:szCs w:val="28"/>
    </w:rPr>
  </w:style>
  <w:style w:type="paragraph" w:styleId="a7">
    <w:name w:val="Quote"/>
    <w:basedOn w:val="a1"/>
    <w:next w:val="a1"/>
    <w:link w:val="Char1"/>
    <w:uiPriority w:val="29"/>
    <w:qFormat/>
    <w:rsid w:val="00442163"/>
    <w:pPr>
      <w:spacing w:before="160"/>
      <w:jc w:val="center"/>
    </w:pPr>
    <w:rPr>
      <w:i/>
      <w:iCs/>
      <w:color w:val="404040" w:themeColor="text1" w:themeTint="BF"/>
    </w:rPr>
  </w:style>
  <w:style w:type="character" w:customStyle="1" w:styleId="Char1">
    <w:name w:val="인용 Char"/>
    <w:basedOn w:val="a2"/>
    <w:link w:val="a7"/>
    <w:uiPriority w:val="29"/>
    <w:rsid w:val="00442163"/>
    <w:rPr>
      <w:i/>
      <w:iCs/>
      <w:color w:val="404040" w:themeColor="text1" w:themeTint="BF"/>
    </w:rPr>
  </w:style>
  <w:style w:type="paragraph" w:styleId="a8">
    <w:name w:val="List Paragraph"/>
    <w:basedOn w:val="a1"/>
    <w:uiPriority w:val="34"/>
    <w:qFormat/>
    <w:rsid w:val="00442163"/>
    <w:pPr>
      <w:ind w:left="720"/>
      <w:contextualSpacing/>
    </w:pPr>
  </w:style>
  <w:style w:type="character" w:styleId="a9">
    <w:name w:val="Intense Emphasis"/>
    <w:basedOn w:val="a2"/>
    <w:uiPriority w:val="21"/>
    <w:qFormat/>
    <w:rsid w:val="00442163"/>
    <w:rPr>
      <w:i/>
      <w:iCs/>
      <w:color w:val="0F4761" w:themeColor="accent1" w:themeShade="BF"/>
    </w:rPr>
  </w:style>
  <w:style w:type="paragraph" w:styleId="aa">
    <w:name w:val="Intense Quote"/>
    <w:basedOn w:val="a1"/>
    <w:next w:val="a1"/>
    <w:link w:val="Char2"/>
    <w:uiPriority w:val="30"/>
    <w:qFormat/>
    <w:rsid w:val="00442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2"/>
    <w:link w:val="aa"/>
    <w:uiPriority w:val="30"/>
    <w:rsid w:val="00442163"/>
    <w:rPr>
      <w:i/>
      <w:iCs/>
      <w:color w:val="0F4761" w:themeColor="accent1" w:themeShade="BF"/>
    </w:rPr>
  </w:style>
  <w:style w:type="character" w:styleId="ab">
    <w:name w:val="Intense Reference"/>
    <w:basedOn w:val="a2"/>
    <w:uiPriority w:val="32"/>
    <w:qFormat/>
    <w:rsid w:val="00442163"/>
    <w:rPr>
      <w:b/>
      <w:bCs/>
      <w:smallCaps/>
      <w:color w:val="0F4761" w:themeColor="accent1" w:themeShade="BF"/>
      <w:spacing w:val="5"/>
    </w:rPr>
  </w:style>
  <w:style w:type="character" w:styleId="ac">
    <w:name w:val="Strong"/>
    <w:basedOn w:val="a2"/>
    <w:uiPriority w:val="22"/>
    <w:qFormat/>
    <w:rsid w:val="00442163"/>
    <w:rPr>
      <w:b/>
      <w:bCs/>
    </w:rPr>
  </w:style>
  <w:style w:type="character" w:styleId="ad">
    <w:name w:val="line number"/>
    <w:basedOn w:val="a2"/>
    <w:uiPriority w:val="99"/>
    <w:semiHidden/>
    <w:unhideWhenUsed/>
    <w:rsid w:val="00442163"/>
  </w:style>
  <w:style w:type="paragraph" w:styleId="ae">
    <w:name w:val="Normal (Web)"/>
    <w:basedOn w:val="a1"/>
    <w:uiPriority w:val="99"/>
    <w:unhideWhenUsed/>
    <w:rsid w:val="00442163"/>
    <w:pPr>
      <w:spacing w:before="100" w:beforeAutospacing="1" w:after="100" w:afterAutospacing="1"/>
    </w:pPr>
  </w:style>
  <w:style w:type="character" w:customStyle="1" w:styleId="apple-converted-space">
    <w:name w:val="apple-converted-space"/>
    <w:basedOn w:val="a2"/>
    <w:rsid w:val="00442163"/>
  </w:style>
  <w:style w:type="paragraph" w:styleId="af">
    <w:name w:val="Revision"/>
    <w:hidden/>
    <w:uiPriority w:val="99"/>
    <w:semiHidden/>
    <w:rsid w:val="00442163"/>
    <w:pPr>
      <w:spacing w:after="0" w:line="240" w:lineRule="auto"/>
    </w:pPr>
    <w:rPr>
      <w:rFonts w:ascii="Times New Roman" w:eastAsia="Times New Roman" w:hAnsi="Times New Roman" w:cs="Times New Roman"/>
      <w:kern w:val="0"/>
      <w14:ligatures w14:val="none"/>
    </w:rPr>
  </w:style>
  <w:style w:type="character" w:styleId="af0">
    <w:name w:val="Placeholder Text"/>
    <w:basedOn w:val="a2"/>
    <w:uiPriority w:val="99"/>
    <w:semiHidden/>
    <w:rsid w:val="00442163"/>
    <w:rPr>
      <w:color w:val="666666"/>
    </w:rPr>
  </w:style>
  <w:style w:type="table" w:styleId="af1">
    <w:name w:val="Table Grid"/>
    <w:basedOn w:val="a3"/>
    <w:uiPriority w:val="59"/>
    <w:rsid w:val="00442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1"/>
    <w:link w:val="Char3"/>
    <w:uiPriority w:val="99"/>
    <w:unhideWhenUsed/>
    <w:rsid w:val="00442163"/>
    <w:pPr>
      <w:tabs>
        <w:tab w:val="center" w:pos="4252"/>
        <w:tab w:val="right" w:pos="8504"/>
      </w:tabs>
    </w:pPr>
  </w:style>
  <w:style w:type="character" w:customStyle="1" w:styleId="Char3">
    <w:name w:val="머리글 Char"/>
    <w:basedOn w:val="a2"/>
    <w:link w:val="af2"/>
    <w:uiPriority w:val="99"/>
    <w:rsid w:val="00442163"/>
    <w:rPr>
      <w:rFonts w:ascii="Times New Roman" w:eastAsia="Times New Roman" w:hAnsi="Times New Roman" w:cs="Times New Roman"/>
      <w:kern w:val="0"/>
      <w14:ligatures w14:val="none"/>
    </w:rPr>
  </w:style>
  <w:style w:type="paragraph" w:styleId="af3">
    <w:name w:val="footer"/>
    <w:basedOn w:val="a1"/>
    <w:link w:val="Char4"/>
    <w:uiPriority w:val="99"/>
    <w:unhideWhenUsed/>
    <w:rsid w:val="00442163"/>
    <w:pPr>
      <w:tabs>
        <w:tab w:val="center" w:pos="4252"/>
        <w:tab w:val="right" w:pos="8504"/>
      </w:tabs>
    </w:pPr>
  </w:style>
  <w:style w:type="character" w:customStyle="1" w:styleId="Char4">
    <w:name w:val="바닥글 Char"/>
    <w:basedOn w:val="a2"/>
    <w:link w:val="af3"/>
    <w:uiPriority w:val="99"/>
    <w:rsid w:val="00442163"/>
    <w:rPr>
      <w:rFonts w:ascii="Times New Roman" w:eastAsia="Times New Roman" w:hAnsi="Times New Roman" w:cs="Times New Roman"/>
      <w:kern w:val="0"/>
      <w14:ligatures w14:val="none"/>
    </w:rPr>
  </w:style>
  <w:style w:type="table" w:styleId="10">
    <w:name w:val="Plain Table 1"/>
    <w:basedOn w:val="a3"/>
    <w:uiPriority w:val="41"/>
    <w:rsid w:val="004421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0">
    <w:name w:val="Plain Table 5"/>
    <w:basedOn w:val="a3"/>
    <w:uiPriority w:val="45"/>
    <w:rsid w:val="0044216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f4">
    <w:name w:val="Grid Table Light"/>
    <w:basedOn w:val="a3"/>
    <w:uiPriority w:val="40"/>
    <w:rsid w:val="004421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Grid Table 1 Light"/>
    <w:basedOn w:val="a3"/>
    <w:uiPriority w:val="46"/>
    <w:rsid w:val="0044216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2">
    <w:name w:val="Plain Table 3"/>
    <w:basedOn w:val="a3"/>
    <w:uiPriority w:val="43"/>
    <w:rsid w:val="004421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0">
    <w:name w:val="Plain Table 4"/>
    <w:basedOn w:val="a3"/>
    <w:uiPriority w:val="44"/>
    <w:rsid w:val="0044216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5">
    <w:name w:val="Hyperlink"/>
    <w:basedOn w:val="a2"/>
    <w:uiPriority w:val="99"/>
    <w:unhideWhenUsed/>
    <w:rsid w:val="00442163"/>
    <w:rPr>
      <w:color w:val="0000FF"/>
      <w:u w:val="single"/>
    </w:rPr>
  </w:style>
  <w:style w:type="character" w:customStyle="1" w:styleId="csl-left-margin">
    <w:name w:val="csl-left-margin"/>
    <w:basedOn w:val="a2"/>
    <w:rsid w:val="00442163"/>
  </w:style>
  <w:style w:type="character" w:customStyle="1" w:styleId="csl-right-inline">
    <w:name w:val="csl-right-inline"/>
    <w:basedOn w:val="a2"/>
    <w:rsid w:val="00442163"/>
  </w:style>
  <w:style w:type="character" w:styleId="af6">
    <w:name w:val="Unresolved Mention"/>
    <w:basedOn w:val="a2"/>
    <w:uiPriority w:val="99"/>
    <w:semiHidden/>
    <w:unhideWhenUsed/>
    <w:rsid w:val="00442163"/>
    <w:rPr>
      <w:color w:val="605E5C"/>
      <w:shd w:val="clear" w:color="auto" w:fill="E1DFDD"/>
    </w:rPr>
  </w:style>
  <w:style w:type="paragraph" w:styleId="af7">
    <w:name w:val="annotation text"/>
    <w:basedOn w:val="a1"/>
    <w:link w:val="Char5"/>
    <w:uiPriority w:val="99"/>
    <w:unhideWhenUsed/>
    <w:rsid w:val="00442163"/>
    <w:rPr>
      <w:sz w:val="20"/>
      <w:szCs w:val="20"/>
    </w:rPr>
  </w:style>
  <w:style w:type="character" w:customStyle="1" w:styleId="Char5">
    <w:name w:val="메모 텍스트 Char"/>
    <w:basedOn w:val="a2"/>
    <w:link w:val="af7"/>
    <w:uiPriority w:val="99"/>
    <w:rsid w:val="00442163"/>
    <w:rPr>
      <w:rFonts w:ascii="Times New Roman" w:eastAsia="Times New Roman" w:hAnsi="Times New Roman" w:cs="Times New Roman"/>
      <w:kern w:val="0"/>
      <w:sz w:val="20"/>
      <w:szCs w:val="20"/>
      <w14:ligatures w14:val="none"/>
    </w:rPr>
  </w:style>
  <w:style w:type="character" w:styleId="af8">
    <w:name w:val="annotation reference"/>
    <w:basedOn w:val="a2"/>
    <w:uiPriority w:val="99"/>
    <w:semiHidden/>
    <w:unhideWhenUsed/>
    <w:rsid w:val="00442163"/>
    <w:rPr>
      <w:sz w:val="16"/>
      <w:szCs w:val="16"/>
    </w:rPr>
  </w:style>
  <w:style w:type="table" w:styleId="22">
    <w:name w:val="Plain Table 2"/>
    <w:basedOn w:val="a3"/>
    <w:uiPriority w:val="42"/>
    <w:rsid w:val="004421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katex-mathml">
    <w:name w:val="katex-mathml"/>
    <w:basedOn w:val="a2"/>
    <w:rsid w:val="00F372C0"/>
  </w:style>
  <w:style w:type="character" w:customStyle="1" w:styleId="mord">
    <w:name w:val="mord"/>
    <w:basedOn w:val="a2"/>
    <w:rsid w:val="00F372C0"/>
  </w:style>
  <w:style w:type="paragraph" w:styleId="af9">
    <w:name w:val="annotation subject"/>
    <w:basedOn w:val="af7"/>
    <w:next w:val="af7"/>
    <w:link w:val="Char6"/>
    <w:uiPriority w:val="99"/>
    <w:semiHidden/>
    <w:unhideWhenUsed/>
    <w:rsid w:val="001E098D"/>
    <w:rPr>
      <w:b/>
      <w:bCs/>
    </w:rPr>
  </w:style>
  <w:style w:type="character" w:customStyle="1" w:styleId="Char6">
    <w:name w:val="메모 주제 Char"/>
    <w:basedOn w:val="Char5"/>
    <w:link w:val="af9"/>
    <w:uiPriority w:val="99"/>
    <w:semiHidden/>
    <w:rsid w:val="001E098D"/>
    <w:rPr>
      <w:rFonts w:ascii="Times New Roman" w:eastAsia="Times New Roman" w:hAnsi="Times New Roman" w:cs="Times New Roman"/>
      <w:b/>
      <w:bCs/>
      <w:kern w:val="0"/>
      <w:sz w:val="20"/>
      <w:szCs w:val="20"/>
      <w14:ligatures w14:val="none"/>
    </w:rPr>
  </w:style>
  <w:style w:type="character" w:styleId="afa">
    <w:name w:val="FollowedHyperlink"/>
    <w:basedOn w:val="a2"/>
    <w:uiPriority w:val="99"/>
    <w:semiHidden/>
    <w:unhideWhenUsed/>
    <w:rsid w:val="008D7CE1"/>
    <w:rPr>
      <w:color w:val="96607D" w:themeColor="followedHyperlink"/>
      <w:u w:val="single"/>
    </w:rPr>
  </w:style>
  <w:style w:type="paragraph" w:styleId="afb">
    <w:name w:val="No Spacing"/>
    <w:uiPriority w:val="1"/>
    <w:qFormat/>
    <w:rsid w:val="009C038F"/>
    <w:pPr>
      <w:spacing w:after="0" w:line="240" w:lineRule="auto"/>
    </w:pPr>
    <w:rPr>
      <w:kern w:val="0"/>
      <w:sz w:val="22"/>
      <w:szCs w:val="22"/>
      <w:lang w:val="en-US" w:eastAsia="en-US"/>
      <w14:ligatures w14:val="none"/>
    </w:rPr>
  </w:style>
  <w:style w:type="paragraph" w:styleId="afc">
    <w:name w:val="Body Text"/>
    <w:basedOn w:val="a1"/>
    <w:link w:val="Char7"/>
    <w:uiPriority w:val="99"/>
    <w:unhideWhenUsed/>
    <w:rsid w:val="009C038F"/>
    <w:pPr>
      <w:spacing w:after="120" w:line="276" w:lineRule="auto"/>
    </w:pPr>
    <w:rPr>
      <w:rFonts w:asciiTheme="minorHAnsi" w:eastAsiaTheme="minorEastAsia" w:hAnsiTheme="minorHAnsi" w:cstheme="minorBidi"/>
      <w:sz w:val="22"/>
      <w:szCs w:val="22"/>
      <w:lang w:val="en-US" w:eastAsia="en-US"/>
    </w:rPr>
  </w:style>
  <w:style w:type="character" w:customStyle="1" w:styleId="Char7">
    <w:name w:val="본문 Char"/>
    <w:basedOn w:val="a2"/>
    <w:link w:val="afc"/>
    <w:uiPriority w:val="99"/>
    <w:rsid w:val="009C038F"/>
    <w:rPr>
      <w:kern w:val="0"/>
      <w:sz w:val="22"/>
      <w:szCs w:val="22"/>
      <w:lang w:val="en-US" w:eastAsia="en-US"/>
      <w14:ligatures w14:val="none"/>
    </w:rPr>
  </w:style>
  <w:style w:type="paragraph" w:styleId="23">
    <w:name w:val="Body Text 2"/>
    <w:basedOn w:val="a1"/>
    <w:link w:val="2Char0"/>
    <w:uiPriority w:val="99"/>
    <w:unhideWhenUsed/>
    <w:rsid w:val="009C038F"/>
    <w:pPr>
      <w:spacing w:after="120" w:line="480" w:lineRule="auto"/>
    </w:pPr>
    <w:rPr>
      <w:rFonts w:asciiTheme="minorHAnsi" w:eastAsiaTheme="minorEastAsia" w:hAnsiTheme="minorHAnsi" w:cstheme="minorBidi"/>
      <w:sz w:val="22"/>
      <w:szCs w:val="22"/>
      <w:lang w:val="en-US" w:eastAsia="en-US"/>
    </w:rPr>
  </w:style>
  <w:style w:type="character" w:customStyle="1" w:styleId="2Char0">
    <w:name w:val="본문 2 Char"/>
    <w:basedOn w:val="a2"/>
    <w:link w:val="23"/>
    <w:uiPriority w:val="99"/>
    <w:rsid w:val="009C038F"/>
    <w:rPr>
      <w:kern w:val="0"/>
      <w:sz w:val="22"/>
      <w:szCs w:val="22"/>
      <w:lang w:val="en-US" w:eastAsia="en-US"/>
      <w14:ligatures w14:val="none"/>
    </w:rPr>
  </w:style>
  <w:style w:type="paragraph" w:styleId="33">
    <w:name w:val="Body Text 3"/>
    <w:basedOn w:val="a1"/>
    <w:link w:val="3Char0"/>
    <w:uiPriority w:val="99"/>
    <w:unhideWhenUsed/>
    <w:rsid w:val="009C038F"/>
    <w:pPr>
      <w:spacing w:after="120" w:line="276" w:lineRule="auto"/>
    </w:pPr>
    <w:rPr>
      <w:rFonts w:asciiTheme="minorHAnsi" w:eastAsiaTheme="minorEastAsia" w:hAnsiTheme="minorHAnsi" w:cstheme="minorBidi"/>
      <w:sz w:val="16"/>
      <w:szCs w:val="16"/>
      <w:lang w:val="en-US" w:eastAsia="en-US"/>
    </w:rPr>
  </w:style>
  <w:style w:type="character" w:customStyle="1" w:styleId="3Char0">
    <w:name w:val="본문 3 Char"/>
    <w:basedOn w:val="a2"/>
    <w:link w:val="33"/>
    <w:uiPriority w:val="99"/>
    <w:rsid w:val="009C038F"/>
    <w:rPr>
      <w:kern w:val="0"/>
      <w:sz w:val="16"/>
      <w:szCs w:val="16"/>
      <w:lang w:val="en-US" w:eastAsia="en-US"/>
      <w14:ligatures w14:val="none"/>
    </w:rPr>
  </w:style>
  <w:style w:type="paragraph" w:styleId="afd">
    <w:name w:val="List"/>
    <w:basedOn w:val="a1"/>
    <w:uiPriority w:val="99"/>
    <w:unhideWhenUsed/>
    <w:rsid w:val="009C038F"/>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24">
    <w:name w:val="List 2"/>
    <w:basedOn w:val="a1"/>
    <w:uiPriority w:val="99"/>
    <w:unhideWhenUsed/>
    <w:rsid w:val="009C038F"/>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34">
    <w:name w:val="List 3"/>
    <w:basedOn w:val="a1"/>
    <w:uiPriority w:val="99"/>
    <w:unhideWhenUsed/>
    <w:rsid w:val="009C038F"/>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a0">
    <w:name w:val="List Bullet"/>
    <w:basedOn w:val="a1"/>
    <w:uiPriority w:val="99"/>
    <w:unhideWhenUsed/>
    <w:rsid w:val="009C038F"/>
    <w:pPr>
      <w:numPr>
        <w:numId w:val="16"/>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20">
    <w:name w:val="List Bullet 2"/>
    <w:basedOn w:val="a1"/>
    <w:uiPriority w:val="99"/>
    <w:unhideWhenUsed/>
    <w:rsid w:val="009C038F"/>
    <w:pPr>
      <w:numPr>
        <w:numId w:val="17"/>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30">
    <w:name w:val="List Bullet 3"/>
    <w:basedOn w:val="a1"/>
    <w:uiPriority w:val="99"/>
    <w:unhideWhenUsed/>
    <w:rsid w:val="009C038F"/>
    <w:pPr>
      <w:numPr>
        <w:numId w:val="18"/>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a">
    <w:name w:val="List Number"/>
    <w:basedOn w:val="a1"/>
    <w:uiPriority w:val="99"/>
    <w:unhideWhenUsed/>
    <w:rsid w:val="009C038F"/>
    <w:pPr>
      <w:numPr>
        <w:numId w:val="20"/>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2">
    <w:name w:val="List Number 2"/>
    <w:basedOn w:val="a1"/>
    <w:uiPriority w:val="99"/>
    <w:unhideWhenUsed/>
    <w:rsid w:val="009C038F"/>
    <w:pPr>
      <w:numPr>
        <w:numId w:val="21"/>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3">
    <w:name w:val="List Number 3"/>
    <w:basedOn w:val="a1"/>
    <w:uiPriority w:val="99"/>
    <w:unhideWhenUsed/>
    <w:rsid w:val="009C038F"/>
    <w:pPr>
      <w:numPr>
        <w:numId w:val="22"/>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afe">
    <w:name w:val="List Continue"/>
    <w:basedOn w:val="a1"/>
    <w:uiPriority w:val="99"/>
    <w:unhideWhenUsed/>
    <w:rsid w:val="009C038F"/>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25">
    <w:name w:val="List Continue 2"/>
    <w:basedOn w:val="a1"/>
    <w:uiPriority w:val="99"/>
    <w:unhideWhenUsed/>
    <w:rsid w:val="009C038F"/>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35">
    <w:name w:val="List Continue 3"/>
    <w:basedOn w:val="a1"/>
    <w:uiPriority w:val="99"/>
    <w:unhideWhenUsed/>
    <w:rsid w:val="009C038F"/>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aff">
    <w:name w:val="macro"/>
    <w:link w:val="Char8"/>
    <w:uiPriority w:val="99"/>
    <w:unhideWhenUsed/>
    <w:rsid w:val="009C038F"/>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val="en-US" w:eastAsia="en-US"/>
      <w14:ligatures w14:val="none"/>
    </w:rPr>
  </w:style>
  <w:style w:type="character" w:customStyle="1" w:styleId="Char8">
    <w:name w:val="매크로 텍스트 Char"/>
    <w:basedOn w:val="a2"/>
    <w:link w:val="aff"/>
    <w:uiPriority w:val="99"/>
    <w:rsid w:val="009C038F"/>
    <w:rPr>
      <w:rFonts w:ascii="Courier" w:hAnsi="Courier"/>
      <w:kern w:val="0"/>
      <w:sz w:val="20"/>
      <w:szCs w:val="20"/>
      <w:lang w:val="en-US" w:eastAsia="en-US"/>
      <w14:ligatures w14:val="none"/>
    </w:rPr>
  </w:style>
  <w:style w:type="paragraph" w:styleId="aff0">
    <w:name w:val="caption"/>
    <w:basedOn w:val="a1"/>
    <w:next w:val="a1"/>
    <w:uiPriority w:val="35"/>
    <w:semiHidden/>
    <w:unhideWhenUsed/>
    <w:qFormat/>
    <w:rsid w:val="009C038F"/>
    <w:pPr>
      <w:spacing w:after="200"/>
    </w:pPr>
    <w:rPr>
      <w:rFonts w:asciiTheme="minorHAnsi" w:eastAsiaTheme="minorEastAsia" w:hAnsiTheme="minorHAnsi" w:cstheme="minorBidi"/>
      <w:b/>
      <w:bCs/>
      <w:color w:val="156082" w:themeColor="accent1"/>
      <w:sz w:val="18"/>
      <w:szCs w:val="18"/>
      <w:lang w:val="en-US" w:eastAsia="en-US"/>
    </w:rPr>
  </w:style>
  <w:style w:type="character" w:styleId="aff1">
    <w:name w:val="Emphasis"/>
    <w:basedOn w:val="a2"/>
    <w:uiPriority w:val="20"/>
    <w:qFormat/>
    <w:rsid w:val="009C038F"/>
    <w:rPr>
      <w:i/>
      <w:iCs/>
    </w:rPr>
  </w:style>
  <w:style w:type="character" w:styleId="aff2">
    <w:name w:val="Subtle Emphasis"/>
    <w:basedOn w:val="a2"/>
    <w:uiPriority w:val="19"/>
    <w:qFormat/>
    <w:rsid w:val="009C038F"/>
    <w:rPr>
      <w:i/>
      <w:iCs/>
      <w:color w:val="808080" w:themeColor="text1" w:themeTint="7F"/>
    </w:rPr>
  </w:style>
  <w:style w:type="character" w:styleId="aff3">
    <w:name w:val="Subtle Reference"/>
    <w:basedOn w:val="a2"/>
    <w:uiPriority w:val="31"/>
    <w:qFormat/>
    <w:rsid w:val="009C038F"/>
    <w:rPr>
      <w:smallCaps/>
      <w:color w:val="E97132" w:themeColor="accent2"/>
      <w:u w:val="single"/>
    </w:rPr>
  </w:style>
  <w:style w:type="character" w:styleId="aff4">
    <w:name w:val="Book Title"/>
    <w:basedOn w:val="a2"/>
    <w:uiPriority w:val="33"/>
    <w:qFormat/>
    <w:rsid w:val="009C038F"/>
    <w:rPr>
      <w:b/>
      <w:bCs/>
      <w:smallCaps/>
      <w:spacing w:val="5"/>
    </w:rPr>
  </w:style>
  <w:style w:type="paragraph" w:styleId="TOC">
    <w:name w:val="TOC Heading"/>
    <w:basedOn w:val="1"/>
    <w:next w:val="a1"/>
    <w:uiPriority w:val="39"/>
    <w:semiHidden/>
    <w:unhideWhenUsed/>
    <w:qFormat/>
    <w:rsid w:val="009C038F"/>
    <w:pPr>
      <w:spacing w:before="480" w:after="0" w:line="276" w:lineRule="auto"/>
      <w:outlineLvl w:val="9"/>
    </w:pPr>
    <w:rPr>
      <w:b/>
      <w:bCs/>
      <w:sz w:val="28"/>
      <w:szCs w:val="28"/>
      <w:lang w:val="en-US" w:eastAsia="en-US"/>
    </w:rPr>
  </w:style>
  <w:style w:type="table" w:styleId="aff5">
    <w:name w:val="Light Shading"/>
    <w:basedOn w:val="a3"/>
    <w:uiPriority w:val="60"/>
    <w:rsid w:val="009C038F"/>
    <w:pPr>
      <w:spacing w:after="0" w:line="240" w:lineRule="auto"/>
    </w:pPr>
    <w:rPr>
      <w:color w:val="000000" w:themeColor="text1" w:themeShade="BF"/>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9C038F"/>
    <w:pPr>
      <w:spacing w:after="0" w:line="240" w:lineRule="auto"/>
    </w:pPr>
    <w:rPr>
      <w:color w:val="0F4761" w:themeColor="accent1" w:themeShade="BF"/>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9C038F"/>
    <w:pPr>
      <w:spacing w:after="0" w:line="240" w:lineRule="auto"/>
    </w:pPr>
    <w:rPr>
      <w:color w:val="BF4E14" w:themeColor="accent2" w:themeShade="BF"/>
      <w:kern w:val="0"/>
      <w:sz w:val="22"/>
      <w:szCs w:val="22"/>
      <w:lang w:val="en-US"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9C038F"/>
    <w:pPr>
      <w:spacing w:after="0" w:line="240" w:lineRule="auto"/>
    </w:pPr>
    <w:rPr>
      <w:color w:val="124F1A" w:themeColor="accent3" w:themeShade="BF"/>
      <w:kern w:val="0"/>
      <w:sz w:val="22"/>
      <w:szCs w:val="22"/>
      <w:lang w:val="en-US"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9C038F"/>
    <w:pPr>
      <w:spacing w:after="0" w:line="240" w:lineRule="auto"/>
    </w:pPr>
    <w:rPr>
      <w:color w:val="0B769F" w:themeColor="accent4" w:themeShade="BF"/>
      <w:kern w:val="0"/>
      <w:sz w:val="22"/>
      <w:szCs w:val="22"/>
      <w:lang w:val="en-US"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9C038F"/>
    <w:pPr>
      <w:spacing w:after="0" w:line="240" w:lineRule="auto"/>
    </w:pPr>
    <w:rPr>
      <w:color w:val="77206D" w:themeColor="accent5" w:themeShade="BF"/>
      <w:kern w:val="0"/>
      <w:sz w:val="22"/>
      <w:szCs w:val="22"/>
      <w:lang w:val="en-US"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9C038F"/>
    <w:pPr>
      <w:spacing w:after="0" w:line="240" w:lineRule="auto"/>
    </w:pPr>
    <w:rPr>
      <w:color w:val="3A7C22" w:themeColor="accent6" w:themeShade="BF"/>
      <w:kern w:val="0"/>
      <w:sz w:val="22"/>
      <w:szCs w:val="22"/>
      <w:lang w:val="en-US"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6">
    <w:name w:val="Light List"/>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7">
    <w:name w:val="Light Grid"/>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2">
    <w:name w:val="Medium Shading 1"/>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6">
    <w:name w:val="Medium Shading 2"/>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7">
    <w:name w:val="Medium List 2"/>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8">
    <w:name w:val="Medium Grid 2"/>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6">
    <w:name w:val="Medium Grid 3"/>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8">
    <w:name w:val="Dark List"/>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9">
    <w:name w:val="Colorful Shading"/>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b">
    <w:name w:val="Colorful Grid"/>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thelancet.com/pb-assets/Lancet/authors/tlid-info-for-authors.pdf"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sciwheel.com/work/citation?ids=18551964&amp;pre=&amp;suf=&amp;sa=0&amp;dbf=0" TargetMode="External"/><Relationship Id="rId21" Type="http://schemas.openxmlformats.org/officeDocument/2006/relationships/hyperlink" Target="https://sciwheel.com/work/citation?ids=18347406,18551857&amp;pre=&amp;pre=&amp;suf=&amp;suf=&amp;sa=0,0&amp;dbf=0&amp;dbf=0" TargetMode="External"/><Relationship Id="rId42" Type="http://schemas.openxmlformats.org/officeDocument/2006/relationships/hyperlink" Target="https://sciwheel.com/work/bibliography/12383358" TargetMode="External"/><Relationship Id="rId47" Type="http://schemas.openxmlformats.org/officeDocument/2006/relationships/hyperlink" Target="https://sciwheel.com/work/bibliography/16826344" TargetMode="External"/><Relationship Id="rId63" Type="http://schemas.openxmlformats.org/officeDocument/2006/relationships/hyperlink" Target="https://sciwheel.com/work/bibliography/18661812" TargetMode="External"/><Relationship Id="rId68" Type="http://schemas.openxmlformats.org/officeDocument/2006/relationships/image" Target="media/image1.png"/><Relationship Id="rId84" Type="http://schemas.microsoft.com/office/2011/relationships/people" Target="people.xml"/><Relationship Id="rId16" Type="http://schemas.openxmlformats.org/officeDocument/2006/relationships/hyperlink" Target="https://sciwheel.com/work/citation?ids=15651566,17731178&amp;pre=&amp;pre=&amp;suf=&amp;suf=&amp;sa=0,0&amp;dbf=0&amp;dbf=0" TargetMode="External"/><Relationship Id="rId11" Type="http://schemas.microsoft.com/office/2018/08/relationships/commentsExtensible" Target="commentsExtensible.xml"/><Relationship Id="rId32" Type="http://schemas.openxmlformats.org/officeDocument/2006/relationships/hyperlink" Target="https://sciwheel.com/work/citation?ids=16987000,18670440&amp;pre=&amp;pre=&amp;suf=&amp;suf=&amp;sa=0,0&amp;dbf=0&amp;dbf=0" TargetMode="External"/><Relationship Id="rId37" Type="http://schemas.openxmlformats.org/officeDocument/2006/relationships/hyperlink" Target="https://sciwheel.com/work/citation?ids=4814056&amp;pre=&amp;suf=&amp;sa=0&amp;dbf=0" TargetMode="External"/><Relationship Id="rId53" Type="http://schemas.openxmlformats.org/officeDocument/2006/relationships/hyperlink" Target="https://sciwheel.com/work/bibliography/18551857" TargetMode="External"/><Relationship Id="rId58" Type="http://schemas.openxmlformats.org/officeDocument/2006/relationships/hyperlink" Target="https://sciwheel.com/work/bibliography/18538180" TargetMode="External"/><Relationship Id="rId74" Type="http://schemas.openxmlformats.org/officeDocument/2006/relationships/image" Target="media/image7.png"/><Relationship Id="rId79" Type="http://schemas.openxmlformats.org/officeDocument/2006/relationships/image" Target="media/image12.png"/><Relationship Id="rId5" Type="http://schemas.openxmlformats.org/officeDocument/2006/relationships/webSettings" Target="webSettings.xml"/><Relationship Id="rId19" Type="http://schemas.openxmlformats.org/officeDocument/2006/relationships/hyperlink" Target="https://sciwheel.com/work/citation?ids=18691077&amp;pre=&amp;suf=&amp;sa=0&amp;dbf=0" TargetMode="External"/><Relationship Id="rId14" Type="http://schemas.openxmlformats.org/officeDocument/2006/relationships/hyperlink" Target="https://sciwheel.com/work/citation?ids=16033691,12383358&amp;pre=&amp;pre=&amp;suf=&amp;suf=&amp;sa=0,0&amp;dbf=0&amp;dbf=0" TargetMode="External"/><Relationship Id="rId22" Type="http://schemas.openxmlformats.org/officeDocument/2006/relationships/hyperlink" Target="https://sciwheel.com/work/citation?ids=18568087&amp;pre=&amp;suf=&amp;sa=0&amp;dbf=0" TargetMode="External"/><Relationship Id="rId27" Type="http://schemas.openxmlformats.org/officeDocument/2006/relationships/hyperlink" Target="https://sciwheel.com/work/citation?ids=18551749&amp;pre=&amp;suf=&amp;sa=0&amp;dbf=0" TargetMode="External"/><Relationship Id="rId30" Type="http://schemas.openxmlformats.org/officeDocument/2006/relationships/hyperlink" Target="https://sciwheel.com/work/citation?ids=18551749&amp;pre=&amp;suf=&amp;sa=0&amp;dbf=0" TargetMode="External"/><Relationship Id="rId35" Type="http://schemas.openxmlformats.org/officeDocument/2006/relationships/hyperlink" Target="https://sciwheel.com/work/citation?ids=18551964&amp;pre=&amp;suf=&amp;sa=0&amp;dbf=0" TargetMode="External"/><Relationship Id="rId43" Type="http://schemas.openxmlformats.org/officeDocument/2006/relationships/hyperlink" Target="https://sciwheel.com/work/bibliography/13012391" TargetMode="External"/><Relationship Id="rId48" Type="http://schemas.openxmlformats.org/officeDocument/2006/relationships/hyperlink" Target="https://sciwheel.com/work/bibliography/18505248" TargetMode="External"/><Relationship Id="rId56" Type="http://schemas.openxmlformats.org/officeDocument/2006/relationships/hyperlink" Target="https://sciwheel.com/work/bibliography/17825734" TargetMode="External"/><Relationship Id="rId64" Type="http://schemas.openxmlformats.org/officeDocument/2006/relationships/hyperlink" Target="https://sciwheel.com/work/bibliography/18689904" TargetMode="External"/><Relationship Id="rId69" Type="http://schemas.openxmlformats.org/officeDocument/2006/relationships/image" Target="media/image2.png"/><Relationship Id="rId77" Type="http://schemas.openxmlformats.org/officeDocument/2006/relationships/image" Target="media/image10.png"/><Relationship Id="rId8" Type="http://schemas.openxmlformats.org/officeDocument/2006/relationships/comments" Target="comments.xml"/><Relationship Id="rId51" Type="http://schemas.openxmlformats.org/officeDocument/2006/relationships/hyperlink" Target="https://sciwheel.com/work/bibliography/18551749" TargetMode="External"/><Relationship Id="rId72" Type="http://schemas.openxmlformats.org/officeDocument/2006/relationships/image" Target="media/image5.png"/><Relationship Id="rId80" Type="http://schemas.openxmlformats.org/officeDocument/2006/relationships/image" Target="media/image13.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mailto:hyolim.kang@nagasaki-u.ac.jp" TargetMode="External"/><Relationship Id="rId17" Type="http://schemas.openxmlformats.org/officeDocument/2006/relationships/hyperlink" Target="https://sciwheel.com/work/citation?ids=16489976&amp;pre=&amp;suf=&amp;sa=0&amp;dbf=0" TargetMode="External"/><Relationship Id="rId25" Type="http://schemas.openxmlformats.org/officeDocument/2006/relationships/hyperlink" Target="https://sciwheel.com/work/citation?ids=17825734,18031543,18538180,18332060&amp;pre=&amp;pre=&amp;pre=&amp;pre=&amp;suf=&amp;suf=&amp;suf=&amp;suf=&amp;sa=0,0,0,0&amp;dbf=0&amp;dbf=0&amp;dbf=0&amp;dbf=0" TargetMode="External"/><Relationship Id="rId33" Type="http://schemas.openxmlformats.org/officeDocument/2006/relationships/hyperlink" Target="https://sciwheel.com/work/citation?ids=18538180&amp;pre=&amp;suf=&amp;sa=0&amp;dbf=0" TargetMode="External"/><Relationship Id="rId38" Type="http://schemas.openxmlformats.org/officeDocument/2006/relationships/hyperlink" Target="https://sciwheel.com/work/citation?ids=18689914&amp;pre=&amp;suf=&amp;sa=0&amp;dbf=0" TargetMode="External"/><Relationship Id="rId46" Type="http://schemas.openxmlformats.org/officeDocument/2006/relationships/hyperlink" Target="https://sciwheel.com/work/bibliography/16489976" TargetMode="External"/><Relationship Id="rId59" Type="http://schemas.openxmlformats.org/officeDocument/2006/relationships/hyperlink" Target="https://sciwheel.com/work/bibliography/18332060" TargetMode="External"/><Relationship Id="rId67" Type="http://schemas.openxmlformats.org/officeDocument/2006/relationships/hyperlink" Target="https://sciwheel.com/work/bibliography/8095327" TargetMode="External"/><Relationship Id="rId20" Type="http://schemas.openxmlformats.org/officeDocument/2006/relationships/hyperlink" Target="https://sciwheel.com/work/citation?ids=18551749&amp;pre=&amp;suf=&amp;sa=0&amp;dbf=0" TargetMode="External"/><Relationship Id="rId41" Type="http://schemas.openxmlformats.org/officeDocument/2006/relationships/hyperlink" Target="https://sciwheel.com/work/bibliography/16033691" TargetMode="External"/><Relationship Id="rId54" Type="http://schemas.openxmlformats.org/officeDocument/2006/relationships/hyperlink" Target="https://sciwheel.com/work/bibliography/18568087" TargetMode="External"/><Relationship Id="rId62" Type="http://schemas.openxmlformats.org/officeDocument/2006/relationships/hyperlink" Target="https://sciwheel.com/work/bibliography/18670440" TargetMode="External"/><Relationship Id="rId70" Type="http://schemas.openxmlformats.org/officeDocument/2006/relationships/image" Target="media/image3.png"/><Relationship Id="rId75" Type="http://schemas.openxmlformats.org/officeDocument/2006/relationships/image" Target="media/image8.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iwheel.com/work/citation?ids=13012391&amp;pre=&amp;suf=&amp;sa=0&amp;dbf=0" TargetMode="External"/><Relationship Id="rId23" Type="http://schemas.openxmlformats.org/officeDocument/2006/relationships/hyperlink" Target="https://sciwheel.com/work/citation?ids=18701459&amp;pre=&amp;suf=&amp;sa=0&amp;dbf=0" TargetMode="External"/><Relationship Id="rId28" Type="http://schemas.openxmlformats.org/officeDocument/2006/relationships/hyperlink" Target="https://sciwheel.com/work/citation?ids=16987000,18670440&amp;pre=&amp;pre=&amp;suf=&amp;suf=&amp;sa=0,0&amp;dbf=0&amp;dbf=0" TargetMode="External"/><Relationship Id="rId36" Type="http://schemas.openxmlformats.org/officeDocument/2006/relationships/hyperlink" Target="https://sciwheel.com/work/citation?ids=18661812,18689904&amp;pre=&amp;pre=&amp;suf=&amp;suf=&amp;sa=0,0&amp;dbf=0&amp;dbf=0" TargetMode="External"/><Relationship Id="rId49" Type="http://schemas.openxmlformats.org/officeDocument/2006/relationships/hyperlink" Target="https://sciwheel.com/work/bibliography/15078716" TargetMode="External"/><Relationship Id="rId57" Type="http://schemas.openxmlformats.org/officeDocument/2006/relationships/hyperlink" Target="https://sciwheel.com/work/bibliography/18031543" TargetMode="External"/><Relationship Id="rId10" Type="http://schemas.microsoft.com/office/2016/09/relationships/commentsIds" Target="commentsIds.xml"/><Relationship Id="rId31" Type="http://schemas.openxmlformats.org/officeDocument/2006/relationships/hyperlink" Target="https://sciwheel.com/work/citation?ids=18538180&amp;pre=&amp;suf=&amp;sa=0&amp;dbf=0" TargetMode="External"/><Relationship Id="rId44" Type="http://schemas.openxmlformats.org/officeDocument/2006/relationships/hyperlink" Target="https://sciwheel.com/work/bibliography/15651566" TargetMode="External"/><Relationship Id="rId52" Type="http://schemas.openxmlformats.org/officeDocument/2006/relationships/hyperlink" Target="https://sciwheel.com/work/bibliography/18347406" TargetMode="External"/><Relationship Id="rId60" Type="http://schemas.openxmlformats.org/officeDocument/2006/relationships/hyperlink" Target="https://sciwheel.com/work/bibliography/18551964" TargetMode="External"/><Relationship Id="rId65" Type="http://schemas.openxmlformats.org/officeDocument/2006/relationships/hyperlink" Target="https://sciwheel.com/work/bibliography/4814056" TargetMode="External"/><Relationship Id="rId73" Type="http://schemas.openxmlformats.org/officeDocument/2006/relationships/image" Target="media/image6.png"/><Relationship Id="rId78" Type="http://schemas.openxmlformats.org/officeDocument/2006/relationships/image" Target="media/image11.png"/><Relationship Id="rId81" Type="http://schemas.openxmlformats.org/officeDocument/2006/relationships/image" Target="media/image14.png"/><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sciwheel.com/work/citation?ids=16033691&amp;pre=&amp;suf=&amp;sa=0&amp;dbf=0" TargetMode="External"/><Relationship Id="rId18" Type="http://schemas.openxmlformats.org/officeDocument/2006/relationships/hyperlink" Target="https://sciwheel.com/work/citation?ids=16826344,18505248,15078716&amp;pre=&amp;pre=&amp;pre=&amp;suf=&amp;suf=&amp;suf=&amp;sa=0,0,0&amp;dbf=0&amp;dbf=0&amp;dbf=0" TargetMode="External"/><Relationship Id="rId39" Type="http://schemas.openxmlformats.org/officeDocument/2006/relationships/hyperlink" Target="https://sciwheel.com/work/citation?ids=8095327&amp;pre=&amp;suf=&amp;sa=0&amp;dbf=0" TargetMode="External"/><Relationship Id="rId34" Type="http://schemas.openxmlformats.org/officeDocument/2006/relationships/hyperlink" Target="https://sciwheel.com/work/citation?ids=18538180&amp;pre=&amp;suf=&amp;sa=0&amp;dbf=0" TargetMode="External"/><Relationship Id="rId50" Type="http://schemas.openxmlformats.org/officeDocument/2006/relationships/hyperlink" Target="https://sciwheel.com/work/bibliography/18691077" TargetMode="External"/><Relationship Id="rId55" Type="http://schemas.openxmlformats.org/officeDocument/2006/relationships/hyperlink" Target="https://sciwheel.com/work/bibliography/18701459" TargetMode="External"/><Relationship Id="rId76" Type="http://schemas.openxmlformats.org/officeDocument/2006/relationships/image" Target="media/image9.png"/><Relationship Id="rId7" Type="http://schemas.openxmlformats.org/officeDocument/2006/relationships/endnotes" Target="endnotes.xml"/><Relationship Id="rId71" Type="http://schemas.openxmlformats.org/officeDocument/2006/relationships/image" Target="media/image4.png"/><Relationship Id="rId2" Type="http://schemas.openxmlformats.org/officeDocument/2006/relationships/numbering" Target="numbering.xml"/><Relationship Id="rId29" Type="http://schemas.openxmlformats.org/officeDocument/2006/relationships/hyperlink" Target="https://sciwheel.com/work/citation?ids=15078716&amp;pre=&amp;suf=&amp;sa=0&amp;dbf=0" TargetMode="External"/><Relationship Id="rId24" Type="http://schemas.openxmlformats.org/officeDocument/2006/relationships/hyperlink" Target="https://sciwheel.com/work/citation?ids=18551749&amp;pre=&amp;suf=&amp;sa=0&amp;dbf=0" TargetMode="External"/><Relationship Id="rId40" Type="http://schemas.openxmlformats.org/officeDocument/2006/relationships/hyperlink" Target="https://github.com/hyolimkang/CHIK_benefit_risk_modelling" TargetMode="External"/><Relationship Id="rId45" Type="http://schemas.openxmlformats.org/officeDocument/2006/relationships/hyperlink" Target="https://sciwheel.com/work/bibliography/17731178" TargetMode="External"/><Relationship Id="rId66" Type="http://schemas.openxmlformats.org/officeDocument/2006/relationships/hyperlink" Target="https://sciwheel.com/work/bibliography/18689914" TargetMode="External"/><Relationship Id="rId61" Type="http://schemas.openxmlformats.org/officeDocument/2006/relationships/hyperlink" Target="https://sciwheel.com/work/bibliography/16987000" TargetMode="External"/><Relationship Id="rId8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5F3982-E8EC-D14F-B774-705115EB49CE}">
  <we:reference id="wa200002534" version="7.0.0.1" store="en-001" storeType="OMEX"/>
  <we:alternateReferences>
    <we:reference id="WA200002534" version="7.0.0.1" store="" storeType="OMEX"/>
  </we:alternateReferences>
  <we:properties>
    <we:property name="sciwheel-selectedStyle" value="{&quot;id&quot;:&quot;bmj&quot;,&quot;name&quot;:&quot;BMJ&quot;,&quot;bibText&quot;:[{&quot;maxoffset&quot;:2,&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 &lt;/div&gt;&lt;div class=\&quot;csl-right-inline\&quot;&gt;Accadia T, Acernese F, Alshourbagy M, &lt;i&gt;et al.&lt;/i&gt; Virgo: a laser interferometer to detect gravitational waves. &lt;i&gt;J Instrum&lt;/i&gt; 2012;&lt;b&gt;7&lt;/b&gt;:P03012–P03012. doi:10.1088/1748-0221/7/03/P03012&lt;/div&gt;\n  &lt;/div&gt;\n&quot;]],&quot;citationText&quot;:&quot;[1]&quot;}"/>
    <we:property name="sciwheel-styles" value="[{&quot;id&quot;:&quot;american-medical-association&quot;,&quot;name&quot;:&quot;AMA (American Medical Association)&quot;},{&quot;id&quot;:&quot;apa 7th&quot;,&quot;name&quot;:&quot;APA (American Psychological Association) 7th Edition&quot;},{&quot;id&quot;:&quot;bmj&quot;,&quot;name&quot;:&quot;BMJ&quot;,&quot;bibText&quot;:[{&quot;maxoffset&quot;:2,&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 &lt;/div&gt;&lt;div class=\&quot;csl-right-inline\&quot;&gt;Accadia T, Acernese F, Alshourbagy M, &lt;i&gt;et al.&lt;/i&gt; Virgo: a laser interferometer to detect gravitational waves. &lt;i&gt;J Instrum&lt;/i&gt; 2012;&lt;b&gt;7&lt;/b&gt;:P03012–P03012. doi:10.1088/1748-0221/7/03/P03012&lt;/div&gt;\n  &lt;/div&gt;\n&quot;]],&quot;citationText&quot;:&quot;[1]&quot;},{&quot;id&quot;:&quot;cell&quot;,&quot;name&quot;:&quot;Cell&quot;},{&quot;id&quot;:&quot;chicago-17th-edition&quot;,&quot;name&quot;:&quot;Chicago 17th Edition (author-date)&quot;},{&quot;id&quot;:&quot;cite-them-right-11th-edition-harvard&quot;,&quot;name&quot;:&quot;Cite Them Right 11th Edition - Harvard&quot;},{&quot;id&quot;:&quot;ieee&quot;,&quot;name&quot;:&quot;IEEE&quot;},{&quot;id&quot;:&quot;modern-language-association&quot;,&quot;name&quot;:&quot;MLA (Modern Language Association)&quot;},{&quot;id&quot;:&quot;national-library-of-medicine-grant-proposals&quot;,&quot;name&quot;:&quot;National Library of Medicine (Grant proposals with PMCID/PMID)&quot;},{&quot;id&quot;:&quot;nature&quot;,&quot;name&quot;:&quot;Nature&quot;},{&quot;id&quot;:&quot;science&quot;,&quot;name&quot;:&quot;Science&quot;},{&quot;id&quot;:&quot;vancouver&quot;,&quot;name&quot;:&quot;Vancouver&quot;}]"/>
    <we:property name="sciwheel-csl-items" value="[{&quot;title&quot;:&quot;Valneva and Instituto Butantan Announce Initiation of aPilot Vaccination Campaign in Brazil with Single-ShotChikungunya Vaccine IXCHIQ&quot;,&quot;accessed&quot;:{&quot;date-parts&quot;:[[&quot;2026&quot;,&quot;3&quot;,&quot;5&quot;]]},&quot;id&quot;:&quot;18701459&quot;,&quot;type&quot;:&quot;webpage&quot;,&quot;author&quot;:[{&quot;family&quot;:&quot;Valneva&quot;}],&quot;issued&quot;:{&quot;date-parts&quot;:[[&quot;2026&quot;,&quot;2&quot;,&quot;3&quot;]]},&quot;URL&quot;:&quot;https://valneva.com/wp-content/uploads/2026/02/2026_02_03_VLA_Butantan_PVS_PR_EN_Final.pdf&quot;,&quot;citation-label&quot;:&quot;18701459&quot;},{&quot;title&quot;:&quot;Live-attenuated chikungunya vaccine in children: a randomized phase 2 trial.&quot;,&quot;page&quot;:&quot;561-571&quot;,&quot;volume&quot;:&quot;32&quot;,&quot;issue&quot;:&quot;2&quot;,&quot;journalAbbreviation&quot;:&quot;Nat. Med.&quot;,&quot;id&quot;:&quot;18691077&quot;,&quot;type&quot;:&quot;article-journal&quot;,&quot;container-title&quot;:&quot;Nature Medicine&quot;,&quot;container-title-short&quot;:&quot;Nat. Med.&quot;,&quot;abstract&quot;:&quot;Currently, no licensed vaccine is available against chikungunya virus (CHIKV) in children aged less than 12 years. In this phase 2, observer-blind, randomized, dose-response trial we evaluated the tolerability (solicited adverse events (AEs)), safety (unsolicited AEs) and immunogenicity of a live-attenuated CHIKV vaccine (VLA1553) in healthy children aged 1-11 years in endemic countries. Here we provide a prespecified interim analysis to 28 days after vaccination. Participants (n = 304) received either a half dose (n = 119) or a full dose (n = 124) of VLA1553, or active control meningococcal vaccine (Nimenrix) (n = 61). The primary endpoint was the incidence and severity of solicited AEs within 14 days after vaccination. Secondary endpoints included unsolicited AEs, medically attended AEs, serious AEs, AEs of special interest and immunogenicity through 28 days after vaccination. For the primary endpoint, there were no statistically significant differences between the VLA1553 groups and control for each age group nor between age groups (1-2, 3-6 and 7-11 years). Overall, the most frequently reported solicited injection site AEs were tenderness (10.9%) and pain (8.6% of participants); the most frequently reported solicited systemic AEs were fever (12.5%) and headache (11.5%; participants aged 7-11 years and 3-6 years only, (headache was not solicited in participants aged 1-2 years)). For the secondary safety endpoints, the most common unsolicited AEs were infections and infestations (10.0-20.5%) and the most common medically attended AE overall was fever (2.6%), with no differences for unsolicited AEs or medically attended AEs regardless of vaccine and age group (serious AEs and AEs of special interest were too infrequent for meaningful comparisons). Anti-CHIKV neutralizing antibody titers were higher in the full-dose than the half-dose group at days 14 and 28 after vaccination. The trial met its prespecified endpoints and supported the selection of full-dose VLA1553 in future clinical trials in this population, addressing a critical unmet medical need. ClinicalTrials.gov registration: NCT06106581 .© 2026. The Author(s), under exclusive licence to Springer Nature America, Inc.&quot;,&quot;author&quot;:[{&quot;family&quot;:&quot;Weisová&quot;,&quot;given&quot;:&quot;Petronela&quot;},{&quot;family&quot;:&quot;Scheiblauer&quot;,&quot;given&quot;:&quot;Susanne&quot;},{&quot;family&quot;:&quot;Ecker&quot;,&quot;given&quot;:&quot;Jacqueline&quot;},{&quot;family&quot;:&quot;Schneider&quot;,&quot;given&quot;:&quot;Martina&quot;},{&quot;family&quot;:&quot;Hochreiter&quot;,&quot;given&quot;:&quot;Romana&quot;},{&quot;family&quot;:&quot;Bitzer&quot;,&quot;given&quot;:&quot;Annegret&quot;},{&quot;family&quot;:&quot;Kosulin&quot;,&quot;given&quot;:&quot;Karin&quot;},{&quot;family&quot;:&quot;Schoengrundner&quot;,&quot;given&quot;:&quot;Petra&quot;},{&quot;family&quot;:&quot;Fuchs&quot;,&quot;given&quot;:&quot;Ulrike&quot;},{&quot;family&quot;:&quot;Rodeles&quot;,&quot;given&quot;:&quot;Luz&quot;},{&quot;family&quot;:&quot;Mazara&quot;,&quot;given&quot;:&quot;Sonia&quot;},{&quot;family&quot;:&quot;Donastorg&quot;,&quot;given&quot;:&quot;Yeycy&quot;},{&quot;family&quot;:&quot;Rivera&quot;,&quot;given&quot;:&quot;Silvia&quot;},{&quot;family&quot;:&quot;Wressnigg&quot;,&quot;given&quot;:&quot;Nina&quot;},{&quot;family&quot;:&quot;Dubischar&quot;,&quot;given&quot;:&quot;Katrin&quot;},{&quot;family&quot;:&quot;Buerger&quot;,&quot;given&quot;:&quot;Vera&quot;},{&quot;family&quot;:&quot;Eder-Lingelbach&quot;,&quot;given&quot;:&quot;Susanne&quot;},{&quot;family&quot;:&quot;Jaramillo&quot;,&quot;given&quot;:&quot;Juan Carlos&quot;}],&quot;issued&quot;:{&quot;date-parts&quot;:[[&quot;2026&quot;,&quot;2&quot;,&quot;6&quot;]]},&quot;DOI&quot;:&quot;10.1038/s41591-025-04197-2&quot;,&quot;PMID&quot;:&quot;41652122&quot;,&quot;citation-label&quot;:&quot;18691077&quot;},{&quot;title&quot;:&quot;Rotavirus vaccines: WHO position paper - July 2021&quot;,&quot;accessed&quot;:{&quot;date-parts&quot;:[[&quot;2026&quot;,&quot;3&quot;,&quot;2&quot;]]},&quot;id&quot;:&quot;18689914&quot;,&quot;type&quot;:&quot;webpage&quot;,&quot;author&quot;:[{&quot;family&quot;:&quot;W H O&quot;}],&quot;issued&quot;:{&quot;date-parts&quot;:[[&quot;2021&quot;,&quot;7&quot;,&quot;16&quot;]]},&quot;URL&quot;:&quot;https://www.who.int/publications/i/item/WHO-WER9628&quot;,&quot;citation-label&quot;:&quot;18689914&quot;},{&quot;title&quot;:&quot;Mortality reduction benefits and intussusception risks of rotavirus vaccination in 135 low-income and middle-income countries: a modelling analysis of current and alternative schedules.&quot;,&quot;page&quot;:&quot;e1541-e1552&quot;,&quot;volume&quot;:&quot;7&quot;,&quot;issue&quot;:&quot;11&quot;,&quot;journalAbbreviation&quot;:&quot;Lancet Glob. Health&quot;,&quot;id&quot;:&quot;8095327&quot;,&quot;type&quot;:&quot;article-journal&quot;,&quot;container-title&quot;:&quot;The Lancet. Global health&quot;,&quot;container-title-short&quot;:&quot;Lancet Glob. Health&quot;,&quot;author&quot;:[{&quot;family&quot;:&quot;Clark&quot;,&quot;given&quot;:&quot;Andrew&quot;},{&quot;family&quot;:&quot;Tate&quot;,&quot;given&quot;:&quot;Jacqueline&quot;},{&quot;family&quot;:&quot;Parashar&quot;,&quot;given&quot;:&quot;Umesh&quot;},{&quot;family&quot;:&quot;Jit&quot;,&quot;given&quot;:&quot;Mark&quot;},{&quot;family&quot;:&quot;Hasso-Agopsowicz&quot;,&quot;given&quot;:&quot;Mateusz&quot;},{&quot;family&quot;:&quot;Henschke&quot;,&quot;given&quot;:&quot;Nicholas&quot;},{&quot;family&quot;:&quot;Lopman&quot;,&quot;given&quot;:&quot;Benjamin&quot;},{&quot;family&quot;:&quot;Van Zandvoort&quot;,&quot;given&quot;:&quot;Kevin&quot;},{&quot;family&quot;:&quot;Pecenka&quot;,&quot;given&quot;:&quot;Clint&quot;},{&quot;family&quot;:&quot;Fine&quot;,&quot;given&quot;:&quot;Paul&quot;},{&quot;family&quot;:&quot;Sanderson&quot;,&quot;given&quot;:&quot;Colin&quot;}],&quot;issued&quot;:{&quot;date-parts&quot;:[[&quot;2019&quot;,&quot;11&quot;]]},&quot;DOI&quot;:&quot;10.1016/S2214-109X(19)30412-7&quot;,&quot;PMID&quot;:&quot;31607466&quot;,&quot;PMCID&quot;:&quot;PMC7024991&quot;,&quot;citation-label&quot;:&quot;8095327&quot;},{&quot;title&quot;:&quot;Japanese Encephalitis Vaccines: WHO position paper&quot;,&quot;accessed&quot;:{&quot;date-parts&quot;:[[&quot;2026&quot;,&quot;3&quot;,&quot;2&quot;]]},&quot;id&quot;:&quot;18689904&quot;,&quot;type&quot;:&quot;webpage&quot;,&quot;author&quot;:[{&quot;family&quot;:&quot;W H O&quot;}],&quot;issued&quot;:{&quot;date-parts&quot;:[[&quot;2015&quot;,&quot;2&quot;,&quot;2&quot;]]},&quot;URL&quot;:&quot;https://www.who.int/publications/i/item/japanese-encephalitis-vaccines-who-position-paper&quot;,&quot;citation-label&quot;:&quot;18689904&quot;},{&quot;title&quot;:&quot;The Long-Term Safety, Public Health Impact, and Cost-Effectiveness of Routine Vaccination with a Recombinant, Live-Attenuated Dengue Vaccine (Dengvaxia): A Model Comparison Study.&quot;,&quot;page&quot;:&quot;e1002181&quot;,&quot;volume&quot;:&quot;13&quot;,&quot;issue&quot;:&quot;11&quot;,&quot;journalAbbreviation&quot;:&quot;PLoS Med.&quot;,&quot;id&quot;:&quot;4814056&quot;,&quot;type&quot;:&quot;article-journal&quot;,&quot;container-title&quot;:&quot;PLoS Medicine&quot;,&quot;container-title-short&quot;:&quot;PLoS Med.&quot;,&quot;author&quot;:[{&quot;family&quot;:&quot;Flasche&quot;,&quot;given&quot;:&quot;Stefan&quot;},{&quot;family&quot;:&quot;Jit&quot;,&quot;given&quot;:&quot;Mark&quot;},{&quot;family&quot;:&quot;Rodríguez-Barraquer&quot;,&quot;given&quot;:&quot;Isabel&quot;},{&quot;family&quot;:&quot;Coudeville&quot;,&quot;given&quot;:&quot;Laurent&quot;},{&quot;family&quot;:&quot;Recker&quot;,&quot;given&quot;:&quot;Mario&quot;},{&quot;family&quot;:&quot;Koelle&quot;,&quot;given&quot;:&quot;Katia&quot;},{&quot;family&quot;:&quot;Milne&quot;,&quot;given&quot;:&quot;George&quot;},{&quot;family&quot;:&quot;Hladish&quot;,&quot;given&quot;:&quot;Thomas J&quot;},{&quot;family&quot;:&quot;Perkins&quot;,&quot;given&quot;:&quot;T Alex&quot;},{&quot;family&quot;:&quot;Cummings&quot;,&quot;given&quot;:&quot;Derek A T&quot;},{&quot;family&quot;:&quot;Dorigatti&quot;,&quot;given&quot;:&quot;Ilaria&quot;},{&quot;family&quot;:&quot;Laydon&quot;,&quot;given&quot;:&quot;Daniel J&quot;},{&quot;family&quot;:&quot;España&quot;,&quot;given&quot;:&quot;Guido&quot;},{&quot;family&quot;:&quot;Kelso&quot;,&quot;given&quot;:&quot;Joel&quot;},{&quot;family&quot;:&quot;Longini&quot;,&quot;given&quot;:&quot;Ira&quot;},{&quot;family&quot;:&quot;Lourenco&quot;,&quot;given&quot;:&quot;Jose&quot;},{&quot;family&quot;:&quot;Pearson&quot;,&quot;given&quot;:&quot;Carl A B&quot;},{&quot;family&quot;:&quot;Reiner&quot;,&quot;given&quot;:&quot;Robert C&quot;},{&quot;family&quot;:&quot;Mier-Y-Terán-Romero&quot;,&quot;given&quot;:&quot;Luis&quot;},{&quot;family&quot;:&quot;Vannice&quot;,&quot;given&quot;:&quot;Kirsten&quot;},{&quot;family&quot;:&quot;Ferguson&quot;,&quot;given&quot;:&quot;Neil&quot;}],&quot;issued&quot;:{&quot;date-parts&quot;:[[&quot;2016&quot;,&quot;11&quot;,&quot;29&quot;]]},&quot;DOI&quot;:&quot;10.1371/journal.pmed.1002181&quot;,&quot;PMID&quot;:&quot;27898668&quot;,&quot;PMCID&quot;:&quot;PMC5127514&quot;,&quot;citation-label&quot;:&quot;4814056&quot;},{&quot;title&quot;:&quot;Hospitalisation, mortality and years of life lost among chikungunya and dengue cases in Brazil: a nationwide cohort study, 2015-2024.&quot;,&quot;page&quot;:&quot;101177&quot;,&quot;volume&quot;:&quot;49&quot;,&quot;journalAbbreviation&quot;:&quot;Lancet Reg. Health Am.&quot;,&quot;id&quot;:&quot;18670440&quot;,&quot;type&quot;:&quot;article-journal&quot;,&quot;container-title&quot;:&quot;Lancet Regional Health. Americas&quot;,&quot;container-title-short&quot;:&quot;Lancet Reg. Health Am.&quot;,&quot;abstract&quot;:&quot;BACKGROUND: The incidence of infections from arthropod-borne viruses, including chikungunya and dengue, is increasing globally. We used nationwide data collected over a decade in Brazil to examine the factors associated with hospitalisation, in-hospital mortality, and the years of life lost from these diseases in Brazil.METHODS: Using nationwide de-identified chikungunya and dengue disease records registered from 1st January 2015 to 31 December 2024, we estimated the risk factors for hospitalisation and in-hospital mortality via logistic regression and the Fine and Gray model, respectively. We also calculated the years of life lost for each disease and the average of years of life lost (aYLL), stratified by geographic region, sex and race/ethnicity.FINDINGS: We studied 1,125,209 chikungunya cases: 21,336 (1.9%) required hospitalisations. Among hospitalised cases, 1044 (4.9%) deaths occurred within 84 days of symptom onset, of which 728 (69.7%) were attributed to chikungunya. We studied 13,741,408 dengue cases: 455,899 (3.3%) required hospitalisation, with 12,969 (2.8%) deaths among the hospitalised cases, with 9989 (77.0%) attributed to dengue. Age (&lt; 1 or ≥70 years), sex (male), and the presence of diabetes and kidney disease were risk factors for hospitalisation and in-hospital mortality in both diseases. The aYLL for chikungunya was 16.0 years, and for dengue, 14.5 years; however, the burden was not evenly distributed across the population. For chikungunya, Black participants experienced the highest aYLL of 22.0 years, while White participants were the least affected (aYLL: 13.0). For dengue, the most affected group was Indigenous (aYLL: 22.5) and the least White (aYLL: 12.6).INTERPRETATION: Infants, older people (≥70 years), male sex and the presence of comorbidities are associated with increased severity in cases of chikungunya and dengue. These diseases disproportionately affect historically minoritised populations, with participants who self-identified as Black and Indigenous experiencing significantly greater years of life lost compared to the white population. Mitigating the impacts of chikungunya and dengue necessitates addressing health and social inequities.FUNDING: Royal Society, Wellcome Trust, CNPq.© 2025 The Author(s).&quot;,&quot;author&quot;:[{&quot;family&quot;:&quot;Cerqueira-Silva&quot;,&quot;given&quot;:&quot;Thiago&quot;},{&quot;family&quot;:&quot;Cardim&quot;,&quot;given&quot;:&quot;Luciana L&quot;},{&quot;family&quot;:&quot;Paixão&quot;,&quot;given&quot;:&quot;Enny&quot;},{&quot;family&quot;:&quot;Rossi&quot;,&quot;given&quot;:&quot;Marta&quot;},{&quot;family&quot;:&quot;Santos&quot;,&quot;given&quot;:&quot;Andreia Costa&quot;},{&quot;family&quot;:&quot;Portela F de Souza&quot;,&quot;given&quot;:&quot;André&quot;},{&quot;family&quot;:&quot;Santos&quot;,&quot;given&quot;:&quot;Gervasio&quot;},{&quot;family&quot;:&quot;Barreto&quot;,&quot;given&quot;:&quot;Mauricio L&quot;},{&quot;family&quot;:&quot;Brickley&quot;,&quot;given&quot;:&quot;Elizabeth B&quot;},{&quot;family&quot;:&quot;Pescarini&quot;,&quot;given&quot;:&quot;Julia M&quot;}],&quot;issued&quot;:{&quot;date-parts&quot;:[[&quot;2025&quot;,&quot;9&quot;]]},&quot;DOI&quot;:&quot;10.1016/j.lana.2025.101177&quot;,&quot;PMID&quot;:&quot;40688564&quot;,&quot;citation-label&quot;:&quot;18670440&quot;},{&quot;title&quot;:&quot;Japanese Encephalitis Vaccine | Japanese Encephalitis Virus | CDC&quot;,&quot;accessed&quot;:{&quot;date-parts&quot;:[[&quot;2026&quot;,&quot;2&quot;,&quot;18&quot;]]},&quot;id&quot;:&quot;18661812&quot;,&quot;type&quot;:&quot;webpage&quot;,&quot;author&quot;:[{&quot;family&quot;:&quot;C D C&quot;}],&quot;issued&quot;:{&quot;date-parts&quot;:[[&quot;2024&quot;,&quot;5&quot;,&quot;15&quot;]]},&quot;URL&quot;:&quot;https://www.cdc.gov/japanese-encephalitis/prevention/japanese-encephalitis-vaccine.html&quot;,&quot;citation-label&quot;:&quot;18661812&quot;},{&quot;title&quot;:&quot;Valneva Provides Update on Chikungunya Vaccine IXCHIQ® - Valneva&quot;,&quot;accessed&quot;:{&quot;date-parts&quot;:[[&quot;2026&quot;,&quot;1&quot;,&quot;26&quot;]]},&quot;id&quot;:&quot;18568087&quot;,&quot;type&quot;:&quot;webpage&quot;,&quot;author&quot;:[{&quot;family&quot;:&quot;Valneva&quot;}],&quot;issued&quot;:{&quot;date-parts&quot;:[[&quot;2026&quot;,&quot;1&quot;,&quot;19&quot;]]},&quot;URL&quot;:&quot;https://valneva.com/press-release/valneva-provides-update-on-chikungunya-vaccine-ixchiq/&quot;,&quot;citation-label&quot;:&quot;18568087&quot;},{&quot;title&quot;:&quot;A framework for risk–benefit analysis of vaccines approved through accelerated pathways&quot;,&quot;page&quot;:&quot;120-128&quot;,&quot;volume&quot;:&quot;1&quot;,&quot;issue&quot;:&quot;1&quot;,&quot;journalAbbreviation&quot;:&quot;Nat. Health&quot;,&quot;id&quot;:&quot;18551964&quot;,&quot;type&quot;:&quot;article-journal&quot;,&quot;container-title&quot;:&quot;Nature Health&quot;,&quot;container-title-short&quot;:&quot;Nat. Health&quot;,&quot;abstract&quot;:&quot;Alternative regulatory pathways for vaccine licensure without traditional Phase III efficacy trials are of increasing priority for epidemic pathogens. Using IXCHIQ, a chikungunya virus vaccine licensed through an accelerated pathway, we demonstrate that prior understanding of disease risk from infection can inform risk–benefit assessments for new vaccines. The mass deployment of IXCHIQ during an outbreak in La Réunion was suspended in those aged over 65 years following three deaths in vaccine recipients, although two appear unlikely to have been vaccine-linked. For individuals aged 18–64 years, we find the vaccine benefits outweigh risks across epidemiological settings. In those aged over 65 years, we estimate a net benefit in large outbreaks, including the La Réunion outbreak, and endemic settings over ten years. There is insufficient evidence of a net benefit in smaller outbreaks or in travellers. We also identify the level of vaccine-associated severe adverse events that would nevertheless still result in a net benefit for a set of endemic and epidemic pathogens. Our generalizable approach can help guide trial recruitment, inform vaccine implementation, and provide a foundation for weighing potential benefits against vaccine-associated risks.&quot;,&quot;author&quot;:[{&quot;family&quot;:&quot;Cracknell Daniels&quot;,&quot;given&quot;:&quot;Bethan&quot;},{&quot;family&quot;:&quot;Endy&quot;,&quot;given&quot;:&quot;Timothy&quot;},{&quot;family&quot;:&quot;Lewnard&quot;,&quot;given&quot;:&quot;Joseph&quot;},{&quot;family&quot;:&quot;Di Fabio&quot;,&quot;given&quot;:&quot;Jose Luis&quot;},{&quot;family&quot;:&quot;Cortes-Azuero&quot;,&quot;given&quot;:&quot;Oscar&quot;},{&quot;family&quot;:&quot;Breugelmans&quot;,&quot;given&quot;:&quot;J. Gabrielle&quot;},{&quot;family&quot;:&quot;Cauchemez&quot;,&quot;given&quot;:&quot;Simon&quot;},{&quot;family&quot;:&quot;Precioso&quot;,&quot;given&quot;:&quot;Alexander&quot;},{&quot;family&quot;:&quot;Ko&quot;,&quot;given&quot;:&quot;Albert&quot;},{&quot;family&quot;:&quot;Chandler&quot;,&quot;given&quot;:&quot;Rebecca E.&quot;},{&quot;family&quot;:&quot;Thomas&quot;,&quot;given&quot;:&quot;Stephen J.&quot;},{&quot;family&quot;:&quot;Lurie&quot;,&quot;given&quot;:&quot;Nicole&quot;},{&quot;family&quot;:&quot;Salje&quot;,&quot;given&quot;:&quot;Henrik&quot;}],&quot;issued&quot;:{&quot;date-parts&quot;:[[&quot;2026&quot;,&quot;1&quot;,&quot;15&quot;]]},&quot;DOI&quot;:&quot;10.1038/s44360-025-00027-4&quot;,&quot;citation-label&quot;:&quot;18551964&quot;},{&quot;title&quot;:&quot;Age-specific chikungunya outbreak response immunisation strategies in Brazil: a modelling study.&quot;,&quot;page&quot;:&quot;103690&quot;,&quot;volume&quot;:&quot;90&quot;,&quot;journalAbbreviation&quot;:&quot;EClinicalMedicine&quot;,&quot;id&quot;:&quot;18538180&quot;,&quot;type&quot;:&quot;article-journal&quot;,&quot;container-title&quot;:&quot;EClinicalMedicine&quot;,&quot;container-title-short&quot;:&quot;EClinicalMedicine&quot;,&quot;abstract&quot;:&quot;BACKGROUND: Two chikungunya vaccines, Ixchiq and Vimkunya are licensed. In April 2025, Brazil is the first endemic country to license Ixchiq, but optimal age groups for vaccination remain unclear. Our aim is to model the public health impact of age-specific chikungunya outbreak response immunisation strategies in Brazil and infer broader implications for vaccine use case scenarios in outbreak prone regions.METHODS: We developed an age-structured transmission dynamic model calibrated with state-level Brazilian surveillance data for 2022 and long-term average annual force of infections. We simulated outbreak response immunisation strategies targeting ages 1-11, 12-17, 18-59, and ≥60 years for Ixchiq and Vimkunya across 11 out of 27 states in Brazil. We assessed vaccine impact by symptomatic cases, deaths, and disability-adjusted life years (DALYs) averted and number needed to vaccinate (NNV) based on vaccine protection against disease only and against both disease and infection.FINDINGS: Ixchiq and Vimkunya showed similar vaccine impact. Across strategies, vaccinating children 1-11 years yielded the lowest NNV for both vaccines, whereas vaccinating adults 18-59 years achieved the greatest absolute reduction in symptomatic cases, averting 62.5% (95% Uncertainty Intervals [UI]: 54.2-84.1) of total symptomatic cases with Vimkunya and 66.2% (58.2-86.0) with Ixchiq, under disease and infection blocking mechanism. Vaccinating adults 18-59 years with Ixchiq or Vimkunya yielded similar efficiency, with NNVs to avert a DALY of 339 (39-3412) and 361 (40-3777) respectively, under disease and infection-blocking mechanism.INTERPRETATION: Under current licensure, vaccinating adolescents aged 12-17 years first, followed by 18-59 years are efficient strategies, with similar NNVs for both Ixchiq and Vimkunya. If eligibility expands to younger populations, vaccinating 1-11-year age group will have relatively higher efficiency.FUNDING: International Vaccine Institute and Japan Agency for Medical Research and Development.© 2025 The Authors.&quot;,&quot;author&quot;:[{&quot;family&quot;:&quot;Kang&quot;,&quot;given&quot;:&quot;Hyolim&quot;},{&quot;family&quot;:&quot;Lim&quot;,&quot;given&quot;:&quot;Ahyoung&quot;},{&quot;family&quot;:&quot;Clark&quot;,&quot;given&quot;:&quot;Andrew&quot;},{&quot;family&quot;:&quot;Colón González&quot;,&quot;given&quot;:&quot;Felipe J&quot;},{&quot;family&quot;:&quot;Clapham&quot;,&quot;given&quot;:&quot;Hannah Eleanor&quot;},{&quot;family&quot;:&quot;Carrera&quot;,&quot;given&quot;:&quot;Jean-Paul&quot;},{&quot;family&quot;:&quot;Kim&quot;,&quot;given&quot;:&quot;Jong-Hoon&quot;},{&quot;family&quot;:&quot;Auzenbergs&quot;,&quot;given&quot;:&quot;Megan&quot;},{&quot;family&quot;:&quot;Lakshminarayanan&quot;,&quot;given&quot;:&quot;Preethi&quot;},{&quot;family&quot;:&quot;López-Vergès&quot;,&quot;given&quot;:&quot;Sandra&quot;},{&quot;family&quot;:&quot;Sim&quot;,&quot;given&quot;:&quot;So Yoon&quot;},{&quot;family&quot;:&quot;Han&quot;,&quot;given&quot;:&quot;Su Myat&quot;},{&quot;family&quot;:&quot;Cerqueira-Silva&quot;,&quot;given&quot;:&quot;Thiago&quot;},{&quot;family&quot;:&quot;Endy&quot;,&quot;given&quot;:&quot;Timothy&quot;},{&quot;family&quot;:&quot;Cucunubá&quot;,&quot;given&quot;:&quot;Zulma M&quot;},{&quot;family&quot;:&quot;Edmunds&quot;,&quot;given&quot;:&quot;W John&quot;},{&quot;family&quot;:&quot;Sahastrabuddhe&quot;,&quot;given&quot;:&quot;Sushant&quot;},{&quot;family&quot;:&quot;Brady&quot;,&quot;given&quot;:&quot;Oliver J&quot;},{&quot;family&quot;:&quot;Abbas&quot;,&quot;given&quot;:&quot;Kaja&quot;}],&quot;issued&quot;:{&quot;date-parts&quot;:[[&quot;2025&quot;,&quot;12&quot;,&quot;5&quot;]]},&quot;DOI&quot;:&quot;10.1016/j.eclinm.2025.103690&quot;,&quot;PMID&quot;:&quot;41497509&quot;,&quot;citation-label&quot;:&quot;18538180&quot;},{&quot;title&quot;:&quot;Recommendations for the use of chikungunya live attenuated vaccine (IXCHIQ)&quot;,&quot;accessed&quot;:{&quot;date-parts&quot;:[[&quot;2026&quot;,&quot;1&quot;,&quot;20&quot;]]},&quot;id&quot;:&quot;18551857&quot;,&quot;type&quot;:&quot;webpage&quot;,&quot;author&quot;:[{&quot;family&quot;:&quot;Government of Canada&quot;}],&quot;issued&quot;:{&quot;date-parts&quot;:[[&quot;2025&quot;,&quot;12&quot;,&quot;24&quot;]]},&quot;URL&quot;:&quot;https://www.canada.ca/en/public-health/services/catmat/recommendations-use-chikungunya-vaccine.html&quot;,&quot;citation-label&quot;:&quot;18551857&quot;},{&quot;title&quot;:&quot;Suspension Memo of Biologics License 1909 - IXCHIQ&quot;,&quot;id&quot;:&quot;18551749&quot;,&quot;type&quot;:&quot;article-journal&quot;,&quot;author&quot;:[{&quot;family&quot;:&quot;US Food and Drug Administration&quot;}],&quot;issued&quot;:{&quot;date-parts&quot;:[[&quot;2025&quot;,&quot;8&quot;,&quot;15&quot;]]},&quot;citation-label&quot;:&quot;18551749&quot;},{&quot;title&quot;:&quot;Safety and immunogenicity of a live-attenuated chikungunya virus vaccine in adolescents: final results from a 12-month, double-blind, randomised, placebo-controlled, phase 3 trial in endemic areas of Brazil.&quot;,&quot;journalAbbreviation&quot;:&quot;Lancet Infect. Dis.&quot;,&quot;id&quot;:&quot;18505248&quot;,&quot;type&quot;:&quot;article-journal&quot;,&quot;container-title&quot;:&quot;The Lancet Infectious Diseases&quot;,&quot;container-title-short&quot;:&quot;Lancet Infect. Dis.&quot;,&quot;author&quot;:[{&quot;family&quot;:&quot;Buerger&quot;,&quot;given&quot;:&quot;Vera&quot;},{&quot;family&quot;:&quot;Pfeiffer&quot;,&quot;given&quot;:&quot;Andrea&quot;},{&quot;family&quot;:&quot;Schoengrundner&quot;,&quot;given&quot;:&quot;Petra&quot;},{&quot;family&quot;:&quot;Seebacher&quot;,&quot;given&quot;:&quot;Jutta&quot;},{&quot;family&quot;:&quot;Hochreiter&quot;,&quot;given&quot;:&quot;Romana&quot;},{&quot;family&quot;:&quot;Kosulin&quot;,&quot;given&quot;:&quot;Karin&quot;},{&quot;family&quot;:&quot;Zoihsl&quot;,&quot;given&quot;:&quot;Oliver&quot;},{&quot;family&quot;:&quot;Weisova&quot;,&quot;given&quot;:&quot;Petronela&quot;},{&quot;family&quot;:&quot;Mader&quot;,&quot;given&quot;:&quot;Robert&quot;},{&quot;family&quot;:&quot;Loch&quot;,&quot;given&quot;:&quot;Ana Paula&quot;},{&quot;family&quot;:&quot;Morandi&quot;,&quot;given&quot;:&quot;Eolo&quot;},{&quot;family&quot;:&quot;Nogueira&quot;,&quot;given&quot;:&quot;Mauricio Lacerda&quot;},{&quot;family&quot;:&quot;de Brito&quot;,&quot;given&quot;:&quot;Carlos Alexandre Antunes&quot;},{&quot;family&quot;:&quot;Croda&quot;,&quot;given&quot;:&quot;Julio&quot;},{&quot;family&quot;:&quot;Teixeira&quot;,&quot;given&quot;:&quot;Mauro Martins&quot;},{&quot;family&quot;:&quot;Coelho&quot;,&quot;given&quot;:&quot;Ivo Castelo-Branco&quot;},{&quot;family&quot;:&quot;Gurgel&quot;,&quot;given&quot;:&quot;Ricardo&quot;},{&quot;family&quot;:&quot;da Fonseca&quot;,&quot;given&quot;:&quot;Allex Jardim&quot;},{&quot;family&quot;:&quot;de Lacerda&quot;,&quot;given&quot;:&quot;Marcus Vinícius Guimarães&quot;},{&quot;family&quot;:&quot;Moreira&quot;,&quot;given&quot;:&quot;Edson Duarte&quot;},{&quot;family&quot;:&quot;Veiga&quot;,&quot;given&quot;:&quot;Ana Paula Rocha&quot;},{&quot;family&quot;:&quot;Eder-Lingelbach&quot;,&quot;given&quot;:&quot;Susanne&quot;},{&quot;family&quot;:&quot;Jaramillo&quot;,&quot;given&quot;:&quot;Juan Carlos&quot;}],&quot;issued&quot;:{&quot;date-parts&quot;:[[&quot;2025&quot;,&quot;12&quot;,&quot;8&quot;]]},&quot;DOI&quot;:&quot;10.1016/S1473-3099(25)00631-0&quot;,&quot;PMID&quot;:&quot;41380703&quot;,&quot;citation-label&quot;:&quot;18505248&quot;},{&quot;title&quot;:&quot;FDA Update on the Safety of Ixchiq (Chikungunya Vaccine, Live). FDA Suspends Biologics License: FDA Safety Communication&quot;,&quot;accessed&quot;:{&quot;date-parts&quot;:[[&quot;2025&quot;,&quot;10&quot;,&quot;24&quot;]]},&quot;id&quot;:&quot;18347406&quot;,&quot;type&quot;:&quot;webpage&quot;,&quot;author&quot;:[{&quot;family&quot;:&quot;US FDA&quot;}],&quot;issued&quot;:{&quot;date-parts&quot;:[[]]},&quot;URL&quot;:&quot;https://www.fda.gov/safety/medical-product-safety-information/fda-update-safety-ixchiq-chikungunya-vaccine-live-fda-suspends-biologics-license-fda-safety&quot;,&quot;citation-label&quot;:&quot;18347406&quot;},{&quot;title&quot;:&quot;Global, regional and national burden of chikungunya: force of infection mapping and spatial modelling study.&quot;,&quot;volume&quot;:&quot;10&quot;,&quot;issue&quot;:&quot;10&quot;,&quot;journalAbbreviation&quot;:&quot;BMJ Glob Health&quot;,&quot;id&quot;:&quot;18332060&quot;,&quot;type&quot;:&quot;article-journal&quot;,&quot;container-title&quot;:&quot;BMJ Global Health&quot;,&quot;container-title-short&quot;:&quot;BMJ Glob Health&quot;,&quot;abstract&quot;:&quot;INTRODUCTION: Chikungunya virus, an arbovirus transmitted by Aedes mosquitoes, causes epidemics in tropical regions with potential risk in higher latitudes. Our aim is to estimate the global, regional and national burden of chikungunya across affected and environmentally suitable at-risk regions.METHODS: We used a random forest model to predict force of infection and estimate chikungunya burden at high spatial resolution (5×5 km) using covariates from climatic, socioeconomic and ecological domains. We used a focal scenario to estimate the observed burden (lower bound) and an at-risk scenario to estimate the potential burden (upper bound) of chikungunya transmission.RESULTS: We predicted global long-term average annual force of infection at 0.012 (95% UI: 0.007 to 0.019) for focal scenario and 0.013 (95% UI: 0.005 to 0.03) for at-risk scenario in 103 countries. We estimated global chikungunya burden annually of 14.4 million (95% UI: 11.0 to 17.8 million) infections and 0.96 million (95% UI: 0.56 to 1.6 million) disability-adjusted life years (DALYs) in the focal scenario, and 34.9 million infections (95% UI: 26.7 to 43.1 million) and 2.3 million DALYs (95% UI: 1.4 to 3.8 million) in the at-risk scenario for 2020. The chronic phase accounts for 54% of chikungunya burden, with relatively higher burden among 40-60-year-old population, with mortality disproportionately affecting children under 10 and adults over 80.CONCLUSION: While chikungunya transmission has high geographical uncertainty, high force of infection is not limited to tropical regions and is distributed across all continents. Our estimates of chikungunya burden are useful for prioritisation of regions and target age groups for chikungunya vaccine introduction.© Author(s) (or their employer(s)) 2025. Re-use permitted under CC BY-NC. No commercial re-use. See rights and permissions. Published by BMJ Group.&quot;,&quot;author&quot;:[{&quot;family&quot;:&quot;Kang&quot;,&quot;given&quot;:&quot;Hyolim&quot;},{&quot;family&quot;:&quot;Lim&quot;,&quot;given&quot;:&quot;Ahyoung&quot;},{&quot;family&quot;:&quot;Auzenbergs&quot;,&quot;given&quot;:&quot;Megan&quot;},{&quot;family&quot;:&quot;Clark&quot;,&quot;given&quot;:&quot;Andrew&quot;},{&quot;family&quot;:&quot;Colón-González&quot;,&quot;given&quot;:&quot;Felipe J&quot;},{&quot;family&quot;:&quot;Salje&quot;,&quot;given&quot;:&quot;Henrik&quot;},{&quot;family&quot;:&quot;Clapham&quot;,&quot;given&quot;:&quot;Hannah&quot;},{&quot;family&quot;:&quot;Carrera&quot;,&quot;given&quot;:&quot;Jean Paul&quot;},{&quot;family&quot;:&quot;Kim&quot;,&quot;given&quot;:&quot;Jong-Hoon&quot;},{&quot;family&quot;:&quot;Malarski&quot;,&quot;given&quot;:&quot;Maya&quot;},{&quot;family&quot;:&quot;López-Vergès&quot;,&quot;given&quot;:&quot;Sandra&quot;},{&quot;family&quot;:&quot;Cucunubá&quot;,&quot;given&quot;:&quot;Zulma M&quot;},{&quot;family&quot;:&quot;Cerqueira-Silva&quot;,&quot;given&quot;:&quot;Thiago&quot;},{&quot;family&quot;:&quot;Edmunds&quot;,&quot;given&quot;:&quot;William John&quot;},{&quot;family&quot;:&quot;Sahastrabuddhe&quot;,&quot;given&quot;:&quot;Sushant&quot;},{&quot;family&quot;:&quot;Brady&quot;,&quot;given&quot;:&quot;Oliver J&quot;},{&quot;family&quot;:&quot;Abbas&quot;,&quot;given&quot;:&quot;Kaja&quot;}],&quot;issued&quot;:{&quot;date-parts&quot;:[[&quot;2025&quot;,&quot;10&quot;,&quot;1&quot;]]},&quot;DOI&quot;:&quot;10.1136/bmjgh-2024-018598&quot;,&quot;PMID&quot;:&quot;41033690&quot;,&quot;citation-label&quot;:&quot;18332060&quot;},{&quot;title&quot;:&quot;Global burden of chikungunya virus infections and the potential benefit of vaccination campaigns.&quot;,&quot;page&quot;:&quot;2342-2349&quot;,&quot;volume&quot;:&quot;31&quot;,&quot;issue&quot;:&quot;7&quot;,&quot;journalAbbreviation&quot;:&quot;Nat. Med.&quot;,&quot;id&quot;:&quot;18031543&quot;,&quot;type&quot;:&quot;article-journal&quot;,&quot;container-title&quot;:&quot;Nature Medicine&quot;,&quot;container-title-short&quot;:&quot;Nat. Med.&quot;,&quot;abstract&quot;:&quot;The first vaccine against chikungunya virus (CHIKV) has now been licensed; however, due to a limited knowledge of the underlying global burden, its potential to reduce disease burden remains unknown. We used data from seroprevalence studies, observed cases and mosquito distributions to quantify the underlying CHIKV burden in 180 countries and territories, and we explored the potential impact of vaccination campaigns. We estimate that 104 countries have experienced CHIKV transmission, covering 2.8 billion people, and that, in epidemic settings, the mean duration between outbreaks is 6.2 years, with 8.4% of the susceptible population infected per outbreak. Globally, there are 35 million annual infections, mainly in Southeast Asia, Africa and the Americas. Assuming a vaccine efficacy against disease of 70% and a protection against infection of 40%, vaccinating 50% of individuals over 12 years of age in places and times where the virus circulates would avert 4,436 infections, 0.34 deaths and 17 disability-adjusted life years per 100,000 doses used. These findings highlight the global burden of chikungunya and the potential of CHIKV vaccination campaigns.© 2025. The Author(s).&quot;,&quot;author&quot;:[{&quot;family&quot;:&quot;Ribeiro Dos Santos&quot;,&quot;given&quot;:&quot;Gabriel&quot;},{&quot;family&quot;:&quot;Jawed&quot;,&quot;given&quot;:&quot;Fariha&quot;},{&quot;family&quot;:&quot;Mukandavire&quot;,&quot;given&quot;:&quot;Christinah&quot;},{&quot;family&quot;:&quot;Deol&quot;,&quot;given&quot;:&quot;Arminder&quot;},{&quot;family&quot;:&quot;Scarponi&quot;,&quot;given&quot;:&quot;Danny&quot;},{&quot;family&quot;:&quot;Mboera&quot;,&quot;given&quot;:&quot;Leonard E G&quot;},{&quot;family&quot;:&quot;Seruyange&quot;,&quot;given&quot;:&quot;Eric&quot;},{&quot;family&quot;:&quot;Poirier&quot;,&quot;given&quot;:&quot;Mathieu J P&quot;},{&quot;family&quot;:&quot;Bosomprah&quot;,&quot;given&quot;:&quot;Samuel&quot;},{&quot;family&quot;:&quot;Udeze&quot;,&quot;given&quot;:&quot;Augustine O&quot;},{&quot;family&quot;:&quot;Dellagi&quot;,&quot;given&quot;:&quot;Koussay&quot;},{&quot;family&quot;:&quot;Hozé&quot;,&quot;given&quot;:&quot;Nathanael&quot;},{&quot;family&quot;:&quot;Chilongola&quot;,&quot;given&quot;:&quot;Jaffu&quot;},{&quot;family&quot;:&quot;Nasrallah&quot;,&quot;given&quot;:&quot;Gheyath K&quot;},{&quot;family&quot;:&quot;Cauchemez&quot;,&quot;given&quot;:&quot;Simon&quot;},{&quot;family&quot;:&quot;Salje&quot;,&quot;given&quot;:&quot;Henrik&quot;}],&quot;issued&quot;:{&quot;date-parts&quot;:[[&quot;2025&quot;,&quot;7&quot;]]},&quot;DOI&quot;:&quot;10.1038/s41591-025-03703-w&quot;,&quot;PMID&quot;:&quot;40495015&quot;,&quot;citation-label&quot;:&quot;18031543&quot;},{&quot;title&quot;:&quot;Modeling the impact of vaccine campaigns on the epidemic transmission dynamics of chikungunya virus outbreaks.&quot;,&quot;page&quot;:&quot;2335-2341&quot;,&quot;volume&quot;:&quot;31&quot;,&quot;issue&quot;:&quot;7&quot;,&quot;journalAbbreviation&quot;:&quot;Nat. Med.&quot;,&quot;id&quot;:&quot;17825734&quot;,&quot;type&quot;:&quot;article-journal&quot;,&quot;container-title&quot;:&quot;Nature Medicine&quot;,&quot;container-title-short&quot;:&quot;Nat. Med.&quot;,&quot;abstract&quot;:&quot;A licensed chikungunya vaccine now exists; however, it remains unclear whether it could be deployed during outbreaks to reduce the health burden. We used an epidemic in Paraguay as a case study. We conducted a seroprevalence study and used models to reconstruct epidemic transmission dynamics, providing a framework to assess the theoretical impact of a vaccine had it been available. We estimated that 33.0% (95% confidence interval (CI) 30.1-36.0%) of the population became infected during the outbreak. Of these individuals, 6.3% (95% CI 5.8-6.9%) were detected by the surveillance system, with a mean infection fatality ratio of 0.013% (95% CI 0.012-0.014%). A disease-blocking vaccine with 75% efficacy deployed in 40% of individuals aged ≥12 years over a 3-month period would have prevented 34,200 (95% CI 30,900-38,000) cases, representing 23% of all cases, and 73 (95% CI 66-81) deaths. If the vaccine also leads to infection blocking, 88% of cases would have been averted. These findings suggest that the vaccine is an important new tool to control outbreaks.© 2025. The Author(s).&quot;,&quot;author&quot;:[{&quot;family&quot;:&quot;Pérez-Estigarribia&quot;,&quot;given&quot;:&quot;Pastor E&quot;},{&quot;family&quot;:&quot;Ribeiro Dos Santos&quot;,&quot;given&quot;:&quot;Gabriel&quot;},{&quot;family&quot;:&quot;Cauchemez&quot;,&quot;given&quot;:&quot;Simon&quot;},{&quot;family&quot;:&quot;Vazquez&quot;,&quot;given&quot;:&quot;Cynthia&quot;},{&quot;family&quot;:&quot;Ibarrola-Vannucci&quot;,&quot;given&quot;:&quot;Ana Karina&quot;},{&quot;family&quot;:&quot;Sequera&quot;,&quot;given&quot;:&quot;Guillermo&quot;},{&quot;family&quot;:&quot;Villalba&quot;,&quot;given&quot;:&quot;Shirley&quot;},{&quot;family&quot;:&quot;Ortega&quot;,&quot;given&quot;:&quot;María José&quot;},{&quot;family&quot;:&quot;Di Fabio&quot;,&quot;given&quot;:&quot;Jose Luis&quot;},{&quot;family&quot;:&quot;Scarponi&quot;,&quot;given&quot;:&quot;Danny&quot;},{&quot;family&quot;:&quot;Mukandavire&quot;,&quot;given&quot;:&quot;Christinah&quot;},{&quot;family&quot;:&quot;Deol&quot;,&quot;given&quot;:&quot;Arminder&quot;},{&quot;family&quot;:&quot;Cabello&quot;,&quot;given&quot;:&quot;Águeda&quot;},{&quot;family&quot;:&quot;Vargas&quot;,&quot;given&quot;:&quot;Elsi&quot;},{&quot;family&quot;:&quot;Fernández&quot;,&quot;given&quot;:&quot;Cyntia&quot;},{&quot;family&quot;:&quot;León&quot;,&quot;given&quot;:&quot;Liz&quot;},{&quot;family&quot;:&quot;Salje&quot;,&quot;given&quot;:&quot;Henrik&quot;}],&quot;issued&quot;:{&quot;date-parts&quot;:[[&quot;2025&quot;,&quot;7&quot;]]},&quot;DOI&quot;:&quot;10.1038/s41591-025-03684-w&quot;,&quot;PMID&quot;:&quot;40312589&quot;,&quot;citation-label&quot;:&quot;17825734&quot;},{&quot;title&quot;:&quot;ACCELERATED APPROVAL REQUIREMENTS&quot;,&quot;id&quot;:&quot;17731178&quot;,&quot;type&quot;:&quot;article-journal&quot;,&quot;author&quot;:[{&quot;family&quot;:&quot;US Food and Drug Administration&quot;}],&quot;issued&quot;:{&quot;date-parts&quot;:[[&quot;2025&quot;,&quot;2&quot;,&quot;14&quot;]]},&quot;citation-label&quot;:&quot;17731178&quot;},{&quot;title&quot;:&quot;Antibody persistence and safety of a live-attenuated chikungunya virus vaccine up to 2 years after single-dose administration in adults in the USA: a single-arm, multicentre, phase 3b study.&quot;,&quot;journalAbbreviation&quot;:&quot;Lancet Infect. Dis.&quot;,&quot;id&quot;:&quot;16826344&quot;,&quot;type&quot;:&quot;article-journal&quot;,&quot;container-title&quot;:&quot;The Lancet Infectious Diseases&quot;,&quot;container-title-short&quot;:&quot;Lancet Infect. Dis.&quot;,&quot;author&quot;:[{&quot;family&quot;:&quot;McMahon&quot;,&quot;given&quot;:&quot;Robert&quot;},{&quot;family&quot;:&quot;Toepfer&quot;,&quot;given&quot;:&quot;Sebastian&quot;},{&quot;family&quot;:&quot;Sattler&quot;,&quot;given&quot;:&quot;Natascha&quot;},{&quot;family&quot;:&quot;Schneider&quot;,&quot;given&quot;:&quot;Martina&quot;},{&quot;family&quot;:&quot;Narciso-Abraham&quot;,&quot;given&quot;:&quot;Marivic&quot;},{&quot;family&quot;:&quot;Hadl&quot;,&quot;given&quot;:&quot;Sandra&quot;},{&quot;family&quot;:&quot;Hochreiter&quot;,&quot;given&quot;:&quot;Romana&quot;},{&quot;family&quot;:&quot;Kosulin&quot;,&quot;given&quot;:&quot;Karin&quot;},{&quot;family&quot;:&quot;Mader&quot;,&quot;given&quot;:&quot;Robert&quot;},{&quot;family&quot;:&quot;Zoihsl&quot;,&quot;given&quot;:&quot;Oliver&quot;},{&quot;family&quot;:&quot;Wressnigg&quot;,&quot;given&quot;:&quot;Nina&quot;},{&quot;family&quot;:&quot;Dubischar&quot;,&quot;given&quot;:&quot;Katrin&quot;},{&quot;family&quot;:&quot;Buerger&quot;,&quot;given&quot;:&quot;Vera&quot;},{&quot;family&quot;:&quot;Eder-Lingelbach&quot;,&quot;given&quot;:&quot;Susanne&quot;},{&quot;family&quot;:&quot;Jaramillo&quot;,&quot;given&quot;:&quot;Juan-Carlos&quot;}],&quot;issued&quot;:{&quot;date-parts&quot;:[[&quot;2024&quot;,&quot;8&quot;,&quot;12&quot;]]},&quot;DOI&quot;:&quot;10.1016/S1473-3099(24)00357-8&quot;,&quot;PMID&quot;:&quot;39146946&quot;,&quot;citation-label&quot;:&quot;16826344&quot;},{&quot;title&quot;:&quot;SINANWEB - Página inicial&quot;,&quot;accessed&quot;:{&quot;date-parts&quot;:[[&quot;2024&quot;,&quot;10&quot;,&quot;1&quot;]]},&quot;id&quot;:&quot;16987000&quot;,&quot;type&quot;:&quot;webpage&quot;,&quot;issued&quot;:{&quot;date-parts&quot;:[[&quot;2024&quot;]]},&quot;URL&quot;:&quot;http://portalsinan.saude.gov.br/&quot;,&quot;citation-label&quot;:&quot;16987000&quot;},{&quot;title&quot;:&quot;Arthralgia resolution rate following chikungunya virus infection.&quot;,&quot;page&quot;:&quot;1-7&quot;,&quot;volume&quot;:&quot;112&quot;,&quot;journalAbbreviation&quot;:&quot;Int. J. Infect. Dis.&quot;,&quot;id&quot;:&quot;12383358&quot;,&quot;type&quot;:&quot;article-journal&quot;,&quot;container-title&quot;:&quot;International Journal of Infectious Diseases&quot;,&quot;container-title-short&quot;:&quot;Int. J. Infect. Dis.&quot;,&quot;abstract&quot;:&quot;BACKGROUND: Arthralgia, persistent pain or stiffness of the joints, is the hallmark symptom of chronic chikungunya virus (CHIKV) disease. Associated with significant disability and reduced quality of life, arthralgia can persist for many months following CHIKV infection. Understanding the expected duration of arthralgia persistence is important for managing clinical expectations at the individual-level as well as for estimating long-term burdens on population health following a CHIKV epidemic.METHODS: A review of cohort studies reporting the prevalence of arthralgia post-CHIKV infection over multiple time points was conducted. Generalized linear models were used to estimate the average rate of arthralgia resolution following CHIKV infection.RESULTS: Sixteen cohort studies matching the inclusion criteria were identified and included in the analysis. An average rate of arthralgia resolution of 10.85% (95% confidence interval (CI) 9.05-12.66%) per month was estimated across studies, corresponding to an expected median time to arthralgia resolution of 6.39 months (95% CI 5.48-7.66 months) and an expected arthralgia prevalence of 72.21% (95% CI 68.40-76.23%) at 3 months post-CHIKV infection.CONCLUSIONS: Estimates of the average rate of arthralgia resolution and the expected prevalence of arthralgia over time post-CHIKV infection were derived. These can help inform expectations regarding the long-term public health burdens associated with CHIKV epidemics.Copyright © 2021. Published by Elsevier Ltd.&quot;,&quot;author&quot;:[{&quot;family&quot;:&quot;O'Driscoll&quot;,&quot;given&quot;:&quot;Megan&quot;},{&quot;family&quot;:&quot;Salje&quot;,&quot;given&quot;:&quot;Henrik&quot;},{&quot;family&quot;:&quot;Chang&quot;,&quot;given&quot;:&quot;Aileen Y&quot;},{&quot;family&quot;:&quot;Watson&quot;,&quot;given&quot;:&quot;Hugh&quot;}],&quot;issued&quot;:{&quot;date-parts&quot;:[[&quot;2021&quot;,&quot;11&quot;]]},&quot;DOI&quot;:&quot;10.1016/j.ijid.2021.08.066&quot;,&quot;PMID&quot;:&quot;34492392&quot;,&quot;PMCID&quot;:&quot;PMC8627389&quot;,&quot;citation-label&quot;:&quot;12383358&quot;},{&quot;title&quot;:&quot;Programmatic considerations and evidence gaps for chikungunya vaccine introduction in countries at risk of chikungunya outbreaks: Stakeholder analysis.&quot;,&quot;page&quot;:&quot;e0012075&quot;,&quot;volume&quot;:&quot;18&quot;,&quot;issue&quot;:&quot;4&quot;,&quot;journalAbbreviation&quot;:&quot;PLoS Negl. Trop. Dis.&quot;,&quot;id&quot;:&quot;16489976&quot;,&quot;type&quot;:&quot;article-journal&quot;,&quot;container-title&quot;:&quot;PLoS Neglected Tropical Diseases&quot;,&quot;container-title-short&quot;:&quot;PLoS Negl. Trop. Dis.&quot;,&quot;abstract&quot;:&quot;Chikungunya can have longstanding effects on health and quality of life. Alongside the recent approval of the world's first chikungunya vaccine by the US Food and Drug Administration in November 2023 and with new chikungunya vaccines in the pipeline, it is important to understand the perspectives of stakeholders before vaccine rollout. Our study aim is to identify key programmatic considerations and gaps in Evidence-to-Recommendation criteria for chikungunya vaccine introduction. We used purposive and snowball sampling to identify global, national, and subnational stakeholders from outbreak prone areas, including Latin America, Asia, and Africa. Semi-structured in-depth interviews were conducted and analysed using qualitative descriptive methods. We found that perspectives varied between tiers of stakeholders and geographies. Unknown disease burden, diagnostics, non-specific disease surveillance, undefined target populations for vaccination, and low disease prioritisation were critical challenges identified by stakeholders that need to be addressed to facilitate rolling out a chikungunya vaccine. Future investments should address these challenges to generate useful evidence for decision-making on new chikungunya vaccine introduction.Copyright: © 2024 Auzenbergs et al. This is an open access article distributed under the terms of the Creative Commons Attribution License, which permits unrestricted use, distribution, and reproduction in any medium, provided the original author and source are credited.&quot;,&quot;author&quot;:[{&quot;family&quot;:&quot;Auzenbergs&quot;,&quot;given&quot;:&quot;Megan&quot;},{&quot;family&quot;:&quot;Maure&quot;,&quot;given&quot;:&quot;Clara&quot;},{&quot;family&quot;:&quot;Kang&quot;,&quot;given&quot;:&quot;Hyolim&quot;},{&quot;family&quot;:&quot;Clark&quot;,&quot;given&quot;:&quot;Andrew&quot;},{&quot;family&quot;:&quot;Brady&quot;,&quot;given&quot;:&quot;Oliver&quot;},{&quot;family&quot;:&quot;Sahastrabuddhe&quot;,&quot;given&quot;:&quot;Sushant&quot;},{&quot;family&quot;:&quot;Abbas&quot;,&quot;given&quot;:&quot;Kaja&quot;}],&quot;issued&quot;:{&quot;date-parts&quot;:[[&quot;2024&quot;,&quot;4&quot;,&quot;4&quot;]]},&quot;DOI&quot;:&quot;10.1371/journal.pntd.0012075&quot;,&quot;PMID&quot;:&quot;38574163&quot;,&quot;PMCID&quot;:&quot;PMC11020901&quot;,&quot;citation-label&quot;:&quot;16489976&quot;},{&quot;title&quot;:&quot;Chikungunya seroprevalence, force of infection, and prevalence of chronic disability after infection in endemic and epidemic settings: a systematic review, meta-analysis, and modelling study.&quot;,&quot;page&quot;:&quot;488-503&quot;,&quot;volume&quot;:&quot;24&quot;,&quot;issue&quot;:&quot;5&quot;,&quot;journalAbbreviation&quot;:&quot;Lancet Infect. Dis.&quot;,&quot;id&quot;:&quot;16033691&quot;,&quot;type&quot;:&quot;article-journal&quot;,&quot;container-title&quot;:&quot;The Lancet Infectious Diseases&quot;,&quot;container-title-short&quot;:&quot;Lancet Infect. Dis.&quot;,&quot;author&quot;:[{&quot;family&quot;:&quot;Kang&quot;,&quot;given&quot;:&quot;Hyolim&quot;},{&quot;family&quot;:&quot;Auzenbergs&quot;,&quot;given&quot;:&quot;Megan&quot;},{&quot;family&quot;:&quot;Clapham&quot;,&quot;given&quot;:&quot;Hannah&quot;},{&quot;family&quot;:&quot;Maure&quot;,&quot;given&quot;:&quot;Clara&quot;},{&quot;family&quot;:&quot;Kim&quot;,&quot;given&quot;:&quot;Jong-Hoon&quot;},{&quot;family&quot;:&quot;Salje&quot;,&quot;given&quot;:&quot;Henrik&quot;},{&quot;family&quot;:&quot;Taylor&quot;,&quot;given&quot;:&quot;Christopher G&quot;},{&quot;family&quot;:&quot;Lim&quot;,&quot;given&quot;:&quot;Ahyoung&quot;},{&quot;family&quot;:&quot;Clark&quot;,&quot;given&quot;:&quot;Andrew&quot;},{&quot;family&quot;:&quot;Edmunds&quot;,&quot;given&quot;:&quot;W John&quot;},{&quot;family&quot;:&quot;Sahastrabuddhe&quot;,&quot;given&quot;:&quot;Sushant&quot;},{&quot;family&quot;:&quot;Brady&quot;,&quot;given&quot;:&quot;Oliver J&quot;},{&quot;family&quot;:&quot;Abbas&quot;,&quot;given&quot;:&quot;Kaja&quot;}],&quot;issued&quot;:{&quot;date-parts&quot;:[[&quot;2024&quot;,&quot;5&quot;]]},&quot;DOI&quot;:&quot;10.1016/S1473-3099(23)00810-1&quot;,&quot;PMID&quot;:&quot;38342105&quot;,&quot;citation-label&quot;:&quot;16033691&quot;},{&quot;title&quot;:&quot;Incidence of chikungunya virus infections among Kenyan children with neurological disease, 2014-2018: A cohort study.&quot;,&quot;page&quot;:&quot;e1003994&quot;,&quot;volume&quot;:&quot;19&quot;,&quot;issue&quot;:&quot;5&quot;,&quot;journalAbbreviation&quot;:&quot;PLoS Med.&quot;,&quot;id&quot;:&quot;13012391&quot;,&quot;type&quot;:&quot;article-journal&quot;,&quot;container-title&quot;:&quot;PLoS Medicine&quot;,&quot;container-title-short&quot;:&quot;PLoS Med.&quot;,&quot;abstract&quot;:&quot;BACKGROUND: Neurological complications due to chikungunya virus (CHIKV) infection have been described in different parts of the world, with children being disproportionately affected. However, the burden of CHIKV-associated neurological disease in Africa is currently unknown and given the lack of diagnostic facilities in routine care it is possible that CHIKV is an unrecognized etiology among children with encephalitis or other neurological illness.METHODS AND FINDINGS: We estimated the incidence of CHIKV infection among children hospitalized with neurological disease in Kilifi County, coastal Kenya. We used reverse transcriptase polymerase chain reaction (RT-PCR) to systematically test for CHIKV in cerebrospinal fluid (CSF) samples from children aged &lt; 16 years hospitalized with symptoms of neurological disease at Kilifi County Hospital between January 2014 and December 2018. Clinical records were linked to the Kilifi Health and Demographic Surveillance System and population incidence rates of CHIKV infection estimated. There were 18,341 pediatric admissions for any reason during the 5-year study period, of which 4,332 (24%) had CSF collected. The most common clinical reasons for CSF collection were impaired consciousness, seizures, and coma (47%, 22%, and 21% of all collections, respectively). After acute investigations done for immediate clinical care, CSF samples were available for 3,980 admissions, of which 367 (9.2%) were CHIKV RT-PCR positive. Case fatality among CHIKV-positive children was 1.4% (95% CI 0.4, 3.2). The annual incidence of CHIKV-associated neurological disease varied between 13 to 58 episodes per 100,000 person-years among all children &lt; 16 years old. Among children aged &lt; 5 years, the incidence of CHIKV-associated neurological disease was 77 per 100,000 person-years, compared with 20 per 100,000 for cerebral malaria and 7 per 100,000 for bacterial meningitis during the study period. Because of incomplete case ascertainment due to children not presenting to hospital, or not having CSF collected, these are likely minimum estimates. Study limitations include reliance on hospital-based surveillance and limited CSF sampling in children in coma or other contraindications to lumbar puncture, both of which lead to under-ascertainment of incidence and of case fatality.CONCLUSIONS: In this study, we observed that CHIKV infections are relatively more common than cerebral malaria and bacterial meningitis among children hospitalized with neurological disease in coastal Kenya. Given the wide distribution of CHIKV mosquito vectors, studies to determine the geographic extent of CHIKV-associated neurological disease in Africa are essential.&quot;,&quot;author&quot;:[{&quot;family&quot;:&quot;Nyamwaya&quot;,&quot;given&quot;:&quot;Doris K&quot;},{&quot;family&quot;:&quot;Otiende&quot;,&quot;given&quot;:&quot;Mark&quot;},{&quot;family&quot;:&quot;Mwango&quot;,&quot;given&quot;:&quot;Lilian&quot;},{&quot;family&quot;:&quot;Kariuki&quot;,&quot;given&quot;:&quot;Symon M&quot;},{&quot;family&quot;:&quot;Otieno&quot;,&quot;given&quot;:&quot;Berrick&quot;},{&quot;family&quot;:&quot;Omuoyo&quot;,&quot;given&quot;:&quot;Donwilliams O&quot;},{&quot;family&quot;:&quot;Githinji&quot;,&quot;given&quot;:&quot;George&quot;},{&quot;family&quot;:&quot;Kitsao&quot;,&quot;given&quot;:&quot;Barnes S&quot;},{&quot;family&quot;:&quot;Karanja&quot;,&quot;given&quot;:&quot;Henry K&quot;},{&quot;family&quot;:&quot;Gitonga&quot;,&quot;given&quot;:&quot;John N&quot;},{&quot;family&quot;:&quot;de Laurent&quot;,&quot;given&quot;:&quot;Zaydah R&quot;},{&quot;family&quot;:&quot;Davies&quot;,&quot;given&quot;:&quot;Alun&quot;},{&quot;family&quot;:&quot;Mwarumba&quot;,&quot;given&quot;:&quot;Salim&quot;},{&quot;family&quot;:&quot;Agoti&quot;,&quot;given&quot;:&quot;Charles N&quot;},{&quot;family&quot;:&quot;Thumbi&quot;,&quot;given&quot;:&quot;Samuel M&quot;},{&quot;family&quot;:&quot;Hamaluba&quot;,&quot;given&quot;:&quot;Mainga M&quot;},{&quot;family&quot;:&quot;Newton&quot;,&quot;given&quot;:&quot;Charles R&quot;},{&quot;family&quot;:&quot;Bejon&quot;,&quot;given&quot;:&quot;Philip&quot;},{&quot;family&quot;:&quot;Warimwe&quot;,&quot;given&quot;:&quot;George M&quot;}],&quot;issued&quot;:{&quot;date-parts&quot;:[[&quot;2022&quot;,&quot;5&quot;,&quot;12&quot;]]},&quot;DOI&quot;:&quot;10.1371/journal.pmed.1003994&quot;,&quot;PMID&quot;:&quot;35550620&quot;,&quot;PMCID&quot;:&quot;PMC9135332&quot;,&quot;citation-label&quot;:&quot;13012391&quot;},{&quot;title&quot;:&quot;FDA Approves First Vaccine to Prevent Disease Caused by Chikungunya Virus | FDA&quot;,&quot;accessed&quot;:{&quot;date-parts&quot;:[[&quot;2023&quot;,&quot;11&quot;,&quot;16&quot;]]},&quot;id&quot;:&quot;15651566&quot;,&quot;type&quot;:&quot;webpage&quot;,&quot;author&quot;:[{&quot;family&quot;:&quot;F D A&quot;}],&quot;issued&quot;:{&quot;date-parts&quot;:[[&quot;2023&quot;,&quot;11&quot;,&quot;9&quot;]]},&quot;URL&quot;:&quot;https://www.fda.gov/news-events/press-announcements/fda-approves-first-vaccine-prevent-disease-caused-chikungunya-virus&quot;,&quot;citation-label&quot;:&quot;15651566&quot;},{&quot;title&quot;:&quot;Safety and immunogenicity of a single-shot live-attenuated chikungunya vaccine: a double-blind, multicentre, randomised, placebo-controlled, phase 3 trial.&quot;,&quot;page&quot;:&quot;2138-2147&quot;,&quot;volume&quot;:&quot;401&quot;,&quot;issue&quot;:&quot;10394&quot;,&quot;journalAbbreviation&quot;:&quot;Lancet&quot;,&quot;id&quot;:&quot;15078716&quot;,&quot;type&quot;:&quot;article-journal&quot;,&quot;container-title&quot;:&quot;The Lancet&quot;,&quot;container-title-short&quot;:&quot;Lancet&quot;,&quot;author&quot;:[{&quot;family&quot;:&quot;Schneider&quot;,&quot;given&quot;:&quot;Martina&quot;},{&quot;family&quot;:&quot;Narciso-Abraham&quot;,&quot;given&quot;:&quot;Marivic&quot;},{&quot;family&quot;:&quot;Hadl&quot;,&quot;given&quot;:&quot;Sandra&quot;},{&quot;family&quot;:&quot;McMahon&quot;,&quot;given&quot;:&quot;Robert&quot;},{&quot;family&quot;:&quot;Toepfer&quot;,&quot;given&quot;:&quot;Sebastian&quot;},{&quot;family&quot;:&quot;Fuchs&quot;,&quot;given&quot;:&quot;Ulrike&quot;},{&quot;family&quot;:&quot;Hochreiter&quot;,&quot;given&quot;:&quot;Romana&quot;},{&quot;family&quot;:&quot;Bitzer&quot;,&quot;given&quot;:&quot;Annegret&quot;},{&quot;family&quot;:&quot;Kosulin&quot;,&quot;given&quot;:&quot;Karin&quot;},{&quot;family&quot;:&quot;Larcher-Senn&quot;,&quot;given&quot;:&quot;Julian&quot;},{&quot;family&quot;:&quot;Mader&quot;,&quot;given&quot;:&quot;Robert&quot;},{&quot;family&quot;:&quot;Dubischar&quot;,&quot;given&quot;:&quot;Katrin&quot;},{&quot;family&quot;:&quot;Zoihsl&quot;,&quot;given&quot;:&quot;Oliver&quot;},{&quot;family&quot;:&quot;Jaramillo&quot;,&quot;given&quot;:&quot;Juan-Carlos&quot;},{&quot;family&quot;:&quot;Eder-Lingelbach&quot;,&quot;given&quot;:&quot;Susanne&quot;},{&quot;family&quot;:&quot;Buerger&quot;,&quot;given&quot;:&quot;Vera&quot;},{&quot;family&quot;:&quot;Wressnigg&quot;,&quot;given&quot;:&quot;Nina&quot;}],&quot;issued&quot;:{&quot;date-parts&quot;:[[&quot;2023&quot;,&quot;6&quot;,&quot;24&quot;]]},&quot;DOI&quot;:&quot;10.1016/S0140-6736(23)00641-4&quot;,&quot;PMID&quot;:&quot;37321235&quot;,&quot;PMCID&quot;:&quot;PMC10314240&quot;,&quot;citation-label&quot;:&quot;1507871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A1A43-5EE9-7846-9FC4-88072B1D1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47</Pages>
  <Words>9764</Words>
  <Characters>55655</Characters>
  <Application>Microsoft Office Word</Application>
  <DocSecurity>0</DocSecurity>
  <Lines>463</Lines>
  <Paragraphs>130</Paragraphs>
  <ScaleCrop>false</ScaleCrop>
  <Company/>
  <LinksUpToDate>false</LinksUpToDate>
  <CharactersWithSpaces>65289</CharactersWithSpaces>
  <SharedDoc>false</SharedDoc>
  <HLinks>
    <vt:vector size="354" baseType="variant">
      <vt:variant>
        <vt:i4>3932194</vt:i4>
      </vt:variant>
      <vt:variant>
        <vt:i4>171</vt:i4>
      </vt:variant>
      <vt:variant>
        <vt:i4>0</vt:i4>
      </vt:variant>
      <vt:variant>
        <vt:i4>5</vt:i4>
      </vt:variant>
      <vt:variant>
        <vt:lpwstr>https://sciwheel.com/work/bibliography/8095327</vt:lpwstr>
      </vt:variant>
      <vt:variant>
        <vt:lpwstr/>
      </vt:variant>
      <vt:variant>
        <vt:i4>3538988</vt:i4>
      </vt:variant>
      <vt:variant>
        <vt:i4>168</vt:i4>
      </vt:variant>
      <vt:variant>
        <vt:i4>0</vt:i4>
      </vt:variant>
      <vt:variant>
        <vt:i4>5</vt:i4>
      </vt:variant>
      <vt:variant>
        <vt:lpwstr>https://sciwheel.com/work/bibliography/18689914</vt:lpwstr>
      </vt:variant>
      <vt:variant>
        <vt:lpwstr/>
      </vt:variant>
      <vt:variant>
        <vt:i4>3801132</vt:i4>
      </vt:variant>
      <vt:variant>
        <vt:i4>165</vt:i4>
      </vt:variant>
      <vt:variant>
        <vt:i4>0</vt:i4>
      </vt:variant>
      <vt:variant>
        <vt:i4>5</vt:i4>
      </vt:variant>
      <vt:variant>
        <vt:lpwstr>https://sciwheel.com/work/bibliography/4814056</vt:lpwstr>
      </vt:variant>
      <vt:variant>
        <vt:lpwstr/>
      </vt:variant>
      <vt:variant>
        <vt:i4>3604524</vt:i4>
      </vt:variant>
      <vt:variant>
        <vt:i4>162</vt:i4>
      </vt:variant>
      <vt:variant>
        <vt:i4>0</vt:i4>
      </vt:variant>
      <vt:variant>
        <vt:i4>5</vt:i4>
      </vt:variant>
      <vt:variant>
        <vt:lpwstr>https://sciwheel.com/work/bibliography/18689904</vt:lpwstr>
      </vt:variant>
      <vt:variant>
        <vt:lpwstr/>
      </vt:variant>
      <vt:variant>
        <vt:i4>4063267</vt:i4>
      </vt:variant>
      <vt:variant>
        <vt:i4>159</vt:i4>
      </vt:variant>
      <vt:variant>
        <vt:i4>0</vt:i4>
      </vt:variant>
      <vt:variant>
        <vt:i4>5</vt:i4>
      </vt:variant>
      <vt:variant>
        <vt:lpwstr>https://sciwheel.com/work/bibliography/18661812</vt:lpwstr>
      </vt:variant>
      <vt:variant>
        <vt:lpwstr/>
      </vt:variant>
      <vt:variant>
        <vt:i4>3801134</vt:i4>
      </vt:variant>
      <vt:variant>
        <vt:i4>156</vt:i4>
      </vt:variant>
      <vt:variant>
        <vt:i4>0</vt:i4>
      </vt:variant>
      <vt:variant>
        <vt:i4>5</vt:i4>
      </vt:variant>
      <vt:variant>
        <vt:lpwstr>https://sciwheel.com/work/bibliography/18670440</vt:lpwstr>
      </vt:variant>
      <vt:variant>
        <vt:lpwstr/>
      </vt:variant>
      <vt:variant>
        <vt:i4>3538987</vt:i4>
      </vt:variant>
      <vt:variant>
        <vt:i4>153</vt:i4>
      </vt:variant>
      <vt:variant>
        <vt:i4>0</vt:i4>
      </vt:variant>
      <vt:variant>
        <vt:i4>5</vt:i4>
      </vt:variant>
      <vt:variant>
        <vt:lpwstr>https://sciwheel.com/work/bibliography/16987000</vt:lpwstr>
      </vt:variant>
      <vt:variant>
        <vt:lpwstr/>
      </vt:variant>
      <vt:variant>
        <vt:i4>3801121</vt:i4>
      </vt:variant>
      <vt:variant>
        <vt:i4>150</vt:i4>
      </vt:variant>
      <vt:variant>
        <vt:i4>0</vt:i4>
      </vt:variant>
      <vt:variant>
        <vt:i4>5</vt:i4>
      </vt:variant>
      <vt:variant>
        <vt:lpwstr>https://sciwheel.com/work/bibliography/18551964</vt:lpwstr>
      </vt:variant>
      <vt:variant>
        <vt:lpwstr/>
      </vt:variant>
      <vt:variant>
        <vt:i4>4128814</vt:i4>
      </vt:variant>
      <vt:variant>
        <vt:i4>147</vt:i4>
      </vt:variant>
      <vt:variant>
        <vt:i4>0</vt:i4>
      </vt:variant>
      <vt:variant>
        <vt:i4>5</vt:i4>
      </vt:variant>
      <vt:variant>
        <vt:lpwstr>https://sciwheel.com/work/bibliography/18332060</vt:lpwstr>
      </vt:variant>
      <vt:variant>
        <vt:lpwstr/>
      </vt:variant>
      <vt:variant>
        <vt:i4>3997743</vt:i4>
      </vt:variant>
      <vt:variant>
        <vt:i4>144</vt:i4>
      </vt:variant>
      <vt:variant>
        <vt:i4>0</vt:i4>
      </vt:variant>
      <vt:variant>
        <vt:i4>5</vt:i4>
      </vt:variant>
      <vt:variant>
        <vt:lpwstr>https://sciwheel.com/work/bibliography/18538180</vt:lpwstr>
      </vt:variant>
      <vt:variant>
        <vt:lpwstr/>
      </vt:variant>
      <vt:variant>
        <vt:i4>3997739</vt:i4>
      </vt:variant>
      <vt:variant>
        <vt:i4>141</vt:i4>
      </vt:variant>
      <vt:variant>
        <vt:i4>0</vt:i4>
      </vt:variant>
      <vt:variant>
        <vt:i4>5</vt:i4>
      </vt:variant>
      <vt:variant>
        <vt:lpwstr>https://sciwheel.com/work/bibliography/18031543</vt:lpwstr>
      </vt:variant>
      <vt:variant>
        <vt:lpwstr/>
      </vt:variant>
      <vt:variant>
        <vt:i4>3538983</vt:i4>
      </vt:variant>
      <vt:variant>
        <vt:i4>138</vt:i4>
      </vt:variant>
      <vt:variant>
        <vt:i4>0</vt:i4>
      </vt:variant>
      <vt:variant>
        <vt:i4>5</vt:i4>
      </vt:variant>
      <vt:variant>
        <vt:lpwstr>https://sciwheel.com/work/bibliography/17825734</vt:lpwstr>
      </vt:variant>
      <vt:variant>
        <vt:lpwstr/>
      </vt:variant>
      <vt:variant>
        <vt:i4>3866665</vt:i4>
      </vt:variant>
      <vt:variant>
        <vt:i4>135</vt:i4>
      </vt:variant>
      <vt:variant>
        <vt:i4>0</vt:i4>
      </vt:variant>
      <vt:variant>
        <vt:i4>5</vt:i4>
      </vt:variant>
      <vt:variant>
        <vt:lpwstr>https://sciwheel.com/work/bibliography/18701459</vt:lpwstr>
      </vt:variant>
      <vt:variant>
        <vt:lpwstr/>
      </vt:variant>
      <vt:variant>
        <vt:i4>3997739</vt:i4>
      </vt:variant>
      <vt:variant>
        <vt:i4>132</vt:i4>
      </vt:variant>
      <vt:variant>
        <vt:i4>0</vt:i4>
      </vt:variant>
      <vt:variant>
        <vt:i4>5</vt:i4>
      </vt:variant>
      <vt:variant>
        <vt:lpwstr>https://sciwheel.com/work/bibliography/18568087</vt:lpwstr>
      </vt:variant>
      <vt:variant>
        <vt:lpwstr/>
      </vt:variant>
      <vt:variant>
        <vt:i4>3735584</vt:i4>
      </vt:variant>
      <vt:variant>
        <vt:i4>129</vt:i4>
      </vt:variant>
      <vt:variant>
        <vt:i4>0</vt:i4>
      </vt:variant>
      <vt:variant>
        <vt:i4>5</vt:i4>
      </vt:variant>
      <vt:variant>
        <vt:lpwstr>https://sciwheel.com/work/bibliography/18551857</vt:lpwstr>
      </vt:variant>
      <vt:variant>
        <vt:lpwstr/>
      </vt:variant>
      <vt:variant>
        <vt:i4>3932205</vt:i4>
      </vt:variant>
      <vt:variant>
        <vt:i4>126</vt:i4>
      </vt:variant>
      <vt:variant>
        <vt:i4>0</vt:i4>
      </vt:variant>
      <vt:variant>
        <vt:i4>5</vt:i4>
      </vt:variant>
      <vt:variant>
        <vt:lpwstr>https://sciwheel.com/work/bibliography/18347406</vt:lpwstr>
      </vt:variant>
      <vt:variant>
        <vt:lpwstr/>
      </vt:variant>
      <vt:variant>
        <vt:i4>3670063</vt:i4>
      </vt:variant>
      <vt:variant>
        <vt:i4>123</vt:i4>
      </vt:variant>
      <vt:variant>
        <vt:i4>0</vt:i4>
      </vt:variant>
      <vt:variant>
        <vt:i4>5</vt:i4>
      </vt:variant>
      <vt:variant>
        <vt:lpwstr>https://sciwheel.com/work/bibliography/18551749</vt:lpwstr>
      </vt:variant>
      <vt:variant>
        <vt:lpwstr/>
      </vt:variant>
      <vt:variant>
        <vt:i4>3670052</vt:i4>
      </vt:variant>
      <vt:variant>
        <vt:i4>120</vt:i4>
      </vt:variant>
      <vt:variant>
        <vt:i4>0</vt:i4>
      </vt:variant>
      <vt:variant>
        <vt:i4>5</vt:i4>
      </vt:variant>
      <vt:variant>
        <vt:lpwstr>https://sciwheel.com/work/bibliography/18691077</vt:lpwstr>
      </vt:variant>
      <vt:variant>
        <vt:lpwstr/>
      </vt:variant>
      <vt:variant>
        <vt:i4>3211296</vt:i4>
      </vt:variant>
      <vt:variant>
        <vt:i4>117</vt:i4>
      </vt:variant>
      <vt:variant>
        <vt:i4>0</vt:i4>
      </vt:variant>
      <vt:variant>
        <vt:i4>5</vt:i4>
      </vt:variant>
      <vt:variant>
        <vt:lpwstr>https://sciwheel.com/work/bibliography/15078716</vt:lpwstr>
      </vt:variant>
      <vt:variant>
        <vt:lpwstr/>
      </vt:variant>
      <vt:variant>
        <vt:i4>3932207</vt:i4>
      </vt:variant>
      <vt:variant>
        <vt:i4>114</vt:i4>
      </vt:variant>
      <vt:variant>
        <vt:i4>0</vt:i4>
      </vt:variant>
      <vt:variant>
        <vt:i4>5</vt:i4>
      </vt:variant>
      <vt:variant>
        <vt:lpwstr>https://sciwheel.com/work/bibliography/18505248</vt:lpwstr>
      </vt:variant>
      <vt:variant>
        <vt:lpwstr/>
      </vt:variant>
      <vt:variant>
        <vt:i4>3276834</vt:i4>
      </vt:variant>
      <vt:variant>
        <vt:i4>111</vt:i4>
      </vt:variant>
      <vt:variant>
        <vt:i4>0</vt:i4>
      </vt:variant>
      <vt:variant>
        <vt:i4>5</vt:i4>
      </vt:variant>
      <vt:variant>
        <vt:lpwstr>https://sciwheel.com/work/bibliography/16826344</vt:lpwstr>
      </vt:variant>
      <vt:variant>
        <vt:lpwstr/>
      </vt:variant>
      <vt:variant>
        <vt:i4>3276834</vt:i4>
      </vt:variant>
      <vt:variant>
        <vt:i4>108</vt:i4>
      </vt:variant>
      <vt:variant>
        <vt:i4>0</vt:i4>
      </vt:variant>
      <vt:variant>
        <vt:i4>5</vt:i4>
      </vt:variant>
      <vt:variant>
        <vt:lpwstr>https://sciwheel.com/work/bibliography/16489976</vt:lpwstr>
      </vt:variant>
      <vt:variant>
        <vt:lpwstr/>
      </vt:variant>
      <vt:variant>
        <vt:i4>3735584</vt:i4>
      </vt:variant>
      <vt:variant>
        <vt:i4>105</vt:i4>
      </vt:variant>
      <vt:variant>
        <vt:i4>0</vt:i4>
      </vt:variant>
      <vt:variant>
        <vt:i4>5</vt:i4>
      </vt:variant>
      <vt:variant>
        <vt:lpwstr>https://sciwheel.com/work/bibliography/17731178</vt:lpwstr>
      </vt:variant>
      <vt:variant>
        <vt:lpwstr/>
      </vt:variant>
      <vt:variant>
        <vt:i4>3735584</vt:i4>
      </vt:variant>
      <vt:variant>
        <vt:i4>102</vt:i4>
      </vt:variant>
      <vt:variant>
        <vt:i4>0</vt:i4>
      </vt:variant>
      <vt:variant>
        <vt:i4>5</vt:i4>
      </vt:variant>
      <vt:variant>
        <vt:lpwstr>https://sciwheel.com/work/bibliography/15651566</vt:lpwstr>
      </vt:variant>
      <vt:variant>
        <vt:lpwstr/>
      </vt:variant>
      <vt:variant>
        <vt:i4>3342372</vt:i4>
      </vt:variant>
      <vt:variant>
        <vt:i4>99</vt:i4>
      </vt:variant>
      <vt:variant>
        <vt:i4>0</vt:i4>
      </vt:variant>
      <vt:variant>
        <vt:i4>5</vt:i4>
      </vt:variant>
      <vt:variant>
        <vt:lpwstr>https://sciwheel.com/work/bibliography/13012391</vt:lpwstr>
      </vt:variant>
      <vt:variant>
        <vt:lpwstr/>
      </vt:variant>
      <vt:variant>
        <vt:i4>3997740</vt:i4>
      </vt:variant>
      <vt:variant>
        <vt:i4>96</vt:i4>
      </vt:variant>
      <vt:variant>
        <vt:i4>0</vt:i4>
      </vt:variant>
      <vt:variant>
        <vt:i4>5</vt:i4>
      </vt:variant>
      <vt:variant>
        <vt:lpwstr>https://sciwheel.com/work/bibliography/12383358</vt:lpwstr>
      </vt:variant>
      <vt:variant>
        <vt:lpwstr/>
      </vt:variant>
      <vt:variant>
        <vt:i4>3276838</vt:i4>
      </vt:variant>
      <vt:variant>
        <vt:i4>93</vt:i4>
      </vt:variant>
      <vt:variant>
        <vt:i4>0</vt:i4>
      </vt:variant>
      <vt:variant>
        <vt:i4>5</vt:i4>
      </vt:variant>
      <vt:variant>
        <vt:lpwstr>https://sciwheel.com/work/bibliography/16033691</vt:lpwstr>
      </vt:variant>
      <vt:variant>
        <vt:lpwstr/>
      </vt:variant>
      <vt:variant>
        <vt:i4>7536731</vt:i4>
      </vt:variant>
      <vt:variant>
        <vt:i4>90</vt:i4>
      </vt:variant>
      <vt:variant>
        <vt:i4>0</vt:i4>
      </vt:variant>
      <vt:variant>
        <vt:i4>5</vt:i4>
      </vt:variant>
      <vt:variant>
        <vt:lpwstr>https://github.com/hyolimkang/CHIK_benefit_risk_modelling</vt:lpwstr>
      </vt:variant>
      <vt:variant>
        <vt:lpwstr/>
      </vt:variant>
      <vt:variant>
        <vt:i4>7602281</vt:i4>
      </vt:variant>
      <vt:variant>
        <vt:i4>87</vt:i4>
      </vt:variant>
      <vt:variant>
        <vt:i4>0</vt:i4>
      </vt:variant>
      <vt:variant>
        <vt:i4>5</vt:i4>
      </vt:variant>
      <vt:variant>
        <vt:lpwstr>https://sciwheel.com/work/citation?ids=8095327&amp;pre=&amp;suf=&amp;sa=0&amp;dbf=0</vt:lpwstr>
      </vt:variant>
      <vt:variant>
        <vt:lpwstr/>
      </vt:variant>
      <vt:variant>
        <vt:i4>720918</vt:i4>
      </vt:variant>
      <vt:variant>
        <vt:i4>84</vt:i4>
      </vt:variant>
      <vt:variant>
        <vt:i4>0</vt:i4>
      </vt:variant>
      <vt:variant>
        <vt:i4>5</vt:i4>
      </vt:variant>
      <vt:variant>
        <vt:lpwstr>https://sciwheel.com/work/citation?ids=18689914&amp;pre=&amp;suf=&amp;sa=0&amp;dbf=0</vt:lpwstr>
      </vt:variant>
      <vt:variant>
        <vt:lpwstr/>
      </vt:variant>
      <vt:variant>
        <vt:i4>7471207</vt:i4>
      </vt:variant>
      <vt:variant>
        <vt:i4>81</vt:i4>
      </vt:variant>
      <vt:variant>
        <vt:i4>0</vt:i4>
      </vt:variant>
      <vt:variant>
        <vt:i4>5</vt:i4>
      </vt:variant>
      <vt:variant>
        <vt:lpwstr>https://sciwheel.com/work/citation?ids=4814056&amp;pre=&amp;suf=&amp;sa=0&amp;dbf=0</vt:lpwstr>
      </vt:variant>
      <vt:variant>
        <vt:lpwstr/>
      </vt:variant>
      <vt:variant>
        <vt:i4>8257581</vt:i4>
      </vt:variant>
      <vt:variant>
        <vt:i4>78</vt:i4>
      </vt:variant>
      <vt:variant>
        <vt:i4>0</vt:i4>
      </vt:variant>
      <vt:variant>
        <vt:i4>5</vt:i4>
      </vt:variant>
      <vt:variant>
        <vt:lpwstr>https://sciwheel.com/work/citation?ids=18661812,18689904&amp;pre=&amp;pre=&amp;suf=&amp;suf=&amp;sa=0,0&amp;dbf=0&amp;dbf=0</vt:lpwstr>
      </vt:variant>
      <vt:variant>
        <vt:lpwstr/>
      </vt:variant>
      <vt:variant>
        <vt:i4>458779</vt:i4>
      </vt:variant>
      <vt:variant>
        <vt:i4>75</vt:i4>
      </vt:variant>
      <vt:variant>
        <vt:i4>0</vt:i4>
      </vt:variant>
      <vt:variant>
        <vt:i4>5</vt:i4>
      </vt:variant>
      <vt:variant>
        <vt:lpwstr>https://sciwheel.com/work/citation?ids=18551964&amp;pre=&amp;suf=&amp;sa=0&amp;dbf=0</vt:lpwstr>
      </vt:variant>
      <vt:variant>
        <vt:lpwstr/>
      </vt:variant>
      <vt:variant>
        <vt:i4>17</vt:i4>
      </vt:variant>
      <vt:variant>
        <vt:i4>72</vt:i4>
      </vt:variant>
      <vt:variant>
        <vt:i4>0</vt:i4>
      </vt:variant>
      <vt:variant>
        <vt:i4>5</vt:i4>
      </vt:variant>
      <vt:variant>
        <vt:lpwstr>https://sciwheel.com/work/citation?ids=18538180&amp;pre=&amp;suf=&amp;sa=0&amp;dbf=0</vt:lpwstr>
      </vt:variant>
      <vt:variant>
        <vt:lpwstr/>
      </vt:variant>
      <vt:variant>
        <vt:i4>17</vt:i4>
      </vt:variant>
      <vt:variant>
        <vt:i4>69</vt:i4>
      </vt:variant>
      <vt:variant>
        <vt:i4>0</vt:i4>
      </vt:variant>
      <vt:variant>
        <vt:i4>5</vt:i4>
      </vt:variant>
      <vt:variant>
        <vt:lpwstr>https://sciwheel.com/work/citation?ids=18538180&amp;pre=&amp;suf=&amp;sa=0&amp;dbf=0</vt:lpwstr>
      </vt:variant>
      <vt:variant>
        <vt:lpwstr/>
      </vt:variant>
      <vt:variant>
        <vt:i4>7340074</vt:i4>
      </vt:variant>
      <vt:variant>
        <vt:i4>66</vt:i4>
      </vt:variant>
      <vt:variant>
        <vt:i4>0</vt:i4>
      </vt:variant>
      <vt:variant>
        <vt:i4>5</vt:i4>
      </vt:variant>
      <vt:variant>
        <vt:lpwstr>https://sciwheel.com/work/citation?ids=16987000,18670440&amp;pre=&amp;pre=&amp;suf=&amp;suf=&amp;sa=0,0&amp;dbf=0&amp;dbf=0</vt:lpwstr>
      </vt:variant>
      <vt:variant>
        <vt:lpwstr/>
      </vt:variant>
      <vt:variant>
        <vt:i4>17</vt:i4>
      </vt:variant>
      <vt:variant>
        <vt:i4>63</vt:i4>
      </vt:variant>
      <vt:variant>
        <vt:i4>0</vt:i4>
      </vt:variant>
      <vt:variant>
        <vt:i4>5</vt:i4>
      </vt:variant>
      <vt:variant>
        <vt:lpwstr>https://sciwheel.com/work/citation?ids=18538180&amp;pre=&amp;suf=&amp;sa=0&amp;dbf=0</vt:lpwstr>
      </vt:variant>
      <vt:variant>
        <vt:lpwstr/>
      </vt:variant>
      <vt:variant>
        <vt:i4>327704</vt:i4>
      </vt:variant>
      <vt:variant>
        <vt:i4>60</vt:i4>
      </vt:variant>
      <vt:variant>
        <vt:i4>0</vt:i4>
      </vt:variant>
      <vt:variant>
        <vt:i4>5</vt:i4>
      </vt:variant>
      <vt:variant>
        <vt:lpwstr>https://sciwheel.com/work/citation?ids=18551749&amp;pre=&amp;suf=&amp;sa=0&amp;dbf=0</vt:lpwstr>
      </vt:variant>
      <vt:variant>
        <vt:lpwstr/>
      </vt:variant>
      <vt:variant>
        <vt:i4>786456</vt:i4>
      </vt:variant>
      <vt:variant>
        <vt:i4>57</vt:i4>
      </vt:variant>
      <vt:variant>
        <vt:i4>0</vt:i4>
      </vt:variant>
      <vt:variant>
        <vt:i4>5</vt:i4>
      </vt:variant>
      <vt:variant>
        <vt:lpwstr>https://sciwheel.com/work/citation?ids=15078716&amp;pre=&amp;suf=&amp;sa=0&amp;dbf=0</vt:lpwstr>
      </vt:variant>
      <vt:variant>
        <vt:lpwstr/>
      </vt:variant>
      <vt:variant>
        <vt:i4>7340074</vt:i4>
      </vt:variant>
      <vt:variant>
        <vt:i4>54</vt:i4>
      </vt:variant>
      <vt:variant>
        <vt:i4>0</vt:i4>
      </vt:variant>
      <vt:variant>
        <vt:i4>5</vt:i4>
      </vt:variant>
      <vt:variant>
        <vt:lpwstr>https://sciwheel.com/work/citation?ids=16987000,18670440&amp;pre=&amp;pre=&amp;suf=&amp;suf=&amp;sa=0,0&amp;dbf=0&amp;dbf=0</vt:lpwstr>
      </vt:variant>
      <vt:variant>
        <vt:lpwstr/>
      </vt:variant>
      <vt:variant>
        <vt:i4>327704</vt:i4>
      </vt:variant>
      <vt:variant>
        <vt:i4>51</vt:i4>
      </vt:variant>
      <vt:variant>
        <vt:i4>0</vt:i4>
      </vt:variant>
      <vt:variant>
        <vt:i4>5</vt:i4>
      </vt:variant>
      <vt:variant>
        <vt:lpwstr>https://sciwheel.com/work/citation?ids=18551749&amp;pre=&amp;suf=&amp;sa=0&amp;dbf=0</vt:lpwstr>
      </vt:variant>
      <vt:variant>
        <vt:lpwstr/>
      </vt:variant>
      <vt:variant>
        <vt:i4>17</vt:i4>
      </vt:variant>
      <vt:variant>
        <vt:i4>48</vt:i4>
      </vt:variant>
      <vt:variant>
        <vt:i4>0</vt:i4>
      </vt:variant>
      <vt:variant>
        <vt:i4>5</vt:i4>
      </vt:variant>
      <vt:variant>
        <vt:lpwstr>https://sciwheel.com/work/citation?ids=18538180&amp;pre=&amp;suf=&amp;sa=0&amp;dbf=0</vt:lpwstr>
      </vt:variant>
      <vt:variant>
        <vt:lpwstr/>
      </vt:variant>
      <vt:variant>
        <vt:i4>458779</vt:i4>
      </vt:variant>
      <vt:variant>
        <vt:i4>45</vt:i4>
      </vt:variant>
      <vt:variant>
        <vt:i4>0</vt:i4>
      </vt:variant>
      <vt:variant>
        <vt:i4>5</vt:i4>
      </vt:variant>
      <vt:variant>
        <vt:lpwstr>https://sciwheel.com/work/citation?ids=18551964&amp;pre=&amp;suf=&amp;sa=0&amp;dbf=0</vt:lpwstr>
      </vt:variant>
      <vt:variant>
        <vt:lpwstr/>
      </vt:variant>
      <vt:variant>
        <vt:i4>5373954</vt:i4>
      </vt:variant>
      <vt:variant>
        <vt:i4>42</vt:i4>
      </vt:variant>
      <vt:variant>
        <vt:i4>0</vt:i4>
      </vt:variant>
      <vt:variant>
        <vt:i4>5</vt:i4>
      </vt:variant>
      <vt:variant>
        <vt:lpwstr>https://sciwheel.com/work/citation?ids=17825734,18031543,18538180,18332060&amp;pre=&amp;pre=&amp;pre=&amp;pre=&amp;suf=&amp;suf=&amp;suf=&amp;suf=&amp;sa=0,0,0,0&amp;dbf=0&amp;dbf=0&amp;dbf=0&amp;dbf=0</vt:lpwstr>
      </vt:variant>
      <vt:variant>
        <vt:lpwstr/>
      </vt:variant>
      <vt:variant>
        <vt:i4>327704</vt:i4>
      </vt:variant>
      <vt:variant>
        <vt:i4>39</vt:i4>
      </vt:variant>
      <vt:variant>
        <vt:i4>0</vt:i4>
      </vt:variant>
      <vt:variant>
        <vt:i4>5</vt:i4>
      </vt:variant>
      <vt:variant>
        <vt:lpwstr>https://sciwheel.com/work/citation?ids=18551749&amp;pre=&amp;suf=&amp;sa=0&amp;dbf=0</vt:lpwstr>
      </vt:variant>
      <vt:variant>
        <vt:lpwstr/>
      </vt:variant>
      <vt:variant>
        <vt:i4>393246</vt:i4>
      </vt:variant>
      <vt:variant>
        <vt:i4>36</vt:i4>
      </vt:variant>
      <vt:variant>
        <vt:i4>0</vt:i4>
      </vt:variant>
      <vt:variant>
        <vt:i4>5</vt:i4>
      </vt:variant>
      <vt:variant>
        <vt:lpwstr>https://sciwheel.com/work/citation?ids=18701459&amp;pre=&amp;suf=&amp;sa=0&amp;dbf=0</vt:lpwstr>
      </vt:variant>
      <vt:variant>
        <vt:lpwstr/>
      </vt:variant>
      <vt:variant>
        <vt:i4>18</vt:i4>
      </vt:variant>
      <vt:variant>
        <vt:i4>33</vt:i4>
      </vt:variant>
      <vt:variant>
        <vt:i4>0</vt:i4>
      </vt:variant>
      <vt:variant>
        <vt:i4>5</vt:i4>
      </vt:variant>
      <vt:variant>
        <vt:lpwstr>https://sciwheel.com/work/citation?ids=18568087&amp;pre=&amp;suf=&amp;sa=0&amp;dbf=0</vt:lpwstr>
      </vt:variant>
      <vt:variant>
        <vt:lpwstr/>
      </vt:variant>
      <vt:variant>
        <vt:i4>7536681</vt:i4>
      </vt:variant>
      <vt:variant>
        <vt:i4>30</vt:i4>
      </vt:variant>
      <vt:variant>
        <vt:i4>0</vt:i4>
      </vt:variant>
      <vt:variant>
        <vt:i4>5</vt:i4>
      </vt:variant>
      <vt:variant>
        <vt:lpwstr>https://sciwheel.com/work/citation?ids=18347406,18551857&amp;pre=&amp;pre=&amp;suf=&amp;suf=&amp;sa=0,0&amp;dbf=0&amp;dbf=0</vt:lpwstr>
      </vt:variant>
      <vt:variant>
        <vt:lpwstr/>
      </vt:variant>
      <vt:variant>
        <vt:i4>327704</vt:i4>
      </vt:variant>
      <vt:variant>
        <vt:i4>27</vt:i4>
      </vt:variant>
      <vt:variant>
        <vt:i4>0</vt:i4>
      </vt:variant>
      <vt:variant>
        <vt:i4>5</vt:i4>
      </vt:variant>
      <vt:variant>
        <vt:lpwstr>https://sciwheel.com/work/citation?ids=18551749&amp;pre=&amp;suf=&amp;sa=0&amp;dbf=0</vt:lpwstr>
      </vt:variant>
      <vt:variant>
        <vt:lpwstr/>
      </vt:variant>
      <vt:variant>
        <vt:i4>262167</vt:i4>
      </vt:variant>
      <vt:variant>
        <vt:i4>24</vt:i4>
      </vt:variant>
      <vt:variant>
        <vt:i4>0</vt:i4>
      </vt:variant>
      <vt:variant>
        <vt:i4>5</vt:i4>
      </vt:variant>
      <vt:variant>
        <vt:lpwstr>https://sciwheel.com/work/citation?ids=18675320&amp;pre=&amp;suf=&amp;sa=0&amp;dbf=0</vt:lpwstr>
      </vt:variant>
      <vt:variant>
        <vt:lpwstr/>
      </vt:variant>
      <vt:variant>
        <vt:i4>327709</vt:i4>
      </vt:variant>
      <vt:variant>
        <vt:i4>21</vt:i4>
      </vt:variant>
      <vt:variant>
        <vt:i4>0</vt:i4>
      </vt:variant>
      <vt:variant>
        <vt:i4>5</vt:i4>
      </vt:variant>
      <vt:variant>
        <vt:lpwstr>https://sciwheel.com/work/citation?ids=18691077&amp;pre=&amp;suf=&amp;sa=0&amp;dbf=0</vt:lpwstr>
      </vt:variant>
      <vt:variant>
        <vt:lpwstr/>
      </vt:variant>
      <vt:variant>
        <vt:i4>3014709</vt:i4>
      </vt:variant>
      <vt:variant>
        <vt:i4>18</vt:i4>
      </vt:variant>
      <vt:variant>
        <vt:i4>0</vt:i4>
      </vt:variant>
      <vt:variant>
        <vt:i4>5</vt:i4>
      </vt:variant>
      <vt:variant>
        <vt:lpwstr>https://sciwheel.com/work/citation?ids=16826344,18505248,15078716&amp;pre=&amp;pre=&amp;pre=&amp;suf=&amp;suf=&amp;suf=&amp;sa=0,0,0&amp;dbf=0&amp;dbf=0&amp;dbf=0</vt:lpwstr>
      </vt:variant>
      <vt:variant>
        <vt:lpwstr/>
      </vt:variant>
      <vt:variant>
        <vt:i4>983066</vt:i4>
      </vt:variant>
      <vt:variant>
        <vt:i4>15</vt:i4>
      </vt:variant>
      <vt:variant>
        <vt:i4>0</vt:i4>
      </vt:variant>
      <vt:variant>
        <vt:i4>5</vt:i4>
      </vt:variant>
      <vt:variant>
        <vt:lpwstr>https://sciwheel.com/work/citation?ids=16489976&amp;pre=&amp;suf=&amp;sa=0&amp;dbf=0</vt:lpwstr>
      </vt:variant>
      <vt:variant>
        <vt:lpwstr/>
      </vt:variant>
      <vt:variant>
        <vt:i4>7929892</vt:i4>
      </vt:variant>
      <vt:variant>
        <vt:i4>12</vt:i4>
      </vt:variant>
      <vt:variant>
        <vt:i4>0</vt:i4>
      </vt:variant>
      <vt:variant>
        <vt:i4>5</vt:i4>
      </vt:variant>
      <vt:variant>
        <vt:lpwstr>https://sciwheel.com/work/citation?ids=15651566,17731178&amp;pre=&amp;pre=&amp;suf=&amp;suf=&amp;sa=0,0&amp;dbf=0&amp;dbf=0</vt:lpwstr>
      </vt:variant>
      <vt:variant>
        <vt:lpwstr/>
      </vt:variant>
      <vt:variant>
        <vt:i4>917531</vt:i4>
      </vt:variant>
      <vt:variant>
        <vt:i4>9</vt:i4>
      </vt:variant>
      <vt:variant>
        <vt:i4>0</vt:i4>
      </vt:variant>
      <vt:variant>
        <vt:i4>5</vt:i4>
      </vt:variant>
      <vt:variant>
        <vt:lpwstr>https://sciwheel.com/work/citation?ids=13012391&amp;pre=&amp;suf=&amp;sa=0&amp;dbf=0</vt:lpwstr>
      </vt:variant>
      <vt:variant>
        <vt:lpwstr/>
      </vt:variant>
      <vt:variant>
        <vt:i4>8257569</vt:i4>
      </vt:variant>
      <vt:variant>
        <vt:i4>6</vt:i4>
      </vt:variant>
      <vt:variant>
        <vt:i4>0</vt:i4>
      </vt:variant>
      <vt:variant>
        <vt:i4>5</vt:i4>
      </vt:variant>
      <vt:variant>
        <vt:lpwstr>https://sciwheel.com/work/citation?ids=16033691,12383358&amp;pre=&amp;pre=&amp;suf=&amp;suf=&amp;sa=0,0&amp;dbf=0&amp;dbf=0</vt:lpwstr>
      </vt:variant>
      <vt:variant>
        <vt:lpwstr/>
      </vt:variant>
      <vt:variant>
        <vt:i4>983065</vt:i4>
      </vt:variant>
      <vt:variant>
        <vt:i4>3</vt:i4>
      </vt:variant>
      <vt:variant>
        <vt:i4>0</vt:i4>
      </vt:variant>
      <vt:variant>
        <vt:i4>5</vt:i4>
      </vt:variant>
      <vt:variant>
        <vt:lpwstr>https://sciwheel.com/work/citation?ids=16033691&amp;pre=&amp;suf=&amp;sa=0&amp;dbf=0</vt:lpwstr>
      </vt:variant>
      <vt:variant>
        <vt:lpwstr/>
      </vt:variant>
      <vt:variant>
        <vt:i4>4128837</vt:i4>
      </vt:variant>
      <vt:variant>
        <vt:i4>0</vt:i4>
      </vt:variant>
      <vt:variant>
        <vt:i4>0</vt:i4>
      </vt:variant>
      <vt:variant>
        <vt:i4>5</vt:i4>
      </vt:variant>
      <vt:variant>
        <vt:lpwstr>mailto:hyolim.kang@nagasaki-u.ac.jp</vt:lpwstr>
      </vt:variant>
      <vt:variant>
        <vt:lpwstr/>
      </vt:variant>
      <vt:variant>
        <vt:i4>4653140</vt:i4>
      </vt:variant>
      <vt:variant>
        <vt:i4>0</vt:i4>
      </vt:variant>
      <vt:variant>
        <vt:i4>0</vt:i4>
      </vt:variant>
      <vt:variant>
        <vt:i4>5</vt:i4>
      </vt:variant>
      <vt:variant>
        <vt:lpwstr>https://www.thelancet.com/pb-assets/Lancet/authors/tlid-info-for-authors.pdf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Hyolim Kang</dc:creator>
  <cp:keywords/>
  <dc:description/>
  <cp:lastModifiedBy>효림 강</cp:lastModifiedBy>
  <cp:revision>1384</cp:revision>
  <dcterms:created xsi:type="dcterms:W3CDTF">2026-03-10T13:41:00Z</dcterms:created>
  <dcterms:modified xsi:type="dcterms:W3CDTF">2026-05-25T04:41:00Z</dcterms:modified>
</cp:coreProperties>
</file>