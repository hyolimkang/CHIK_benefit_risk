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3288" w14:textId="77777777" w:rsidR="00F27759" w:rsidRPr="00EF0785" w:rsidRDefault="00F27759" w:rsidP="00F27759">
      <w:pPr>
        <w:spacing w:line="360" w:lineRule="auto"/>
        <w:rPr>
          <w:rStyle w:val="a9"/>
          <w:rFonts w:ascii="Calibri" w:eastAsia="Malgun Gothic" w:hAnsi="Calibri" w:cs="Calibri"/>
          <w:i w:val="0"/>
          <w:sz w:val="28"/>
          <w:szCs w:val="28"/>
        </w:rPr>
      </w:pPr>
      <w:r w:rsidRPr="4CA7DDD5">
        <w:rPr>
          <w:rStyle w:val="a9"/>
          <w:rFonts w:ascii="Calibri" w:hAnsi="Calibri" w:cs="Calibri"/>
          <w:i w:val="0"/>
          <w:sz w:val="28"/>
          <w:szCs w:val="28"/>
        </w:rPr>
        <w:t>Tables</w:t>
      </w:r>
    </w:p>
    <w:p w14:paraId="00827210" w14:textId="77777777" w:rsidR="00F27759" w:rsidRPr="00DC2205" w:rsidRDefault="00F27759" w:rsidP="00F27759">
      <w:pPr>
        <w:spacing w:line="360" w:lineRule="auto"/>
        <w:rPr>
          <w:rStyle w:val="a9"/>
          <w:rFonts w:ascii="Calibri" w:eastAsiaTheme="minorEastAsia" w:hAnsi="Calibri" w:cs="Calibri"/>
          <w:i w:val="0"/>
          <w:color w:val="auto"/>
          <w:sz w:val="22"/>
          <w:szCs w:val="22"/>
        </w:rPr>
      </w:pPr>
      <w:r w:rsidRPr="00DC2205">
        <w:rPr>
          <w:rStyle w:val="a9"/>
          <w:rFonts w:ascii="Calibri" w:eastAsia="Malgun Gothic" w:hAnsi="Calibri" w:cs="Calibri"/>
          <w:b/>
          <w:i w:val="0"/>
          <w:color w:val="auto"/>
          <w:sz w:val="22"/>
          <w:szCs w:val="22"/>
        </w:rPr>
        <w:t>Table</w:t>
      </w:r>
      <w:r w:rsidRPr="5AC09347">
        <w:rPr>
          <w:rStyle w:val="a9"/>
          <w:rFonts w:ascii="Calibri" w:eastAsia="Malgun Gothic" w:hAnsi="Calibri" w:cs="Calibri"/>
          <w:b/>
          <w:i w:val="0"/>
          <w:color w:val="auto"/>
          <w:sz w:val="22"/>
          <w:szCs w:val="22"/>
        </w:rPr>
        <w:t xml:space="preserve"> </w:t>
      </w:r>
      <w:r w:rsidRPr="5AC09347">
        <w:rPr>
          <w:rStyle w:val="a9"/>
          <w:rFonts w:ascii="Calibri" w:eastAsia="Malgun Gothic" w:hAnsi="Calibri" w:cs="Calibri" w:hint="eastAsia"/>
          <w:b/>
          <w:i w:val="0"/>
          <w:color w:val="auto"/>
          <w:sz w:val="22"/>
          <w:szCs w:val="22"/>
        </w:rPr>
        <w:t>1</w:t>
      </w:r>
      <w:r w:rsidRPr="5AC09347">
        <w:rPr>
          <w:rStyle w:val="a9"/>
          <w:rFonts w:ascii="Calibri" w:eastAsia="Malgun Gothic" w:hAnsi="Calibri" w:cs="Calibri"/>
          <w:b/>
          <w:i w:val="0"/>
          <w:color w:val="auto"/>
          <w:sz w:val="22"/>
          <w:szCs w:val="22"/>
        </w:rPr>
        <w:t>.</w:t>
      </w:r>
      <w:r w:rsidRPr="00DC2205">
        <w:rPr>
          <w:rStyle w:val="a9"/>
          <w:rFonts w:ascii="Calibri" w:eastAsiaTheme="minorEastAsia" w:hAnsi="Calibri" w:cs="Calibri"/>
          <w:b/>
          <w:i w:val="0"/>
          <w:color w:val="auto"/>
          <w:sz w:val="22"/>
          <w:szCs w:val="22"/>
        </w:rPr>
        <w:t xml:space="preserve"> </w:t>
      </w:r>
      <w:commentRangeStart w:id="0"/>
      <w:commentRangeStart w:id="1"/>
      <w:r w:rsidRPr="00DC2205">
        <w:rPr>
          <w:rStyle w:val="a9"/>
          <w:rFonts w:ascii="Calibri" w:eastAsiaTheme="minorEastAsia" w:hAnsi="Calibri" w:cs="Calibri"/>
          <w:b/>
          <w:bCs/>
          <w:i w:val="0"/>
          <w:iCs w:val="0"/>
          <w:color w:val="auto"/>
          <w:sz w:val="22"/>
          <w:szCs w:val="22"/>
        </w:rPr>
        <w:t xml:space="preserve">Benefit-risk assessment of travel vaccination. </w:t>
      </w:r>
      <w:commentRangeEnd w:id="0"/>
      <w:r w:rsidRPr="00DC2205">
        <w:rPr>
          <w:rStyle w:val="ad"/>
          <w:rFonts w:ascii="Calibri" w:eastAsiaTheme="minorEastAsia" w:hAnsi="Calibri" w:cs="Calibri"/>
          <w:iCs/>
          <w:sz w:val="22"/>
          <w:szCs w:val="22"/>
        </w:rPr>
        <w:commentReference w:id="0"/>
      </w:r>
      <w:commentRangeEnd w:id="1"/>
      <w:r w:rsidRPr="00DC2205">
        <w:rPr>
          <w:rStyle w:val="ad"/>
          <w:rFonts w:ascii="Calibri" w:eastAsiaTheme="minorEastAsia" w:hAnsi="Calibri" w:cs="Calibri"/>
          <w:iCs/>
          <w:sz w:val="22"/>
          <w:szCs w:val="22"/>
        </w:rPr>
        <w:commentReference w:id="1"/>
      </w:r>
      <w:commentRangeStart w:id="2"/>
      <w:r w:rsidRPr="00DC2205">
        <w:rPr>
          <w:rStyle w:val="a9"/>
          <w:rFonts w:ascii="Calibri" w:eastAsiaTheme="minorEastAsia" w:hAnsi="Calibri" w:cs="Calibri"/>
          <w:i w:val="0"/>
          <w:color w:val="auto"/>
          <w:sz w:val="22"/>
          <w:szCs w:val="22"/>
        </w:rPr>
        <w:t>Benefit risk ratios for travel vaccination</w:t>
      </w:r>
      <w:commentRangeEnd w:id="2"/>
      <w:r w:rsidRPr="00DC2205">
        <w:rPr>
          <w:rStyle w:val="ad"/>
          <w:rFonts w:ascii="Calibri" w:eastAsiaTheme="minorEastAsia" w:hAnsi="Calibri" w:cs="Calibri"/>
          <w:iCs/>
          <w:sz w:val="22"/>
          <w:szCs w:val="22"/>
        </w:rPr>
        <w:commentReference w:id="2"/>
      </w:r>
      <w:r w:rsidRPr="00DC2205">
        <w:rPr>
          <w:rStyle w:val="a9"/>
          <w:rFonts w:ascii="Calibri" w:eastAsiaTheme="minorEastAsia" w:hAnsi="Calibri" w:cs="Calibri"/>
          <w:i w:val="0"/>
          <w:color w:val="auto"/>
          <w:sz w:val="22"/>
          <w:szCs w:val="22"/>
        </w:rPr>
        <w:t xml:space="preserve"> scenarios</w:t>
      </w:r>
      <w:r w:rsidRPr="00DC2205">
        <w:rPr>
          <w:rStyle w:val="a9"/>
          <w:rFonts w:ascii="Calibri" w:eastAsiaTheme="minorEastAsia" w:hAnsi="Calibri" w:cs="Calibri"/>
          <w:i w:val="0"/>
          <w:iCs w:val="0"/>
          <w:color w:val="auto"/>
          <w:sz w:val="22"/>
          <w:szCs w:val="22"/>
        </w:rPr>
        <w:t xml:space="preserve"> by attack rate, age group, and duration of travel. Benefit-risk ratio compares the benefits of DALYs/deaths/serious adverse events averted by vaccination to the risk of DALYs/deaths/serious adverse events attributable to vaccination.</w:t>
      </w:r>
    </w:p>
    <w:tbl>
      <w:tblPr>
        <w:tblStyle w:val="af0"/>
        <w:tblW w:w="5000" w:type="pct"/>
        <w:tblLook w:val="0420" w:firstRow="1" w:lastRow="0" w:firstColumn="0" w:lastColumn="0" w:noHBand="0" w:noVBand="1"/>
      </w:tblPr>
      <w:tblGrid>
        <w:gridCol w:w="1095"/>
        <w:gridCol w:w="1869"/>
        <w:gridCol w:w="877"/>
        <w:gridCol w:w="1116"/>
        <w:gridCol w:w="1286"/>
        <w:gridCol w:w="1286"/>
        <w:gridCol w:w="1286"/>
        <w:gridCol w:w="1286"/>
        <w:gridCol w:w="1286"/>
        <w:gridCol w:w="1286"/>
        <w:gridCol w:w="1275"/>
      </w:tblGrid>
      <w:tr w:rsidR="00F27759" w:rsidRPr="00CE2A74" w14:paraId="456ECAEE" w14:textId="77777777" w:rsidTr="00E418BE">
        <w:trPr>
          <w:trHeight w:val="334"/>
        </w:trPr>
        <w:tc>
          <w:tcPr>
            <w:tcW w:w="393" w:type="pct"/>
            <w:vMerge w:val="restart"/>
          </w:tcPr>
          <w:p w14:paraId="275E7D7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Outcome</w:t>
            </w:r>
          </w:p>
        </w:tc>
        <w:tc>
          <w:tcPr>
            <w:tcW w:w="670" w:type="pct"/>
            <w:vMerge w:val="restart"/>
          </w:tcPr>
          <w:p w14:paraId="6EFF49A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Pr>
                <w:rFonts w:ascii="Calibri" w:eastAsia="Arial" w:hAnsi="Calibri" w:cs="Calibri"/>
                <w:color w:val="000000"/>
                <w:sz w:val="18"/>
                <w:szCs w:val="18"/>
                <w:lang w:val="en-US"/>
              </w:rPr>
              <w:t>S</w:t>
            </w:r>
            <w:r w:rsidRPr="008E22C3">
              <w:rPr>
                <w:rFonts w:ascii="Calibri" w:eastAsia="Arial" w:hAnsi="Calibri" w:cs="Calibri"/>
                <w:color w:val="000000"/>
                <w:sz w:val="18"/>
                <w:szCs w:val="18"/>
              </w:rPr>
              <w:t>etting</w:t>
            </w:r>
          </w:p>
        </w:tc>
        <w:tc>
          <w:tcPr>
            <w:tcW w:w="314" w:type="pct"/>
            <w:vMerge w:val="restart"/>
          </w:tcPr>
          <w:p w14:paraId="52B90C0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Age Group</w:t>
            </w:r>
          </w:p>
        </w:tc>
        <w:tc>
          <w:tcPr>
            <w:tcW w:w="861" w:type="pct"/>
            <w:gridSpan w:val="2"/>
          </w:tcPr>
          <w:p w14:paraId="200E685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lang w:val="en-US"/>
              </w:rPr>
            </w:pPr>
            <w:r w:rsidRPr="008E22C3">
              <w:rPr>
                <w:rFonts w:ascii="Calibri" w:eastAsia="Arial" w:hAnsi="Calibri" w:cs="Calibri"/>
                <w:color w:val="000000"/>
                <w:sz w:val="18"/>
                <w:szCs w:val="18"/>
              </w:rPr>
              <w:t>7 days</w:t>
            </w:r>
          </w:p>
        </w:tc>
        <w:tc>
          <w:tcPr>
            <w:tcW w:w="922" w:type="pct"/>
            <w:gridSpan w:val="2"/>
          </w:tcPr>
          <w:p w14:paraId="63C5B39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lang w:val="en-US"/>
              </w:rPr>
            </w:pPr>
            <w:r w:rsidRPr="008E22C3">
              <w:rPr>
                <w:rFonts w:ascii="Calibri" w:eastAsia="Arial" w:hAnsi="Calibri" w:cs="Calibri"/>
                <w:color w:val="000000"/>
                <w:sz w:val="18"/>
                <w:szCs w:val="18"/>
              </w:rPr>
              <w:t>14 days</w:t>
            </w:r>
          </w:p>
        </w:tc>
        <w:tc>
          <w:tcPr>
            <w:tcW w:w="922" w:type="pct"/>
            <w:gridSpan w:val="2"/>
          </w:tcPr>
          <w:p w14:paraId="328857F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lang w:val="en-US"/>
              </w:rPr>
            </w:pPr>
            <w:r w:rsidRPr="008E22C3">
              <w:rPr>
                <w:rFonts w:ascii="Calibri" w:eastAsia="Arial" w:hAnsi="Calibri" w:cs="Calibri"/>
                <w:color w:val="000000"/>
                <w:sz w:val="18"/>
                <w:szCs w:val="18"/>
              </w:rPr>
              <w:t>30 days</w:t>
            </w:r>
          </w:p>
        </w:tc>
        <w:tc>
          <w:tcPr>
            <w:tcW w:w="918" w:type="pct"/>
            <w:gridSpan w:val="2"/>
          </w:tcPr>
          <w:p w14:paraId="33A4697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lang w:val="en-US"/>
              </w:rPr>
            </w:pPr>
            <w:r w:rsidRPr="008E22C3">
              <w:rPr>
                <w:rFonts w:ascii="Calibri" w:eastAsia="Arial" w:hAnsi="Calibri" w:cs="Calibri"/>
                <w:color w:val="000000"/>
                <w:sz w:val="18"/>
                <w:szCs w:val="18"/>
              </w:rPr>
              <w:t>90 days</w:t>
            </w:r>
          </w:p>
        </w:tc>
      </w:tr>
      <w:tr w:rsidR="00F27759" w:rsidRPr="00CE2A74" w14:paraId="770377C0" w14:textId="77777777" w:rsidTr="00E418BE">
        <w:trPr>
          <w:trHeight w:val="764"/>
        </w:trPr>
        <w:tc>
          <w:tcPr>
            <w:tcW w:w="393" w:type="pct"/>
            <w:vMerge/>
          </w:tcPr>
          <w:p w14:paraId="466BD7F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Cs/>
                <w:color w:val="000000"/>
                <w:sz w:val="18"/>
                <w:szCs w:val="18"/>
              </w:rPr>
            </w:pPr>
          </w:p>
        </w:tc>
        <w:tc>
          <w:tcPr>
            <w:tcW w:w="670" w:type="pct"/>
            <w:vMerge/>
          </w:tcPr>
          <w:p w14:paraId="3249E25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p>
        </w:tc>
        <w:tc>
          <w:tcPr>
            <w:tcW w:w="314" w:type="pct"/>
            <w:vMerge/>
          </w:tcPr>
          <w:p w14:paraId="577D373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p>
        </w:tc>
        <w:tc>
          <w:tcPr>
            <w:tcW w:w="400" w:type="pct"/>
          </w:tcPr>
          <w:p w14:paraId="79BC0C5F" w14:textId="77777777" w:rsidR="00F27759" w:rsidRPr="005134CF"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CE2A74">
              <w:rPr>
                <w:rFonts w:ascii="Calibri" w:eastAsia="Arial" w:hAnsi="Calibri" w:cs="Calibri"/>
                <w:b/>
                <w:bCs/>
                <w:color w:val="000000"/>
                <w:sz w:val="18"/>
                <w:szCs w:val="18"/>
              </w:rPr>
              <w:t>Median BRR [95%UI]</w:t>
            </w:r>
          </w:p>
        </w:tc>
        <w:tc>
          <w:tcPr>
            <w:tcW w:w="461" w:type="pct"/>
          </w:tcPr>
          <w:p w14:paraId="3E339F15" w14:textId="77777777" w:rsidR="00F27759" w:rsidRPr="00CE2A74"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CE2A74">
              <w:rPr>
                <w:rFonts w:ascii="Calibri" w:eastAsia="Arial" w:hAnsi="Calibri" w:cs="Calibri"/>
                <w:b/>
                <w:bCs/>
                <w:color w:val="000000"/>
                <w:sz w:val="18"/>
                <w:szCs w:val="18"/>
                <w:lang w:val="en-US"/>
              </w:rPr>
              <w:t xml:space="preserve">Probability </w:t>
            </w:r>
            <w:r w:rsidRPr="00CE2A74">
              <w:rPr>
                <w:rFonts w:ascii="Calibri" w:eastAsia="Arial" w:hAnsi="Calibri" w:cs="Calibri"/>
                <w:b/>
                <w:bCs/>
                <w:color w:val="000000"/>
                <w:sz w:val="18"/>
                <w:szCs w:val="18"/>
              </w:rPr>
              <w:t>(BRR &gt; 1)</w:t>
            </w:r>
          </w:p>
        </w:tc>
        <w:tc>
          <w:tcPr>
            <w:tcW w:w="461" w:type="pct"/>
          </w:tcPr>
          <w:p w14:paraId="5D6ACB28" w14:textId="77777777" w:rsidR="00F27759" w:rsidRPr="005134CF"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CE2A74">
              <w:rPr>
                <w:rFonts w:ascii="Calibri" w:eastAsia="Arial" w:hAnsi="Calibri" w:cs="Calibri"/>
                <w:b/>
                <w:bCs/>
                <w:color w:val="000000"/>
                <w:sz w:val="18"/>
                <w:szCs w:val="18"/>
              </w:rPr>
              <w:t>Median BRR [95%UI]</w:t>
            </w:r>
          </w:p>
        </w:tc>
        <w:tc>
          <w:tcPr>
            <w:tcW w:w="461" w:type="pct"/>
          </w:tcPr>
          <w:p w14:paraId="6500B843" w14:textId="77777777" w:rsidR="00F27759" w:rsidRPr="00CE2A74"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CE2A74">
              <w:rPr>
                <w:rFonts w:ascii="Calibri" w:eastAsia="Arial" w:hAnsi="Calibri" w:cs="Calibri"/>
                <w:b/>
                <w:bCs/>
                <w:color w:val="000000"/>
                <w:sz w:val="18"/>
                <w:szCs w:val="18"/>
                <w:lang w:val="en-US"/>
              </w:rPr>
              <w:t xml:space="preserve">Probability </w:t>
            </w:r>
            <w:r w:rsidRPr="00CE2A74">
              <w:rPr>
                <w:rFonts w:ascii="Calibri" w:eastAsia="Arial" w:hAnsi="Calibri" w:cs="Calibri"/>
                <w:b/>
                <w:bCs/>
                <w:color w:val="000000"/>
                <w:sz w:val="18"/>
                <w:szCs w:val="18"/>
              </w:rPr>
              <w:t>(BRR &gt; 1)</w:t>
            </w:r>
          </w:p>
        </w:tc>
        <w:tc>
          <w:tcPr>
            <w:tcW w:w="461" w:type="pct"/>
          </w:tcPr>
          <w:p w14:paraId="67A9D068" w14:textId="77777777" w:rsidR="00F27759" w:rsidRPr="005134CF"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CE2A74">
              <w:rPr>
                <w:rFonts w:ascii="Calibri" w:eastAsia="Arial" w:hAnsi="Calibri" w:cs="Calibri"/>
                <w:b/>
                <w:bCs/>
                <w:color w:val="000000"/>
                <w:sz w:val="18"/>
                <w:szCs w:val="18"/>
              </w:rPr>
              <w:t>Median BRR [95%UI]</w:t>
            </w:r>
          </w:p>
        </w:tc>
        <w:tc>
          <w:tcPr>
            <w:tcW w:w="461" w:type="pct"/>
          </w:tcPr>
          <w:p w14:paraId="78AD1F76" w14:textId="77777777" w:rsidR="00F27759" w:rsidRPr="00CE2A74"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CE2A74">
              <w:rPr>
                <w:rFonts w:ascii="Calibri" w:eastAsia="Arial" w:hAnsi="Calibri" w:cs="Calibri"/>
                <w:b/>
                <w:bCs/>
                <w:color w:val="000000"/>
                <w:sz w:val="18"/>
                <w:szCs w:val="18"/>
                <w:lang w:val="en-US"/>
              </w:rPr>
              <w:t xml:space="preserve">Probability </w:t>
            </w:r>
            <w:r w:rsidRPr="00CE2A74">
              <w:rPr>
                <w:rFonts w:ascii="Calibri" w:eastAsia="Arial" w:hAnsi="Calibri" w:cs="Calibri"/>
                <w:b/>
                <w:bCs/>
                <w:color w:val="000000"/>
                <w:sz w:val="18"/>
                <w:szCs w:val="18"/>
              </w:rPr>
              <w:t>(BRR &gt; 1)</w:t>
            </w:r>
          </w:p>
        </w:tc>
        <w:tc>
          <w:tcPr>
            <w:tcW w:w="461" w:type="pct"/>
          </w:tcPr>
          <w:p w14:paraId="249CF179" w14:textId="77777777" w:rsidR="00F27759" w:rsidRPr="005134CF"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CE2A74">
              <w:rPr>
                <w:rFonts w:ascii="Calibri" w:eastAsia="Arial" w:hAnsi="Calibri" w:cs="Calibri"/>
                <w:b/>
                <w:bCs/>
                <w:color w:val="000000"/>
                <w:sz w:val="18"/>
                <w:szCs w:val="18"/>
              </w:rPr>
              <w:t>Median BRR [95%UI]</w:t>
            </w:r>
          </w:p>
        </w:tc>
        <w:tc>
          <w:tcPr>
            <w:tcW w:w="457" w:type="pct"/>
          </w:tcPr>
          <w:p w14:paraId="33E86F52" w14:textId="77777777" w:rsidR="00F27759" w:rsidRPr="00CE2A74"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CE2A74">
              <w:rPr>
                <w:rFonts w:ascii="Calibri" w:eastAsia="Arial" w:hAnsi="Calibri" w:cs="Calibri"/>
                <w:b/>
                <w:bCs/>
                <w:color w:val="000000"/>
                <w:sz w:val="18"/>
                <w:szCs w:val="18"/>
                <w:lang w:val="en-US"/>
              </w:rPr>
              <w:t xml:space="preserve">Probability </w:t>
            </w:r>
            <w:r w:rsidRPr="00CE2A74">
              <w:rPr>
                <w:rFonts w:ascii="Calibri" w:eastAsia="Arial" w:hAnsi="Calibri" w:cs="Calibri"/>
                <w:b/>
                <w:bCs/>
                <w:color w:val="000000"/>
                <w:sz w:val="18"/>
                <w:szCs w:val="18"/>
              </w:rPr>
              <w:t>(BRR &gt; 1)</w:t>
            </w:r>
          </w:p>
        </w:tc>
      </w:tr>
      <w:tr w:rsidR="00F27759" w:rsidRPr="00CE2A74" w14:paraId="37C86210" w14:textId="77777777" w:rsidTr="00E418BE">
        <w:trPr>
          <w:trHeight w:val="449"/>
        </w:trPr>
        <w:tc>
          <w:tcPr>
            <w:tcW w:w="393" w:type="pct"/>
            <w:vMerge w:val="restart"/>
          </w:tcPr>
          <w:p w14:paraId="5B15EE3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Benefit risk ratio for</w:t>
            </w:r>
          </w:p>
          <w:p w14:paraId="7360C2B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DALY</w:t>
            </w:r>
          </w:p>
        </w:tc>
        <w:tc>
          <w:tcPr>
            <w:tcW w:w="670" w:type="pct"/>
            <w:vMerge w:val="restart"/>
          </w:tcPr>
          <w:p w14:paraId="621AE7A8" w14:textId="77777777" w:rsidR="00F27759" w:rsidRPr="00CE2A74"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lang w:val="en-US"/>
              </w:rPr>
            </w:pPr>
            <w:r w:rsidRPr="008E22C3">
              <w:rPr>
                <w:rFonts w:ascii="Calibri" w:eastAsia="Arial" w:hAnsi="Calibri" w:cs="Calibri"/>
                <w:color w:val="000000" w:themeColor="text1"/>
                <w:sz w:val="18"/>
                <w:szCs w:val="18"/>
              </w:rPr>
              <w:t>Low</w:t>
            </w:r>
            <w:commentRangeStart w:id="3"/>
            <w:commentRangeEnd w:id="3"/>
            <w:r w:rsidRPr="008E22C3">
              <w:rPr>
                <w:rStyle w:val="ad"/>
                <w:rFonts w:ascii="Calibri" w:eastAsia="Arial" w:hAnsi="Calibri" w:cs="Calibri"/>
                <w:color w:val="000000" w:themeColor="text1"/>
                <w:sz w:val="18"/>
                <w:szCs w:val="18"/>
              </w:rPr>
              <w:commentReference w:id="3"/>
            </w:r>
            <w:r w:rsidRPr="008E22C3">
              <w:rPr>
                <w:rFonts w:ascii="Calibri" w:eastAsia="Arial" w:hAnsi="Calibri" w:cs="Calibri"/>
                <w:color w:val="000000" w:themeColor="text1"/>
                <w:sz w:val="18"/>
                <w:szCs w:val="18"/>
              </w:rPr>
              <w:t xml:space="preserve"> transmission</w:t>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3D35F79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5A673FD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[0.00–1.70]</w:t>
            </w:r>
          </w:p>
        </w:tc>
        <w:tc>
          <w:tcPr>
            <w:tcW w:w="461" w:type="pct"/>
          </w:tcPr>
          <w:p w14:paraId="460987A7" w14:textId="77777777" w:rsidR="00F27759" w:rsidRPr="00CE2A74"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lang w:val="en-US"/>
              </w:rPr>
            </w:pPr>
            <w:r w:rsidRPr="00CE2A74">
              <w:rPr>
                <w:rFonts w:ascii="Calibri" w:eastAsia="Arial" w:hAnsi="Calibri" w:cs="Calibri"/>
                <w:color w:val="000000"/>
                <w:sz w:val="18"/>
                <w:szCs w:val="18"/>
              </w:rPr>
              <w:t>4.5%</w:t>
            </w:r>
          </w:p>
        </w:tc>
        <w:tc>
          <w:tcPr>
            <w:tcW w:w="461" w:type="pct"/>
          </w:tcPr>
          <w:p w14:paraId="76A5FC5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0.04 [0.00–3.92]</w:t>
            </w:r>
          </w:p>
        </w:tc>
        <w:tc>
          <w:tcPr>
            <w:tcW w:w="461" w:type="pct"/>
          </w:tcPr>
          <w:p w14:paraId="58CF6EC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8.9%</w:t>
            </w:r>
          </w:p>
        </w:tc>
        <w:tc>
          <w:tcPr>
            <w:tcW w:w="461" w:type="pct"/>
          </w:tcPr>
          <w:p w14:paraId="28DA816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0.09 [0.00–9.98]</w:t>
            </w:r>
          </w:p>
        </w:tc>
        <w:tc>
          <w:tcPr>
            <w:tcW w:w="461" w:type="pct"/>
          </w:tcPr>
          <w:p w14:paraId="61A3C2A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16.2%</w:t>
            </w:r>
          </w:p>
        </w:tc>
        <w:tc>
          <w:tcPr>
            <w:tcW w:w="461" w:type="pct"/>
          </w:tcPr>
          <w:p w14:paraId="626E95B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0.31 [0.01–31.96]</w:t>
            </w:r>
          </w:p>
        </w:tc>
        <w:tc>
          <w:tcPr>
            <w:tcW w:w="457" w:type="pct"/>
          </w:tcPr>
          <w:p w14:paraId="4773928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31.3%</w:t>
            </w:r>
          </w:p>
        </w:tc>
      </w:tr>
      <w:tr w:rsidR="00F27759" w:rsidRPr="00CE2A74" w14:paraId="1F61910E" w14:textId="77777777" w:rsidTr="00E418BE">
        <w:trPr>
          <w:trHeight w:val="145"/>
        </w:trPr>
        <w:tc>
          <w:tcPr>
            <w:tcW w:w="393" w:type="pct"/>
            <w:vMerge/>
          </w:tcPr>
          <w:p w14:paraId="1D66DBA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0E0649D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224BE70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54EB695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[0.00–1.67]</w:t>
            </w:r>
          </w:p>
        </w:tc>
        <w:tc>
          <w:tcPr>
            <w:tcW w:w="461" w:type="pct"/>
          </w:tcPr>
          <w:p w14:paraId="6634E80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4.4%</w:t>
            </w:r>
          </w:p>
        </w:tc>
        <w:tc>
          <w:tcPr>
            <w:tcW w:w="461" w:type="pct"/>
          </w:tcPr>
          <w:p w14:paraId="16B5271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0.04 [0.00–3.73]</w:t>
            </w:r>
          </w:p>
        </w:tc>
        <w:tc>
          <w:tcPr>
            <w:tcW w:w="461" w:type="pct"/>
          </w:tcPr>
          <w:p w14:paraId="3EA93DB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8.5%</w:t>
            </w:r>
          </w:p>
        </w:tc>
        <w:tc>
          <w:tcPr>
            <w:tcW w:w="461" w:type="pct"/>
          </w:tcPr>
          <w:p w14:paraId="7DB1CE0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0.09 [0.00–8.68]</w:t>
            </w:r>
          </w:p>
        </w:tc>
        <w:tc>
          <w:tcPr>
            <w:tcW w:w="461" w:type="pct"/>
          </w:tcPr>
          <w:p w14:paraId="2939CAF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16.0%</w:t>
            </w:r>
          </w:p>
        </w:tc>
        <w:tc>
          <w:tcPr>
            <w:tcW w:w="461" w:type="pct"/>
          </w:tcPr>
          <w:p w14:paraId="292D540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0.32 [0.01–29.45]</w:t>
            </w:r>
          </w:p>
        </w:tc>
        <w:tc>
          <w:tcPr>
            <w:tcW w:w="457" w:type="pct"/>
          </w:tcPr>
          <w:p w14:paraId="4AFE788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31.4%</w:t>
            </w:r>
          </w:p>
        </w:tc>
      </w:tr>
      <w:tr w:rsidR="00F27759" w:rsidRPr="00CE2A74" w14:paraId="5C275BC1" w14:textId="77777777" w:rsidTr="00E418BE">
        <w:trPr>
          <w:trHeight w:val="145"/>
        </w:trPr>
        <w:tc>
          <w:tcPr>
            <w:tcW w:w="393" w:type="pct"/>
            <w:vMerge/>
          </w:tcPr>
          <w:p w14:paraId="7D0695A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00A84A7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533E6C0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1CC2775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[0.00–1.82]</w:t>
            </w:r>
          </w:p>
        </w:tc>
        <w:tc>
          <w:tcPr>
            <w:tcW w:w="461" w:type="pct"/>
          </w:tcPr>
          <w:p w14:paraId="6B686DF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5.2%</w:t>
            </w:r>
          </w:p>
        </w:tc>
        <w:tc>
          <w:tcPr>
            <w:tcW w:w="461" w:type="pct"/>
          </w:tcPr>
          <w:p w14:paraId="20505DA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0.06 [0.00–4.16]</w:t>
            </w:r>
          </w:p>
        </w:tc>
        <w:tc>
          <w:tcPr>
            <w:tcW w:w="461" w:type="pct"/>
          </w:tcPr>
          <w:p w14:paraId="462581F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10.6%</w:t>
            </w:r>
          </w:p>
        </w:tc>
        <w:tc>
          <w:tcPr>
            <w:tcW w:w="461" w:type="pct"/>
          </w:tcPr>
          <w:p w14:paraId="27F6F62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0.14 [0.00–9.94]</w:t>
            </w:r>
          </w:p>
        </w:tc>
        <w:tc>
          <w:tcPr>
            <w:tcW w:w="461" w:type="pct"/>
          </w:tcPr>
          <w:p w14:paraId="484F37A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19.0%</w:t>
            </w:r>
          </w:p>
        </w:tc>
        <w:tc>
          <w:tcPr>
            <w:tcW w:w="461" w:type="pct"/>
          </w:tcPr>
          <w:p w14:paraId="2217B01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0.48 [0.01–35.19]</w:t>
            </w:r>
          </w:p>
        </w:tc>
        <w:tc>
          <w:tcPr>
            <w:tcW w:w="457" w:type="pct"/>
          </w:tcPr>
          <w:p w14:paraId="01CACD0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37.4%</w:t>
            </w:r>
          </w:p>
        </w:tc>
      </w:tr>
      <w:tr w:rsidR="00F27759" w:rsidRPr="00CE2A74" w14:paraId="31F1180A" w14:textId="77777777" w:rsidTr="00E418BE">
        <w:trPr>
          <w:trHeight w:val="145"/>
        </w:trPr>
        <w:tc>
          <w:tcPr>
            <w:tcW w:w="393" w:type="pct"/>
            <w:vMerge/>
          </w:tcPr>
          <w:p w14:paraId="6CF7E46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7D01A2A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42CA924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705B6A8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[0.00–0.33]</w:t>
            </w:r>
          </w:p>
        </w:tc>
        <w:tc>
          <w:tcPr>
            <w:tcW w:w="461" w:type="pct"/>
          </w:tcPr>
          <w:p w14:paraId="7E121BE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0.3%</w:t>
            </w:r>
          </w:p>
        </w:tc>
        <w:tc>
          <w:tcPr>
            <w:tcW w:w="461" w:type="pct"/>
          </w:tcPr>
          <w:p w14:paraId="17C6220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[0.00–0.83]</w:t>
            </w:r>
          </w:p>
        </w:tc>
        <w:tc>
          <w:tcPr>
            <w:tcW w:w="461" w:type="pct"/>
          </w:tcPr>
          <w:p w14:paraId="271317D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1.8%</w:t>
            </w:r>
          </w:p>
        </w:tc>
        <w:tc>
          <w:tcPr>
            <w:tcW w:w="461" w:type="pct"/>
          </w:tcPr>
          <w:p w14:paraId="2285812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0.08 [0.00–1.85]</w:t>
            </w:r>
          </w:p>
        </w:tc>
        <w:tc>
          <w:tcPr>
            <w:tcW w:w="461" w:type="pct"/>
          </w:tcPr>
          <w:p w14:paraId="76B8489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7.1%</w:t>
            </w:r>
          </w:p>
        </w:tc>
        <w:tc>
          <w:tcPr>
            <w:tcW w:w="461" w:type="pct"/>
          </w:tcPr>
          <w:p w14:paraId="16C50AF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0.26 [0.01–6.48]</w:t>
            </w:r>
          </w:p>
        </w:tc>
        <w:tc>
          <w:tcPr>
            <w:tcW w:w="457" w:type="pct"/>
          </w:tcPr>
          <w:p w14:paraId="20427E3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24.2%</w:t>
            </w:r>
          </w:p>
        </w:tc>
      </w:tr>
      <w:tr w:rsidR="00F27759" w:rsidRPr="00CE2A74" w14:paraId="49B91026" w14:textId="77777777" w:rsidTr="00E418BE">
        <w:trPr>
          <w:trHeight w:val="145"/>
        </w:trPr>
        <w:tc>
          <w:tcPr>
            <w:tcW w:w="393" w:type="pct"/>
            <w:vMerge w:val="restart"/>
          </w:tcPr>
          <w:p w14:paraId="09340E7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val="restart"/>
          </w:tcPr>
          <w:p w14:paraId="2D1C25C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 xml:space="preserve">Moderate </w:t>
            </w:r>
            <w:r w:rsidRPr="008E22C3">
              <w:rPr>
                <w:rFonts w:ascii="Calibri" w:eastAsia="Arial" w:hAnsi="Calibri" w:cs="Calibri"/>
                <w:color w:val="000000" w:themeColor="text1"/>
                <w:sz w:val="18"/>
                <w:szCs w:val="18"/>
              </w:rPr>
              <w:t>transmission</w:t>
            </w:r>
            <w:commentRangeStart w:id="4"/>
            <w:commentRangeEnd w:id="4"/>
            <w:r>
              <w:rPr>
                <w:rStyle w:val="ad"/>
                <w:rFonts w:ascii="Calibri" w:eastAsia="Arial" w:hAnsi="Calibri" w:cs="Calibri"/>
                <w:color w:val="000000" w:themeColor="text1"/>
                <w:sz w:val="18"/>
                <w:szCs w:val="18"/>
              </w:rPr>
              <w:commentReference w:id="4"/>
            </w:r>
            <w:r>
              <w:rPr>
                <w:rFonts w:ascii="Calibri" w:eastAsia="Arial" w:hAnsi="Calibri" w:cs="Calibri"/>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2BE30E4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40A692D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[0.00–1.68]</w:t>
            </w:r>
          </w:p>
        </w:tc>
        <w:tc>
          <w:tcPr>
            <w:tcW w:w="461" w:type="pct"/>
          </w:tcPr>
          <w:p w14:paraId="515C9AB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4.8%</w:t>
            </w:r>
          </w:p>
        </w:tc>
        <w:tc>
          <w:tcPr>
            <w:tcW w:w="461" w:type="pct"/>
          </w:tcPr>
          <w:p w14:paraId="68A889C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0.06 [0.00–3.37]</w:t>
            </w:r>
          </w:p>
        </w:tc>
        <w:tc>
          <w:tcPr>
            <w:tcW w:w="461" w:type="pct"/>
          </w:tcPr>
          <w:p w14:paraId="24BA06E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10.9%</w:t>
            </w:r>
          </w:p>
        </w:tc>
        <w:tc>
          <w:tcPr>
            <w:tcW w:w="461" w:type="pct"/>
          </w:tcPr>
          <w:p w14:paraId="0FA6EE6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0.14 [0.01–8.68]</w:t>
            </w:r>
          </w:p>
        </w:tc>
        <w:tc>
          <w:tcPr>
            <w:tcW w:w="461" w:type="pct"/>
          </w:tcPr>
          <w:p w14:paraId="1214F19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19.1%</w:t>
            </w:r>
          </w:p>
        </w:tc>
        <w:tc>
          <w:tcPr>
            <w:tcW w:w="461" w:type="pct"/>
          </w:tcPr>
          <w:p w14:paraId="4885C1B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0.66 [0.03–39.33]</w:t>
            </w:r>
          </w:p>
        </w:tc>
        <w:tc>
          <w:tcPr>
            <w:tcW w:w="457" w:type="pct"/>
          </w:tcPr>
          <w:p w14:paraId="4E66683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42.0%</w:t>
            </w:r>
          </w:p>
        </w:tc>
      </w:tr>
      <w:tr w:rsidR="00F27759" w:rsidRPr="00CE2A74" w14:paraId="112EDC79" w14:textId="77777777" w:rsidTr="00E418BE">
        <w:trPr>
          <w:trHeight w:val="145"/>
        </w:trPr>
        <w:tc>
          <w:tcPr>
            <w:tcW w:w="393" w:type="pct"/>
            <w:vMerge/>
          </w:tcPr>
          <w:p w14:paraId="5BAD598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24511E3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5701BD7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78CF282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[0.00–1.72]</w:t>
            </w:r>
          </w:p>
        </w:tc>
        <w:tc>
          <w:tcPr>
            <w:tcW w:w="461" w:type="pct"/>
          </w:tcPr>
          <w:p w14:paraId="3E43F51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4.7%</w:t>
            </w:r>
          </w:p>
        </w:tc>
        <w:tc>
          <w:tcPr>
            <w:tcW w:w="461" w:type="pct"/>
          </w:tcPr>
          <w:p w14:paraId="501DA77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0.06 [0.00–3.67]</w:t>
            </w:r>
          </w:p>
        </w:tc>
        <w:tc>
          <w:tcPr>
            <w:tcW w:w="461" w:type="pct"/>
          </w:tcPr>
          <w:p w14:paraId="1CADE6E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10.4%</w:t>
            </w:r>
          </w:p>
        </w:tc>
        <w:tc>
          <w:tcPr>
            <w:tcW w:w="461" w:type="pct"/>
          </w:tcPr>
          <w:p w14:paraId="56801CF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0.15 [0.01–8.35]</w:t>
            </w:r>
          </w:p>
        </w:tc>
        <w:tc>
          <w:tcPr>
            <w:tcW w:w="461" w:type="pct"/>
          </w:tcPr>
          <w:p w14:paraId="0BE4CD1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19.4%</w:t>
            </w:r>
          </w:p>
        </w:tc>
        <w:tc>
          <w:tcPr>
            <w:tcW w:w="461" w:type="pct"/>
          </w:tcPr>
          <w:p w14:paraId="639B864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0.66 [0.03–33.54]</w:t>
            </w:r>
          </w:p>
        </w:tc>
        <w:tc>
          <w:tcPr>
            <w:tcW w:w="457" w:type="pct"/>
          </w:tcPr>
          <w:p w14:paraId="607C073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42.6%</w:t>
            </w:r>
          </w:p>
        </w:tc>
      </w:tr>
      <w:tr w:rsidR="00F27759" w:rsidRPr="00CE2A74" w14:paraId="653D4049" w14:textId="77777777" w:rsidTr="00E418BE">
        <w:trPr>
          <w:trHeight w:val="145"/>
        </w:trPr>
        <w:tc>
          <w:tcPr>
            <w:tcW w:w="393" w:type="pct"/>
            <w:vMerge/>
          </w:tcPr>
          <w:p w14:paraId="4DCCC69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43EBE81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4C32EA7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585A58C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0.04 [0.00–1.55]</w:t>
            </w:r>
          </w:p>
        </w:tc>
        <w:tc>
          <w:tcPr>
            <w:tcW w:w="461" w:type="pct"/>
          </w:tcPr>
          <w:p w14:paraId="1D0BEFC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5.4%</w:t>
            </w:r>
          </w:p>
        </w:tc>
        <w:tc>
          <w:tcPr>
            <w:tcW w:w="461" w:type="pct"/>
          </w:tcPr>
          <w:p w14:paraId="6DFA954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0.10 [0.00–4.29]</w:t>
            </w:r>
          </w:p>
        </w:tc>
        <w:tc>
          <w:tcPr>
            <w:tcW w:w="461" w:type="pct"/>
          </w:tcPr>
          <w:p w14:paraId="413EE6B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12.4%</w:t>
            </w:r>
          </w:p>
        </w:tc>
        <w:tc>
          <w:tcPr>
            <w:tcW w:w="461" w:type="pct"/>
          </w:tcPr>
          <w:p w14:paraId="2526E83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0.23 [0.01–8.56]</w:t>
            </w:r>
          </w:p>
        </w:tc>
        <w:tc>
          <w:tcPr>
            <w:tcW w:w="461" w:type="pct"/>
          </w:tcPr>
          <w:p w14:paraId="60A7034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23.4%</w:t>
            </w:r>
          </w:p>
        </w:tc>
        <w:tc>
          <w:tcPr>
            <w:tcW w:w="461" w:type="pct"/>
          </w:tcPr>
          <w:p w14:paraId="0235CCA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1.08 [0.04–37.91]</w:t>
            </w:r>
          </w:p>
        </w:tc>
        <w:tc>
          <w:tcPr>
            <w:tcW w:w="457" w:type="pct"/>
          </w:tcPr>
          <w:p w14:paraId="64F9FBC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51.2%</w:t>
            </w:r>
          </w:p>
        </w:tc>
      </w:tr>
      <w:tr w:rsidR="00F27759" w:rsidRPr="00CE2A74" w14:paraId="52BB222A" w14:textId="77777777" w:rsidTr="00E418BE">
        <w:trPr>
          <w:trHeight w:val="145"/>
        </w:trPr>
        <w:tc>
          <w:tcPr>
            <w:tcW w:w="393" w:type="pct"/>
            <w:vMerge/>
          </w:tcPr>
          <w:p w14:paraId="79D8216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7387954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3376016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5121CDE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[0.00–0.29]</w:t>
            </w:r>
          </w:p>
        </w:tc>
        <w:tc>
          <w:tcPr>
            <w:tcW w:w="461" w:type="pct"/>
          </w:tcPr>
          <w:p w14:paraId="18E5C55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41D0054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0.06 [0.01–0.68]</w:t>
            </w:r>
          </w:p>
        </w:tc>
        <w:tc>
          <w:tcPr>
            <w:tcW w:w="461" w:type="pct"/>
          </w:tcPr>
          <w:p w14:paraId="64664B0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w:t>
            </w:r>
          </w:p>
        </w:tc>
        <w:tc>
          <w:tcPr>
            <w:tcW w:w="461" w:type="pct"/>
          </w:tcPr>
          <w:p w14:paraId="43584EA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0.15 [0.01–1.45]</w:t>
            </w:r>
          </w:p>
        </w:tc>
        <w:tc>
          <w:tcPr>
            <w:tcW w:w="461" w:type="pct"/>
          </w:tcPr>
          <w:p w14:paraId="2DCDA4E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5.5%</w:t>
            </w:r>
          </w:p>
        </w:tc>
        <w:tc>
          <w:tcPr>
            <w:tcW w:w="461" w:type="pct"/>
          </w:tcPr>
          <w:p w14:paraId="453CC62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0.61 [0.05–7.97]</w:t>
            </w:r>
          </w:p>
        </w:tc>
        <w:tc>
          <w:tcPr>
            <w:tcW w:w="457" w:type="pct"/>
          </w:tcPr>
          <w:p w14:paraId="478BA16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35.2%</w:t>
            </w:r>
          </w:p>
        </w:tc>
      </w:tr>
      <w:tr w:rsidR="00F27759" w:rsidRPr="00CE2A74" w14:paraId="1FB3ACA7" w14:textId="77777777" w:rsidTr="00E418BE">
        <w:trPr>
          <w:trHeight w:val="145"/>
        </w:trPr>
        <w:tc>
          <w:tcPr>
            <w:tcW w:w="393" w:type="pct"/>
            <w:vMerge/>
          </w:tcPr>
          <w:p w14:paraId="701A7ED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val="restart"/>
          </w:tcPr>
          <w:p w14:paraId="4382142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 xml:space="preserve">High </w:t>
            </w:r>
            <w:r w:rsidRPr="008E22C3">
              <w:rPr>
                <w:rFonts w:ascii="Calibri" w:eastAsia="Arial" w:hAnsi="Calibri" w:cs="Calibri"/>
                <w:color w:val="000000" w:themeColor="text1"/>
                <w:sz w:val="18"/>
                <w:szCs w:val="18"/>
              </w:rPr>
              <w:t>transmission</w:t>
            </w:r>
            <w:commentRangeStart w:id="5"/>
            <w:commentRangeEnd w:id="5"/>
            <w:r>
              <w:rPr>
                <w:rStyle w:val="ad"/>
                <w:rFonts w:ascii="Calibri" w:eastAsia="Arial" w:hAnsi="Calibri" w:cs="Calibri"/>
                <w:color w:val="000000" w:themeColor="text1"/>
                <w:sz w:val="18"/>
                <w:szCs w:val="18"/>
              </w:rPr>
              <w:commentReference w:id="5"/>
            </w:r>
            <w:r>
              <w:rPr>
                <w:rFonts w:ascii="Calibri" w:eastAsia="Arial" w:hAnsi="Calibri" w:cs="Calibri"/>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704B8EE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1DB62E5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0.08 [0.00–5.57]</w:t>
            </w:r>
          </w:p>
        </w:tc>
        <w:tc>
          <w:tcPr>
            <w:tcW w:w="461" w:type="pct"/>
          </w:tcPr>
          <w:p w14:paraId="711D04E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12.4%</w:t>
            </w:r>
          </w:p>
        </w:tc>
        <w:tc>
          <w:tcPr>
            <w:tcW w:w="461" w:type="pct"/>
          </w:tcPr>
          <w:p w14:paraId="015182A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0.19 [0.00–12.82]</w:t>
            </w:r>
          </w:p>
        </w:tc>
        <w:tc>
          <w:tcPr>
            <w:tcW w:w="461" w:type="pct"/>
          </w:tcPr>
          <w:p w14:paraId="2F0D589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22.2%</w:t>
            </w:r>
          </w:p>
        </w:tc>
        <w:tc>
          <w:tcPr>
            <w:tcW w:w="461" w:type="pct"/>
          </w:tcPr>
          <w:p w14:paraId="2E0C8D9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0.47 [0.01–31.31]</w:t>
            </w:r>
          </w:p>
        </w:tc>
        <w:tc>
          <w:tcPr>
            <w:tcW w:w="461" w:type="pct"/>
          </w:tcPr>
          <w:p w14:paraId="32A0E56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36.6%</w:t>
            </w:r>
          </w:p>
        </w:tc>
        <w:tc>
          <w:tcPr>
            <w:tcW w:w="461" w:type="pct"/>
          </w:tcPr>
          <w:p w14:paraId="618DBF8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2.47 [0.07–161.94]</w:t>
            </w:r>
          </w:p>
        </w:tc>
        <w:tc>
          <w:tcPr>
            <w:tcW w:w="457" w:type="pct"/>
          </w:tcPr>
          <w:p w14:paraId="15F9801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67.2%</w:t>
            </w:r>
          </w:p>
        </w:tc>
      </w:tr>
      <w:tr w:rsidR="00F27759" w:rsidRPr="00CE2A74" w14:paraId="6E90F0E4" w14:textId="77777777" w:rsidTr="00E418BE">
        <w:trPr>
          <w:trHeight w:val="145"/>
        </w:trPr>
        <w:tc>
          <w:tcPr>
            <w:tcW w:w="393" w:type="pct"/>
            <w:vMerge/>
          </w:tcPr>
          <w:p w14:paraId="4AF3424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7142A62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24ED633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4203F33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0.08 [0.00–5.17]</w:t>
            </w:r>
          </w:p>
        </w:tc>
        <w:tc>
          <w:tcPr>
            <w:tcW w:w="461" w:type="pct"/>
          </w:tcPr>
          <w:p w14:paraId="2C978F8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12.4%</w:t>
            </w:r>
          </w:p>
        </w:tc>
        <w:tc>
          <w:tcPr>
            <w:tcW w:w="461" w:type="pct"/>
          </w:tcPr>
          <w:p w14:paraId="4D6B01F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0.18 [0.01–11.16]</w:t>
            </w:r>
          </w:p>
        </w:tc>
        <w:tc>
          <w:tcPr>
            <w:tcW w:w="461" w:type="pct"/>
          </w:tcPr>
          <w:p w14:paraId="1D384B1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21.6%</w:t>
            </w:r>
          </w:p>
        </w:tc>
        <w:tc>
          <w:tcPr>
            <w:tcW w:w="461" w:type="pct"/>
          </w:tcPr>
          <w:p w14:paraId="13A54E5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0.47 [0.01–27.17]</w:t>
            </w:r>
          </w:p>
        </w:tc>
        <w:tc>
          <w:tcPr>
            <w:tcW w:w="461" w:type="pct"/>
          </w:tcPr>
          <w:p w14:paraId="47BBB7D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36.0%</w:t>
            </w:r>
          </w:p>
        </w:tc>
        <w:tc>
          <w:tcPr>
            <w:tcW w:w="461" w:type="pct"/>
          </w:tcPr>
          <w:p w14:paraId="0788E1E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2.53 [0.06–149.05]</w:t>
            </w:r>
          </w:p>
        </w:tc>
        <w:tc>
          <w:tcPr>
            <w:tcW w:w="457" w:type="pct"/>
          </w:tcPr>
          <w:p w14:paraId="294F9EE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68.1%</w:t>
            </w:r>
          </w:p>
        </w:tc>
      </w:tr>
      <w:tr w:rsidR="00F27759" w:rsidRPr="00CE2A74" w14:paraId="0E3FF998" w14:textId="77777777" w:rsidTr="00E418BE">
        <w:trPr>
          <w:trHeight w:val="145"/>
        </w:trPr>
        <w:tc>
          <w:tcPr>
            <w:tcW w:w="393" w:type="pct"/>
            <w:vMerge/>
          </w:tcPr>
          <w:p w14:paraId="4976524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5B3EC2B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11C088F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22529B0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0.12 [0.00–5.67]</w:t>
            </w:r>
          </w:p>
        </w:tc>
        <w:tc>
          <w:tcPr>
            <w:tcW w:w="461" w:type="pct"/>
          </w:tcPr>
          <w:p w14:paraId="56126A0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15.2%</w:t>
            </w:r>
          </w:p>
        </w:tc>
        <w:tc>
          <w:tcPr>
            <w:tcW w:w="461" w:type="pct"/>
          </w:tcPr>
          <w:p w14:paraId="1B7B875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0.28 [0.01–11.96]</w:t>
            </w:r>
          </w:p>
        </w:tc>
        <w:tc>
          <w:tcPr>
            <w:tcW w:w="461" w:type="pct"/>
          </w:tcPr>
          <w:p w14:paraId="6D0499F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27.5%</w:t>
            </w:r>
          </w:p>
        </w:tc>
        <w:tc>
          <w:tcPr>
            <w:tcW w:w="461" w:type="pct"/>
          </w:tcPr>
          <w:p w14:paraId="6493150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0.72 [0.02–28.03]</w:t>
            </w:r>
          </w:p>
        </w:tc>
        <w:tc>
          <w:tcPr>
            <w:tcW w:w="461" w:type="pct"/>
          </w:tcPr>
          <w:p w14:paraId="799BBE2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43.2%</w:t>
            </w:r>
          </w:p>
        </w:tc>
        <w:tc>
          <w:tcPr>
            <w:tcW w:w="461" w:type="pct"/>
          </w:tcPr>
          <w:p w14:paraId="66DBF3D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3.88 [0.10–153.66]</w:t>
            </w:r>
          </w:p>
        </w:tc>
        <w:tc>
          <w:tcPr>
            <w:tcW w:w="457" w:type="pct"/>
          </w:tcPr>
          <w:p w14:paraId="1F25F54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75.1%</w:t>
            </w:r>
          </w:p>
        </w:tc>
      </w:tr>
      <w:tr w:rsidR="00F27759" w:rsidRPr="00CE2A74" w14:paraId="32B1AF4F" w14:textId="77777777" w:rsidTr="00E418BE">
        <w:trPr>
          <w:trHeight w:val="145"/>
        </w:trPr>
        <w:tc>
          <w:tcPr>
            <w:tcW w:w="393" w:type="pct"/>
            <w:vMerge/>
          </w:tcPr>
          <w:p w14:paraId="4756EA4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6C675AA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540D618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20626B8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0.08 [0.00–0.97]</w:t>
            </w:r>
          </w:p>
        </w:tc>
        <w:tc>
          <w:tcPr>
            <w:tcW w:w="461" w:type="pct"/>
          </w:tcPr>
          <w:p w14:paraId="7AC4EA5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2.2%</w:t>
            </w:r>
          </w:p>
        </w:tc>
        <w:tc>
          <w:tcPr>
            <w:tcW w:w="461" w:type="pct"/>
          </w:tcPr>
          <w:p w14:paraId="6F5E2D6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0.18 [0.01–2.15]</w:t>
            </w:r>
          </w:p>
        </w:tc>
        <w:tc>
          <w:tcPr>
            <w:tcW w:w="461" w:type="pct"/>
          </w:tcPr>
          <w:p w14:paraId="0B0155C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9.1%</w:t>
            </w:r>
          </w:p>
        </w:tc>
        <w:tc>
          <w:tcPr>
            <w:tcW w:w="461" w:type="pct"/>
          </w:tcPr>
          <w:p w14:paraId="4D44D9D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0.45 [0.02–5.17]</w:t>
            </w:r>
          </w:p>
        </w:tc>
        <w:tc>
          <w:tcPr>
            <w:tcW w:w="461" w:type="pct"/>
          </w:tcPr>
          <w:p w14:paraId="65669E9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26.8%</w:t>
            </w:r>
          </w:p>
        </w:tc>
        <w:tc>
          <w:tcPr>
            <w:tcW w:w="461" w:type="pct"/>
          </w:tcPr>
          <w:p w14:paraId="2CDF069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2.32 [0.14–27.08]</w:t>
            </w:r>
          </w:p>
        </w:tc>
        <w:tc>
          <w:tcPr>
            <w:tcW w:w="457" w:type="pct"/>
          </w:tcPr>
          <w:p w14:paraId="030D5CE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72.4%</w:t>
            </w:r>
          </w:p>
        </w:tc>
      </w:tr>
      <w:tr w:rsidR="00F27759" w:rsidRPr="00CE2A74" w14:paraId="11B1BA4B" w14:textId="77777777" w:rsidTr="00E418BE">
        <w:trPr>
          <w:trHeight w:val="713"/>
        </w:trPr>
        <w:tc>
          <w:tcPr>
            <w:tcW w:w="393" w:type="pct"/>
            <w:vMerge w:val="restart"/>
          </w:tcPr>
          <w:p w14:paraId="659F35A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Benefit risk ratio for</w:t>
            </w:r>
          </w:p>
          <w:p w14:paraId="27DB25B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death</w:t>
            </w:r>
          </w:p>
        </w:tc>
        <w:tc>
          <w:tcPr>
            <w:tcW w:w="670" w:type="pct"/>
            <w:vMerge w:val="restart"/>
          </w:tcPr>
          <w:p w14:paraId="1D4368C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 xml:space="preserve">Low </w:t>
            </w:r>
            <w:r w:rsidRPr="008E22C3">
              <w:rPr>
                <w:rFonts w:ascii="Calibri" w:eastAsia="Arial" w:hAnsi="Calibri" w:cs="Calibri"/>
                <w:color w:val="000000" w:themeColor="text1"/>
                <w:sz w:val="18"/>
                <w:szCs w:val="18"/>
              </w:rPr>
              <w:t>transmission</w:t>
            </w:r>
            <w:commentRangeStart w:id="6"/>
            <w:commentRangeEnd w:id="6"/>
            <w:r>
              <w:rPr>
                <w:rStyle w:val="ad"/>
                <w:rFonts w:ascii="Calibri" w:eastAsia="Arial" w:hAnsi="Calibri" w:cs="Calibri"/>
                <w:color w:val="000000" w:themeColor="text1"/>
                <w:sz w:val="18"/>
                <w:szCs w:val="18"/>
              </w:rPr>
              <w:commentReference w:id="6"/>
            </w:r>
            <w:r>
              <w:rPr>
                <w:rFonts w:ascii="Calibri" w:eastAsia="Arial" w:hAnsi="Calibri" w:cs="Calibri"/>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3E16643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7C0F835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[0.00–4.26]</w:t>
            </w:r>
          </w:p>
        </w:tc>
        <w:tc>
          <w:tcPr>
            <w:tcW w:w="461" w:type="pct"/>
          </w:tcPr>
          <w:p w14:paraId="7A2EC05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5.3%</w:t>
            </w:r>
          </w:p>
        </w:tc>
        <w:tc>
          <w:tcPr>
            <w:tcW w:w="461" w:type="pct"/>
          </w:tcPr>
          <w:p w14:paraId="6E96206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[0.00–9.10]</w:t>
            </w:r>
          </w:p>
        </w:tc>
        <w:tc>
          <w:tcPr>
            <w:tcW w:w="461" w:type="pct"/>
          </w:tcPr>
          <w:p w14:paraId="1066C67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7.3%</w:t>
            </w:r>
          </w:p>
        </w:tc>
        <w:tc>
          <w:tcPr>
            <w:tcW w:w="461" w:type="pct"/>
          </w:tcPr>
          <w:p w14:paraId="51D7DCF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[0.00–21.32]</w:t>
            </w:r>
          </w:p>
        </w:tc>
        <w:tc>
          <w:tcPr>
            <w:tcW w:w="461" w:type="pct"/>
          </w:tcPr>
          <w:p w14:paraId="614458C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11.3%</w:t>
            </w:r>
          </w:p>
        </w:tc>
        <w:tc>
          <w:tcPr>
            <w:tcW w:w="461" w:type="pct"/>
          </w:tcPr>
          <w:p w14:paraId="160F9A5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0.11 [0.00–70.96]</w:t>
            </w:r>
          </w:p>
        </w:tc>
        <w:tc>
          <w:tcPr>
            <w:tcW w:w="457" w:type="pct"/>
          </w:tcPr>
          <w:p w14:paraId="6FA1150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20.4%</w:t>
            </w:r>
          </w:p>
        </w:tc>
      </w:tr>
      <w:tr w:rsidR="00F27759" w:rsidRPr="00CE2A74" w14:paraId="112754FB" w14:textId="77777777" w:rsidTr="00E418BE">
        <w:trPr>
          <w:trHeight w:val="145"/>
        </w:trPr>
        <w:tc>
          <w:tcPr>
            <w:tcW w:w="393" w:type="pct"/>
            <w:vMerge/>
          </w:tcPr>
          <w:p w14:paraId="6A447AA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602152D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797418E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75ED7B5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0.00 [0.00–2.94]</w:t>
            </w:r>
          </w:p>
        </w:tc>
        <w:tc>
          <w:tcPr>
            <w:tcW w:w="461" w:type="pct"/>
          </w:tcPr>
          <w:p w14:paraId="32A09AE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4.6%</w:t>
            </w:r>
          </w:p>
        </w:tc>
        <w:tc>
          <w:tcPr>
            <w:tcW w:w="461" w:type="pct"/>
          </w:tcPr>
          <w:p w14:paraId="56629C7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[0.00–6.25]</w:t>
            </w:r>
          </w:p>
        </w:tc>
        <w:tc>
          <w:tcPr>
            <w:tcW w:w="461" w:type="pct"/>
          </w:tcPr>
          <w:p w14:paraId="2018EB8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6.8%</w:t>
            </w:r>
          </w:p>
        </w:tc>
        <w:tc>
          <w:tcPr>
            <w:tcW w:w="461" w:type="pct"/>
          </w:tcPr>
          <w:p w14:paraId="770F73C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[0.00–15.48]</w:t>
            </w:r>
          </w:p>
        </w:tc>
        <w:tc>
          <w:tcPr>
            <w:tcW w:w="461" w:type="pct"/>
          </w:tcPr>
          <w:p w14:paraId="26D970D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10.1%</w:t>
            </w:r>
          </w:p>
        </w:tc>
        <w:tc>
          <w:tcPr>
            <w:tcW w:w="461" w:type="pct"/>
          </w:tcPr>
          <w:p w14:paraId="7EC9950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0.08 [0.00–53.62]</w:t>
            </w:r>
          </w:p>
        </w:tc>
        <w:tc>
          <w:tcPr>
            <w:tcW w:w="457" w:type="pct"/>
          </w:tcPr>
          <w:p w14:paraId="166739F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18.0%</w:t>
            </w:r>
          </w:p>
        </w:tc>
      </w:tr>
      <w:tr w:rsidR="00F27759" w:rsidRPr="00CE2A74" w14:paraId="6DC49D81" w14:textId="77777777" w:rsidTr="00E418BE">
        <w:trPr>
          <w:trHeight w:val="145"/>
        </w:trPr>
        <w:tc>
          <w:tcPr>
            <w:tcW w:w="393" w:type="pct"/>
            <w:vMerge/>
          </w:tcPr>
          <w:p w14:paraId="2CF3E70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23F2696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25C1A1C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10682C9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[0.00–3.46]</w:t>
            </w:r>
          </w:p>
        </w:tc>
        <w:tc>
          <w:tcPr>
            <w:tcW w:w="461" w:type="pct"/>
          </w:tcPr>
          <w:p w14:paraId="0783091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5.1%</w:t>
            </w:r>
          </w:p>
        </w:tc>
        <w:tc>
          <w:tcPr>
            <w:tcW w:w="461" w:type="pct"/>
          </w:tcPr>
          <w:p w14:paraId="48FFF98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[0.00–8.48]</w:t>
            </w:r>
          </w:p>
        </w:tc>
        <w:tc>
          <w:tcPr>
            <w:tcW w:w="461" w:type="pct"/>
          </w:tcPr>
          <w:p w14:paraId="1F15029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7.2%</w:t>
            </w:r>
          </w:p>
        </w:tc>
        <w:tc>
          <w:tcPr>
            <w:tcW w:w="461" w:type="pct"/>
          </w:tcPr>
          <w:p w14:paraId="0411446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[0.00–20.38]</w:t>
            </w:r>
          </w:p>
        </w:tc>
        <w:tc>
          <w:tcPr>
            <w:tcW w:w="461" w:type="pct"/>
          </w:tcPr>
          <w:p w14:paraId="257B072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11.0%</w:t>
            </w:r>
          </w:p>
        </w:tc>
        <w:tc>
          <w:tcPr>
            <w:tcW w:w="461" w:type="pct"/>
          </w:tcPr>
          <w:p w14:paraId="7BCF33A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0.10 [0.00–65.64]</w:t>
            </w:r>
          </w:p>
        </w:tc>
        <w:tc>
          <w:tcPr>
            <w:tcW w:w="457" w:type="pct"/>
          </w:tcPr>
          <w:p w14:paraId="56FE1DA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19.7%</w:t>
            </w:r>
          </w:p>
        </w:tc>
      </w:tr>
      <w:tr w:rsidR="00F27759" w:rsidRPr="00CE2A74" w14:paraId="13CB73BF" w14:textId="77777777" w:rsidTr="00E418BE">
        <w:trPr>
          <w:trHeight w:val="145"/>
        </w:trPr>
        <w:tc>
          <w:tcPr>
            <w:tcW w:w="393" w:type="pct"/>
            <w:vMerge/>
          </w:tcPr>
          <w:p w14:paraId="2ADB582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3BD16E1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6C7847D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5D6999E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[0.00–0.18]</w:t>
            </w:r>
          </w:p>
        </w:tc>
        <w:tc>
          <w:tcPr>
            <w:tcW w:w="461" w:type="pct"/>
          </w:tcPr>
          <w:p w14:paraId="37427B8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0.2%</w:t>
            </w:r>
          </w:p>
        </w:tc>
        <w:tc>
          <w:tcPr>
            <w:tcW w:w="461" w:type="pct"/>
          </w:tcPr>
          <w:p w14:paraId="0C88C10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[0.00–0.41]</w:t>
            </w:r>
          </w:p>
        </w:tc>
        <w:tc>
          <w:tcPr>
            <w:tcW w:w="461" w:type="pct"/>
          </w:tcPr>
          <w:p w14:paraId="7561259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0.7%</w:t>
            </w:r>
          </w:p>
        </w:tc>
        <w:tc>
          <w:tcPr>
            <w:tcW w:w="461" w:type="pct"/>
          </w:tcPr>
          <w:p w14:paraId="2AEC171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[0.00–0.98]</w:t>
            </w:r>
          </w:p>
        </w:tc>
        <w:tc>
          <w:tcPr>
            <w:tcW w:w="461" w:type="pct"/>
          </w:tcPr>
          <w:p w14:paraId="3E3E327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2.4%</w:t>
            </w:r>
          </w:p>
        </w:tc>
        <w:tc>
          <w:tcPr>
            <w:tcW w:w="461" w:type="pct"/>
          </w:tcPr>
          <w:p w14:paraId="7322845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0.10 [0.00–3.29]</w:t>
            </w:r>
          </w:p>
        </w:tc>
        <w:tc>
          <w:tcPr>
            <w:tcW w:w="457" w:type="pct"/>
          </w:tcPr>
          <w:p w14:paraId="0E3B4B7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11.1%</w:t>
            </w:r>
          </w:p>
        </w:tc>
      </w:tr>
      <w:tr w:rsidR="00F27759" w:rsidRPr="00CE2A74" w14:paraId="23F4B3CD" w14:textId="77777777" w:rsidTr="00E418BE">
        <w:trPr>
          <w:trHeight w:val="145"/>
        </w:trPr>
        <w:tc>
          <w:tcPr>
            <w:tcW w:w="393" w:type="pct"/>
            <w:vMerge/>
          </w:tcPr>
          <w:p w14:paraId="7F24137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val="restart"/>
          </w:tcPr>
          <w:p w14:paraId="260CAFF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Moderate</w:t>
            </w:r>
            <w:r w:rsidRPr="00CE2A74">
              <w:rPr>
                <w:rFonts w:ascii="Calibri" w:eastAsia="Arial" w:hAnsi="Calibri" w:cs="Calibri"/>
                <w:color w:val="000000"/>
                <w:sz w:val="18"/>
                <w:szCs w:val="18"/>
              </w:rPr>
              <w:t xml:space="preserve"> </w:t>
            </w:r>
            <w:r w:rsidRPr="008E22C3">
              <w:rPr>
                <w:rFonts w:ascii="Calibri" w:eastAsia="Arial" w:hAnsi="Calibri" w:cs="Calibri"/>
                <w:color w:val="000000" w:themeColor="text1"/>
                <w:sz w:val="18"/>
                <w:szCs w:val="18"/>
              </w:rPr>
              <w:t>transmission</w:t>
            </w:r>
            <w:commentRangeStart w:id="7"/>
            <w:commentRangeEnd w:id="7"/>
            <w:r>
              <w:rPr>
                <w:rStyle w:val="ad"/>
                <w:rFonts w:ascii="Calibri" w:eastAsia="Arial" w:hAnsi="Calibri" w:cs="Calibri"/>
                <w:color w:val="000000" w:themeColor="text1"/>
                <w:sz w:val="18"/>
                <w:szCs w:val="18"/>
              </w:rPr>
              <w:commentReference w:id="7"/>
            </w:r>
            <w:r>
              <w:rPr>
                <w:rFonts w:ascii="Calibri" w:eastAsia="Arial" w:hAnsi="Calibri" w:cs="Calibri"/>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4FC6DBC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1AE9A38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[0.00–5.59]</w:t>
            </w:r>
          </w:p>
        </w:tc>
        <w:tc>
          <w:tcPr>
            <w:tcW w:w="461" w:type="pct"/>
          </w:tcPr>
          <w:p w14:paraId="10343EA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5.5%</w:t>
            </w:r>
          </w:p>
        </w:tc>
        <w:tc>
          <w:tcPr>
            <w:tcW w:w="461" w:type="pct"/>
          </w:tcPr>
          <w:p w14:paraId="3F544BC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[0.00–10.37]</w:t>
            </w:r>
          </w:p>
        </w:tc>
        <w:tc>
          <w:tcPr>
            <w:tcW w:w="461" w:type="pct"/>
          </w:tcPr>
          <w:p w14:paraId="1FEB291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8.2%</w:t>
            </w:r>
          </w:p>
        </w:tc>
        <w:tc>
          <w:tcPr>
            <w:tcW w:w="461" w:type="pct"/>
          </w:tcPr>
          <w:p w14:paraId="1B9357F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0.05 [0.00–29.51]</w:t>
            </w:r>
          </w:p>
        </w:tc>
        <w:tc>
          <w:tcPr>
            <w:tcW w:w="461" w:type="pct"/>
          </w:tcPr>
          <w:p w14:paraId="7EA2F3C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12.6%</w:t>
            </w:r>
          </w:p>
        </w:tc>
        <w:tc>
          <w:tcPr>
            <w:tcW w:w="461" w:type="pct"/>
          </w:tcPr>
          <w:p w14:paraId="4C6DF61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0.22 [0.01–123.26]</w:t>
            </w:r>
          </w:p>
        </w:tc>
        <w:tc>
          <w:tcPr>
            <w:tcW w:w="457" w:type="pct"/>
          </w:tcPr>
          <w:p w14:paraId="318705C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25.7%</w:t>
            </w:r>
          </w:p>
        </w:tc>
      </w:tr>
      <w:tr w:rsidR="00F27759" w:rsidRPr="00CE2A74" w14:paraId="4CC52E3A" w14:textId="77777777" w:rsidTr="00E418BE">
        <w:trPr>
          <w:trHeight w:val="145"/>
        </w:trPr>
        <w:tc>
          <w:tcPr>
            <w:tcW w:w="393" w:type="pct"/>
            <w:vMerge/>
          </w:tcPr>
          <w:p w14:paraId="7DA28E8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6042765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70C36C6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14239CF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[0.00–3.99]</w:t>
            </w:r>
          </w:p>
        </w:tc>
        <w:tc>
          <w:tcPr>
            <w:tcW w:w="461" w:type="pct"/>
          </w:tcPr>
          <w:p w14:paraId="354983E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4.8%</w:t>
            </w:r>
          </w:p>
        </w:tc>
        <w:tc>
          <w:tcPr>
            <w:tcW w:w="461" w:type="pct"/>
          </w:tcPr>
          <w:p w14:paraId="6055018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[0.00–9.73]</w:t>
            </w:r>
          </w:p>
        </w:tc>
        <w:tc>
          <w:tcPr>
            <w:tcW w:w="461" w:type="pct"/>
          </w:tcPr>
          <w:p w14:paraId="3828EAD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7.6%</w:t>
            </w:r>
          </w:p>
        </w:tc>
        <w:tc>
          <w:tcPr>
            <w:tcW w:w="461" w:type="pct"/>
          </w:tcPr>
          <w:p w14:paraId="14C52C0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0.04 [0.00–18.20]</w:t>
            </w:r>
          </w:p>
        </w:tc>
        <w:tc>
          <w:tcPr>
            <w:tcW w:w="461" w:type="pct"/>
          </w:tcPr>
          <w:p w14:paraId="6B376CD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11.5%</w:t>
            </w:r>
          </w:p>
        </w:tc>
        <w:tc>
          <w:tcPr>
            <w:tcW w:w="461" w:type="pct"/>
          </w:tcPr>
          <w:p w14:paraId="4857AC4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0.16 [0.01–87.26]</w:t>
            </w:r>
          </w:p>
        </w:tc>
        <w:tc>
          <w:tcPr>
            <w:tcW w:w="457" w:type="pct"/>
          </w:tcPr>
          <w:p w14:paraId="66790BC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22.9%</w:t>
            </w:r>
          </w:p>
        </w:tc>
      </w:tr>
      <w:tr w:rsidR="00F27759" w:rsidRPr="00CE2A74" w14:paraId="573014A6" w14:textId="77777777" w:rsidTr="00E418BE">
        <w:trPr>
          <w:trHeight w:val="145"/>
        </w:trPr>
        <w:tc>
          <w:tcPr>
            <w:tcW w:w="393" w:type="pct"/>
            <w:vMerge/>
          </w:tcPr>
          <w:p w14:paraId="438B409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503A7CD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6ED3E14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5175475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[0.00–5.55]</w:t>
            </w:r>
          </w:p>
        </w:tc>
        <w:tc>
          <w:tcPr>
            <w:tcW w:w="461" w:type="pct"/>
          </w:tcPr>
          <w:p w14:paraId="1B3EAE7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5.0%</w:t>
            </w:r>
          </w:p>
        </w:tc>
        <w:tc>
          <w:tcPr>
            <w:tcW w:w="461" w:type="pct"/>
          </w:tcPr>
          <w:p w14:paraId="4EB71D1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[0.00–10.40]</w:t>
            </w:r>
          </w:p>
        </w:tc>
        <w:tc>
          <w:tcPr>
            <w:tcW w:w="461" w:type="pct"/>
          </w:tcPr>
          <w:p w14:paraId="61E3AE6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8.3%</w:t>
            </w:r>
          </w:p>
        </w:tc>
        <w:tc>
          <w:tcPr>
            <w:tcW w:w="461" w:type="pct"/>
          </w:tcPr>
          <w:p w14:paraId="76A5B3D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0.05 [0.00–19.80]</w:t>
            </w:r>
          </w:p>
        </w:tc>
        <w:tc>
          <w:tcPr>
            <w:tcW w:w="461" w:type="pct"/>
          </w:tcPr>
          <w:p w14:paraId="4DF097C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12.8%</w:t>
            </w:r>
          </w:p>
        </w:tc>
        <w:tc>
          <w:tcPr>
            <w:tcW w:w="461" w:type="pct"/>
          </w:tcPr>
          <w:p w14:paraId="21FB2C9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0.21 [0.01–100.39]</w:t>
            </w:r>
          </w:p>
        </w:tc>
        <w:tc>
          <w:tcPr>
            <w:tcW w:w="457" w:type="pct"/>
          </w:tcPr>
          <w:p w14:paraId="3BEB914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25.2%</w:t>
            </w:r>
          </w:p>
        </w:tc>
      </w:tr>
      <w:tr w:rsidR="00F27759" w:rsidRPr="00CE2A74" w14:paraId="19940A85" w14:textId="77777777" w:rsidTr="00E418BE">
        <w:trPr>
          <w:trHeight w:val="145"/>
        </w:trPr>
        <w:tc>
          <w:tcPr>
            <w:tcW w:w="393" w:type="pct"/>
            <w:vMerge/>
          </w:tcPr>
          <w:p w14:paraId="6A94FA5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705409B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6305508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5DEE1FF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[0.00–0.17]</w:t>
            </w:r>
          </w:p>
        </w:tc>
        <w:tc>
          <w:tcPr>
            <w:tcW w:w="461" w:type="pct"/>
          </w:tcPr>
          <w:p w14:paraId="134DC61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0.2%</w:t>
            </w:r>
          </w:p>
        </w:tc>
        <w:tc>
          <w:tcPr>
            <w:tcW w:w="461" w:type="pct"/>
          </w:tcPr>
          <w:p w14:paraId="29B5150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[0.00–0.43]</w:t>
            </w:r>
          </w:p>
        </w:tc>
        <w:tc>
          <w:tcPr>
            <w:tcW w:w="461" w:type="pct"/>
          </w:tcPr>
          <w:p w14:paraId="22F4A1F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0.8%</w:t>
            </w:r>
          </w:p>
        </w:tc>
        <w:tc>
          <w:tcPr>
            <w:tcW w:w="461" w:type="pct"/>
          </w:tcPr>
          <w:p w14:paraId="1DF6FE5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0.05 [0.00–0.98]</w:t>
            </w:r>
          </w:p>
        </w:tc>
        <w:tc>
          <w:tcPr>
            <w:tcW w:w="461" w:type="pct"/>
          </w:tcPr>
          <w:p w14:paraId="27890A0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2.4%</w:t>
            </w:r>
          </w:p>
        </w:tc>
        <w:tc>
          <w:tcPr>
            <w:tcW w:w="461" w:type="pct"/>
          </w:tcPr>
          <w:p w14:paraId="4F51A87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0.22 [0.02–4.58]</w:t>
            </w:r>
          </w:p>
        </w:tc>
        <w:tc>
          <w:tcPr>
            <w:tcW w:w="457" w:type="pct"/>
          </w:tcPr>
          <w:p w14:paraId="0AB9EBB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15.0%</w:t>
            </w:r>
          </w:p>
        </w:tc>
      </w:tr>
      <w:tr w:rsidR="00F27759" w:rsidRPr="00CE2A74" w14:paraId="67551AB0" w14:textId="77777777" w:rsidTr="00E418BE">
        <w:trPr>
          <w:trHeight w:val="145"/>
        </w:trPr>
        <w:tc>
          <w:tcPr>
            <w:tcW w:w="393" w:type="pct"/>
            <w:vMerge/>
          </w:tcPr>
          <w:p w14:paraId="5F6457A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val="restart"/>
          </w:tcPr>
          <w:p w14:paraId="2783522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 xml:space="preserve">High </w:t>
            </w:r>
            <w:r w:rsidRPr="008E22C3">
              <w:rPr>
                <w:rFonts w:ascii="Calibri" w:eastAsia="Arial" w:hAnsi="Calibri" w:cs="Calibri"/>
                <w:color w:val="000000" w:themeColor="text1"/>
                <w:sz w:val="18"/>
                <w:szCs w:val="18"/>
              </w:rPr>
              <w:t>transmission</w:t>
            </w:r>
            <w:commentRangeStart w:id="8"/>
            <w:commentRangeEnd w:id="8"/>
            <w:r>
              <w:rPr>
                <w:rStyle w:val="ad"/>
                <w:rFonts w:ascii="Calibri" w:eastAsia="Arial" w:hAnsi="Calibri" w:cs="Calibri"/>
                <w:color w:val="000000" w:themeColor="text1"/>
                <w:sz w:val="18"/>
                <w:szCs w:val="18"/>
              </w:rPr>
              <w:commentReference w:id="8"/>
            </w:r>
            <w:r>
              <w:rPr>
                <w:rFonts w:ascii="Calibri" w:eastAsia="Arial" w:hAnsi="Calibri" w:cs="Calibri"/>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73F3434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56692C4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[0.00–15.97]</w:t>
            </w:r>
          </w:p>
        </w:tc>
        <w:tc>
          <w:tcPr>
            <w:tcW w:w="461" w:type="pct"/>
          </w:tcPr>
          <w:p w14:paraId="1BD5454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9.2%</w:t>
            </w:r>
          </w:p>
        </w:tc>
        <w:tc>
          <w:tcPr>
            <w:tcW w:w="461" w:type="pct"/>
          </w:tcPr>
          <w:p w14:paraId="5FCFEE0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0.06 [0.00–38.23]</w:t>
            </w:r>
          </w:p>
        </w:tc>
        <w:tc>
          <w:tcPr>
            <w:tcW w:w="461" w:type="pct"/>
          </w:tcPr>
          <w:p w14:paraId="46EAE9E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13.9%</w:t>
            </w:r>
          </w:p>
        </w:tc>
        <w:tc>
          <w:tcPr>
            <w:tcW w:w="461" w:type="pct"/>
          </w:tcPr>
          <w:p w14:paraId="3D1BB2E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0.16 [0.00–92.94]</w:t>
            </w:r>
          </w:p>
        </w:tc>
        <w:tc>
          <w:tcPr>
            <w:tcW w:w="461" w:type="pct"/>
          </w:tcPr>
          <w:p w14:paraId="6AAA66E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22.7%</w:t>
            </w:r>
          </w:p>
        </w:tc>
        <w:tc>
          <w:tcPr>
            <w:tcW w:w="461" w:type="pct"/>
          </w:tcPr>
          <w:p w14:paraId="2639E3B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0.81 [0.02–502.70]</w:t>
            </w:r>
          </w:p>
        </w:tc>
        <w:tc>
          <w:tcPr>
            <w:tcW w:w="457" w:type="pct"/>
          </w:tcPr>
          <w:p w14:paraId="15E0ACE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46.2%</w:t>
            </w:r>
          </w:p>
        </w:tc>
      </w:tr>
      <w:tr w:rsidR="00F27759" w:rsidRPr="00CE2A74" w14:paraId="704BB6C1" w14:textId="77777777" w:rsidTr="00E418BE">
        <w:trPr>
          <w:trHeight w:val="145"/>
        </w:trPr>
        <w:tc>
          <w:tcPr>
            <w:tcW w:w="393" w:type="pct"/>
            <w:vMerge/>
          </w:tcPr>
          <w:p w14:paraId="46EDC1C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2A30DCF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2F98F2F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19AE2A1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[0.00–11.08]</w:t>
            </w:r>
          </w:p>
        </w:tc>
        <w:tc>
          <w:tcPr>
            <w:tcW w:w="461" w:type="pct"/>
          </w:tcPr>
          <w:p w14:paraId="4991F3A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8.1%</w:t>
            </w:r>
          </w:p>
        </w:tc>
        <w:tc>
          <w:tcPr>
            <w:tcW w:w="461" w:type="pct"/>
          </w:tcPr>
          <w:p w14:paraId="7F3CF6B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0.05 [0.00–23.72]</w:t>
            </w:r>
          </w:p>
        </w:tc>
        <w:tc>
          <w:tcPr>
            <w:tcW w:w="461" w:type="pct"/>
          </w:tcPr>
          <w:p w14:paraId="60D22C1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12.2%</w:t>
            </w:r>
          </w:p>
        </w:tc>
        <w:tc>
          <w:tcPr>
            <w:tcW w:w="461" w:type="pct"/>
          </w:tcPr>
          <w:p w14:paraId="79F2453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0.12 [0.00–70.76]</w:t>
            </w:r>
          </w:p>
        </w:tc>
        <w:tc>
          <w:tcPr>
            <w:tcW w:w="461" w:type="pct"/>
          </w:tcPr>
          <w:p w14:paraId="5E557D0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19.4%</w:t>
            </w:r>
          </w:p>
        </w:tc>
        <w:tc>
          <w:tcPr>
            <w:tcW w:w="461" w:type="pct"/>
          </w:tcPr>
          <w:p w14:paraId="10A99A8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0.64 [0.02–338.33]</w:t>
            </w:r>
          </w:p>
        </w:tc>
        <w:tc>
          <w:tcPr>
            <w:tcW w:w="457" w:type="pct"/>
          </w:tcPr>
          <w:p w14:paraId="55992C7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42.3%</w:t>
            </w:r>
          </w:p>
        </w:tc>
      </w:tr>
      <w:tr w:rsidR="00F27759" w:rsidRPr="00CE2A74" w14:paraId="34E6DD1D" w14:textId="77777777" w:rsidTr="00E418BE">
        <w:trPr>
          <w:trHeight w:val="145"/>
        </w:trPr>
        <w:tc>
          <w:tcPr>
            <w:tcW w:w="393" w:type="pct"/>
            <w:vMerge/>
          </w:tcPr>
          <w:p w14:paraId="23AF0F0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0DE0AEF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7FA4829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653273F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[0.00–15.65]</w:t>
            </w:r>
          </w:p>
        </w:tc>
        <w:tc>
          <w:tcPr>
            <w:tcW w:w="461" w:type="pct"/>
          </w:tcPr>
          <w:p w14:paraId="5B97522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9.0%</w:t>
            </w:r>
          </w:p>
        </w:tc>
        <w:tc>
          <w:tcPr>
            <w:tcW w:w="461" w:type="pct"/>
          </w:tcPr>
          <w:p w14:paraId="573754F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0.06 [0.00–30.56]</w:t>
            </w:r>
          </w:p>
        </w:tc>
        <w:tc>
          <w:tcPr>
            <w:tcW w:w="461" w:type="pct"/>
          </w:tcPr>
          <w:p w14:paraId="00C38DC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13.5%</w:t>
            </w:r>
          </w:p>
        </w:tc>
        <w:tc>
          <w:tcPr>
            <w:tcW w:w="461" w:type="pct"/>
          </w:tcPr>
          <w:p w14:paraId="6922E36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0.15 [0.00–73.77]</w:t>
            </w:r>
          </w:p>
        </w:tc>
        <w:tc>
          <w:tcPr>
            <w:tcW w:w="461" w:type="pct"/>
          </w:tcPr>
          <w:p w14:paraId="7A7AFDF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21.1%</w:t>
            </w:r>
          </w:p>
        </w:tc>
        <w:tc>
          <w:tcPr>
            <w:tcW w:w="461" w:type="pct"/>
          </w:tcPr>
          <w:p w14:paraId="5B6F168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0.78 [0.02–384.53]</w:t>
            </w:r>
          </w:p>
        </w:tc>
        <w:tc>
          <w:tcPr>
            <w:tcW w:w="457" w:type="pct"/>
          </w:tcPr>
          <w:p w14:paraId="4FC0DCE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45.4%</w:t>
            </w:r>
          </w:p>
        </w:tc>
      </w:tr>
      <w:tr w:rsidR="00F27759" w:rsidRPr="00CE2A74" w14:paraId="4EEA1107" w14:textId="77777777" w:rsidTr="00E418BE">
        <w:trPr>
          <w:trHeight w:val="145"/>
        </w:trPr>
        <w:tc>
          <w:tcPr>
            <w:tcW w:w="393" w:type="pct"/>
            <w:vMerge/>
          </w:tcPr>
          <w:p w14:paraId="17BD638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57A0CCA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4ED8C20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6C9803F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[0.00–0.55]</w:t>
            </w:r>
          </w:p>
        </w:tc>
        <w:tc>
          <w:tcPr>
            <w:tcW w:w="461" w:type="pct"/>
          </w:tcPr>
          <w:p w14:paraId="1EDE20B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1.4%</w:t>
            </w:r>
          </w:p>
        </w:tc>
        <w:tc>
          <w:tcPr>
            <w:tcW w:w="461" w:type="pct"/>
          </w:tcPr>
          <w:p w14:paraId="4A9A90B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0.06 [0.00–1.21]</w:t>
            </w:r>
          </w:p>
        </w:tc>
        <w:tc>
          <w:tcPr>
            <w:tcW w:w="461" w:type="pct"/>
          </w:tcPr>
          <w:p w14:paraId="26AE436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3.2%</w:t>
            </w:r>
          </w:p>
        </w:tc>
        <w:tc>
          <w:tcPr>
            <w:tcW w:w="461" w:type="pct"/>
          </w:tcPr>
          <w:p w14:paraId="065B88A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0.16 [0.01–3.19]</w:t>
            </w:r>
          </w:p>
        </w:tc>
        <w:tc>
          <w:tcPr>
            <w:tcW w:w="461" w:type="pct"/>
          </w:tcPr>
          <w:p w14:paraId="0095384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10.2%</w:t>
            </w:r>
          </w:p>
        </w:tc>
        <w:tc>
          <w:tcPr>
            <w:tcW w:w="461" w:type="pct"/>
          </w:tcPr>
          <w:p w14:paraId="779D6AB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0.82 [0.05–16.36]</w:t>
            </w:r>
          </w:p>
        </w:tc>
        <w:tc>
          <w:tcPr>
            <w:tcW w:w="457" w:type="pct"/>
          </w:tcPr>
          <w:p w14:paraId="6D14B82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45.0%</w:t>
            </w:r>
          </w:p>
        </w:tc>
      </w:tr>
      <w:tr w:rsidR="00F27759" w:rsidRPr="00CE2A74" w14:paraId="764D5A0F" w14:textId="77777777" w:rsidTr="00E418BE">
        <w:trPr>
          <w:trHeight w:val="465"/>
        </w:trPr>
        <w:tc>
          <w:tcPr>
            <w:tcW w:w="393" w:type="pct"/>
            <w:vMerge w:val="restart"/>
          </w:tcPr>
          <w:p w14:paraId="049C176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Benefit risk ratio for</w:t>
            </w:r>
          </w:p>
          <w:p w14:paraId="733BA14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SAE</w:t>
            </w:r>
          </w:p>
        </w:tc>
        <w:tc>
          <w:tcPr>
            <w:tcW w:w="670" w:type="pct"/>
            <w:vMerge w:val="restart"/>
          </w:tcPr>
          <w:p w14:paraId="51A774E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 xml:space="preserve">Low </w:t>
            </w:r>
            <w:r w:rsidRPr="008E22C3">
              <w:rPr>
                <w:rFonts w:ascii="Calibri" w:eastAsia="Arial" w:hAnsi="Calibri" w:cs="Calibri"/>
                <w:color w:val="000000" w:themeColor="text1"/>
                <w:sz w:val="18"/>
                <w:szCs w:val="18"/>
              </w:rPr>
              <w:t>transmission</w:t>
            </w:r>
            <w:commentRangeStart w:id="9"/>
            <w:commentRangeEnd w:id="9"/>
            <w:r>
              <w:rPr>
                <w:rStyle w:val="ad"/>
                <w:rFonts w:ascii="Calibri" w:eastAsia="Arial" w:hAnsi="Calibri" w:cs="Calibri"/>
                <w:color w:val="000000" w:themeColor="text1"/>
                <w:sz w:val="18"/>
                <w:szCs w:val="18"/>
              </w:rPr>
              <w:commentReference w:id="9"/>
            </w:r>
            <w:r>
              <w:rPr>
                <w:rFonts w:ascii="Calibri" w:eastAsia="Arial" w:hAnsi="Calibri" w:cs="Calibri"/>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203D178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62BCDD8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[0.00–0.33]</w:t>
            </w:r>
          </w:p>
        </w:tc>
        <w:tc>
          <w:tcPr>
            <w:tcW w:w="461" w:type="pct"/>
          </w:tcPr>
          <w:p w14:paraId="028A659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0.1%</w:t>
            </w:r>
          </w:p>
        </w:tc>
        <w:tc>
          <w:tcPr>
            <w:tcW w:w="461" w:type="pct"/>
          </w:tcPr>
          <w:p w14:paraId="1267655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0.04 [0.00–0.74]</w:t>
            </w:r>
          </w:p>
        </w:tc>
        <w:tc>
          <w:tcPr>
            <w:tcW w:w="461" w:type="pct"/>
          </w:tcPr>
          <w:p w14:paraId="23A853A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w:t>
            </w:r>
          </w:p>
        </w:tc>
        <w:tc>
          <w:tcPr>
            <w:tcW w:w="461" w:type="pct"/>
          </w:tcPr>
          <w:p w14:paraId="0B9E780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0.10 [0.01–1.71]</w:t>
            </w:r>
          </w:p>
        </w:tc>
        <w:tc>
          <w:tcPr>
            <w:tcW w:w="461" w:type="pct"/>
          </w:tcPr>
          <w:p w14:paraId="597055A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7.6%</w:t>
            </w:r>
          </w:p>
        </w:tc>
        <w:tc>
          <w:tcPr>
            <w:tcW w:w="461" w:type="pct"/>
          </w:tcPr>
          <w:p w14:paraId="4592B3B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0.31 [0.02–5.90]</w:t>
            </w:r>
          </w:p>
        </w:tc>
        <w:tc>
          <w:tcPr>
            <w:tcW w:w="457" w:type="pct"/>
          </w:tcPr>
          <w:p w14:paraId="280581B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28.7%</w:t>
            </w:r>
          </w:p>
        </w:tc>
      </w:tr>
      <w:tr w:rsidR="00F27759" w:rsidRPr="00CE2A74" w14:paraId="49E70536" w14:textId="77777777" w:rsidTr="00E418BE">
        <w:trPr>
          <w:trHeight w:val="145"/>
        </w:trPr>
        <w:tc>
          <w:tcPr>
            <w:tcW w:w="393" w:type="pct"/>
            <w:vMerge/>
          </w:tcPr>
          <w:p w14:paraId="1084EDD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56A4CBE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0B307B9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5E01718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[0.00–0.16]</w:t>
            </w:r>
          </w:p>
        </w:tc>
        <w:tc>
          <w:tcPr>
            <w:tcW w:w="461" w:type="pct"/>
          </w:tcPr>
          <w:p w14:paraId="786CE13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0408FC6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[0.00–0.34]</w:t>
            </w:r>
          </w:p>
        </w:tc>
        <w:tc>
          <w:tcPr>
            <w:tcW w:w="461" w:type="pct"/>
          </w:tcPr>
          <w:p w14:paraId="67C709C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0.2%</w:t>
            </w:r>
          </w:p>
        </w:tc>
        <w:tc>
          <w:tcPr>
            <w:tcW w:w="461" w:type="pct"/>
          </w:tcPr>
          <w:p w14:paraId="59CDF5E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0.05 [0.00–0.79]</w:t>
            </w:r>
          </w:p>
        </w:tc>
        <w:tc>
          <w:tcPr>
            <w:tcW w:w="461" w:type="pct"/>
          </w:tcPr>
          <w:p w14:paraId="4D5F48A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1.4%</w:t>
            </w:r>
          </w:p>
        </w:tc>
        <w:tc>
          <w:tcPr>
            <w:tcW w:w="461" w:type="pct"/>
          </w:tcPr>
          <w:p w14:paraId="5B730F2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0.15 [0.01–2.85]</w:t>
            </w:r>
          </w:p>
        </w:tc>
        <w:tc>
          <w:tcPr>
            <w:tcW w:w="457" w:type="pct"/>
          </w:tcPr>
          <w:p w14:paraId="681A096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14.3%</w:t>
            </w:r>
          </w:p>
        </w:tc>
      </w:tr>
      <w:tr w:rsidR="00F27759" w:rsidRPr="00CE2A74" w14:paraId="56D1EB45" w14:textId="77777777" w:rsidTr="00E418BE">
        <w:trPr>
          <w:trHeight w:val="145"/>
        </w:trPr>
        <w:tc>
          <w:tcPr>
            <w:tcW w:w="393" w:type="pct"/>
            <w:vMerge/>
          </w:tcPr>
          <w:p w14:paraId="3EBFD83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60D56EA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7703900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5EB94AB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[0.00–0.10]</w:t>
            </w:r>
          </w:p>
        </w:tc>
        <w:tc>
          <w:tcPr>
            <w:tcW w:w="461" w:type="pct"/>
          </w:tcPr>
          <w:p w14:paraId="05731C3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2C0EB23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[0.00–0.22]</w:t>
            </w:r>
          </w:p>
        </w:tc>
        <w:tc>
          <w:tcPr>
            <w:tcW w:w="461" w:type="pct"/>
          </w:tcPr>
          <w:p w14:paraId="4AD6C27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0.1%</w:t>
            </w:r>
          </w:p>
        </w:tc>
        <w:tc>
          <w:tcPr>
            <w:tcW w:w="461" w:type="pct"/>
          </w:tcPr>
          <w:p w14:paraId="2BEF1FB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[0.00–0.53]</w:t>
            </w:r>
          </w:p>
        </w:tc>
        <w:tc>
          <w:tcPr>
            <w:tcW w:w="461" w:type="pct"/>
          </w:tcPr>
          <w:p w14:paraId="0FA0196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0.6%</w:t>
            </w:r>
          </w:p>
        </w:tc>
        <w:tc>
          <w:tcPr>
            <w:tcW w:w="461" w:type="pct"/>
          </w:tcPr>
          <w:p w14:paraId="0BFA61A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0.10 [0.01–1.83]</w:t>
            </w:r>
          </w:p>
        </w:tc>
        <w:tc>
          <w:tcPr>
            <w:tcW w:w="457" w:type="pct"/>
          </w:tcPr>
          <w:p w14:paraId="1F81EF9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7.9%</w:t>
            </w:r>
          </w:p>
        </w:tc>
      </w:tr>
      <w:tr w:rsidR="00F27759" w:rsidRPr="00CE2A74" w14:paraId="202BDE3B" w14:textId="77777777" w:rsidTr="00E418BE">
        <w:trPr>
          <w:trHeight w:val="145"/>
        </w:trPr>
        <w:tc>
          <w:tcPr>
            <w:tcW w:w="393" w:type="pct"/>
            <w:vMerge/>
          </w:tcPr>
          <w:p w14:paraId="4E3B875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5CC4D7B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0693AA8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6A00940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0.00 [0.00–0.04]</w:t>
            </w:r>
          </w:p>
        </w:tc>
        <w:tc>
          <w:tcPr>
            <w:tcW w:w="461" w:type="pct"/>
          </w:tcPr>
          <w:p w14:paraId="333B3B0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0254C37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0.00 [0.00–0.08]</w:t>
            </w:r>
          </w:p>
        </w:tc>
        <w:tc>
          <w:tcPr>
            <w:tcW w:w="461" w:type="pct"/>
          </w:tcPr>
          <w:p w14:paraId="08DB044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5540923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[0.00–0.18]</w:t>
            </w:r>
          </w:p>
        </w:tc>
        <w:tc>
          <w:tcPr>
            <w:tcW w:w="461" w:type="pct"/>
          </w:tcPr>
          <w:p w14:paraId="2935C76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0F2E670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0.04 [0.00–0.65]</w:t>
            </w:r>
          </w:p>
        </w:tc>
        <w:tc>
          <w:tcPr>
            <w:tcW w:w="457" w:type="pct"/>
          </w:tcPr>
          <w:p w14:paraId="0234018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0.8%</w:t>
            </w:r>
          </w:p>
        </w:tc>
      </w:tr>
      <w:tr w:rsidR="00F27759" w:rsidRPr="00CE2A74" w14:paraId="608EAA5C" w14:textId="77777777" w:rsidTr="00E418BE">
        <w:trPr>
          <w:trHeight w:val="145"/>
        </w:trPr>
        <w:tc>
          <w:tcPr>
            <w:tcW w:w="393" w:type="pct"/>
            <w:vMerge/>
          </w:tcPr>
          <w:p w14:paraId="4DF941C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val="restart"/>
          </w:tcPr>
          <w:p w14:paraId="6E5D063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 xml:space="preserve">Moderate </w:t>
            </w:r>
            <w:r w:rsidRPr="008E22C3">
              <w:rPr>
                <w:rFonts w:ascii="Calibri" w:eastAsia="Arial" w:hAnsi="Calibri" w:cs="Calibri"/>
                <w:color w:val="000000" w:themeColor="text1"/>
                <w:sz w:val="18"/>
                <w:szCs w:val="18"/>
              </w:rPr>
              <w:t>transmission</w:t>
            </w:r>
            <w:commentRangeStart w:id="10"/>
            <w:commentRangeEnd w:id="10"/>
            <w:r>
              <w:rPr>
                <w:rStyle w:val="ad"/>
                <w:rFonts w:ascii="Calibri" w:eastAsia="Arial" w:hAnsi="Calibri" w:cs="Calibri"/>
                <w:color w:val="000000" w:themeColor="text1"/>
                <w:sz w:val="18"/>
                <w:szCs w:val="18"/>
              </w:rPr>
              <w:commentReference w:id="10"/>
            </w:r>
            <w:r>
              <w:rPr>
                <w:rFonts w:ascii="Calibri" w:eastAsia="Arial" w:hAnsi="Calibri" w:cs="Calibri"/>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01C4828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6ACFB24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[0.00–0.26]</w:t>
            </w:r>
          </w:p>
        </w:tc>
        <w:tc>
          <w:tcPr>
            <w:tcW w:w="461" w:type="pct"/>
          </w:tcPr>
          <w:p w14:paraId="3CF7541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0.1%</w:t>
            </w:r>
          </w:p>
        </w:tc>
        <w:tc>
          <w:tcPr>
            <w:tcW w:w="461" w:type="pct"/>
          </w:tcPr>
          <w:p w14:paraId="7760EDC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0.07 [0.01–0.63]</w:t>
            </w:r>
          </w:p>
        </w:tc>
        <w:tc>
          <w:tcPr>
            <w:tcW w:w="461" w:type="pct"/>
          </w:tcPr>
          <w:p w14:paraId="5C8E26A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0.9%</w:t>
            </w:r>
          </w:p>
        </w:tc>
        <w:tc>
          <w:tcPr>
            <w:tcW w:w="461" w:type="pct"/>
          </w:tcPr>
          <w:p w14:paraId="546DEC8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0.18 [0.02–1.36]</w:t>
            </w:r>
          </w:p>
        </w:tc>
        <w:tc>
          <w:tcPr>
            <w:tcW w:w="461" w:type="pct"/>
          </w:tcPr>
          <w:p w14:paraId="181897D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4.6%</w:t>
            </w:r>
          </w:p>
        </w:tc>
        <w:tc>
          <w:tcPr>
            <w:tcW w:w="461" w:type="pct"/>
          </w:tcPr>
          <w:p w14:paraId="0285086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0.77 [0.10–6.94]</w:t>
            </w:r>
          </w:p>
        </w:tc>
        <w:tc>
          <w:tcPr>
            <w:tcW w:w="457" w:type="pct"/>
          </w:tcPr>
          <w:p w14:paraId="44A09C0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40.6%</w:t>
            </w:r>
          </w:p>
        </w:tc>
      </w:tr>
      <w:tr w:rsidR="00F27759" w:rsidRPr="00CE2A74" w14:paraId="7623F828" w14:textId="77777777" w:rsidTr="00E418BE">
        <w:trPr>
          <w:trHeight w:val="145"/>
        </w:trPr>
        <w:tc>
          <w:tcPr>
            <w:tcW w:w="393" w:type="pct"/>
            <w:vMerge/>
          </w:tcPr>
          <w:p w14:paraId="5C2A78E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646CAB2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37EDE4D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3C70A30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[0.00–0.14]</w:t>
            </w:r>
          </w:p>
        </w:tc>
        <w:tc>
          <w:tcPr>
            <w:tcW w:w="461" w:type="pct"/>
          </w:tcPr>
          <w:p w14:paraId="482B5A1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422B618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0.04 [0.00–0.29]</w:t>
            </w:r>
          </w:p>
        </w:tc>
        <w:tc>
          <w:tcPr>
            <w:tcW w:w="461" w:type="pct"/>
          </w:tcPr>
          <w:p w14:paraId="1549044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0.1%</w:t>
            </w:r>
          </w:p>
        </w:tc>
        <w:tc>
          <w:tcPr>
            <w:tcW w:w="461" w:type="pct"/>
          </w:tcPr>
          <w:p w14:paraId="2D3522C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0.08 [0.01–0.67]</w:t>
            </w:r>
          </w:p>
        </w:tc>
        <w:tc>
          <w:tcPr>
            <w:tcW w:w="461" w:type="pct"/>
          </w:tcPr>
          <w:p w14:paraId="6A832A9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0.7%</w:t>
            </w:r>
          </w:p>
        </w:tc>
        <w:tc>
          <w:tcPr>
            <w:tcW w:w="461" w:type="pct"/>
          </w:tcPr>
          <w:p w14:paraId="4505D2F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0.37 [0.05–3.19]</w:t>
            </w:r>
          </w:p>
        </w:tc>
        <w:tc>
          <w:tcPr>
            <w:tcW w:w="457" w:type="pct"/>
          </w:tcPr>
          <w:p w14:paraId="0B7A83E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17.5%</w:t>
            </w:r>
          </w:p>
        </w:tc>
      </w:tr>
      <w:tr w:rsidR="00F27759" w:rsidRPr="00CE2A74" w14:paraId="39B66718" w14:textId="77777777" w:rsidTr="00E418BE">
        <w:trPr>
          <w:trHeight w:val="145"/>
        </w:trPr>
        <w:tc>
          <w:tcPr>
            <w:tcW w:w="393" w:type="pct"/>
            <w:vMerge/>
          </w:tcPr>
          <w:p w14:paraId="5CF4074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18C8D6B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6BE0DCE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2C866D6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[0.00–0.08]</w:t>
            </w:r>
          </w:p>
        </w:tc>
        <w:tc>
          <w:tcPr>
            <w:tcW w:w="461" w:type="pct"/>
          </w:tcPr>
          <w:p w14:paraId="3C1F847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2028F19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[0.00–0.19]</w:t>
            </w:r>
          </w:p>
        </w:tc>
        <w:tc>
          <w:tcPr>
            <w:tcW w:w="461" w:type="pct"/>
          </w:tcPr>
          <w:p w14:paraId="5DC80D9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0.1%</w:t>
            </w:r>
          </w:p>
        </w:tc>
        <w:tc>
          <w:tcPr>
            <w:tcW w:w="461" w:type="pct"/>
          </w:tcPr>
          <w:p w14:paraId="5EBDF90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0.05 [0.01–0.43]</w:t>
            </w:r>
          </w:p>
        </w:tc>
        <w:tc>
          <w:tcPr>
            <w:tcW w:w="461" w:type="pct"/>
          </w:tcPr>
          <w:p w14:paraId="39074A9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0.1%</w:t>
            </w:r>
          </w:p>
        </w:tc>
        <w:tc>
          <w:tcPr>
            <w:tcW w:w="461" w:type="pct"/>
          </w:tcPr>
          <w:p w14:paraId="67C5AD3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0.24 [0.03–2.06]</w:t>
            </w:r>
          </w:p>
        </w:tc>
        <w:tc>
          <w:tcPr>
            <w:tcW w:w="457" w:type="pct"/>
          </w:tcPr>
          <w:p w14:paraId="2593FF5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9.5%</w:t>
            </w:r>
          </w:p>
        </w:tc>
      </w:tr>
      <w:tr w:rsidR="00F27759" w:rsidRPr="00CE2A74" w14:paraId="69818605" w14:textId="77777777" w:rsidTr="00E418BE">
        <w:trPr>
          <w:trHeight w:val="145"/>
        </w:trPr>
        <w:tc>
          <w:tcPr>
            <w:tcW w:w="393" w:type="pct"/>
            <w:vMerge/>
          </w:tcPr>
          <w:p w14:paraId="259DE50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3568FBB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178C723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02069BA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0.00 [0.00–0.03]</w:t>
            </w:r>
          </w:p>
        </w:tc>
        <w:tc>
          <w:tcPr>
            <w:tcW w:w="461" w:type="pct"/>
          </w:tcPr>
          <w:p w14:paraId="528EDA5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4D5B390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[0.00–0.07]</w:t>
            </w:r>
          </w:p>
        </w:tc>
        <w:tc>
          <w:tcPr>
            <w:tcW w:w="461" w:type="pct"/>
          </w:tcPr>
          <w:p w14:paraId="3FA801A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2B547FB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0.02 [0.00–0.15]</w:t>
            </w:r>
          </w:p>
        </w:tc>
        <w:tc>
          <w:tcPr>
            <w:tcW w:w="461" w:type="pct"/>
          </w:tcPr>
          <w:p w14:paraId="63B5839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4585794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0.10 [0.01–0.66]</w:t>
            </w:r>
          </w:p>
        </w:tc>
        <w:tc>
          <w:tcPr>
            <w:tcW w:w="457" w:type="pct"/>
          </w:tcPr>
          <w:p w14:paraId="2C8AF26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0.9%</w:t>
            </w:r>
          </w:p>
        </w:tc>
      </w:tr>
      <w:tr w:rsidR="00F27759" w:rsidRPr="00CE2A74" w14:paraId="53812F46" w14:textId="77777777" w:rsidTr="00E418BE">
        <w:trPr>
          <w:trHeight w:val="145"/>
        </w:trPr>
        <w:tc>
          <w:tcPr>
            <w:tcW w:w="393" w:type="pct"/>
            <w:vMerge/>
          </w:tcPr>
          <w:p w14:paraId="28FF67A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val="restart"/>
          </w:tcPr>
          <w:p w14:paraId="6938327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 xml:space="preserve">High </w:t>
            </w:r>
            <w:r w:rsidRPr="008E22C3">
              <w:rPr>
                <w:rFonts w:ascii="Calibri" w:eastAsia="Arial" w:hAnsi="Calibri" w:cs="Calibri"/>
                <w:color w:val="000000" w:themeColor="text1"/>
                <w:sz w:val="18"/>
                <w:szCs w:val="18"/>
              </w:rPr>
              <w:t>transmission</w:t>
            </w:r>
            <w:commentRangeStart w:id="11"/>
            <w:commentRangeEnd w:id="11"/>
            <w:r>
              <w:rPr>
                <w:rStyle w:val="ad"/>
                <w:rFonts w:ascii="Calibri" w:eastAsia="Arial" w:hAnsi="Calibri" w:cs="Calibri"/>
                <w:color w:val="000000" w:themeColor="text1"/>
                <w:sz w:val="18"/>
                <w:szCs w:val="18"/>
              </w:rPr>
              <w:commentReference w:id="11"/>
            </w:r>
            <w:r>
              <w:rPr>
                <w:rFonts w:ascii="Calibri" w:eastAsia="Arial" w:hAnsi="Calibri" w:cs="Calibri"/>
                <w:color w:val="000000" w:themeColor="text1"/>
                <w:sz w:val="18"/>
                <w:szCs w:val="18"/>
              </w:rPr>
              <w:t xml:space="preserve"> </w:t>
            </w:r>
            <w:r>
              <w:rPr>
                <w:rFonts w:ascii="Calibri" w:eastAsia="Arial" w:hAnsi="Calibri" w:cs="Calibri"/>
                <w:color w:val="000000" w:themeColor="text1"/>
                <w:sz w:val="18"/>
                <w:szCs w:val="18"/>
                <w:lang w:val="en-US"/>
              </w:rPr>
              <w:t>setting</w:t>
            </w:r>
          </w:p>
        </w:tc>
        <w:tc>
          <w:tcPr>
            <w:tcW w:w="314" w:type="pct"/>
          </w:tcPr>
          <w:p w14:paraId="2BF5771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1-11</w:t>
            </w:r>
          </w:p>
        </w:tc>
        <w:tc>
          <w:tcPr>
            <w:tcW w:w="400" w:type="pct"/>
          </w:tcPr>
          <w:p w14:paraId="02E6A87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0.10 [0.01–0.82]</w:t>
            </w:r>
          </w:p>
        </w:tc>
        <w:tc>
          <w:tcPr>
            <w:tcW w:w="461" w:type="pct"/>
          </w:tcPr>
          <w:p w14:paraId="65D9A16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1.6%</w:t>
            </w:r>
          </w:p>
        </w:tc>
        <w:tc>
          <w:tcPr>
            <w:tcW w:w="461" w:type="pct"/>
          </w:tcPr>
          <w:p w14:paraId="6912449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0.21 [0.01–1.93]</w:t>
            </w:r>
          </w:p>
        </w:tc>
        <w:tc>
          <w:tcPr>
            <w:tcW w:w="461" w:type="pct"/>
          </w:tcPr>
          <w:p w14:paraId="7CDE209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9.6%</w:t>
            </w:r>
          </w:p>
        </w:tc>
        <w:tc>
          <w:tcPr>
            <w:tcW w:w="461" w:type="pct"/>
          </w:tcPr>
          <w:p w14:paraId="7095CCA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0.57 [0.04–4.99]</w:t>
            </w:r>
          </w:p>
        </w:tc>
        <w:tc>
          <w:tcPr>
            <w:tcW w:w="461" w:type="pct"/>
          </w:tcPr>
          <w:p w14:paraId="3DD8DD3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32.4%</w:t>
            </w:r>
          </w:p>
        </w:tc>
        <w:tc>
          <w:tcPr>
            <w:tcW w:w="461" w:type="pct"/>
          </w:tcPr>
          <w:p w14:paraId="43AA4F0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2.98 [0.22–25.15]</w:t>
            </w:r>
          </w:p>
        </w:tc>
        <w:tc>
          <w:tcPr>
            <w:tcW w:w="457" w:type="pct"/>
          </w:tcPr>
          <w:p w14:paraId="77A6C28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80.7%</w:t>
            </w:r>
          </w:p>
        </w:tc>
      </w:tr>
      <w:tr w:rsidR="00F27759" w:rsidRPr="00CE2A74" w14:paraId="1C8A88DD" w14:textId="77777777" w:rsidTr="00E418BE">
        <w:trPr>
          <w:trHeight w:val="145"/>
        </w:trPr>
        <w:tc>
          <w:tcPr>
            <w:tcW w:w="393" w:type="pct"/>
            <w:vMerge/>
          </w:tcPr>
          <w:p w14:paraId="1DFF6AD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6AB3A9B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09823D2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12-17</w:t>
            </w:r>
          </w:p>
        </w:tc>
        <w:tc>
          <w:tcPr>
            <w:tcW w:w="400" w:type="pct"/>
          </w:tcPr>
          <w:p w14:paraId="6471B89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0.05 [0.00–0.40]</w:t>
            </w:r>
          </w:p>
        </w:tc>
        <w:tc>
          <w:tcPr>
            <w:tcW w:w="461" w:type="pct"/>
          </w:tcPr>
          <w:p w14:paraId="79C28EF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0.2%</w:t>
            </w:r>
          </w:p>
        </w:tc>
        <w:tc>
          <w:tcPr>
            <w:tcW w:w="461" w:type="pct"/>
          </w:tcPr>
          <w:p w14:paraId="37F41A2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0.11 [0.01–0.90]</w:t>
            </w:r>
          </w:p>
        </w:tc>
        <w:tc>
          <w:tcPr>
            <w:tcW w:w="461" w:type="pct"/>
          </w:tcPr>
          <w:p w14:paraId="2A9B7A39"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1.7%</w:t>
            </w:r>
          </w:p>
        </w:tc>
        <w:tc>
          <w:tcPr>
            <w:tcW w:w="461" w:type="pct"/>
          </w:tcPr>
          <w:p w14:paraId="29AC9774"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0.27 [0.01–2.16]</w:t>
            </w:r>
          </w:p>
        </w:tc>
        <w:tc>
          <w:tcPr>
            <w:tcW w:w="461" w:type="pct"/>
          </w:tcPr>
          <w:p w14:paraId="5D3B003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12.1%</w:t>
            </w:r>
          </w:p>
        </w:tc>
        <w:tc>
          <w:tcPr>
            <w:tcW w:w="461" w:type="pct"/>
          </w:tcPr>
          <w:p w14:paraId="3B83942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1.45 [0.10–11.28]</w:t>
            </w:r>
          </w:p>
        </w:tc>
        <w:tc>
          <w:tcPr>
            <w:tcW w:w="457" w:type="pct"/>
          </w:tcPr>
          <w:p w14:paraId="41D8283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61.5%</w:t>
            </w:r>
          </w:p>
        </w:tc>
      </w:tr>
      <w:tr w:rsidR="00F27759" w:rsidRPr="00CE2A74" w14:paraId="0C9906E7" w14:textId="77777777" w:rsidTr="00E418BE">
        <w:trPr>
          <w:trHeight w:val="145"/>
        </w:trPr>
        <w:tc>
          <w:tcPr>
            <w:tcW w:w="393" w:type="pct"/>
            <w:vMerge/>
          </w:tcPr>
          <w:p w14:paraId="09B14E7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721B1BD1"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150707C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18-64</w:t>
            </w:r>
          </w:p>
        </w:tc>
        <w:tc>
          <w:tcPr>
            <w:tcW w:w="400" w:type="pct"/>
          </w:tcPr>
          <w:p w14:paraId="49C32C7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[0.00–0.27]</w:t>
            </w:r>
          </w:p>
        </w:tc>
        <w:tc>
          <w:tcPr>
            <w:tcW w:w="461" w:type="pct"/>
          </w:tcPr>
          <w:p w14:paraId="5F8CFD9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3EEA2E9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0.07 [0.00–0.57]</w:t>
            </w:r>
          </w:p>
        </w:tc>
        <w:tc>
          <w:tcPr>
            <w:tcW w:w="461" w:type="pct"/>
          </w:tcPr>
          <w:p w14:paraId="390A971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0.4%</w:t>
            </w:r>
          </w:p>
        </w:tc>
        <w:tc>
          <w:tcPr>
            <w:tcW w:w="461" w:type="pct"/>
          </w:tcPr>
          <w:p w14:paraId="66545D8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0.17 [0.01–1.44]</w:t>
            </w:r>
          </w:p>
        </w:tc>
        <w:tc>
          <w:tcPr>
            <w:tcW w:w="461" w:type="pct"/>
          </w:tcPr>
          <w:p w14:paraId="4D95A32B"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5.7%</w:t>
            </w:r>
          </w:p>
        </w:tc>
        <w:tc>
          <w:tcPr>
            <w:tcW w:w="461" w:type="pct"/>
          </w:tcPr>
          <w:p w14:paraId="00A18443"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0.91 [0.06–7.45]</w:t>
            </w:r>
          </w:p>
        </w:tc>
        <w:tc>
          <w:tcPr>
            <w:tcW w:w="457" w:type="pct"/>
          </w:tcPr>
          <w:p w14:paraId="4F5BB76F"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46.9%</w:t>
            </w:r>
          </w:p>
        </w:tc>
      </w:tr>
      <w:tr w:rsidR="00F27759" w:rsidRPr="00CE2A74" w14:paraId="50F86763" w14:textId="77777777" w:rsidTr="00E418BE">
        <w:trPr>
          <w:trHeight w:val="145"/>
        </w:trPr>
        <w:tc>
          <w:tcPr>
            <w:tcW w:w="393" w:type="pct"/>
            <w:vMerge/>
          </w:tcPr>
          <w:p w14:paraId="65AA883C"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70" w:type="pct"/>
            <w:vMerge/>
          </w:tcPr>
          <w:p w14:paraId="5A39481A"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14" w:type="pct"/>
          </w:tcPr>
          <w:p w14:paraId="628FF345"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8E22C3">
              <w:rPr>
                <w:rFonts w:ascii="Calibri" w:eastAsia="Arial" w:hAnsi="Calibri" w:cs="Calibri"/>
                <w:color w:val="000000"/>
                <w:sz w:val="18"/>
                <w:szCs w:val="18"/>
              </w:rPr>
              <w:t>65+</w:t>
            </w:r>
          </w:p>
        </w:tc>
        <w:tc>
          <w:tcPr>
            <w:tcW w:w="400" w:type="pct"/>
          </w:tcPr>
          <w:p w14:paraId="47749880"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0.01 [0.00–0.09]</w:t>
            </w:r>
          </w:p>
        </w:tc>
        <w:tc>
          <w:tcPr>
            <w:tcW w:w="461" w:type="pct"/>
          </w:tcPr>
          <w:p w14:paraId="5F0B38B2"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4C8AE87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0.03 [0.00–0.20]</w:t>
            </w:r>
          </w:p>
        </w:tc>
        <w:tc>
          <w:tcPr>
            <w:tcW w:w="461" w:type="pct"/>
          </w:tcPr>
          <w:p w14:paraId="08051B57"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0.0%</w:t>
            </w:r>
          </w:p>
        </w:tc>
        <w:tc>
          <w:tcPr>
            <w:tcW w:w="461" w:type="pct"/>
          </w:tcPr>
          <w:p w14:paraId="46F6809E"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0.07 [0.00–0.50]</w:t>
            </w:r>
          </w:p>
        </w:tc>
        <w:tc>
          <w:tcPr>
            <w:tcW w:w="461" w:type="pct"/>
          </w:tcPr>
          <w:p w14:paraId="79B10716"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0.2%</w:t>
            </w:r>
          </w:p>
        </w:tc>
        <w:tc>
          <w:tcPr>
            <w:tcW w:w="461" w:type="pct"/>
          </w:tcPr>
          <w:p w14:paraId="1769C118"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8E22C3">
              <w:rPr>
                <w:rFonts w:ascii="Calibri" w:eastAsia="Arial" w:hAnsi="Calibri" w:cs="Calibri"/>
                <w:color w:val="000000"/>
                <w:sz w:val="18"/>
                <w:szCs w:val="18"/>
              </w:rPr>
              <w:t>0.35 [0.03–2.59]</w:t>
            </w:r>
          </w:p>
        </w:tc>
        <w:tc>
          <w:tcPr>
            <w:tcW w:w="457" w:type="pct"/>
          </w:tcPr>
          <w:p w14:paraId="4F2170FD" w14:textId="77777777" w:rsidR="00F27759" w:rsidRPr="008E22C3"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17.8%</w:t>
            </w:r>
          </w:p>
        </w:tc>
      </w:tr>
    </w:tbl>
    <w:p w14:paraId="64A313C2" w14:textId="77777777" w:rsidR="00F27759" w:rsidRPr="00EF0785" w:rsidRDefault="00F27759" w:rsidP="00F27759">
      <w:pPr>
        <w:spacing w:line="360" w:lineRule="auto"/>
        <w:rPr>
          <w:rFonts w:ascii="Calibri" w:eastAsia="Batang" w:hAnsi="Calibri" w:cs="Calibri"/>
        </w:rPr>
      </w:pPr>
    </w:p>
    <w:p w14:paraId="5F39EEAA" w14:textId="77777777" w:rsidR="00F27759" w:rsidRPr="00EF0785" w:rsidRDefault="00F27759" w:rsidP="00F27759">
      <w:pPr>
        <w:spacing w:line="360" w:lineRule="auto"/>
        <w:rPr>
          <w:rFonts w:ascii="Calibri" w:eastAsia="Batang" w:hAnsi="Calibri" w:cs="Calibri"/>
        </w:rPr>
        <w:sectPr w:rsidR="00F27759" w:rsidRPr="00EF0785" w:rsidSect="00F27759">
          <w:pgSz w:w="16838" w:h="11906" w:orient="landscape"/>
          <w:pgMar w:top="1440" w:right="1440" w:bottom="1440" w:left="1440" w:header="708" w:footer="708" w:gutter="0"/>
          <w:cols w:space="708"/>
          <w:docGrid w:linePitch="360"/>
        </w:sectPr>
      </w:pPr>
    </w:p>
    <w:p w14:paraId="4C85CCE5" w14:textId="77777777" w:rsidR="00F27759" w:rsidRPr="00DC2205" w:rsidRDefault="00F27759" w:rsidP="00F27759">
      <w:pPr>
        <w:spacing w:line="360" w:lineRule="auto"/>
        <w:jc w:val="both"/>
        <w:rPr>
          <w:rStyle w:val="a9"/>
          <w:rFonts w:ascii="Calibri" w:eastAsiaTheme="minorEastAsia" w:hAnsi="Calibri" w:cs="Calibri"/>
          <w:i w:val="0"/>
          <w:iCs w:val="0"/>
          <w:color w:val="auto"/>
          <w:sz w:val="22"/>
          <w:szCs w:val="22"/>
        </w:rPr>
      </w:pPr>
      <w:commentRangeStart w:id="12"/>
      <w:r w:rsidRPr="6FCD0B67">
        <w:rPr>
          <w:rStyle w:val="a9"/>
          <w:rFonts w:ascii="Calibri" w:hAnsi="Calibri" w:cs="Calibri"/>
          <w:b/>
          <w:bCs/>
          <w:i w:val="0"/>
          <w:iCs w:val="0"/>
          <w:color w:val="auto"/>
          <w:sz w:val="22"/>
          <w:szCs w:val="22"/>
        </w:rPr>
        <w:lastRenderedPageBreak/>
        <w:t xml:space="preserve">Table </w:t>
      </w:r>
      <w:r>
        <w:rPr>
          <w:rStyle w:val="a9"/>
          <w:rFonts w:ascii="Calibri" w:hAnsi="Calibri" w:cs="Calibri" w:hint="eastAsia"/>
          <w:b/>
          <w:bCs/>
          <w:i w:val="0"/>
          <w:iCs w:val="0"/>
          <w:color w:val="auto"/>
          <w:sz w:val="22"/>
          <w:szCs w:val="22"/>
        </w:rPr>
        <w:t>2</w:t>
      </w:r>
      <w:r w:rsidRPr="6FCD0B67">
        <w:rPr>
          <w:rStyle w:val="a9"/>
          <w:rFonts w:ascii="Calibri" w:hAnsi="Calibri" w:cs="Calibri"/>
          <w:b/>
          <w:bCs/>
          <w:i w:val="0"/>
          <w:iCs w:val="0"/>
          <w:color w:val="auto"/>
          <w:sz w:val="22"/>
          <w:szCs w:val="22"/>
        </w:rPr>
        <w:t>.</w:t>
      </w:r>
      <w:commentRangeEnd w:id="12"/>
      <w:r w:rsidRPr="6FCD0B67">
        <w:rPr>
          <w:rStyle w:val="ad"/>
          <w:rFonts w:ascii="Calibri" w:hAnsi="Calibri" w:cs="Calibri"/>
          <w:b/>
          <w:bCs/>
          <w:sz w:val="22"/>
          <w:szCs w:val="22"/>
        </w:rPr>
        <w:commentReference w:id="12"/>
      </w:r>
      <w:r w:rsidRPr="6FCD0B67">
        <w:rPr>
          <w:rStyle w:val="a9"/>
          <w:rFonts w:ascii="Calibri" w:hAnsi="Calibri" w:cs="Calibri"/>
          <w:b/>
          <w:bCs/>
          <w:i w:val="0"/>
          <w:iCs w:val="0"/>
          <w:color w:val="auto"/>
          <w:sz w:val="22"/>
          <w:szCs w:val="22"/>
        </w:rPr>
        <w:t xml:space="preserve"> Benefit-risk assessment of outbreak response immunisation. </w:t>
      </w:r>
      <w:r w:rsidRPr="6FCD0B67">
        <w:rPr>
          <w:rStyle w:val="a9"/>
          <w:rFonts w:ascii="Calibri" w:eastAsiaTheme="minorEastAsia" w:hAnsi="Calibri" w:cs="Calibri"/>
          <w:i w:val="0"/>
          <w:iCs w:val="0"/>
          <w:color w:val="auto"/>
          <w:sz w:val="22"/>
          <w:szCs w:val="22"/>
        </w:rPr>
        <w:t xml:space="preserve">Benefit risk ratios for outbreak response immunisation strategies by attack rate, age group, and vaccine protection mechanism. Benefit-risk ratio compares the benefits of DALYs/deaths/serious adverse events averted by vaccination to the risk of DALYs/deaths/serious adverse events attributable to vaccination. </w:t>
      </w:r>
    </w:p>
    <w:tbl>
      <w:tblPr>
        <w:tblStyle w:val="22"/>
        <w:tblW w:w="9555" w:type="dxa"/>
        <w:tblInd w:w="-426" w:type="dxa"/>
        <w:tblLayout w:type="fixed"/>
        <w:tblLook w:val="0420" w:firstRow="1" w:lastRow="0" w:firstColumn="0" w:lastColumn="0" w:noHBand="0" w:noVBand="1"/>
      </w:tblPr>
      <w:tblGrid>
        <w:gridCol w:w="1135"/>
        <w:gridCol w:w="1413"/>
        <w:gridCol w:w="992"/>
        <w:gridCol w:w="1417"/>
        <w:gridCol w:w="1342"/>
        <w:gridCol w:w="1628"/>
        <w:gridCol w:w="1628"/>
      </w:tblGrid>
      <w:tr w:rsidR="00F27759" w:rsidRPr="00CE2A74" w14:paraId="1E51A693" w14:textId="77777777">
        <w:trPr>
          <w:cnfStyle w:val="100000000000" w:firstRow="1" w:lastRow="0" w:firstColumn="0" w:lastColumn="0" w:oddVBand="0" w:evenVBand="0" w:oddHBand="0" w:evenHBand="0" w:firstRowFirstColumn="0" w:firstRowLastColumn="0" w:lastRowFirstColumn="0" w:lastRowLastColumn="0"/>
          <w:trHeight w:val="414"/>
        </w:trPr>
        <w:tc>
          <w:tcPr>
            <w:tcW w:w="1135" w:type="dxa"/>
          </w:tcPr>
          <w:p w14:paraId="44123E90" w14:textId="77777777" w:rsidR="00F27759" w:rsidRPr="00CE2A74" w:rsidRDefault="00F27759">
            <w:pPr>
              <w:rPr>
                <w:rFonts w:ascii="Calibri" w:hAnsi="Calibri" w:cs="Calibri"/>
                <w:sz w:val="18"/>
                <w:szCs w:val="18"/>
              </w:rPr>
            </w:pPr>
          </w:p>
        </w:tc>
        <w:tc>
          <w:tcPr>
            <w:tcW w:w="1413" w:type="dxa"/>
            <w:vAlign w:val="center"/>
          </w:tcPr>
          <w:p w14:paraId="0AF6FE32" w14:textId="77777777" w:rsidR="00F27759" w:rsidRPr="00675036" w:rsidRDefault="00F27759">
            <w:pPr>
              <w:jc w:val="center"/>
              <w:rPr>
                <w:rFonts w:ascii="Calibri" w:eastAsia="Arial" w:hAnsi="Calibri" w:cs="Calibri"/>
                <w:b w:val="0"/>
                <w:bCs w:val="0"/>
                <w:color w:val="000000" w:themeColor="text1"/>
                <w:sz w:val="18"/>
                <w:szCs w:val="18"/>
              </w:rPr>
            </w:pPr>
          </w:p>
          <w:p w14:paraId="40827C8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Setting</w:t>
            </w:r>
          </w:p>
        </w:tc>
        <w:tc>
          <w:tcPr>
            <w:tcW w:w="992" w:type="dxa"/>
            <w:vAlign w:val="center"/>
          </w:tcPr>
          <w:p w14:paraId="68EF77D7" w14:textId="77777777" w:rsidR="00F27759" w:rsidRPr="00675036" w:rsidRDefault="00F27759">
            <w:pPr>
              <w:jc w:val="center"/>
              <w:rPr>
                <w:rFonts w:ascii="Calibri" w:eastAsia="Arial" w:hAnsi="Calibri" w:cs="Calibri"/>
                <w:b w:val="0"/>
                <w:bCs w:val="0"/>
                <w:color w:val="000000" w:themeColor="text1"/>
                <w:sz w:val="18"/>
                <w:szCs w:val="18"/>
              </w:rPr>
            </w:pPr>
          </w:p>
          <w:p w14:paraId="45D5738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Age Group</w:t>
            </w:r>
          </w:p>
        </w:tc>
        <w:tc>
          <w:tcPr>
            <w:tcW w:w="6015" w:type="dxa"/>
            <w:gridSpan w:val="4"/>
            <w:vAlign w:val="center"/>
          </w:tcPr>
          <w:p w14:paraId="28BE0EF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themeColor="text1"/>
                <w:sz w:val="18"/>
                <w:szCs w:val="18"/>
              </w:rPr>
              <w:t>Benefit-Risk Ratio</w:t>
            </w:r>
          </w:p>
        </w:tc>
      </w:tr>
      <w:tr w:rsidR="00F27759" w:rsidRPr="00CE2A74" w14:paraId="6320A280" w14:textId="77777777">
        <w:trPr>
          <w:cnfStyle w:val="000000100000" w:firstRow="0" w:lastRow="0" w:firstColumn="0" w:lastColumn="0" w:oddVBand="0" w:evenVBand="0" w:oddHBand="1" w:evenHBand="0" w:firstRowFirstColumn="0" w:firstRowLastColumn="0" w:lastRowFirstColumn="0" w:lastRowLastColumn="0"/>
          <w:trHeight w:val="628"/>
        </w:trPr>
        <w:tc>
          <w:tcPr>
            <w:tcW w:w="1135" w:type="dxa"/>
            <w:vAlign w:val="center"/>
          </w:tcPr>
          <w:p w14:paraId="3D7024C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p>
        </w:tc>
        <w:tc>
          <w:tcPr>
            <w:tcW w:w="1413" w:type="dxa"/>
            <w:vAlign w:val="center"/>
          </w:tcPr>
          <w:p w14:paraId="123EC14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p>
        </w:tc>
        <w:tc>
          <w:tcPr>
            <w:tcW w:w="992" w:type="dxa"/>
            <w:vAlign w:val="center"/>
          </w:tcPr>
          <w:p w14:paraId="0C8A81D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p>
        </w:tc>
        <w:tc>
          <w:tcPr>
            <w:tcW w:w="2759" w:type="dxa"/>
            <w:gridSpan w:val="2"/>
            <w:vAlign w:val="center"/>
          </w:tcPr>
          <w:p w14:paraId="38A4BB6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8"/>
                <w:szCs w:val="18"/>
              </w:rPr>
            </w:pPr>
            <w:r w:rsidRPr="00675036">
              <w:rPr>
                <w:rFonts w:ascii="Calibri" w:eastAsia="Arial" w:hAnsi="Calibri" w:cs="Calibri"/>
                <w:b/>
                <w:bCs/>
                <w:color w:val="000000" w:themeColor="text1"/>
                <w:sz w:val="18"/>
                <w:szCs w:val="18"/>
              </w:rPr>
              <w:t>Disease blocking only</w:t>
            </w:r>
          </w:p>
        </w:tc>
        <w:tc>
          <w:tcPr>
            <w:tcW w:w="3256" w:type="dxa"/>
            <w:gridSpan w:val="2"/>
            <w:vAlign w:val="center"/>
          </w:tcPr>
          <w:p w14:paraId="22B70AA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8"/>
                <w:szCs w:val="18"/>
              </w:rPr>
            </w:pPr>
            <w:r w:rsidRPr="00675036">
              <w:rPr>
                <w:rFonts w:ascii="Calibri" w:eastAsia="Arial" w:hAnsi="Calibri" w:cs="Calibri"/>
                <w:b/>
                <w:bCs/>
                <w:color w:val="000000" w:themeColor="text1"/>
                <w:sz w:val="18"/>
                <w:szCs w:val="18"/>
              </w:rPr>
              <w:t>Disease and infection</w:t>
            </w:r>
          </w:p>
        </w:tc>
      </w:tr>
      <w:tr w:rsidR="00F27759" w:rsidRPr="00675036" w14:paraId="025ADD33" w14:textId="77777777">
        <w:trPr>
          <w:trHeight w:val="628"/>
        </w:trPr>
        <w:tc>
          <w:tcPr>
            <w:tcW w:w="1135" w:type="dxa"/>
            <w:vAlign w:val="center"/>
          </w:tcPr>
          <w:p w14:paraId="7606EFA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675036">
              <w:rPr>
                <w:rFonts w:ascii="Calibri" w:eastAsia="Arial" w:hAnsi="Calibri" w:cs="Calibri"/>
                <w:b/>
                <w:color w:val="000000"/>
                <w:sz w:val="18"/>
                <w:szCs w:val="18"/>
              </w:rPr>
              <w:t>Outcome</w:t>
            </w:r>
          </w:p>
        </w:tc>
        <w:tc>
          <w:tcPr>
            <w:tcW w:w="1413" w:type="dxa"/>
            <w:vAlign w:val="center"/>
          </w:tcPr>
          <w:p w14:paraId="03259E4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675036">
              <w:rPr>
                <w:rFonts w:ascii="Calibri" w:eastAsia="Arial" w:hAnsi="Calibri" w:cs="Calibri"/>
                <w:b/>
                <w:color w:val="000000"/>
                <w:sz w:val="18"/>
                <w:szCs w:val="18"/>
              </w:rPr>
              <w:t>Setting</w:t>
            </w:r>
          </w:p>
        </w:tc>
        <w:tc>
          <w:tcPr>
            <w:tcW w:w="992" w:type="dxa"/>
            <w:vAlign w:val="center"/>
          </w:tcPr>
          <w:p w14:paraId="55351EB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675036">
              <w:rPr>
                <w:rFonts w:ascii="Calibri" w:eastAsia="Arial" w:hAnsi="Calibri" w:cs="Calibri"/>
                <w:b/>
                <w:color w:val="000000"/>
                <w:sz w:val="18"/>
                <w:szCs w:val="18"/>
              </w:rPr>
              <w:t>Age Group</w:t>
            </w:r>
          </w:p>
        </w:tc>
        <w:tc>
          <w:tcPr>
            <w:tcW w:w="1417" w:type="dxa"/>
            <w:vAlign w:val="center"/>
          </w:tcPr>
          <w:p w14:paraId="71E8636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675036">
              <w:rPr>
                <w:rFonts w:ascii="Calibri" w:eastAsia="Arial" w:hAnsi="Calibri" w:cs="Calibri"/>
                <w:b/>
                <w:bCs/>
                <w:color w:val="000000"/>
                <w:sz w:val="18"/>
                <w:szCs w:val="18"/>
              </w:rPr>
              <w:t>Median BRR [95%UI]</w:t>
            </w:r>
          </w:p>
        </w:tc>
        <w:tc>
          <w:tcPr>
            <w:tcW w:w="1342" w:type="dxa"/>
            <w:vAlign w:val="center"/>
          </w:tcPr>
          <w:p w14:paraId="7B39EF6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675036">
              <w:rPr>
                <w:rFonts w:ascii="Calibri" w:eastAsia="Arial" w:hAnsi="Calibri" w:cs="Calibri"/>
                <w:b/>
                <w:bCs/>
                <w:color w:val="000000"/>
                <w:sz w:val="18"/>
                <w:szCs w:val="18"/>
                <w:lang w:val="en-US"/>
              </w:rPr>
              <w:t xml:space="preserve">Probability </w:t>
            </w:r>
            <w:r w:rsidRPr="00675036">
              <w:rPr>
                <w:rFonts w:ascii="Calibri" w:eastAsia="Arial" w:hAnsi="Calibri" w:cs="Calibri"/>
                <w:b/>
                <w:bCs/>
                <w:color w:val="000000"/>
                <w:sz w:val="18"/>
                <w:szCs w:val="18"/>
              </w:rPr>
              <w:t>(BRR &gt; 1)</w:t>
            </w:r>
          </w:p>
        </w:tc>
        <w:tc>
          <w:tcPr>
            <w:tcW w:w="1628" w:type="dxa"/>
            <w:vAlign w:val="center"/>
          </w:tcPr>
          <w:p w14:paraId="78A2613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8"/>
                <w:szCs w:val="18"/>
              </w:rPr>
            </w:pPr>
            <w:r w:rsidRPr="00675036">
              <w:rPr>
                <w:rFonts w:ascii="Calibri" w:eastAsia="Arial" w:hAnsi="Calibri" w:cs="Calibri"/>
                <w:b/>
                <w:bCs/>
                <w:color w:val="000000"/>
                <w:sz w:val="18"/>
                <w:szCs w:val="18"/>
              </w:rPr>
              <w:t>Median BRR [95%UI]</w:t>
            </w:r>
          </w:p>
        </w:tc>
        <w:tc>
          <w:tcPr>
            <w:tcW w:w="1628" w:type="dxa"/>
            <w:vAlign w:val="center"/>
          </w:tcPr>
          <w:p w14:paraId="08776ABF" w14:textId="77777777" w:rsidR="00F27759" w:rsidRPr="00675036" w:rsidRDefault="00F27759">
            <w:pPr>
              <w:jc w:val="center"/>
              <w:rPr>
                <w:rFonts w:ascii="Calibri" w:eastAsia="Arial" w:hAnsi="Calibri" w:cs="Calibri"/>
                <w:b/>
                <w:bCs/>
                <w:color w:val="000000"/>
                <w:sz w:val="18"/>
                <w:szCs w:val="18"/>
                <w:lang w:val="en-US"/>
              </w:rPr>
            </w:pPr>
            <w:r w:rsidRPr="00675036">
              <w:rPr>
                <w:rFonts w:ascii="Calibri" w:eastAsia="Arial" w:hAnsi="Calibri" w:cs="Calibri"/>
                <w:b/>
                <w:bCs/>
                <w:color w:val="000000"/>
                <w:sz w:val="18"/>
                <w:szCs w:val="18"/>
                <w:lang w:val="en-US"/>
              </w:rPr>
              <w:t>Probability</w:t>
            </w:r>
          </w:p>
          <w:p w14:paraId="6846E20C" w14:textId="77777777" w:rsidR="00F27759" w:rsidRPr="00675036" w:rsidRDefault="00F27759">
            <w:pPr>
              <w:jc w:val="center"/>
              <w:rPr>
                <w:rFonts w:ascii="Calibri" w:eastAsia="Arial" w:hAnsi="Calibri" w:cs="Calibri"/>
                <w:b/>
                <w:bCs/>
                <w:color w:val="000000" w:themeColor="text1"/>
                <w:sz w:val="18"/>
                <w:szCs w:val="18"/>
              </w:rPr>
            </w:pPr>
            <w:r w:rsidRPr="00675036">
              <w:rPr>
                <w:rFonts w:ascii="Calibri" w:eastAsia="Arial" w:hAnsi="Calibri" w:cs="Calibri"/>
                <w:b/>
                <w:bCs/>
                <w:color w:val="000000"/>
                <w:sz w:val="18"/>
                <w:szCs w:val="18"/>
              </w:rPr>
              <w:t>(BRR &gt; 1)</w:t>
            </w:r>
          </w:p>
        </w:tc>
      </w:tr>
      <w:tr w:rsidR="00F27759" w:rsidRPr="00CE2A74" w14:paraId="5AD694D3" w14:textId="77777777">
        <w:trPr>
          <w:cnfStyle w:val="000000100000" w:firstRow="0" w:lastRow="0" w:firstColumn="0" w:lastColumn="0" w:oddVBand="0" w:evenVBand="0" w:oddHBand="1" w:evenHBand="0" w:firstRowFirstColumn="0" w:firstRowLastColumn="0" w:lastRowFirstColumn="0" w:lastRowLastColumn="0"/>
          <w:trHeight w:val="414"/>
        </w:trPr>
        <w:tc>
          <w:tcPr>
            <w:tcW w:w="1135" w:type="dxa"/>
            <w:vMerge w:val="restart"/>
          </w:tcPr>
          <w:p w14:paraId="72E4A42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DALY</w:t>
            </w:r>
          </w:p>
        </w:tc>
        <w:tc>
          <w:tcPr>
            <w:tcW w:w="1413" w:type="dxa"/>
            <w:vMerge w:val="restart"/>
          </w:tcPr>
          <w:p w14:paraId="487A2F9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 xml:space="preserve">Low </w:t>
            </w:r>
            <w:r w:rsidRPr="00675036">
              <w:rPr>
                <w:rFonts w:ascii="Calibri" w:eastAsia="Arial" w:hAnsi="Calibri" w:cs="Calibri"/>
                <w:color w:val="000000" w:themeColor="text1"/>
                <w:sz w:val="18"/>
                <w:szCs w:val="18"/>
              </w:rPr>
              <w:t>transmission</w:t>
            </w:r>
            <w:commentRangeStart w:id="13"/>
            <w:commentRangeEnd w:id="13"/>
            <w:r>
              <w:rPr>
                <w:rStyle w:val="ad"/>
                <w:rFonts w:ascii="Calibri" w:eastAsia="Arial" w:hAnsi="Calibri" w:cs="Calibri" w:hint="eastAsia"/>
                <w:color w:val="000000" w:themeColor="text1"/>
                <w:sz w:val="18"/>
                <w:szCs w:val="18"/>
              </w:rPr>
              <w:commentReference w:id="13"/>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128129F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0034E99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0.99 [0.03–75.27]</w:t>
            </w:r>
          </w:p>
        </w:tc>
        <w:tc>
          <w:tcPr>
            <w:tcW w:w="1342" w:type="dxa"/>
            <w:vAlign w:val="center"/>
          </w:tcPr>
          <w:p w14:paraId="08F10F8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50%</w:t>
            </w:r>
          </w:p>
        </w:tc>
        <w:tc>
          <w:tcPr>
            <w:tcW w:w="1628" w:type="dxa"/>
            <w:vAlign w:val="center"/>
          </w:tcPr>
          <w:p w14:paraId="22EE970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2.99 [0.08–295.23]</w:t>
            </w:r>
          </w:p>
        </w:tc>
        <w:tc>
          <w:tcPr>
            <w:tcW w:w="1628" w:type="dxa"/>
            <w:vAlign w:val="center"/>
          </w:tcPr>
          <w:p w14:paraId="3625951F"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68%</w:t>
            </w:r>
          </w:p>
        </w:tc>
      </w:tr>
      <w:tr w:rsidR="00F27759" w:rsidRPr="00CE2A74" w14:paraId="529E4CBD" w14:textId="77777777">
        <w:trPr>
          <w:trHeight w:val="144"/>
        </w:trPr>
        <w:tc>
          <w:tcPr>
            <w:tcW w:w="1135" w:type="dxa"/>
            <w:vMerge/>
          </w:tcPr>
          <w:p w14:paraId="75183A9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3D8DA2A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7DA6BA9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0051E4D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0.73 [0.02–56.82]</w:t>
            </w:r>
          </w:p>
        </w:tc>
        <w:tc>
          <w:tcPr>
            <w:tcW w:w="1342" w:type="dxa"/>
            <w:vAlign w:val="center"/>
          </w:tcPr>
          <w:p w14:paraId="60C5C53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45%</w:t>
            </w:r>
          </w:p>
        </w:tc>
        <w:tc>
          <w:tcPr>
            <w:tcW w:w="1628" w:type="dxa"/>
            <w:vAlign w:val="center"/>
          </w:tcPr>
          <w:p w14:paraId="1E2C453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3.46 [0.07–294.29]</w:t>
            </w:r>
          </w:p>
        </w:tc>
        <w:tc>
          <w:tcPr>
            <w:tcW w:w="1628" w:type="dxa"/>
            <w:vAlign w:val="center"/>
          </w:tcPr>
          <w:p w14:paraId="23677272"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71%</w:t>
            </w:r>
          </w:p>
        </w:tc>
      </w:tr>
      <w:tr w:rsidR="00F27759" w:rsidRPr="00CE2A74" w14:paraId="00EED612"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1DF2D9E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089D8A2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1ECA700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5737D52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0.75 [0.02–49.15]</w:t>
            </w:r>
          </w:p>
        </w:tc>
        <w:tc>
          <w:tcPr>
            <w:tcW w:w="1342" w:type="dxa"/>
            <w:vAlign w:val="center"/>
          </w:tcPr>
          <w:p w14:paraId="13F8ACC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45%</w:t>
            </w:r>
          </w:p>
        </w:tc>
        <w:tc>
          <w:tcPr>
            <w:tcW w:w="1628" w:type="dxa"/>
            <w:vAlign w:val="center"/>
          </w:tcPr>
          <w:p w14:paraId="460A35C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2.41 [0.05–184.89]</w:t>
            </w:r>
          </w:p>
        </w:tc>
        <w:tc>
          <w:tcPr>
            <w:tcW w:w="1628" w:type="dxa"/>
            <w:vAlign w:val="center"/>
          </w:tcPr>
          <w:p w14:paraId="10BEC095"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66%</w:t>
            </w:r>
          </w:p>
        </w:tc>
      </w:tr>
      <w:tr w:rsidR="00F27759" w:rsidRPr="00CE2A74" w14:paraId="49AB5092" w14:textId="77777777">
        <w:trPr>
          <w:trHeight w:val="144"/>
        </w:trPr>
        <w:tc>
          <w:tcPr>
            <w:tcW w:w="1135" w:type="dxa"/>
            <w:vMerge/>
          </w:tcPr>
          <w:p w14:paraId="65971E0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7167897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2C11BC3A"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3F6ECBA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0.25 [0.01–6.79]</w:t>
            </w:r>
          </w:p>
        </w:tc>
        <w:tc>
          <w:tcPr>
            <w:tcW w:w="1342" w:type="dxa"/>
            <w:vAlign w:val="center"/>
          </w:tcPr>
          <w:p w14:paraId="18884DB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21%</w:t>
            </w:r>
          </w:p>
        </w:tc>
        <w:tc>
          <w:tcPr>
            <w:tcW w:w="1628" w:type="dxa"/>
            <w:vAlign w:val="center"/>
          </w:tcPr>
          <w:p w14:paraId="401A433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1.61 [0.05–52.77]</w:t>
            </w:r>
          </w:p>
        </w:tc>
        <w:tc>
          <w:tcPr>
            <w:tcW w:w="1628" w:type="dxa"/>
            <w:vAlign w:val="center"/>
          </w:tcPr>
          <w:p w14:paraId="4A9177BC"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60%</w:t>
            </w:r>
          </w:p>
        </w:tc>
      </w:tr>
      <w:tr w:rsidR="00F27759" w:rsidRPr="00CE2A74" w14:paraId="3EA02DCA"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4C3ED2B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val="restart"/>
          </w:tcPr>
          <w:p w14:paraId="2127BDD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 xml:space="preserve">Moderate </w:t>
            </w:r>
            <w:r w:rsidRPr="00675036">
              <w:rPr>
                <w:rFonts w:ascii="Calibri" w:eastAsia="Arial" w:hAnsi="Calibri" w:cs="Calibri"/>
                <w:color w:val="000000" w:themeColor="text1"/>
                <w:sz w:val="18"/>
                <w:szCs w:val="18"/>
              </w:rPr>
              <w:t>transmission</w:t>
            </w:r>
            <w:commentRangeStart w:id="14"/>
            <w:commentRangeEnd w:id="14"/>
            <w:r>
              <w:rPr>
                <w:rStyle w:val="ad"/>
                <w:rFonts w:ascii="Calibri" w:eastAsia="Arial" w:hAnsi="Calibri" w:cs="Calibri" w:hint="eastAsia"/>
                <w:color w:val="000000" w:themeColor="text1"/>
                <w:sz w:val="18"/>
                <w:szCs w:val="18"/>
              </w:rPr>
              <w:commentReference w:id="14"/>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0CAA630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7FA6DF4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2.48 [0.10–135.47]</w:t>
            </w:r>
          </w:p>
        </w:tc>
        <w:tc>
          <w:tcPr>
            <w:tcW w:w="1342" w:type="dxa"/>
            <w:vAlign w:val="center"/>
          </w:tcPr>
          <w:p w14:paraId="3FD0CD2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69%</w:t>
            </w:r>
          </w:p>
        </w:tc>
        <w:tc>
          <w:tcPr>
            <w:tcW w:w="1628" w:type="dxa"/>
            <w:vAlign w:val="center"/>
          </w:tcPr>
          <w:p w14:paraId="485A747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7.06 [0.31–427.07]</w:t>
            </w:r>
          </w:p>
        </w:tc>
        <w:tc>
          <w:tcPr>
            <w:tcW w:w="1628" w:type="dxa"/>
            <w:vAlign w:val="center"/>
          </w:tcPr>
          <w:p w14:paraId="5133786F"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86%</w:t>
            </w:r>
          </w:p>
        </w:tc>
      </w:tr>
      <w:tr w:rsidR="00F27759" w:rsidRPr="00CE2A74" w14:paraId="0672C192" w14:textId="77777777">
        <w:trPr>
          <w:trHeight w:val="144"/>
        </w:trPr>
        <w:tc>
          <w:tcPr>
            <w:tcW w:w="1135" w:type="dxa"/>
            <w:vMerge/>
          </w:tcPr>
          <w:p w14:paraId="220974B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5FCEDA7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1D9F95C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0E41633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2.00 [0.08–88.05]</w:t>
            </w:r>
          </w:p>
        </w:tc>
        <w:tc>
          <w:tcPr>
            <w:tcW w:w="1342" w:type="dxa"/>
            <w:vAlign w:val="center"/>
          </w:tcPr>
          <w:p w14:paraId="7D86D9E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65%</w:t>
            </w:r>
          </w:p>
        </w:tc>
        <w:tc>
          <w:tcPr>
            <w:tcW w:w="1628" w:type="dxa"/>
            <w:vAlign w:val="center"/>
          </w:tcPr>
          <w:p w14:paraId="3961D52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7.83 [0.32–349.07]</w:t>
            </w:r>
          </w:p>
        </w:tc>
        <w:tc>
          <w:tcPr>
            <w:tcW w:w="1628" w:type="dxa"/>
            <w:vAlign w:val="center"/>
          </w:tcPr>
          <w:p w14:paraId="793BCEA0"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88%</w:t>
            </w:r>
          </w:p>
        </w:tc>
      </w:tr>
      <w:tr w:rsidR="00F27759" w:rsidRPr="00CE2A74" w14:paraId="35BDD315"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7B78B1A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6044A65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44AF354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109C739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2.02 [0.07–86.52]</w:t>
            </w:r>
          </w:p>
        </w:tc>
        <w:tc>
          <w:tcPr>
            <w:tcW w:w="1342" w:type="dxa"/>
            <w:vAlign w:val="center"/>
          </w:tcPr>
          <w:p w14:paraId="5D0B063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65%</w:t>
            </w:r>
          </w:p>
        </w:tc>
        <w:tc>
          <w:tcPr>
            <w:tcW w:w="1628" w:type="dxa"/>
            <w:vAlign w:val="center"/>
          </w:tcPr>
          <w:p w14:paraId="0AF9C20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7.60 [0.27–275.42]</w:t>
            </w:r>
          </w:p>
        </w:tc>
        <w:tc>
          <w:tcPr>
            <w:tcW w:w="1628" w:type="dxa"/>
            <w:vAlign w:val="center"/>
          </w:tcPr>
          <w:p w14:paraId="2A951E72"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85%</w:t>
            </w:r>
          </w:p>
        </w:tc>
      </w:tr>
      <w:tr w:rsidR="00F27759" w:rsidRPr="00CE2A74" w14:paraId="28277E62" w14:textId="77777777">
        <w:trPr>
          <w:trHeight w:val="144"/>
        </w:trPr>
        <w:tc>
          <w:tcPr>
            <w:tcW w:w="1135" w:type="dxa"/>
            <w:vMerge/>
          </w:tcPr>
          <w:p w14:paraId="4E57940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10D6FB1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226B17F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01842A1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0.76 [0.02–10.64]</w:t>
            </w:r>
          </w:p>
        </w:tc>
        <w:tc>
          <w:tcPr>
            <w:tcW w:w="1342" w:type="dxa"/>
            <w:vAlign w:val="center"/>
          </w:tcPr>
          <w:p w14:paraId="464E89E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43%</w:t>
            </w:r>
          </w:p>
        </w:tc>
        <w:tc>
          <w:tcPr>
            <w:tcW w:w="1628" w:type="dxa"/>
            <w:vAlign w:val="center"/>
          </w:tcPr>
          <w:p w14:paraId="4E0CE71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4.37 [0.21–49.35]</w:t>
            </w:r>
          </w:p>
        </w:tc>
        <w:tc>
          <w:tcPr>
            <w:tcW w:w="1628" w:type="dxa"/>
            <w:vAlign w:val="center"/>
          </w:tcPr>
          <w:p w14:paraId="600B2F6E"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84%</w:t>
            </w:r>
          </w:p>
        </w:tc>
      </w:tr>
      <w:tr w:rsidR="00F27759" w:rsidRPr="00CE2A74" w14:paraId="1A082B21"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0E282CE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val="restart"/>
          </w:tcPr>
          <w:p w14:paraId="364F4F5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 xml:space="preserve">High </w:t>
            </w:r>
            <w:r w:rsidRPr="00675036">
              <w:rPr>
                <w:rFonts w:ascii="Calibri" w:eastAsia="Arial" w:hAnsi="Calibri" w:cs="Calibri"/>
                <w:color w:val="000000" w:themeColor="text1"/>
                <w:sz w:val="18"/>
                <w:szCs w:val="18"/>
              </w:rPr>
              <w:t>transmission</w:t>
            </w:r>
            <w:commentRangeStart w:id="15"/>
            <w:commentRangeEnd w:id="15"/>
            <w:r>
              <w:rPr>
                <w:rStyle w:val="ad"/>
                <w:rFonts w:ascii="Calibri" w:eastAsia="Arial" w:hAnsi="Calibri" w:cs="Calibri" w:hint="eastAsia"/>
                <w:color w:val="000000" w:themeColor="text1"/>
                <w:sz w:val="18"/>
                <w:szCs w:val="18"/>
              </w:rPr>
              <w:commentReference w:id="15"/>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1BA3AA0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70BDA35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7.24 [0.28–397.81]</w:t>
            </w:r>
          </w:p>
        </w:tc>
        <w:tc>
          <w:tcPr>
            <w:tcW w:w="1342" w:type="dxa"/>
            <w:vAlign w:val="center"/>
          </w:tcPr>
          <w:p w14:paraId="362FCBD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88%</w:t>
            </w:r>
          </w:p>
        </w:tc>
        <w:tc>
          <w:tcPr>
            <w:tcW w:w="1628" w:type="dxa"/>
            <w:vAlign w:val="center"/>
          </w:tcPr>
          <w:p w14:paraId="62AC00B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24.47 [0.83–1545.27]</w:t>
            </w:r>
          </w:p>
        </w:tc>
        <w:tc>
          <w:tcPr>
            <w:tcW w:w="1628" w:type="dxa"/>
            <w:vAlign w:val="center"/>
          </w:tcPr>
          <w:p w14:paraId="7BA59313"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97%</w:t>
            </w:r>
          </w:p>
        </w:tc>
      </w:tr>
      <w:tr w:rsidR="00F27759" w:rsidRPr="00CE2A74" w14:paraId="772932EF" w14:textId="77777777">
        <w:trPr>
          <w:trHeight w:val="144"/>
        </w:trPr>
        <w:tc>
          <w:tcPr>
            <w:tcW w:w="1135" w:type="dxa"/>
            <w:vMerge/>
          </w:tcPr>
          <w:p w14:paraId="466B41C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1BC6DF9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377B453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0F1C42A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5.97 [0.21–312.17]</w:t>
            </w:r>
          </w:p>
        </w:tc>
        <w:tc>
          <w:tcPr>
            <w:tcW w:w="1342" w:type="dxa"/>
            <w:vAlign w:val="center"/>
          </w:tcPr>
          <w:p w14:paraId="4A34CB9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83%</w:t>
            </w:r>
          </w:p>
        </w:tc>
        <w:tc>
          <w:tcPr>
            <w:tcW w:w="1628" w:type="dxa"/>
            <w:vAlign w:val="center"/>
          </w:tcPr>
          <w:p w14:paraId="6672528A"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25.22 [0.80–1724.18]</w:t>
            </w:r>
          </w:p>
        </w:tc>
        <w:tc>
          <w:tcPr>
            <w:tcW w:w="1628" w:type="dxa"/>
            <w:vAlign w:val="center"/>
          </w:tcPr>
          <w:p w14:paraId="4AD5624E"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97%</w:t>
            </w:r>
          </w:p>
        </w:tc>
      </w:tr>
      <w:tr w:rsidR="00F27759" w:rsidRPr="00CE2A74" w14:paraId="42E881F7"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0293EA8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7F99A9B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4511B04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52A52EF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5.51 [0.17–284.67]</w:t>
            </w:r>
          </w:p>
        </w:tc>
        <w:tc>
          <w:tcPr>
            <w:tcW w:w="1342" w:type="dxa"/>
            <w:vAlign w:val="center"/>
          </w:tcPr>
          <w:p w14:paraId="2606E3D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81%</w:t>
            </w:r>
          </w:p>
        </w:tc>
        <w:tc>
          <w:tcPr>
            <w:tcW w:w="1628" w:type="dxa"/>
            <w:vAlign w:val="center"/>
          </w:tcPr>
          <w:p w14:paraId="716068FA"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21.34 [0.62–1006.07]</w:t>
            </w:r>
          </w:p>
        </w:tc>
        <w:tc>
          <w:tcPr>
            <w:tcW w:w="1628" w:type="dxa"/>
            <w:vAlign w:val="center"/>
          </w:tcPr>
          <w:p w14:paraId="1AA83AE7"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95%</w:t>
            </w:r>
          </w:p>
        </w:tc>
      </w:tr>
      <w:tr w:rsidR="00F27759" w:rsidRPr="00CE2A74" w14:paraId="7B9FFF5C" w14:textId="77777777">
        <w:trPr>
          <w:trHeight w:val="144"/>
        </w:trPr>
        <w:tc>
          <w:tcPr>
            <w:tcW w:w="1135" w:type="dxa"/>
            <w:vMerge/>
          </w:tcPr>
          <w:p w14:paraId="6CCEB69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513FEB9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1C3CE76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6785359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1.83 [0.04–31.66]</w:t>
            </w:r>
          </w:p>
        </w:tc>
        <w:tc>
          <w:tcPr>
            <w:tcW w:w="1342" w:type="dxa"/>
            <w:vAlign w:val="center"/>
          </w:tcPr>
          <w:p w14:paraId="7C65313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63%</w:t>
            </w:r>
          </w:p>
        </w:tc>
        <w:tc>
          <w:tcPr>
            <w:tcW w:w="1628" w:type="dxa"/>
            <w:vAlign w:val="center"/>
          </w:tcPr>
          <w:p w14:paraId="511E5C5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13.34 [0.51–205.51]</w:t>
            </w:r>
          </w:p>
        </w:tc>
        <w:tc>
          <w:tcPr>
            <w:tcW w:w="1628" w:type="dxa"/>
            <w:vAlign w:val="center"/>
          </w:tcPr>
          <w:p w14:paraId="14C8EFB0"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94%</w:t>
            </w:r>
          </w:p>
        </w:tc>
      </w:tr>
      <w:tr w:rsidR="00F27759" w:rsidRPr="00CE2A74" w14:paraId="34CCA7DE" w14:textId="77777777">
        <w:trPr>
          <w:cnfStyle w:val="000000100000" w:firstRow="0" w:lastRow="0" w:firstColumn="0" w:lastColumn="0" w:oddVBand="0" w:evenVBand="0" w:oddHBand="1" w:evenHBand="0" w:firstRowFirstColumn="0" w:firstRowLastColumn="0" w:lastRowFirstColumn="0" w:lastRowLastColumn="0"/>
          <w:trHeight w:val="414"/>
        </w:trPr>
        <w:tc>
          <w:tcPr>
            <w:tcW w:w="1135" w:type="dxa"/>
            <w:vMerge w:val="restart"/>
          </w:tcPr>
          <w:p w14:paraId="4414771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Death</w:t>
            </w:r>
          </w:p>
        </w:tc>
        <w:tc>
          <w:tcPr>
            <w:tcW w:w="1413" w:type="dxa"/>
            <w:vMerge w:val="restart"/>
          </w:tcPr>
          <w:p w14:paraId="602A75C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 xml:space="preserve">Low </w:t>
            </w:r>
            <w:r w:rsidRPr="00675036">
              <w:rPr>
                <w:rFonts w:ascii="Calibri" w:eastAsia="Arial" w:hAnsi="Calibri" w:cs="Calibri"/>
                <w:color w:val="000000" w:themeColor="text1"/>
                <w:sz w:val="18"/>
                <w:szCs w:val="18"/>
              </w:rPr>
              <w:t>transmission</w:t>
            </w:r>
            <w:commentRangeStart w:id="16"/>
            <w:commentRangeEnd w:id="16"/>
            <w:r>
              <w:rPr>
                <w:rStyle w:val="ad"/>
                <w:rFonts w:ascii="Calibri" w:eastAsia="Arial" w:hAnsi="Calibri" w:cs="Calibri" w:hint="eastAsia"/>
                <w:color w:val="000000" w:themeColor="text1"/>
                <w:sz w:val="18"/>
                <w:szCs w:val="18"/>
              </w:rPr>
              <w:commentReference w:id="16"/>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57F4BF1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6352A10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0.31 [0.01–244.05]</w:t>
            </w:r>
          </w:p>
        </w:tc>
        <w:tc>
          <w:tcPr>
            <w:tcW w:w="1342" w:type="dxa"/>
            <w:vAlign w:val="center"/>
          </w:tcPr>
          <w:p w14:paraId="73F7752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32%</w:t>
            </w:r>
          </w:p>
        </w:tc>
        <w:tc>
          <w:tcPr>
            <w:tcW w:w="1628" w:type="dxa"/>
            <w:vAlign w:val="center"/>
          </w:tcPr>
          <w:p w14:paraId="7757736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1.03 [0.02–817.31]</w:t>
            </w:r>
          </w:p>
        </w:tc>
        <w:tc>
          <w:tcPr>
            <w:tcW w:w="1628" w:type="dxa"/>
            <w:vAlign w:val="center"/>
          </w:tcPr>
          <w:p w14:paraId="70F2FC79"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51%</w:t>
            </w:r>
          </w:p>
        </w:tc>
      </w:tr>
      <w:tr w:rsidR="00F27759" w:rsidRPr="00CE2A74" w14:paraId="2C2D017C" w14:textId="77777777">
        <w:trPr>
          <w:trHeight w:val="144"/>
        </w:trPr>
        <w:tc>
          <w:tcPr>
            <w:tcW w:w="1135" w:type="dxa"/>
            <w:vMerge/>
          </w:tcPr>
          <w:p w14:paraId="2A50B78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759CB11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1743C34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1DA6A27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0.10 [0.00–73.69]</w:t>
            </w:r>
          </w:p>
        </w:tc>
        <w:tc>
          <w:tcPr>
            <w:tcW w:w="1342" w:type="dxa"/>
            <w:vAlign w:val="center"/>
          </w:tcPr>
          <w:p w14:paraId="1CB3101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19%</w:t>
            </w:r>
          </w:p>
        </w:tc>
        <w:tc>
          <w:tcPr>
            <w:tcW w:w="1628" w:type="dxa"/>
            <w:vAlign w:val="center"/>
          </w:tcPr>
          <w:p w14:paraId="1C7BFA1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0.79 [0.01–692.35]</w:t>
            </w:r>
          </w:p>
        </w:tc>
        <w:tc>
          <w:tcPr>
            <w:tcW w:w="1628" w:type="dxa"/>
            <w:vAlign w:val="center"/>
          </w:tcPr>
          <w:p w14:paraId="5B357096"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46%</w:t>
            </w:r>
          </w:p>
        </w:tc>
      </w:tr>
      <w:tr w:rsidR="00F27759" w:rsidRPr="00CE2A74" w14:paraId="5257D3A8"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559EC77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4756FCC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6F2BD18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7F13131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0.05 [0.00–40.61]</w:t>
            </w:r>
          </w:p>
        </w:tc>
        <w:tc>
          <w:tcPr>
            <w:tcW w:w="1342" w:type="dxa"/>
            <w:vAlign w:val="center"/>
          </w:tcPr>
          <w:p w14:paraId="19CF755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14%</w:t>
            </w:r>
          </w:p>
        </w:tc>
        <w:tc>
          <w:tcPr>
            <w:tcW w:w="1628" w:type="dxa"/>
            <w:vAlign w:val="center"/>
          </w:tcPr>
          <w:p w14:paraId="46D4DE9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0.38 [0.01–216.45]</w:t>
            </w:r>
          </w:p>
        </w:tc>
        <w:tc>
          <w:tcPr>
            <w:tcW w:w="1628" w:type="dxa"/>
            <w:vAlign w:val="center"/>
          </w:tcPr>
          <w:p w14:paraId="6F6D620F"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35%</w:t>
            </w:r>
          </w:p>
        </w:tc>
      </w:tr>
      <w:tr w:rsidR="00F27759" w:rsidRPr="00CE2A74" w14:paraId="69066B8C" w14:textId="77777777">
        <w:trPr>
          <w:trHeight w:val="144"/>
        </w:trPr>
        <w:tc>
          <w:tcPr>
            <w:tcW w:w="1135" w:type="dxa"/>
            <w:vMerge/>
          </w:tcPr>
          <w:p w14:paraId="0E5FB7C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0919849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33014D8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540833B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0.04 [0.00–2.07]</w:t>
            </w:r>
          </w:p>
        </w:tc>
        <w:tc>
          <w:tcPr>
            <w:tcW w:w="1342" w:type="dxa"/>
            <w:vAlign w:val="center"/>
          </w:tcPr>
          <w:p w14:paraId="59B5077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w:t>
            </w:r>
          </w:p>
        </w:tc>
        <w:tc>
          <w:tcPr>
            <w:tcW w:w="1628" w:type="dxa"/>
            <w:vAlign w:val="center"/>
          </w:tcPr>
          <w:p w14:paraId="10EC301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0.13 [0.00–6.41]</w:t>
            </w:r>
          </w:p>
        </w:tc>
        <w:tc>
          <w:tcPr>
            <w:tcW w:w="1628" w:type="dxa"/>
            <w:vAlign w:val="center"/>
          </w:tcPr>
          <w:p w14:paraId="4FFE4769"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14%</w:t>
            </w:r>
          </w:p>
        </w:tc>
      </w:tr>
      <w:tr w:rsidR="00F27759" w:rsidRPr="00CE2A74" w14:paraId="03A8F468"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3658C2F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val="restart"/>
          </w:tcPr>
          <w:p w14:paraId="063D115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Moderate</w:t>
            </w:r>
            <w:r>
              <w:rPr>
                <w:rFonts w:ascii="Calibri" w:eastAsia="Arial" w:hAnsi="Calibri" w:cs="Calibri" w:hint="eastAsia"/>
                <w:color w:val="000000"/>
                <w:sz w:val="18"/>
                <w:szCs w:val="18"/>
              </w:rPr>
              <w:t xml:space="preserve"> </w:t>
            </w:r>
            <w:r w:rsidRPr="00675036">
              <w:rPr>
                <w:rFonts w:ascii="Calibri" w:eastAsia="Arial" w:hAnsi="Calibri" w:cs="Calibri"/>
                <w:color w:val="000000" w:themeColor="text1"/>
                <w:sz w:val="18"/>
                <w:szCs w:val="18"/>
              </w:rPr>
              <w:t>transmission</w:t>
            </w:r>
            <w:commentRangeStart w:id="17"/>
            <w:commentRangeEnd w:id="17"/>
            <w:r>
              <w:rPr>
                <w:rStyle w:val="ad"/>
                <w:rFonts w:ascii="Calibri" w:eastAsia="Arial" w:hAnsi="Calibri" w:cs="Calibri" w:hint="eastAsia"/>
                <w:color w:val="000000" w:themeColor="text1"/>
                <w:sz w:val="18"/>
                <w:szCs w:val="18"/>
              </w:rPr>
              <w:commentReference w:id="17"/>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6FCE2D1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53A57F7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0.79 [0.03–465.83]</w:t>
            </w:r>
          </w:p>
        </w:tc>
        <w:tc>
          <w:tcPr>
            <w:tcW w:w="1342" w:type="dxa"/>
            <w:vAlign w:val="center"/>
          </w:tcPr>
          <w:p w14:paraId="0F17A81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46%</w:t>
            </w:r>
          </w:p>
        </w:tc>
        <w:tc>
          <w:tcPr>
            <w:tcW w:w="1628" w:type="dxa"/>
            <w:vAlign w:val="center"/>
          </w:tcPr>
          <w:p w14:paraId="199916A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2.25 [0.09–1187.75]</w:t>
            </w:r>
          </w:p>
        </w:tc>
        <w:tc>
          <w:tcPr>
            <w:tcW w:w="1628" w:type="dxa"/>
            <w:vAlign w:val="center"/>
          </w:tcPr>
          <w:p w14:paraId="2106243D"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67%</w:t>
            </w:r>
          </w:p>
        </w:tc>
      </w:tr>
      <w:tr w:rsidR="00F27759" w:rsidRPr="00CE2A74" w14:paraId="0D388449" w14:textId="77777777">
        <w:trPr>
          <w:trHeight w:val="144"/>
        </w:trPr>
        <w:tc>
          <w:tcPr>
            <w:tcW w:w="1135" w:type="dxa"/>
            <w:vMerge/>
          </w:tcPr>
          <w:p w14:paraId="03B4EEC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4F384C1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3DCAD58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296DB1F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0.22 [0.01–96.26]</w:t>
            </w:r>
          </w:p>
        </w:tc>
        <w:tc>
          <w:tcPr>
            <w:tcW w:w="1342" w:type="dxa"/>
            <w:vAlign w:val="center"/>
          </w:tcPr>
          <w:p w14:paraId="705062F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26%</w:t>
            </w:r>
          </w:p>
        </w:tc>
        <w:tc>
          <w:tcPr>
            <w:tcW w:w="1628" w:type="dxa"/>
            <w:vAlign w:val="center"/>
          </w:tcPr>
          <w:p w14:paraId="56F14D3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1.79 [0.05–778.88]</w:t>
            </w:r>
          </w:p>
        </w:tc>
        <w:tc>
          <w:tcPr>
            <w:tcW w:w="1628" w:type="dxa"/>
            <w:vAlign w:val="center"/>
          </w:tcPr>
          <w:p w14:paraId="022CD6C9"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61%</w:t>
            </w:r>
          </w:p>
        </w:tc>
      </w:tr>
      <w:tr w:rsidR="00F27759" w:rsidRPr="00CE2A74" w14:paraId="61E5D981"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4C379EE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0CD76E6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3FB3515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5D43597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0.12 [0.00–63.80]</w:t>
            </w:r>
          </w:p>
        </w:tc>
        <w:tc>
          <w:tcPr>
            <w:tcW w:w="1342" w:type="dxa"/>
            <w:vAlign w:val="center"/>
          </w:tcPr>
          <w:p w14:paraId="7BCCA15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18%</w:t>
            </w:r>
          </w:p>
        </w:tc>
        <w:tc>
          <w:tcPr>
            <w:tcW w:w="1628" w:type="dxa"/>
            <w:vAlign w:val="center"/>
          </w:tcPr>
          <w:p w14:paraId="745688C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0.98 [0.03–656.79]</w:t>
            </w:r>
          </w:p>
        </w:tc>
        <w:tc>
          <w:tcPr>
            <w:tcW w:w="1628" w:type="dxa"/>
            <w:vAlign w:val="center"/>
          </w:tcPr>
          <w:p w14:paraId="36C94196"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49%</w:t>
            </w:r>
          </w:p>
        </w:tc>
      </w:tr>
      <w:tr w:rsidR="00F27759" w:rsidRPr="00CE2A74" w14:paraId="716ECF2B" w14:textId="77777777">
        <w:trPr>
          <w:trHeight w:val="144"/>
        </w:trPr>
        <w:tc>
          <w:tcPr>
            <w:tcW w:w="1135" w:type="dxa"/>
            <w:vMerge/>
          </w:tcPr>
          <w:p w14:paraId="49D604A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327E406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3078B9C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227C00C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0.13 [0.00–2.83]</w:t>
            </w:r>
          </w:p>
        </w:tc>
        <w:tc>
          <w:tcPr>
            <w:tcW w:w="1342" w:type="dxa"/>
            <w:vAlign w:val="center"/>
          </w:tcPr>
          <w:p w14:paraId="0A35B07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w:t>
            </w:r>
          </w:p>
        </w:tc>
        <w:tc>
          <w:tcPr>
            <w:tcW w:w="1628" w:type="dxa"/>
            <w:vAlign w:val="center"/>
          </w:tcPr>
          <w:p w14:paraId="48BEF86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0.36 [0.02–6.36]</w:t>
            </w:r>
          </w:p>
        </w:tc>
        <w:tc>
          <w:tcPr>
            <w:tcW w:w="1628" w:type="dxa"/>
            <w:vAlign w:val="center"/>
          </w:tcPr>
          <w:p w14:paraId="614D66D4"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24%</w:t>
            </w:r>
          </w:p>
        </w:tc>
      </w:tr>
      <w:tr w:rsidR="00F27759" w:rsidRPr="00CE2A74" w14:paraId="59D4618F"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430EA40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val="restart"/>
          </w:tcPr>
          <w:p w14:paraId="23B665C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 xml:space="preserve">High </w:t>
            </w:r>
            <w:r w:rsidRPr="00675036">
              <w:rPr>
                <w:rFonts w:ascii="Calibri" w:eastAsia="Arial" w:hAnsi="Calibri" w:cs="Calibri"/>
                <w:color w:val="000000" w:themeColor="text1"/>
                <w:sz w:val="18"/>
                <w:szCs w:val="18"/>
              </w:rPr>
              <w:t>transmission</w:t>
            </w:r>
            <w:commentRangeStart w:id="18"/>
            <w:commentRangeEnd w:id="18"/>
            <w:r>
              <w:rPr>
                <w:rStyle w:val="ad"/>
                <w:rFonts w:ascii="Calibri" w:eastAsia="Arial" w:hAnsi="Calibri" w:cs="Calibri" w:hint="eastAsia"/>
                <w:color w:val="000000" w:themeColor="text1"/>
                <w:sz w:val="18"/>
                <w:szCs w:val="18"/>
              </w:rPr>
              <w:commentReference w:id="18"/>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276A30B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2FDCD97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2.21 [0.08–1168.87]</w:t>
            </w:r>
          </w:p>
        </w:tc>
        <w:tc>
          <w:tcPr>
            <w:tcW w:w="1342" w:type="dxa"/>
            <w:vAlign w:val="center"/>
          </w:tcPr>
          <w:p w14:paraId="469082E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66%</w:t>
            </w:r>
          </w:p>
        </w:tc>
        <w:tc>
          <w:tcPr>
            <w:tcW w:w="1628" w:type="dxa"/>
            <w:vAlign w:val="center"/>
          </w:tcPr>
          <w:p w14:paraId="30FAA06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7.16 [0.23–3513.23]</w:t>
            </w:r>
          </w:p>
        </w:tc>
        <w:tc>
          <w:tcPr>
            <w:tcW w:w="1628" w:type="dxa"/>
            <w:vAlign w:val="center"/>
          </w:tcPr>
          <w:p w14:paraId="19E74F28"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85%</w:t>
            </w:r>
          </w:p>
        </w:tc>
      </w:tr>
      <w:tr w:rsidR="00F27759" w:rsidRPr="00CE2A74" w14:paraId="1CD8AFFC" w14:textId="77777777">
        <w:trPr>
          <w:trHeight w:val="144"/>
        </w:trPr>
        <w:tc>
          <w:tcPr>
            <w:tcW w:w="1135" w:type="dxa"/>
            <w:vMerge/>
          </w:tcPr>
          <w:p w14:paraId="43AF955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42014E7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472C5B5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0BB7E05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0.69 [0.02–335.53]</w:t>
            </w:r>
          </w:p>
        </w:tc>
        <w:tc>
          <w:tcPr>
            <w:tcW w:w="1342" w:type="dxa"/>
            <w:vAlign w:val="center"/>
          </w:tcPr>
          <w:p w14:paraId="2826EA2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43%</w:t>
            </w:r>
          </w:p>
        </w:tc>
        <w:tc>
          <w:tcPr>
            <w:tcW w:w="1628" w:type="dxa"/>
            <w:vAlign w:val="center"/>
          </w:tcPr>
          <w:p w14:paraId="77F1FE5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5.85 [0.17–2831.32]</w:t>
            </w:r>
          </w:p>
        </w:tc>
        <w:tc>
          <w:tcPr>
            <w:tcW w:w="1628" w:type="dxa"/>
            <w:vAlign w:val="center"/>
          </w:tcPr>
          <w:p w14:paraId="19B7021C"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81%</w:t>
            </w:r>
          </w:p>
        </w:tc>
      </w:tr>
      <w:tr w:rsidR="00F27759" w:rsidRPr="00CE2A74" w14:paraId="32CFCB9F"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3FE418C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2C97A06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4FF0560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5221D5A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0.38 [0.01–212.13]</w:t>
            </w:r>
          </w:p>
        </w:tc>
        <w:tc>
          <w:tcPr>
            <w:tcW w:w="1342" w:type="dxa"/>
            <w:vAlign w:val="center"/>
          </w:tcPr>
          <w:p w14:paraId="770EA34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34%</w:t>
            </w:r>
          </w:p>
        </w:tc>
        <w:tc>
          <w:tcPr>
            <w:tcW w:w="1628" w:type="dxa"/>
            <w:vAlign w:val="center"/>
          </w:tcPr>
          <w:p w14:paraId="079B212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3.15 [0.08–1855.15]</w:t>
            </w:r>
          </w:p>
        </w:tc>
        <w:tc>
          <w:tcPr>
            <w:tcW w:w="1628" w:type="dxa"/>
            <w:vAlign w:val="center"/>
          </w:tcPr>
          <w:p w14:paraId="6552C155"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71%</w:t>
            </w:r>
          </w:p>
        </w:tc>
      </w:tr>
      <w:tr w:rsidR="00F27759" w:rsidRPr="00CE2A74" w14:paraId="447AAEF1" w14:textId="77777777">
        <w:trPr>
          <w:trHeight w:val="144"/>
        </w:trPr>
        <w:tc>
          <w:tcPr>
            <w:tcW w:w="1135" w:type="dxa"/>
            <w:vMerge/>
          </w:tcPr>
          <w:p w14:paraId="68C3624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2A9D737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75636EE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02A16EA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0.32 [0.01–8.34]</w:t>
            </w:r>
          </w:p>
        </w:tc>
        <w:tc>
          <w:tcPr>
            <w:tcW w:w="1342" w:type="dxa"/>
            <w:vAlign w:val="center"/>
          </w:tcPr>
          <w:p w14:paraId="061DD58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26%</w:t>
            </w:r>
          </w:p>
        </w:tc>
        <w:tc>
          <w:tcPr>
            <w:tcW w:w="1628" w:type="dxa"/>
            <w:vAlign w:val="center"/>
          </w:tcPr>
          <w:p w14:paraId="4194867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1.02 [0.04–24.18]</w:t>
            </w:r>
          </w:p>
        </w:tc>
        <w:tc>
          <w:tcPr>
            <w:tcW w:w="1628" w:type="dxa"/>
            <w:vAlign w:val="center"/>
          </w:tcPr>
          <w:p w14:paraId="79F844F7"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50%</w:t>
            </w:r>
          </w:p>
        </w:tc>
      </w:tr>
      <w:tr w:rsidR="00F27759" w:rsidRPr="00CE2A74" w14:paraId="4D050EEB" w14:textId="77777777">
        <w:trPr>
          <w:cnfStyle w:val="000000100000" w:firstRow="0" w:lastRow="0" w:firstColumn="0" w:lastColumn="0" w:oddVBand="0" w:evenVBand="0" w:oddHBand="1" w:evenHBand="0" w:firstRowFirstColumn="0" w:firstRowLastColumn="0" w:lastRowFirstColumn="0" w:lastRowLastColumn="0"/>
          <w:trHeight w:val="414"/>
        </w:trPr>
        <w:tc>
          <w:tcPr>
            <w:tcW w:w="1135" w:type="dxa"/>
            <w:vMerge w:val="restart"/>
          </w:tcPr>
          <w:p w14:paraId="31962D1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SAE</w:t>
            </w:r>
          </w:p>
        </w:tc>
        <w:tc>
          <w:tcPr>
            <w:tcW w:w="1413" w:type="dxa"/>
            <w:vMerge w:val="restart"/>
          </w:tcPr>
          <w:p w14:paraId="694CA78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 xml:space="preserve">Low </w:t>
            </w:r>
            <w:r w:rsidRPr="00675036">
              <w:rPr>
                <w:rFonts w:ascii="Calibri" w:eastAsia="Arial" w:hAnsi="Calibri" w:cs="Calibri"/>
                <w:color w:val="000000" w:themeColor="text1"/>
                <w:sz w:val="18"/>
                <w:szCs w:val="18"/>
              </w:rPr>
              <w:t>transmission</w:t>
            </w:r>
            <w:commentRangeStart w:id="19"/>
            <w:commentRangeEnd w:id="19"/>
            <w:r>
              <w:rPr>
                <w:rStyle w:val="ad"/>
                <w:rFonts w:ascii="Calibri" w:eastAsia="Arial" w:hAnsi="Calibri" w:cs="Calibri" w:hint="eastAsia"/>
                <w:color w:val="000000" w:themeColor="text1"/>
                <w:sz w:val="18"/>
                <w:szCs w:val="18"/>
              </w:rPr>
              <w:commentReference w:id="19"/>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3CC35CD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2DCCFDB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1.64 [0.21–23.70]</w:t>
            </w:r>
          </w:p>
        </w:tc>
        <w:tc>
          <w:tcPr>
            <w:tcW w:w="1342" w:type="dxa"/>
            <w:vAlign w:val="center"/>
          </w:tcPr>
          <w:p w14:paraId="2C2F3BD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64%</w:t>
            </w:r>
          </w:p>
        </w:tc>
        <w:tc>
          <w:tcPr>
            <w:tcW w:w="1628" w:type="dxa"/>
            <w:vAlign w:val="center"/>
          </w:tcPr>
          <w:p w14:paraId="2B185EF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3.81 [0.37–72.31]</w:t>
            </w:r>
          </w:p>
        </w:tc>
        <w:tc>
          <w:tcPr>
            <w:tcW w:w="1628" w:type="dxa"/>
            <w:vAlign w:val="center"/>
          </w:tcPr>
          <w:p w14:paraId="60FFB664"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84%</w:t>
            </w:r>
          </w:p>
        </w:tc>
      </w:tr>
      <w:tr w:rsidR="00F27759" w:rsidRPr="00CE2A74" w14:paraId="1DAC115F" w14:textId="77777777">
        <w:trPr>
          <w:trHeight w:val="144"/>
        </w:trPr>
        <w:tc>
          <w:tcPr>
            <w:tcW w:w="1135" w:type="dxa"/>
            <w:vMerge/>
          </w:tcPr>
          <w:p w14:paraId="561A191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4242AC9A"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12E470D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60C9498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0.58 [0.06–9.29]</w:t>
            </w:r>
          </w:p>
        </w:tc>
        <w:tc>
          <w:tcPr>
            <w:tcW w:w="1342" w:type="dxa"/>
            <w:vAlign w:val="center"/>
          </w:tcPr>
          <w:p w14:paraId="2516E26A"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37%</w:t>
            </w:r>
          </w:p>
        </w:tc>
        <w:tc>
          <w:tcPr>
            <w:tcW w:w="1628" w:type="dxa"/>
            <w:vAlign w:val="center"/>
          </w:tcPr>
          <w:p w14:paraId="79F8C79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2.74 [0.20–64.63]</w:t>
            </w:r>
          </w:p>
        </w:tc>
        <w:tc>
          <w:tcPr>
            <w:tcW w:w="1628" w:type="dxa"/>
            <w:vAlign w:val="center"/>
          </w:tcPr>
          <w:p w14:paraId="580D9F7B"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73%</w:t>
            </w:r>
          </w:p>
        </w:tc>
      </w:tr>
      <w:tr w:rsidR="00F27759" w:rsidRPr="00CE2A74" w14:paraId="37E23234"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6D231B4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76D9CA8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1C3C951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5B311FD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0.24 [0.02–4.36]</w:t>
            </w:r>
          </w:p>
        </w:tc>
        <w:tc>
          <w:tcPr>
            <w:tcW w:w="1342" w:type="dxa"/>
            <w:vAlign w:val="center"/>
          </w:tcPr>
          <w:p w14:paraId="069EB48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18%</w:t>
            </w:r>
          </w:p>
        </w:tc>
        <w:tc>
          <w:tcPr>
            <w:tcW w:w="1628" w:type="dxa"/>
            <w:vAlign w:val="center"/>
          </w:tcPr>
          <w:p w14:paraId="11804E7A"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1.16 [0.08–22.04]</w:t>
            </w:r>
          </w:p>
        </w:tc>
        <w:tc>
          <w:tcPr>
            <w:tcW w:w="1628" w:type="dxa"/>
            <w:vAlign w:val="center"/>
          </w:tcPr>
          <w:p w14:paraId="024F50FA"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54%</w:t>
            </w:r>
          </w:p>
        </w:tc>
      </w:tr>
      <w:tr w:rsidR="00F27759" w:rsidRPr="00CE2A74" w14:paraId="3F9F0B79" w14:textId="77777777">
        <w:trPr>
          <w:trHeight w:val="144"/>
        </w:trPr>
        <w:tc>
          <w:tcPr>
            <w:tcW w:w="1135" w:type="dxa"/>
            <w:vMerge/>
          </w:tcPr>
          <w:p w14:paraId="7BACD53F"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307DD95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6708617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47909B5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0.04 [0.00–0.94]</w:t>
            </w:r>
          </w:p>
        </w:tc>
        <w:tc>
          <w:tcPr>
            <w:tcW w:w="1342" w:type="dxa"/>
            <w:vAlign w:val="center"/>
          </w:tcPr>
          <w:p w14:paraId="11A3B1B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w:t>
            </w:r>
          </w:p>
        </w:tc>
        <w:tc>
          <w:tcPr>
            <w:tcW w:w="1628" w:type="dxa"/>
            <w:vAlign w:val="center"/>
          </w:tcPr>
          <w:p w14:paraId="4FE5AF4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0.28 [0.01–7.03]</w:t>
            </w:r>
          </w:p>
        </w:tc>
        <w:tc>
          <w:tcPr>
            <w:tcW w:w="1628" w:type="dxa"/>
            <w:vAlign w:val="center"/>
          </w:tcPr>
          <w:p w14:paraId="3981B239"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25%</w:t>
            </w:r>
          </w:p>
        </w:tc>
      </w:tr>
      <w:tr w:rsidR="00F27759" w:rsidRPr="00CE2A74" w14:paraId="41243CC3"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538807D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val="restart"/>
          </w:tcPr>
          <w:p w14:paraId="24A15F4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 xml:space="preserve">Moderate </w:t>
            </w:r>
            <w:r w:rsidRPr="00675036">
              <w:rPr>
                <w:rFonts w:ascii="Calibri" w:eastAsia="Arial" w:hAnsi="Calibri" w:cs="Calibri"/>
                <w:color w:val="000000" w:themeColor="text1"/>
                <w:sz w:val="18"/>
                <w:szCs w:val="18"/>
              </w:rPr>
              <w:t>transmission</w:t>
            </w:r>
            <w:commentRangeStart w:id="20"/>
            <w:commentRangeEnd w:id="20"/>
            <w:r>
              <w:rPr>
                <w:rStyle w:val="ad"/>
                <w:rFonts w:ascii="Calibri" w:eastAsia="Arial" w:hAnsi="Calibri" w:cs="Calibri" w:hint="eastAsia"/>
                <w:color w:val="000000" w:themeColor="text1"/>
                <w:sz w:val="18"/>
                <w:szCs w:val="18"/>
              </w:rPr>
              <w:commentReference w:id="20"/>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5DD10C0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37C704D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4.89 [0.77–26.30]</w:t>
            </w:r>
          </w:p>
        </w:tc>
        <w:tc>
          <w:tcPr>
            <w:tcW w:w="1342" w:type="dxa"/>
            <w:vAlign w:val="center"/>
          </w:tcPr>
          <w:p w14:paraId="6912857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96%</w:t>
            </w:r>
          </w:p>
        </w:tc>
        <w:tc>
          <w:tcPr>
            <w:tcW w:w="1628" w:type="dxa"/>
            <w:vAlign w:val="center"/>
          </w:tcPr>
          <w:p w14:paraId="06966D9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10.65 [1.55–55.07]</w:t>
            </w:r>
          </w:p>
        </w:tc>
        <w:tc>
          <w:tcPr>
            <w:tcW w:w="1628" w:type="dxa"/>
            <w:vAlign w:val="center"/>
          </w:tcPr>
          <w:p w14:paraId="53F6E10B"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99%</w:t>
            </w:r>
          </w:p>
        </w:tc>
      </w:tr>
      <w:tr w:rsidR="00F27759" w:rsidRPr="00CE2A74" w14:paraId="5F791B1A" w14:textId="77777777">
        <w:trPr>
          <w:trHeight w:val="144"/>
        </w:trPr>
        <w:tc>
          <w:tcPr>
            <w:tcW w:w="1135" w:type="dxa"/>
            <w:vMerge/>
          </w:tcPr>
          <w:p w14:paraId="263BCF8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5F95E50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147F4B9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72833C0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1.74 [0.24–10.83]</w:t>
            </w:r>
          </w:p>
        </w:tc>
        <w:tc>
          <w:tcPr>
            <w:tcW w:w="1342" w:type="dxa"/>
            <w:vAlign w:val="center"/>
          </w:tcPr>
          <w:p w14:paraId="2FA32C3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70%</w:t>
            </w:r>
          </w:p>
        </w:tc>
        <w:tc>
          <w:tcPr>
            <w:tcW w:w="1628" w:type="dxa"/>
            <w:vAlign w:val="center"/>
          </w:tcPr>
          <w:p w14:paraId="21E4191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7.15 [0.86–48.68]</w:t>
            </w:r>
          </w:p>
        </w:tc>
        <w:tc>
          <w:tcPr>
            <w:tcW w:w="1628" w:type="dxa"/>
            <w:vAlign w:val="center"/>
          </w:tcPr>
          <w:p w14:paraId="46A267E8"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97%</w:t>
            </w:r>
          </w:p>
        </w:tc>
      </w:tr>
      <w:tr w:rsidR="00F27759" w:rsidRPr="00CE2A74" w14:paraId="5CBA1866"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44119CE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72BCDEF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52C2D1DE"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16FA229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0.77 [0.06–5.18]</w:t>
            </w:r>
          </w:p>
        </w:tc>
        <w:tc>
          <w:tcPr>
            <w:tcW w:w="1342" w:type="dxa"/>
            <w:vAlign w:val="center"/>
          </w:tcPr>
          <w:p w14:paraId="150CE44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40%</w:t>
            </w:r>
          </w:p>
        </w:tc>
        <w:tc>
          <w:tcPr>
            <w:tcW w:w="1628" w:type="dxa"/>
            <w:vAlign w:val="center"/>
          </w:tcPr>
          <w:p w14:paraId="2A9D415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3.47 [0.39–24.11]</w:t>
            </w:r>
          </w:p>
        </w:tc>
        <w:tc>
          <w:tcPr>
            <w:tcW w:w="1628" w:type="dxa"/>
            <w:vAlign w:val="center"/>
          </w:tcPr>
          <w:p w14:paraId="6DE09B7E"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87%</w:t>
            </w:r>
          </w:p>
        </w:tc>
      </w:tr>
      <w:tr w:rsidR="00F27759" w:rsidRPr="00CE2A74" w14:paraId="3969C0E3" w14:textId="77777777">
        <w:trPr>
          <w:trHeight w:val="144"/>
        </w:trPr>
        <w:tc>
          <w:tcPr>
            <w:tcW w:w="1135" w:type="dxa"/>
            <w:vMerge/>
          </w:tcPr>
          <w:p w14:paraId="6A46E2F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3C7EC6E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66A127DD"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4F833FF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0.14 [0.00–1.26]</w:t>
            </w:r>
          </w:p>
        </w:tc>
        <w:tc>
          <w:tcPr>
            <w:tcW w:w="1342" w:type="dxa"/>
            <w:vAlign w:val="center"/>
          </w:tcPr>
          <w:p w14:paraId="793A028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w:t>
            </w:r>
          </w:p>
        </w:tc>
        <w:tc>
          <w:tcPr>
            <w:tcW w:w="1628" w:type="dxa"/>
            <w:vAlign w:val="center"/>
          </w:tcPr>
          <w:p w14:paraId="417F00E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0.82 [0.06–5.95]</w:t>
            </w:r>
          </w:p>
        </w:tc>
        <w:tc>
          <w:tcPr>
            <w:tcW w:w="1628" w:type="dxa"/>
            <w:vAlign w:val="center"/>
          </w:tcPr>
          <w:p w14:paraId="4052894A"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45%</w:t>
            </w:r>
          </w:p>
        </w:tc>
      </w:tr>
      <w:tr w:rsidR="00F27759" w:rsidRPr="00CE2A74" w14:paraId="7D3CE5A5"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2919989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val="restart"/>
          </w:tcPr>
          <w:p w14:paraId="560071D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675036">
              <w:rPr>
                <w:rFonts w:ascii="Calibri" w:eastAsia="Arial" w:hAnsi="Calibri" w:cs="Calibri"/>
                <w:color w:val="000000"/>
                <w:sz w:val="18"/>
                <w:szCs w:val="18"/>
              </w:rPr>
              <w:t xml:space="preserve">High </w:t>
            </w:r>
            <w:r w:rsidRPr="00675036">
              <w:rPr>
                <w:rFonts w:ascii="Calibri" w:eastAsia="Arial" w:hAnsi="Calibri" w:cs="Calibri"/>
                <w:color w:val="000000" w:themeColor="text1"/>
                <w:sz w:val="18"/>
                <w:szCs w:val="18"/>
              </w:rPr>
              <w:t>transmission</w:t>
            </w:r>
            <w:commentRangeStart w:id="21"/>
            <w:commentRangeEnd w:id="21"/>
            <w:r>
              <w:rPr>
                <w:rStyle w:val="ad"/>
                <w:rFonts w:ascii="Calibri" w:eastAsia="Arial" w:hAnsi="Calibri" w:cs="Calibri" w:hint="eastAsia"/>
                <w:color w:val="000000" w:themeColor="text1"/>
                <w:sz w:val="18"/>
                <w:szCs w:val="18"/>
              </w:rPr>
              <w:commentReference w:id="21"/>
            </w:r>
            <w:r>
              <w:rPr>
                <w:rFonts w:ascii="Calibri" w:eastAsia="Arial" w:hAnsi="Calibri" w:cs="Calibri" w:hint="eastAsia"/>
                <w:color w:val="000000" w:themeColor="text1"/>
                <w:sz w:val="18"/>
                <w:szCs w:val="18"/>
              </w:rPr>
              <w:t xml:space="preserve"> </w:t>
            </w:r>
            <w:r>
              <w:rPr>
                <w:rFonts w:ascii="Calibri" w:eastAsia="Arial" w:hAnsi="Calibri" w:cs="Calibri"/>
                <w:color w:val="000000" w:themeColor="text1"/>
                <w:sz w:val="18"/>
                <w:szCs w:val="18"/>
                <w:lang w:val="en-US"/>
              </w:rPr>
              <w:t>setting</w:t>
            </w:r>
          </w:p>
        </w:tc>
        <w:tc>
          <w:tcPr>
            <w:tcW w:w="992" w:type="dxa"/>
            <w:vAlign w:val="center"/>
          </w:tcPr>
          <w:p w14:paraId="6A1BFE6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1417" w:type="dxa"/>
            <w:vAlign w:val="center"/>
          </w:tcPr>
          <w:p w14:paraId="4EFC73B6"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14.96 [1.80–105.18]</w:t>
            </w:r>
          </w:p>
        </w:tc>
        <w:tc>
          <w:tcPr>
            <w:tcW w:w="1342" w:type="dxa"/>
            <w:vAlign w:val="center"/>
          </w:tcPr>
          <w:p w14:paraId="45EFFE5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100%</w:t>
            </w:r>
          </w:p>
        </w:tc>
        <w:tc>
          <w:tcPr>
            <w:tcW w:w="1628" w:type="dxa"/>
            <w:vAlign w:val="center"/>
          </w:tcPr>
          <w:p w14:paraId="22FCEE5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33.65 [3.85–243.90]</w:t>
            </w:r>
          </w:p>
        </w:tc>
        <w:tc>
          <w:tcPr>
            <w:tcW w:w="1628" w:type="dxa"/>
            <w:vAlign w:val="center"/>
          </w:tcPr>
          <w:p w14:paraId="5C4FD21F"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100%</w:t>
            </w:r>
          </w:p>
        </w:tc>
      </w:tr>
      <w:tr w:rsidR="00F27759" w:rsidRPr="00CE2A74" w14:paraId="4856CEC6" w14:textId="77777777">
        <w:trPr>
          <w:trHeight w:val="144"/>
        </w:trPr>
        <w:tc>
          <w:tcPr>
            <w:tcW w:w="1135" w:type="dxa"/>
            <w:vMerge/>
          </w:tcPr>
          <w:p w14:paraId="2442EAD9"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36383CB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267DB63C"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1417" w:type="dxa"/>
            <w:vAlign w:val="center"/>
          </w:tcPr>
          <w:p w14:paraId="3FC4E46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5.02 [0.55–39.84]</w:t>
            </w:r>
          </w:p>
        </w:tc>
        <w:tc>
          <w:tcPr>
            <w:tcW w:w="1342" w:type="dxa"/>
            <w:vAlign w:val="center"/>
          </w:tcPr>
          <w:p w14:paraId="7F7B1DA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92%</w:t>
            </w:r>
          </w:p>
        </w:tc>
        <w:tc>
          <w:tcPr>
            <w:tcW w:w="1628" w:type="dxa"/>
            <w:vAlign w:val="center"/>
          </w:tcPr>
          <w:p w14:paraId="312C9E0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24.76 [2.33–191.62]</w:t>
            </w:r>
          </w:p>
        </w:tc>
        <w:tc>
          <w:tcPr>
            <w:tcW w:w="1628" w:type="dxa"/>
            <w:vAlign w:val="center"/>
          </w:tcPr>
          <w:p w14:paraId="17B6513A"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99%</w:t>
            </w:r>
          </w:p>
        </w:tc>
      </w:tr>
      <w:tr w:rsidR="00F27759" w:rsidRPr="00CE2A74" w14:paraId="75B176F3" w14:textId="77777777">
        <w:trPr>
          <w:cnfStyle w:val="000000100000" w:firstRow="0" w:lastRow="0" w:firstColumn="0" w:lastColumn="0" w:oddVBand="0" w:evenVBand="0" w:oddHBand="1" w:evenHBand="0" w:firstRowFirstColumn="0" w:firstRowLastColumn="0" w:lastRowFirstColumn="0" w:lastRowLastColumn="0"/>
          <w:trHeight w:val="144"/>
        </w:trPr>
        <w:tc>
          <w:tcPr>
            <w:tcW w:w="1135" w:type="dxa"/>
            <w:vMerge/>
          </w:tcPr>
          <w:p w14:paraId="45475E51"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5DFA21D7"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5FF11BD5"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1417" w:type="dxa"/>
            <w:vAlign w:val="center"/>
          </w:tcPr>
          <w:p w14:paraId="3FC5955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2.07 [0.13–19.40]</w:t>
            </w:r>
          </w:p>
        </w:tc>
        <w:tc>
          <w:tcPr>
            <w:tcW w:w="1342" w:type="dxa"/>
            <w:vAlign w:val="center"/>
          </w:tcPr>
          <w:p w14:paraId="19FF1814"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71%</w:t>
            </w:r>
          </w:p>
        </w:tc>
        <w:tc>
          <w:tcPr>
            <w:tcW w:w="1628" w:type="dxa"/>
            <w:vAlign w:val="center"/>
          </w:tcPr>
          <w:p w14:paraId="6A4B7933"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11.59 [0.98–98.70]</w:t>
            </w:r>
          </w:p>
        </w:tc>
        <w:tc>
          <w:tcPr>
            <w:tcW w:w="1628" w:type="dxa"/>
            <w:vAlign w:val="center"/>
          </w:tcPr>
          <w:p w14:paraId="6C7593BC"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97%</w:t>
            </w:r>
          </w:p>
        </w:tc>
      </w:tr>
      <w:tr w:rsidR="00F27759" w:rsidRPr="00CE2A74" w14:paraId="477F471B" w14:textId="77777777">
        <w:trPr>
          <w:trHeight w:val="144"/>
        </w:trPr>
        <w:tc>
          <w:tcPr>
            <w:tcW w:w="1135" w:type="dxa"/>
            <w:vMerge/>
          </w:tcPr>
          <w:p w14:paraId="342D3872"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413" w:type="dxa"/>
            <w:vMerge/>
          </w:tcPr>
          <w:p w14:paraId="45DB441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92" w:type="dxa"/>
            <w:vAlign w:val="center"/>
          </w:tcPr>
          <w:p w14:paraId="07D09FB8"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1417" w:type="dxa"/>
            <w:vAlign w:val="center"/>
          </w:tcPr>
          <w:p w14:paraId="698C1C80"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0.34 [0.01–4.16]</w:t>
            </w:r>
          </w:p>
        </w:tc>
        <w:tc>
          <w:tcPr>
            <w:tcW w:w="1342" w:type="dxa"/>
            <w:vAlign w:val="center"/>
          </w:tcPr>
          <w:p w14:paraId="3F2E3F5B" w14:textId="77777777" w:rsidR="00F27759" w:rsidRPr="00675036" w:rsidRDefault="00F27759">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23%</w:t>
            </w:r>
          </w:p>
        </w:tc>
        <w:tc>
          <w:tcPr>
            <w:tcW w:w="1628" w:type="dxa"/>
            <w:vAlign w:val="center"/>
          </w:tcPr>
          <w:p w14:paraId="6C414C44" w14:textId="77777777" w:rsidR="00F27759" w:rsidRPr="00675036" w:rsidRDefault="00F27759">
            <w:pP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2.51 [0.12–22.93]</w:t>
            </w:r>
          </w:p>
        </w:tc>
        <w:tc>
          <w:tcPr>
            <w:tcW w:w="1628" w:type="dxa"/>
            <w:vAlign w:val="center"/>
          </w:tcPr>
          <w:p w14:paraId="2017AE1D" w14:textId="77777777" w:rsidR="00F27759" w:rsidRPr="00675036" w:rsidRDefault="00F27759">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74%</w:t>
            </w:r>
          </w:p>
        </w:tc>
      </w:tr>
    </w:tbl>
    <w:p w14:paraId="78D7B5F7" w14:textId="77777777" w:rsidR="00F27759" w:rsidRPr="00EF0785" w:rsidRDefault="00F27759" w:rsidP="00F27759">
      <w:pPr>
        <w:spacing w:line="360" w:lineRule="auto"/>
        <w:rPr>
          <w:rStyle w:val="a9"/>
          <w:rFonts w:ascii="Calibri" w:hAnsi="Calibri" w:cs="Calibri"/>
        </w:rPr>
      </w:pPr>
    </w:p>
    <w:p w14:paraId="066CB8CC" w14:textId="77777777" w:rsidR="00F27759" w:rsidRPr="00EF0785" w:rsidRDefault="00F27759" w:rsidP="00F27759">
      <w:pPr>
        <w:spacing w:line="360" w:lineRule="auto"/>
        <w:rPr>
          <w:rFonts w:ascii="Calibri" w:hAnsi="Calibri" w:cs="Calibri"/>
        </w:rPr>
        <w:sectPr w:rsidR="00F27759" w:rsidRPr="00EF0785" w:rsidSect="00F27759">
          <w:pgSz w:w="11906" w:h="16838"/>
          <w:pgMar w:top="1440" w:right="1440" w:bottom="1440" w:left="1440" w:header="708" w:footer="708" w:gutter="0"/>
          <w:cols w:space="708"/>
          <w:docGrid w:linePitch="360"/>
        </w:sectPr>
      </w:pPr>
    </w:p>
    <w:p w14:paraId="13FA2B86" w14:textId="77777777" w:rsidR="00F27759" w:rsidRPr="00EF0785" w:rsidRDefault="00F27759" w:rsidP="00F27759">
      <w:pPr>
        <w:spacing w:line="360" w:lineRule="auto"/>
        <w:rPr>
          <w:rStyle w:val="a9"/>
          <w:rFonts w:ascii="Calibri" w:hAnsi="Calibri" w:cs="Calibri"/>
          <w:i w:val="0"/>
          <w:sz w:val="28"/>
          <w:szCs w:val="28"/>
        </w:rPr>
      </w:pPr>
      <w:r w:rsidRPr="4CA7DDD5">
        <w:rPr>
          <w:rStyle w:val="a9"/>
          <w:rFonts w:ascii="Calibri" w:hAnsi="Calibri" w:cs="Calibri"/>
          <w:i w:val="0"/>
          <w:sz w:val="28"/>
          <w:szCs w:val="28"/>
        </w:rPr>
        <w:lastRenderedPageBreak/>
        <w:t xml:space="preserve">Figures </w:t>
      </w:r>
    </w:p>
    <w:p w14:paraId="7F647D1B" w14:textId="77777777" w:rsidR="00F27759" w:rsidRPr="00DC2205" w:rsidRDefault="00F27759" w:rsidP="00F27759">
      <w:pPr>
        <w:spacing w:line="360" w:lineRule="auto"/>
        <w:rPr>
          <w:rStyle w:val="a9"/>
          <w:rFonts w:ascii="Calibri" w:eastAsiaTheme="minorEastAsia" w:hAnsi="Calibri" w:cs="Calibri"/>
          <w:i w:val="0"/>
          <w:iCs w:val="0"/>
          <w:color w:val="auto"/>
          <w:sz w:val="22"/>
          <w:szCs w:val="22"/>
        </w:rPr>
      </w:pPr>
      <w:commentRangeStart w:id="22"/>
      <w:r w:rsidRPr="00DC2205">
        <w:rPr>
          <w:rStyle w:val="a9"/>
          <w:rFonts w:ascii="Calibri" w:eastAsiaTheme="minorEastAsia" w:hAnsi="Calibri" w:cs="Calibri"/>
          <w:b/>
          <w:i w:val="0"/>
          <w:color w:val="auto"/>
          <w:sz w:val="22"/>
          <w:szCs w:val="22"/>
        </w:rPr>
        <w:t>Figure 1.</w:t>
      </w:r>
      <w:commentRangeEnd w:id="22"/>
      <w:r w:rsidRPr="00DC2205">
        <w:rPr>
          <w:rStyle w:val="ad"/>
          <w:rFonts w:ascii="Calibri" w:eastAsiaTheme="minorEastAsia" w:hAnsi="Calibri" w:cs="Calibri"/>
          <w:b/>
          <w:bCs/>
          <w:sz w:val="22"/>
          <w:szCs w:val="22"/>
        </w:rPr>
        <w:commentReference w:id="22"/>
      </w:r>
      <w:r w:rsidRPr="00DC2205">
        <w:rPr>
          <w:rStyle w:val="a9"/>
          <w:rFonts w:ascii="Calibri" w:eastAsiaTheme="minorEastAsia" w:hAnsi="Calibri" w:cs="Calibri"/>
          <w:b/>
          <w:bCs/>
          <w:i w:val="0"/>
          <w:iCs w:val="0"/>
          <w:color w:val="auto"/>
          <w:sz w:val="22"/>
          <w:szCs w:val="22"/>
        </w:rPr>
        <w:t xml:space="preserve"> Benefit-risk assessment of Ixchiq </w:t>
      </w:r>
      <w:r w:rsidRPr="77E13B3C">
        <w:rPr>
          <w:rStyle w:val="a9"/>
          <w:rFonts w:ascii="Calibri" w:eastAsiaTheme="minorEastAsia" w:hAnsi="Calibri" w:cs="Calibri"/>
          <w:b/>
          <w:bCs/>
          <w:i w:val="0"/>
          <w:iCs w:val="0"/>
          <w:color w:val="auto"/>
          <w:sz w:val="22"/>
          <w:szCs w:val="22"/>
        </w:rPr>
        <w:t>for travel vaccination.</w:t>
      </w:r>
      <w:r w:rsidRPr="00DC2205">
        <w:rPr>
          <w:rStyle w:val="a9"/>
          <w:rFonts w:ascii="Calibri" w:eastAsiaTheme="minorEastAsia" w:hAnsi="Calibri" w:cs="Calibri"/>
          <w:b/>
          <w:i w:val="0"/>
          <w:color w:val="auto"/>
          <w:sz w:val="22"/>
          <w:szCs w:val="22"/>
        </w:rPr>
        <w:t xml:space="preserve"> </w:t>
      </w:r>
      <w:r w:rsidRPr="00B979F9">
        <w:rPr>
          <w:rStyle w:val="a9"/>
          <w:rFonts w:ascii="Calibri" w:eastAsiaTheme="minorEastAsia" w:hAnsi="Calibri" w:cs="Calibri"/>
          <w:i w:val="0"/>
          <w:color w:val="auto"/>
          <w:sz w:val="22"/>
          <w:szCs w:val="22"/>
        </w:rPr>
        <w:t xml:space="preserve">Benefit-risk </w:t>
      </w:r>
      <w:r w:rsidRPr="3AB38969">
        <w:rPr>
          <w:rStyle w:val="a9"/>
          <w:rFonts w:ascii="Calibri" w:eastAsiaTheme="minorEastAsia" w:hAnsi="Calibri" w:cs="Calibri"/>
          <w:i w:val="0"/>
          <w:iCs w:val="0"/>
          <w:color w:val="auto"/>
          <w:sz w:val="22"/>
          <w:szCs w:val="22"/>
        </w:rPr>
        <w:t xml:space="preserve">assessment </w:t>
      </w:r>
      <w:r w:rsidRPr="00B979F9">
        <w:rPr>
          <w:rStyle w:val="a9"/>
          <w:rFonts w:ascii="Calibri" w:eastAsiaTheme="minorEastAsia" w:hAnsi="Calibri" w:cs="Calibri"/>
          <w:i w:val="0"/>
          <w:iCs w:val="0"/>
          <w:color w:val="auto"/>
          <w:sz w:val="22"/>
          <w:szCs w:val="22"/>
        </w:rPr>
        <w:t>of travel</w:t>
      </w:r>
      <w:r w:rsidRPr="00B979F9">
        <w:rPr>
          <w:rStyle w:val="a9"/>
          <w:rFonts w:ascii="Calibri" w:eastAsiaTheme="minorEastAsia" w:hAnsi="Calibri" w:cs="Calibri"/>
          <w:i w:val="0"/>
          <w:color w:val="auto"/>
          <w:sz w:val="22"/>
          <w:szCs w:val="22"/>
        </w:rPr>
        <w:t xml:space="preserve"> vaccination strategies by age group, travel duration, and attack </w:t>
      </w:r>
      <w:r w:rsidRPr="00B979F9">
        <w:rPr>
          <w:rStyle w:val="a9"/>
          <w:rFonts w:ascii="Calibri" w:eastAsiaTheme="minorEastAsia" w:hAnsi="Calibri" w:cs="Calibri"/>
          <w:i w:val="0"/>
          <w:iCs w:val="0"/>
          <w:color w:val="auto"/>
          <w:sz w:val="22"/>
          <w:szCs w:val="22"/>
        </w:rPr>
        <w:t>rate.</w:t>
      </w:r>
      <w:r w:rsidRPr="4A1016E6">
        <w:rPr>
          <w:rStyle w:val="a9"/>
          <w:rFonts w:ascii="Calibri" w:eastAsiaTheme="minorEastAsia" w:hAnsi="Calibri" w:cs="Calibri"/>
          <w:b/>
          <w:bCs/>
          <w:i w:val="0"/>
          <w:iCs w:val="0"/>
          <w:color w:val="auto"/>
          <w:sz w:val="22"/>
          <w:szCs w:val="22"/>
        </w:rPr>
        <w:t xml:space="preserve"> </w:t>
      </w:r>
    </w:p>
    <w:p w14:paraId="4D20754F" w14:textId="77777777" w:rsidR="00F27759" w:rsidRPr="00DC2205" w:rsidRDefault="00F27759" w:rsidP="00F27759">
      <w:pPr>
        <w:spacing w:line="360" w:lineRule="auto"/>
        <w:rPr>
          <w:rStyle w:val="a9"/>
          <w:rFonts w:ascii="Calibri" w:eastAsiaTheme="minorEastAsia" w:hAnsi="Calibri" w:cs="Calibri"/>
          <w:i w:val="0"/>
          <w:iCs w:val="0"/>
          <w:color w:val="auto"/>
          <w:sz w:val="22"/>
          <w:szCs w:val="22"/>
        </w:rPr>
      </w:pPr>
      <w:commentRangeStart w:id="23"/>
      <w:r w:rsidRPr="360A30B0">
        <w:rPr>
          <w:rStyle w:val="a9"/>
          <w:rFonts w:ascii="Calibri" w:eastAsiaTheme="minorEastAsia" w:hAnsi="Calibri" w:cs="Calibri"/>
          <w:b/>
          <w:bCs/>
          <w:i w:val="0"/>
          <w:iCs w:val="0"/>
          <w:color w:val="auto"/>
          <w:sz w:val="22"/>
          <w:szCs w:val="22"/>
        </w:rPr>
        <w:t>Figure 1a</w:t>
      </w:r>
      <w:commentRangeEnd w:id="23"/>
      <w:r w:rsidRPr="360A30B0">
        <w:rPr>
          <w:rStyle w:val="ad"/>
          <w:rFonts w:ascii="Calibri" w:eastAsiaTheme="minorEastAsia" w:hAnsi="Calibri" w:cs="Calibri"/>
          <w:sz w:val="22"/>
          <w:szCs w:val="22"/>
        </w:rPr>
        <w:commentReference w:id="23"/>
      </w:r>
      <w:r w:rsidRPr="360A30B0">
        <w:rPr>
          <w:rStyle w:val="a9"/>
          <w:rFonts w:ascii="Calibri" w:eastAsiaTheme="minorEastAsia" w:hAnsi="Calibri" w:cs="Calibri"/>
          <w:i w:val="0"/>
          <w:iCs w:val="0"/>
          <w:color w:val="auto"/>
          <w:sz w:val="22"/>
          <w:szCs w:val="22"/>
        </w:rPr>
        <w:t xml:space="preserve"> – </w:t>
      </w:r>
      <w:r w:rsidRPr="360A30B0">
        <w:rPr>
          <w:rStyle w:val="a9"/>
          <w:rFonts w:ascii="Calibri" w:eastAsia="Malgun Gothic" w:hAnsi="Calibri" w:cs="Calibri"/>
          <w:i w:val="0"/>
          <w:iCs w:val="0"/>
          <w:color w:val="auto"/>
          <w:sz w:val="22"/>
          <w:szCs w:val="22"/>
        </w:rPr>
        <w:t>Benefit-risk</w:t>
      </w:r>
      <w:r w:rsidRPr="360A30B0">
        <w:rPr>
          <w:rStyle w:val="a9"/>
          <w:rFonts w:ascii="Calibri" w:eastAsiaTheme="minorEastAsia" w:hAnsi="Calibri" w:cs="Calibri"/>
          <w:i w:val="0"/>
          <w:iCs w:val="0"/>
          <w:color w:val="auto"/>
          <w:sz w:val="22"/>
          <w:szCs w:val="22"/>
        </w:rPr>
        <w:t xml:space="preserve"> comparison of travel </w:t>
      </w:r>
      <w:r w:rsidRPr="360A30B0">
        <w:rPr>
          <w:rStyle w:val="a9"/>
          <w:rFonts w:ascii="Calibri" w:eastAsia="Malgun Gothic" w:hAnsi="Calibri" w:cs="Calibri"/>
          <w:i w:val="0"/>
          <w:iCs w:val="0"/>
          <w:color w:val="auto"/>
          <w:sz w:val="22"/>
          <w:szCs w:val="22"/>
        </w:rPr>
        <w:t>vaccination</w:t>
      </w:r>
      <w:r w:rsidRPr="360A30B0">
        <w:rPr>
          <w:rStyle w:val="a9"/>
          <w:rFonts w:ascii="Calibri" w:eastAsiaTheme="minorEastAsia" w:hAnsi="Calibri" w:cs="Calibri"/>
          <w:i w:val="0"/>
          <w:iCs w:val="0"/>
          <w:color w:val="auto"/>
          <w:sz w:val="22"/>
          <w:szCs w:val="22"/>
        </w:rPr>
        <w:t xml:space="preserve"> strategies by age group, travel duration, and attack rate, for DALY. Pr (BRR (DALY)</w:t>
      </w:r>
      <w:r>
        <w:rPr>
          <w:rStyle w:val="a9"/>
          <w:rFonts w:ascii="Calibri" w:eastAsiaTheme="minorEastAsia" w:hAnsi="Calibri" w:cs="Calibri" w:hint="eastAsia"/>
          <w:i w:val="0"/>
          <w:iCs w:val="0"/>
          <w:color w:val="auto"/>
          <w:sz w:val="22"/>
          <w:szCs w:val="22"/>
        </w:rPr>
        <w:t>&gt;1</w:t>
      </w:r>
      <w:r w:rsidRPr="360A30B0">
        <w:rPr>
          <w:rStyle w:val="a9"/>
          <w:rFonts w:ascii="Calibri" w:eastAsiaTheme="minorEastAsia" w:hAnsi="Calibri" w:cs="Calibri"/>
          <w:i w:val="0"/>
          <w:iCs w:val="0"/>
          <w:color w:val="auto"/>
          <w:sz w:val="22"/>
          <w:szCs w:val="22"/>
        </w:rPr>
        <w:t>) refers to probability of the benefit-risk ratio being larger than 1, regarding DALYs averted by vaccination (benefit) in comparison to DALYs attributable to vaccination (risk</w:t>
      </w:r>
      <w:commentRangeStart w:id="24"/>
      <w:r w:rsidRPr="360A30B0">
        <w:rPr>
          <w:rStyle w:val="a9"/>
          <w:rFonts w:ascii="Calibri" w:eastAsiaTheme="minorEastAsia" w:hAnsi="Calibri" w:cs="Calibri"/>
          <w:i w:val="0"/>
          <w:iCs w:val="0"/>
          <w:color w:val="auto"/>
          <w:sz w:val="22"/>
          <w:szCs w:val="22"/>
        </w:rPr>
        <w:t>).</w:t>
      </w:r>
      <w:commentRangeStart w:id="25"/>
      <w:commentRangeEnd w:id="24"/>
      <w:r w:rsidRPr="00DC2205">
        <w:rPr>
          <w:rStyle w:val="ad"/>
          <w:rFonts w:ascii="Calibri" w:eastAsiaTheme="minorEastAsia" w:hAnsi="Calibri" w:cs="Calibri"/>
          <w:sz w:val="22"/>
          <w:szCs w:val="22"/>
        </w:rPr>
        <w:commentReference w:id="24"/>
      </w:r>
      <w:commentRangeEnd w:id="25"/>
      <w:r w:rsidRPr="00DC2205">
        <w:rPr>
          <w:rStyle w:val="ad"/>
          <w:rFonts w:ascii="Calibri" w:eastAsiaTheme="minorEastAsia" w:hAnsi="Calibri" w:cs="Calibri"/>
          <w:sz w:val="22"/>
          <w:szCs w:val="22"/>
        </w:rPr>
        <w:commentReference w:id="25"/>
      </w:r>
    </w:p>
    <w:p w14:paraId="71414551" w14:textId="77777777" w:rsidR="00F27759" w:rsidRPr="00445065" w:rsidRDefault="00F27759" w:rsidP="00F27759">
      <w:pPr>
        <w:spacing w:line="360" w:lineRule="auto"/>
        <w:rPr>
          <w:rStyle w:val="a9"/>
          <w:rFonts w:ascii="Calibri" w:eastAsiaTheme="minorEastAsia" w:hAnsi="Calibri" w:cs="Calibri"/>
          <w:b/>
          <w:bCs/>
          <w:color w:val="auto"/>
          <w:lang w:val="en-US"/>
        </w:rPr>
      </w:pPr>
      <w:r w:rsidRPr="00CC09B7">
        <w:rPr>
          <w:rStyle w:val="a9"/>
          <w:rFonts w:ascii="Calibri" w:eastAsiaTheme="minorEastAsia" w:hAnsi="Calibri" w:cs="Calibri"/>
          <w:b/>
          <w:bCs/>
          <w:noProof/>
          <w:color w:val="auto"/>
          <w:lang w:val="en-US"/>
        </w:rPr>
        <w:drawing>
          <wp:inline distT="0" distB="0" distL="0" distR="0" wp14:anchorId="4E6FE206" wp14:editId="353EDAD8">
            <wp:extent cx="6518031" cy="5012370"/>
            <wp:effectExtent l="0" t="0" r="0" b="4445"/>
            <wp:docPr id="558678630" name="Picture 1" descr="A map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78630" name="Picture 1" descr="A map of different countries/regions&#10;&#10;AI-generated content may be incorrect."/>
                    <pic:cNvPicPr/>
                  </pic:nvPicPr>
                  <pic:blipFill>
                    <a:blip r:embed="rId11"/>
                    <a:stretch>
                      <a:fillRect/>
                    </a:stretch>
                  </pic:blipFill>
                  <pic:spPr>
                    <a:xfrm>
                      <a:off x="0" y="0"/>
                      <a:ext cx="6530843" cy="5022223"/>
                    </a:xfrm>
                    <a:prstGeom prst="rect">
                      <a:avLst/>
                    </a:prstGeom>
                  </pic:spPr>
                </pic:pic>
              </a:graphicData>
            </a:graphic>
          </wp:inline>
        </w:drawing>
      </w:r>
    </w:p>
    <w:p w14:paraId="700D2AA9" w14:textId="77777777" w:rsidR="00F27759" w:rsidRDefault="00F27759" w:rsidP="00F27759">
      <w:pPr>
        <w:spacing w:line="360" w:lineRule="auto"/>
        <w:rPr>
          <w:rStyle w:val="a9"/>
          <w:rFonts w:ascii="Calibri" w:eastAsiaTheme="minorEastAsia" w:hAnsi="Calibri" w:cs="Calibri"/>
          <w:b/>
          <w:bCs/>
          <w:color w:val="auto"/>
        </w:rPr>
      </w:pPr>
    </w:p>
    <w:p w14:paraId="442A875C" w14:textId="77777777" w:rsidR="00F27759" w:rsidRDefault="00F27759" w:rsidP="00F27759">
      <w:pPr>
        <w:spacing w:line="360" w:lineRule="auto"/>
        <w:rPr>
          <w:rStyle w:val="a9"/>
          <w:rFonts w:ascii="Calibri" w:eastAsiaTheme="minorEastAsia" w:hAnsi="Calibri" w:cs="Calibri"/>
          <w:b/>
          <w:bCs/>
          <w:color w:val="auto"/>
        </w:rPr>
      </w:pPr>
    </w:p>
    <w:p w14:paraId="2E97B8E7" w14:textId="77777777" w:rsidR="00F27759" w:rsidRDefault="00F27759" w:rsidP="00F27759">
      <w:pPr>
        <w:spacing w:line="360" w:lineRule="auto"/>
        <w:rPr>
          <w:rStyle w:val="a9"/>
          <w:rFonts w:ascii="Calibri" w:eastAsiaTheme="minorEastAsia" w:hAnsi="Calibri" w:cs="Calibri"/>
          <w:b/>
          <w:bCs/>
          <w:color w:val="auto"/>
        </w:rPr>
      </w:pPr>
    </w:p>
    <w:p w14:paraId="0D9D3FA7" w14:textId="77777777" w:rsidR="00F27759" w:rsidRDefault="00F27759" w:rsidP="00F27759">
      <w:pPr>
        <w:spacing w:line="360" w:lineRule="auto"/>
        <w:rPr>
          <w:rStyle w:val="a9"/>
          <w:rFonts w:ascii="Calibri" w:eastAsiaTheme="minorEastAsia" w:hAnsi="Calibri" w:cs="Calibri"/>
          <w:b/>
          <w:bCs/>
          <w:color w:val="auto"/>
        </w:rPr>
      </w:pPr>
    </w:p>
    <w:p w14:paraId="649F92F4" w14:textId="77777777" w:rsidR="00F27759" w:rsidRDefault="00F27759" w:rsidP="00F27759">
      <w:pPr>
        <w:spacing w:line="360" w:lineRule="auto"/>
        <w:rPr>
          <w:rStyle w:val="a9"/>
          <w:rFonts w:ascii="Calibri" w:eastAsiaTheme="minorEastAsia" w:hAnsi="Calibri" w:cs="Calibri"/>
          <w:b/>
          <w:bCs/>
          <w:color w:val="auto"/>
        </w:rPr>
      </w:pPr>
    </w:p>
    <w:p w14:paraId="58D577B3" w14:textId="77777777" w:rsidR="00F27759" w:rsidRDefault="00F27759" w:rsidP="00F27759">
      <w:pPr>
        <w:spacing w:line="360" w:lineRule="auto"/>
        <w:rPr>
          <w:rStyle w:val="a9"/>
          <w:rFonts w:ascii="Calibri" w:eastAsiaTheme="minorEastAsia" w:hAnsi="Calibri" w:cs="Calibri"/>
          <w:b/>
          <w:bCs/>
          <w:color w:val="auto"/>
        </w:rPr>
      </w:pPr>
    </w:p>
    <w:p w14:paraId="105DFECC" w14:textId="77777777" w:rsidR="00F27759" w:rsidRDefault="00F27759" w:rsidP="00F27759">
      <w:pPr>
        <w:spacing w:line="360" w:lineRule="auto"/>
        <w:rPr>
          <w:rStyle w:val="a9"/>
          <w:rFonts w:ascii="Calibri" w:eastAsiaTheme="minorEastAsia" w:hAnsi="Calibri" w:cs="Calibri"/>
          <w:b/>
          <w:bCs/>
          <w:color w:val="auto"/>
        </w:rPr>
      </w:pPr>
    </w:p>
    <w:p w14:paraId="010499C0" w14:textId="77777777" w:rsidR="00F27759" w:rsidRDefault="00F27759" w:rsidP="00F27759">
      <w:pPr>
        <w:spacing w:line="360" w:lineRule="auto"/>
        <w:rPr>
          <w:rStyle w:val="a9"/>
          <w:rFonts w:ascii="Calibri" w:eastAsiaTheme="minorEastAsia" w:hAnsi="Calibri" w:cs="Calibri"/>
          <w:i w:val="0"/>
          <w:iCs w:val="0"/>
          <w:color w:val="auto"/>
          <w:sz w:val="22"/>
          <w:szCs w:val="22"/>
        </w:rPr>
      </w:pPr>
      <w:commentRangeStart w:id="26"/>
      <w:r w:rsidRPr="360A30B0">
        <w:rPr>
          <w:rStyle w:val="a9"/>
          <w:rFonts w:ascii="Calibri" w:eastAsiaTheme="minorEastAsia" w:hAnsi="Calibri" w:cs="Calibri"/>
          <w:b/>
          <w:bCs/>
          <w:i w:val="0"/>
          <w:iCs w:val="0"/>
          <w:color w:val="auto"/>
          <w:sz w:val="22"/>
          <w:szCs w:val="22"/>
        </w:rPr>
        <w:lastRenderedPageBreak/>
        <w:t>Figure 1b.</w:t>
      </w:r>
      <w:commentRangeEnd w:id="26"/>
      <w:r w:rsidRPr="360A30B0">
        <w:rPr>
          <w:rStyle w:val="ad"/>
          <w:rFonts w:ascii="Calibri" w:eastAsiaTheme="minorEastAsia" w:hAnsi="Calibri" w:cs="Calibri"/>
          <w:b/>
          <w:bCs/>
          <w:sz w:val="22"/>
          <w:szCs w:val="22"/>
        </w:rPr>
        <w:commentReference w:id="26"/>
      </w:r>
      <w:r w:rsidRPr="360A30B0">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Benefit-risk assessment of travel vaccination strategies by age group, travel duration, and attack rate fo</w:t>
      </w:r>
      <w:commentRangeStart w:id="27"/>
      <w:r w:rsidRPr="360A30B0">
        <w:rPr>
          <w:rStyle w:val="a9"/>
          <w:rFonts w:ascii="Calibri" w:eastAsiaTheme="minorEastAsia" w:hAnsi="Calibri" w:cs="Calibri"/>
          <w:i w:val="0"/>
          <w:iCs w:val="0"/>
          <w:color w:val="auto"/>
          <w:sz w:val="22"/>
          <w:szCs w:val="22"/>
        </w:rPr>
        <w:t>r DALY</w:t>
      </w:r>
      <w:commentRangeEnd w:id="27"/>
      <w:r>
        <w:rPr>
          <w:rStyle w:val="ad"/>
          <w:rFonts w:ascii="Calibri" w:eastAsiaTheme="minorEastAsia" w:hAnsi="Calibri" w:cs="Calibri" w:hint="eastAsia"/>
          <w:sz w:val="22"/>
          <w:szCs w:val="22"/>
        </w:rPr>
        <w:commentReference w:id="27"/>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288B12B9"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935C86">
        <w:rPr>
          <w:rStyle w:val="a9"/>
          <w:rFonts w:ascii="Calibri" w:eastAsiaTheme="minorEastAsia" w:hAnsi="Calibri" w:cs="Calibri"/>
          <w:i w:val="0"/>
          <w:iCs w:val="0"/>
          <w:noProof/>
          <w:color w:val="auto"/>
          <w:sz w:val="22"/>
          <w:szCs w:val="22"/>
        </w:rPr>
        <w:drawing>
          <wp:inline distT="0" distB="0" distL="0" distR="0" wp14:anchorId="475E6211" wp14:editId="0AE4F89A">
            <wp:extent cx="6494281" cy="5158154"/>
            <wp:effectExtent l="0" t="0" r="0" b="0"/>
            <wp:docPr id="18536698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69871" name="Picture 1" descr="A screenshot of a graph&#10;&#10;AI-generated content may be incorrect."/>
                    <pic:cNvPicPr/>
                  </pic:nvPicPr>
                  <pic:blipFill>
                    <a:blip r:embed="rId12"/>
                    <a:stretch>
                      <a:fillRect/>
                    </a:stretch>
                  </pic:blipFill>
                  <pic:spPr>
                    <a:xfrm>
                      <a:off x="0" y="0"/>
                      <a:ext cx="6510593" cy="5171110"/>
                    </a:xfrm>
                    <a:prstGeom prst="rect">
                      <a:avLst/>
                    </a:prstGeom>
                  </pic:spPr>
                </pic:pic>
              </a:graphicData>
            </a:graphic>
          </wp:inline>
        </w:drawing>
      </w:r>
    </w:p>
    <w:p w14:paraId="7A5A10FB"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6C4A675A" w14:textId="77777777" w:rsidR="00F27759" w:rsidRDefault="00F27759" w:rsidP="00F27759">
      <w:pPr>
        <w:spacing w:line="360" w:lineRule="auto"/>
        <w:rPr>
          <w:rStyle w:val="a9"/>
          <w:rFonts w:ascii="Calibri" w:eastAsiaTheme="minorEastAsia" w:hAnsi="Calibri" w:cs="Calibri"/>
          <w:i w:val="0"/>
          <w:iCs w:val="0"/>
          <w:color w:val="auto"/>
          <w:sz w:val="22"/>
          <w:szCs w:val="22"/>
        </w:rPr>
        <w:sectPr w:rsidR="00F27759" w:rsidSect="00F27759">
          <w:pgSz w:w="11906" w:h="16838"/>
          <w:pgMar w:top="1440" w:right="1440" w:bottom="1440" w:left="1440" w:header="708" w:footer="708" w:gutter="0"/>
          <w:cols w:space="708"/>
          <w:docGrid w:linePitch="360"/>
        </w:sectPr>
      </w:pPr>
    </w:p>
    <w:p w14:paraId="7D6BDB02"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397D1CDB">
        <w:rPr>
          <w:rStyle w:val="a9"/>
          <w:rFonts w:ascii="Calibri" w:eastAsiaTheme="minorEastAsia" w:hAnsi="Calibri" w:cs="Calibri"/>
          <w:b/>
          <w:bCs/>
          <w:i w:val="0"/>
          <w:iCs w:val="0"/>
          <w:color w:val="auto"/>
          <w:sz w:val="22"/>
          <w:szCs w:val="22"/>
        </w:rPr>
        <w:t>1</w:t>
      </w:r>
      <w:r>
        <w:rPr>
          <w:rStyle w:val="a9"/>
          <w:rFonts w:ascii="Calibri" w:eastAsiaTheme="minorEastAsia" w:hAnsi="Calibri" w:cs="Calibri"/>
          <w:b/>
          <w:bCs/>
          <w:i w:val="0"/>
          <w:iCs w:val="0"/>
          <w:color w:val="auto"/>
          <w:sz w:val="22"/>
          <w:szCs w:val="22"/>
          <w:lang w:val="en-US"/>
        </w:rPr>
        <w:t>c</w:t>
      </w:r>
      <w:r w:rsidRPr="00524903">
        <w:rPr>
          <w:rStyle w:val="a9"/>
          <w:rFonts w:ascii="Calibri" w:eastAsiaTheme="minorEastAsia" w:hAnsi="Calibri" w:cs="Calibri"/>
          <w:b/>
          <w:bCs/>
          <w:i w:val="0"/>
          <w:iCs w:val="0"/>
          <w:color w:val="auto"/>
          <w:sz w:val="22"/>
          <w:szCs w:val="22"/>
        </w:rPr>
        <w:t xml:space="preserve">. </w:t>
      </w:r>
      <w:r w:rsidRPr="00524903">
        <w:rPr>
          <w:rStyle w:val="a9"/>
          <w:rFonts w:ascii="Calibri" w:eastAsiaTheme="minorEastAsia" w:hAnsi="Calibri" w:cs="Calibri"/>
          <w:i w:val="0"/>
          <w:iCs w:val="0"/>
          <w:color w:val="auto"/>
          <w:sz w:val="22"/>
          <w:szCs w:val="22"/>
        </w:rPr>
        <w:t xml:space="preserve">Benefit-risk </w:t>
      </w:r>
      <w:r w:rsidRPr="7935B174">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iCs w:val="0"/>
          <w:color w:val="auto"/>
          <w:sz w:val="22"/>
          <w:szCs w:val="22"/>
        </w:rPr>
        <w:t>of travel vaccination strategies by age group, travel duration, and attack rate</w:t>
      </w:r>
      <w:r>
        <w:rPr>
          <w:rStyle w:val="a9"/>
          <w:rFonts w:ascii="Calibri" w:eastAsiaTheme="minorEastAsia" w:hAnsi="Calibri" w:cs="Calibri"/>
          <w:i w:val="0"/>
          <w:iCs w:val="0"/>
          <w:color w:val="auto"/>
          <w:sz w:val="22"/>
          <w:szCs w:val="22"/>
        </w:rPr>
        <w:t xml:space="preserve"> for deaths</w:t>
      </w:r>
    </w:p>
    <w:p w14:paraId="2DBDCA8C"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5110CC">
        <w:rPr>
          <w:rStyle w:val="a9"/>
          <w:rFonts w:ascii="Calibri" w:eastAsiaTheme="minorEastAsia" w:hAnsi="Calibri" w:cs="Calibri"/>
          <w:i w:val="0"/>
          <w:iCs w:val="0"/>
          <w:noProof/>
          <w:color w:val="auto"/>
          <w:sz w:val="22"/>
          <w:szCs w:val="22"/>
        </w:rPr>
        <w:drawing>
          <wp:inline distT="0" distB="0" distL="0" distR="0" wp14:anchorId="0D21D7EF" wp14:editId="666590D6">
            <wp:extent cx="6510407" cy="5193323"/>
            <wp:effectExtent l="0" t="0" r="5080" b="1270"/>
            <wp:docPr id="6997228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282" name="Picture 1" descr="A screenshot of a graph&#10;&#10;AI-generated content may be incorrect."/>
                    <pic:cNvPicPr/>
                  </pic:nvPicPr>
                  <pic:blipFill>
                    <a:blip r:embed="rId13"/>
                    <a:stretch>
                      <a:fillRect/>
                    </a:stretch>
                  </pic:blipFill>
                  <pic:spPr>
                    <a:xfrm>
                      <a:off x="0" y="0"/>
                      <a:ext cx="6517885" cy="5199289"/>
                    </a:xfrm>
                    <a:prstGeom prst="rect">
                      <a:avLst/>
                    </a:prstGeom>
                  </pic:spPr>
                </pic:pic>
              </a:graphicData>
            </a:graphic>
          </wp:inline>
        </w:drawing>
      </w:r>
    </w:p>
    <w:p w14:paraId="65102936" w14:textId="77777777" w:rsidR="00F27759" w:rsidRDefault="00F27759" w:rsidP="00F27759">
      <w:pPr>
        <w:spacing w:line="360" w:lineRule="auto"/>
      </w:pPr>
    </w:p>
    <w:p w14:paraId="3809D9FB" w14:textId="77777777" w:rsidR="00F27759" w:rsidRDefault="00F27759" w:rsidP="00F27759">
      <w:pPr>
        <w:spacing w:line="360" w:lineRule="auto"/>
      </w:pPr>
    </w:p>
    <w:p w14:paraId="6CFC3218" w14:textId="77777777" w:rsidR="00F27759" w:rsidRDefault="00F27759" w:rsidP="00F27759">
      <w:pPr>
        <w:spacing w:line="360" w:lineRule="auto"/>
      </w:pPr>
    </w:p>
    <w:p w14:paraId="221AC09A" w14:textId="77777777" w:rsidR="00F27759" w:rsidRDefault="00F27759" w:rsidP="00F27759">
      <w:pPr>
        <w:spacing w:line="360" w:lineRule="auto"/>
      </w:pPr>
    </w:p>
    <w:p w14:paraId="775B8D6A" w14:textId="77777777" w:rsidR="00F27759" w:rsidRDefault="00F27759" w:rsidP="00F27759">
      <w:pPr>
        <w:spacing w:line="360" w:lineRule="auto"/>
      </w:pPr>
    </w:p>
    <w:p w14:paraId="0E4D0190" w14:textId="77777777" w:rsidR="00F27759" w:rsidRDefault="00F27759" w:rsidP="00F27759">
      <w:pPr>
        <w:spacing w:line="360" w:lineRule="auto"/>
      </w:pPr>
    </w:p>
    <w:p w14:paraId="3B41B3ED" w14:textId="77777777" w:rsidR="00F27759" w:rsidRDefault="00F27759" w:rsidP="00F27759">
      <w:pPr>
        <w:spacing w:line="360" w:lineRule="auto"/>
      </w:pPr>
    </w:p>
    <w:p w14:paraId="62A050EE" w14:textId="77777777" w:rsidR="00F27759" w:rsidRDefault="00F27759" w:rsidP="00F27759">
      <w:pPr>
        <w:spacing w:line="360" w:lineRule="auto"/>
      </w:pPr>
    </w:p>
    <w:p w14:paraId="3B4D9F64" w14:textId="77777777" w:rsidR="00F27759" w:rsidRDefault="00F27759" w:rsidP="00F27759">
      <w:pPr>
        <w:spacing w:line="360" w:lineRule="auto"/>
      </w:pPr>
    </w:p>
    <w:p w14:paraId="2BE88C81" w14:textId="77777777" w:rsidR="00F27759" w:rsidRDefault="00F27759" w:rsidP="00F27759">
      <w:pPr>
        <w:spacing w:line="360" w:lineRule="auto"/>
      </w:pPr>
    </w:p>
    <w:p w14:paraId="13630E27" w14:textId="77777777" w:rsidR="00F27759" w:rsidRDefault="00F27759" w:rsidP="00F27759">
      <w:pPr>
        <w:spacing w:line="360" w:lineRule="auto"/>
      </w:pPr>
    </w:p>
    <w:p w14:paraId="5A22A71D" w14:textId="77777777" w:rsidR="00F27759" w:rsidRDefault="00F27759" w:rsidP="00F27759">
      <w:pPr>
        <w:spacing w:line="360" w:lineRule="auto"/>
      </w:pPr>
    </w:p>
    <w:p w14:paraId="7E71DF2B"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397D1CDB">
        <w:rPr>
          <w:rStyle w:val="a9"/>
          <w:rFonts w:ascii="Calibri" w:eastAsiaTheme="minorEastAsia" w:hAnsi="Calibri" w:cs="Calibri"/>
          <w:b/>
          <w:bCs/>
          <w:i w:val="0"/>
          <w:iCs w:val="0"/>
          <w:color w:val="auto"/>
          <w:sz w:val="22"/>
          <w:szCs w:val="22"/>
        </w:rPr>
        <w:t>1</w:t>
      </w:r>
      <w:r>
        <w:rPr>
          <w:rStyle w:val="a9"/>
          <w:rFonts w:ascii="Calibri" w:eastAsiaTheme="minorEastAsia" w:hAnsi="Calibri" w:cs="Calibri"/>
          <w:b/>
          <w:bCs/>
          <w:i w:val="0"/>
          <w:iCs w:val="0"/>
          <w:color w:val="auto"/>
          <w:sz w:val="22"/>
          <w:szCs w:val="22"/>
        </w:rPr>
        <w:t>d</w:t>
      </w:r>
      <w:r w:rsidRPr="00524903">
        <w:rPr>
          <w:rStyle w:val="a9"/>
          <w:rFonts w:ascii="Calibri" w:eastAsiaTheme="minorEastAsia" w:hAnsi="Calibri" w:cs="Calibri"/>
          <w:b/>
          <w:bCs/>
          <w:i w:val="0"/>
          <w:iCs w:val="0"/>
          <w:color w:val="auto"/>
          <w:sz w:val="22"/>
          <w:szCs w:val="22"/>
        </w:rPr>
        <w:t xml:space="preserve">. </w:t>
      </w:r>
      <w:r w:rsidRPr="00524903">
        <w:rPr>
          <w:rStyle w:val="a9"/>
          <w:rFonts w:ascii="Calibri" w:eastAsiaTheme="minorEastAsia" w:hAnsi="Calibri" w:cs="Calibri"/>
          <w:i w:val="0"/>
          <w:iCs w:val="0"/>
          <w:color w:val="auto"/>
          <w:sz w:val="22"/>
          <w:szCs w:val="22"/>
        </w:rPr>
        <w:t xml:space="preserve">Benefit-risk </w:t>
      </w:r>
      <w:r w:rsidRPr="7935B174">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iCs w:val="0"/>
          <w:color w:val="auto"/>
          <w:sz w:val="22"/>
          <w:szCs w:val="22"/>
        </w:rPr>
        <w:t>of travel vaccination strategies by age group, travel duration, and attack rate</w:t>
      </w:r>
      <w:r>
        <w:rPr>
          <w:rStyle w:val="a9"/>
          <w:rFonts w:ascii="Calibri" w:eastAsiaTheme="minorEastAsia" w:hAnsi="Calibri" w:cs="Calibri"/>
          <w:i w:val="0"/>
          <w:iCs w:val="0"/>
          <w:color w:val="auto"/>
          <w:sz w:val="22"/>
          <w:szCs w:val="22"/>
        </w:rPr>
        <w:t xml:space="preserve"> for SAE </w:t>
      </w:r>
    </w:p>
    <w:p w14:paraId="718B7A71" w14:textId="77777777" w:rsidR="00F27759" w:rsidRDefault="00F27759" w:rsidP="00F27759">
      <w:pPr>
        <w:spacing w:line="360" w:lineRule="auto"/>
        <w:rPr>
          <w:rStyle w:val="a9"/>
          <w:rFonts w:ascii="Calibri" w:eastAsiaTheme="minorEastAsia" w:hAnsi="Calibri" w:cs="Calibri"/>
          <w:i w:val="0"/>
          <w:iCs w:val="0"/>
          <w:color w:val="auto"/>
          <w:sz w:val="22"/>
          <w:szCs w:val="22"/>
        </w:rPr>
      </w:pPr>
      <w:commentRangeStart w:id="28"/>
      <w:commentRangeEnd w:id="28"/>
      <w:r w:rsidRPr="00887A91">
        <w:rPr>
          <w:rStyle w:val="ad"/>
          <w:rFonts w:ascii="Calibri" w:eastAsiaTheme="minorEastAsia" w:hAnsi="Calibri" w:cs="Calibri"/>
          <w:noProof/>
          <w:sz w:val="22"/>
          <w:szCs w:val="22"/>
        </w:rPr>
        <w:commentReference w:id="28"/>
      </w:r>
      <w:r w:rsidRPr="00887A91">
        <w:rPr>
          <w:rStyle w:val="a9"/>
          <w:rFonts w:ascii="Calibri" w:eastAsiaTheme="minorEastAsia" w:hAnsi="Calibri" w:cs="Calibri"/>
          <w:i w:val="0"/>
          <w:iCs w:val="0"/>
          <w:noProof/>
          <w:color w:val="auto"/>
          <w:sz w:val="22"/>
          <w:szCs w:val="22"/>
        </w:rPr>
        <w:drawing>
          <wp:inline distT="0" distB="0" distL="0" distR="0" wp14:anchorId="6172579A" wp14:editId="7A97A46E">
            <wp:extent cx="6525105" cy="5205047"/>
            <wp:effectExtent l="0" t="0" r="3175" b="2540"/>
            <wp:docPr id="11072112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1254" name="Picture 1" descr="A screenshot of a computer screen&#10;&#10;AI-generated content may be incorrect."/>
                    <pic:cNvPicPr/>
                  </pic:nvPicPr>
                  <pic:blipFill>
                    <a:blip r:embed="rId14"/>
                    <a:stretch>
                      <a:fillRect/>
                    </a:stretch>
                  </pic:blipFill>
                  <pic:spPr>
                    <a:xfrm>
                      <a:off x="0" y="0"/>
                      <a:ext cx="6535342" cy="5213213"/>
                    </a:xfrm>
                    <a:prstGeom prst="rect">
                      <a:avLst/>
                    </a:prstGeom>
                  </pic:spPr>
                </pic:pic>
              </a:graphicData>
            </a:graphic>
          </wp:inline>
        </w:drawing>
      </w:r>
    </w:p>
    <w:p w14:paraId="0EE52AA1" w14:textId="77777777" w:rsidR="00F27759" w:rsidRDefault="00F27759" w:rsidP="00F27759">
      <w:pPr>
        <w:spacing w:line="360" w:lineRule="auto"/>
      </w:pPr>
    </w:p>
    <w:p w14:paraId="08A1136C" w14:textId="77777777" w:rsidR="00F27759" w:rsidRDefault="00F27759" w:rsidP="00F27759">
      <w:pPr>
        <w:spacing w:line="360" w:lineRule="auto"/>
      </w:pPr>
    </w:p>
    <w:p w14:paraId="2672BACD" w14:textId="77777777" w:rsidR="00F27759" w:rsidRDefault="00F27759" w:rsidP="00F27759">
      <w:pPr>
        <w:spacing w:line="360" w:lineRule="auto"/>
      </w:pPr>
    </w:p>
    <w:p w14:paraId="1A751687" w14:textId="77777777" w:rsidR="00F27759" w:rsidRDefault="00F27759" w:rsidP="00F27759">
      <w:pPr>
        <w:spacing w:line="360" w:lineRule="auto"/>
      </w:pPr>
    </w:p>
    <w:p w14:paraId="18EDFA88" w14:textId="77777777" w:rsidR="00F27759" w:rsidRDefault="00F27759" w:rsidP="00F27759">
      <w:pPr>
        <w:spacing w:line="360" w:lineRule="auto"/>
      </w:pPr>
    </w:p>
    <w:p w14:paraId="7CB103CD" w14:textId="77777777" w:rsidR="00F27759" w:rsidRDefault="00F27759" w:rsidP="00F27759">
      <w:pPr>
        <w:spacing w:line="360" w:lineRule="auto"/>
      </w:pPr>
    </w:p>
    <w:p w14:paraId="2DEBCBDB" w14:textId="77777777" w:rsidR="00F27759" w:rsidRDefault="00F27759" w:rsidP="00F27759">
      <w:pPr>
        <w:spacing w:line="360" w:lineRule="auto"/>
      </w:pPr>
    </w:p>
    <w:p w14:paraId="49F8581D" w14:textId="77777777" w:rsidR="00F27759" w:rsidRDefault="00F27759" w:rsidP="00F27759">
      <w:pPr>
        <w:spacing w:line="360" w:lineRule="auto"/>
      </w:pPr>
    </w:p>
    <w:p w14:paraId="57593C48" w14:textId="77777777" w:rsidR="00F27759" w:rsidRDefault="00F27759" w:rsidP="00F27759">
      <w:pPr>
        <w:spacing w:line="360" w:lineRule="auto"/>
      </w:pPr>
    </w:p>
    <w:p w14:paraId="156A77A4" w14:textId="77777777" w:rsidR="00F27759" w:rsidRDefault="00F27759" w:rsidP="00F27759">
      <w:pPr>
        <w:spacing w:line="360" w:lineRule="auto"/>
      </w:pPr>
    </w:p>
    <w:p w14:paraId="307C8E1E" w14:textId="77777777" w:rsidR="00F27759" w:rsidRDefault="00F27759" w:rsidP="00F27759">
      <w:pPr>
        <w:spacing w:line="360" w:lineRule="auto"/>
      </w:pPr>
    </w:p>
    <w:p w14:paraId="3564EFF0"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360A30B0">
        <w:rPr>
          <w:rStyle w:val="a9"/>
          <w:rFonts w:ascii="Calibri" w:eastAsiaTheme="minorEastAsia" w:hAnsi="Calibri" w:cs="Calibri"/>
          <w:b/>
          <w:bCs/>
          <w:i w:val="0"/>
          <w:iCs w:val="0"/>
          <w:color w:val="auto"/>
          <w:sz w:val="22"/>
          <w:szCs w:val="22"/>
        </w:rPr>
        <w:lastRenderedPageBreak/>
        <w:t xml:space="preserve">Figure 1e. </w:t>
      </w:r>
      <w:r w:rsidRPr="360A30B0">
        <w:rPr>
          <w:rStyle w:val="a9"/>
          <w:rFonts w:ascii="Calibri" w:eastAsiaTheme="minorEastAsia" w:hAnsi="Calibri" w:cs="Calibri"/>
          <w:i w:val="0"/>
          <w:iCs w:val="0"/>
          <w:color w:val="auto"/>
          <w:sz w:val="22"/>
          <w:szCs w:val="22"/>
        </w:rPr>
        <w:t>Benefit-risk acceptability curve for DALY.</w:t>
      </w:r>
    </w:p>
    <w:p w14:paraId="7C559842" w14:textId="77777777" w:rsidR="00F27759" w:rsidRDefault="00F27759" w:rsidP="00F27759">
      <w:pPr>
        <w:spacing w:line="360" w:lineRule="auto"/>
        <w:rPr>
          <w:rStyle w:val="a9"/>
          <w:rFonts w:ascii="Calibri" w:eastAsiaTheme="minorEastAsia" w:hAnsi="Calibri" w:cs="Calibri"/>
          <w:i w:val="0"/>
          <w:iCs w:val="0"/>
          <w:color w:val="auto"/>
          <w:sz w:val="22"/>
          <w:szCs w:val="22"/>
        </w:rPr>
      </w:pPr>
      <w:commentRangeStart w:id="29"/>
      <w:commentRangeEnd w:id="29"/>
      <w:r w:rsidRPr="00D00C15">
        <w:rPr>
          <w:rStyle w:val="ad"/>
          <w:rFonts w:ascii="Calibri" w:eastAsiaTheme="minorEastAsia" w:hAnsi="Calibri" w:cs="Calibri"/>
          <w:noProof/>
          <w:sz w:val="22"/>
          <w:szCs w:val="22"/>
        </w:rPr>
        <w:commentReference w:id="29"/>
      </w:r>
      <w:r w:rsidRPr="00D00C15">
        <w:rPr>
          <w:rStyle w:val="a9"/>
          <w:rFonts w:ascii="Calibri" w:eastAsiaTheme="minorEastAsia" w:hAnsi="Calibri" w:cs="Calibri"/>
          <w:i w:val="0"/>
          <w:iCs w:val="0"/>
          <w:noProof/>
          <w:color w:val="auto"/>
          <w:sz w:val="22"/>
          <w:szCs w:val="22"/>
        </w:rPr>
        <w:drawing>
          <wp:inline distT="0" distB="0" distL="0" distR="0" wp14:anchorId="268C08F9" wp14:editId="6540F96B">
            <wp:extent cx="6558676" cy="5239820"/>
            <wp:effectExtent l="0" t="0" r="0" b="5715"/>
            <wp:docPr id="3884233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23304" name="Picture 1" descr="A screenshot of a graph&#10;&#10;AI-generated content may be incorrect."/>
                    <pic:cNvPicPr/>
                  </pic:nvPicPr>
                  <pic:blipFill>
                    <a:blip r:embed="rId15"/>
                    <a:stretch>
                      <a:fillRect/>
                    </a:stretch>
                  </pic:blipFill>
                  <pic:spPr>
                    <a:xfrm>
                      <a:off x="0" y="0"/>
                      <a:ext cx="6582119" cy="5258549"/>
                    </a:xfrm>
                    <a:prstGeom prst="rect">
                      <a:avLst/>
                    </a:prstGeom>
                  </pic:spPr>
                </pic:pic>
              </a:graphicData>
            </a:graphic>
          </wp:inline>
        </w:drawing>
      </w:r>
      <w:r w:rsidRPr="6FCD0B67">
        <w:rPr>
          <w:rStyle w:val="a9"/>
          <w:rFonts w:ascii="Calibri" w:eastAsiaTheme="minorEastAsia" w:hAnsi="Calibri" w:cs="Calibri"/>
          <w:i w:val="0"/>
          <w:iCs w:val="0"/>
          <w:color w:val="auto"/>
          <w:sz w:val="22"/>
          <w:szCs w:val="22"/>
        </w:rPr>
        <w:t xml:space="preserve"> </w:t>
      </w:r>
    </w:p>
    <w:p w14:paraId="7ABF2684"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1235909D"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BF997DA"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1433E3E"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BB7A545"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3F4C0C40"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637ED854"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143DE9A2"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6389A89"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648D3376"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17FC30D4"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40E9EB44"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68F356A8"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5A506BC2"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397D1CDB">
        <w:rPr>
          <w:rStyle w:val="a9"/>
          <w:rFonts w:ascii="Calibri" w:eastAsiaTheme="minorEastAsia" w:hAnsi="Calibri" w:cs="Calibri"/>
          <w:b/>
          <w:bCs/>
          <w:i w:val="0"/>
          <w:iCs w:val="0"/>
          <w:color w:val="auto"/>
          <w:sz w:val="22"/>
          <w:szCs w:val="22"/>
        </w:rPr>
        <w:t>1</w:t>
      </w:r>
      <w:r>
        <w:rPr>
          <w:rStyle w:val="a9"/>
          <w:rFonts w:ascii="Calibri" w:eastAsiaTheme="minorEastAsia" w:hAnsi="Calibri" w:cs="Calibri" w:hint="eastAsia"/>
          <w:b/>
          <w:bCs/>
          <w:i w:val="0"/>
          <w:iCs w:val="0"/>
          <w:color w:val="auto"/>
          <w:sz w:val="22"/>
          <w:szCs w:val="22"/>
        </w:rPr>
        <w:t>f</w:t>
      </w:r>
      <w:r w:rsidRPr="00524903">
        <w:rPr>
          <w:rStyle w:val="a9"/>
          <w:rFonts w:ascii="Calibri" w:eastAsiaTheme="minorEastAsia" w:hAnsi="Calibri" w:cs="Calibri"/>
          <w:b/>
          <w:bCs/>
          <w:i w:val="0"/>
          <w:iCs w:val="0"/>
          <w:color w:val="auto"/>
          <w:sz w:val="22"/>
          <w:szCs w:val="22"/>
        </w:rPr>
        <w:t xml:space="preserve">. </w:t>
      </w:r>
      <w:r>
        <w:rPr>
          <w:rStyle w:val="a9"/>
          <w:rFonts w:ascii="Calibri" w:eastAsiaTheme="minorEastAsia" w:hAnsi="Calibri" w:cs="Calibri"/>
          <w:i w:val="0"/>
          <w:iCs w:val="0"/>
          <w:color w:val="auto"/>
          <w:sz w:val="22"/>
          <w:szCs w:val="22"/>
        </w:rPr>
        <w:t>Benefit-risk acceptability curve for death.</w:t>
      </w:r>
    </w:p>
    <w:p w14:paraId="5A42CD90" w14:textId="365A42A6" w:rsidR="00F27759" w:rsidRDefault="004D0164" w:rsidP="00F27759">
      <w:pPr>
        <w:spacing w:line="360" w:lineRule="auto"/>
        <w:rPr>
          <w:rStyle w:val="a9"/>
          <w:rFonts w:ascii="Calibri" w:eastAsiaTheme="minorEastAsia" w:hAnsi="Calibri" w:cs="Calibri"/>
          <w:i w:val="0"/>
          <w:iCs w:val="0"/>
          <w:color w:val="auto"/>
          <w:sz w:val="22"/>
          <w:szCs w:val="22"/>
        </w:rPr>
      </w:pPr>
      <w:r>
        <w:rPr>
          <w:rStyle w:val="a9"/>
          <w:rFonts w:ascii="Calibri" w:eastAsiaTheme="minorEastAsia" w:hAnsi="Calibri" w:cs="Calibri"/>
          <w:i w:val="0"/>
          <w:iCs w:val="0"/>
          <w:noProof/>
          <w:color w:val="auto"/>
          <w:sz w:val="22"/>
          <w:szCs w:val="22"/>
        </w:rPr>
        <w:lastRenderedPageBreak/>
        <w:drawing>
          <wp:inline distT="0" distB="0" distL="0" distR="0" wp14:anchorId="3FBFE474" wp14:editId="3467F6FF">
            <wp:extent cx="6035444" cy="4795284"/>
            <wp:effectExtent l="0" t="0" r="3810" b="5715"/>
            <wp:docPr id="14430488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2344" cy="4800766"/>
                    </a:xfrm>
                    <a:prstGeom prst="rect">
                      <a:avLst/>
                    </a:prstGeom>
                    <a:noFill/>
                  </pic:spPr>
                </pic:pic>
              </a:graphicData>
            </a:graphic>
          </wp:inline>
        </w:drawing>
      </w:r>
      <w:r w:rsidR="00F27759" w:rsidRPr="00303569">
        <w:rPr>
          <w:rStyle w:val="a9"/>
          <w:rFonts w:ascii="Calibri" w:eastAsiaTheme="minorEastAsia" w:hAnsi="Calibri" w:cs="Calibri"/>
          <w:i w:val="0"/>
          <w:iCs w:val="0"/>
          <w:noProof/>
          <w:color w:val="auto"/>
          <w:sz w:val="22"/>
          <w:szCs w:val="22"/>
        </w:rPr>
        <w:lastRenderedPageBreak/>
        <w:drawing>
          <wp:inline distT="0" distB="0" distL="0" distR="0" wp14:anchorId="08AD6A39" wp14:editId="7FD0B2D8">
            <wp:extent cx="6451989" cy="5178175"/>
            <wp:effectExtent l="0" t="0" r="0" b="3810"/>
            <wp:docPr id="1889550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5018" name="Picture 1" descr="A screenshot of a graph&#10;&#10;AI-generated content may be incorrect."/>
                    <pic:cNvPicPr/>
                  </pic:nvPicPr>
                  <pic:blipFill>
                    <a:blip r:embed="rId17"/>
                    <a:stretch>
                      <a:fillRect/>
                    </a:stretch>
                  </pic:blipFill>
                  <pic:spPr>
                    <a:xfrm>
                      <a:off x="0" y="0"/>
                      <a:ext cx="6479662" cy="5200385"/>
                    </a:xfrm>
                    <a:prstGeom prst="rect">
                      <a:avLst/>
                    </a:prstGeom>
                  </pic:spPr>
                </pic:pic>
              </a:graphicData>
            </a:graphic>
          </wp:inline>
        </w:drawing>
      </w:r>
    </w:p>
    <w:p w14:paraId="4FD4F038"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37106531"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0B06E245"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2231FE6"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388B8230"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5B0E37CA"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4B7F1DBE"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66A4E84C"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5F70A97D"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0023003F"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59CD3093"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FCD6061"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74F73D74"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4BFD91A3"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t xml:space="preserve">Figure </w:t>
      </w:r>
      <w:r w:rsidRPr="397D1CDB">
        <w:rPr>
          <w:rStyle w:val="a9"/>
          <w:rFonts w:ascii="Calibri" w:eastAsiaTheme="minorEastAsia" w:hAnsi="Calibri" w:cs="Calibri"/>
          <w:b/>
          <w:bCs/>
          <w:i w:val="0"/>
          <w:iCs w:val="0"/>
          <w:color w:val="auto"/>
          <w:sz w:val="22"/>
          <w:szCs w:val="22"/>
        </w:rPr>
        <w:t>1</w:t>
      </w:r>
      <w:r>
        <w:rPr>
          <w:rStyle w:val="a9"/>
          <w:rFonts w:ascii="Calibri" w:eastAsiaTheme="minorEastAsia" w:hAnsi="Calibri" w:cs="Calibri"/>
          <w:b/>
          <w:bCs/>
          <w:i w:val="0"/>
          <w:iCs w:val="0"/>
          <w:color w:val="auto"/>
          <w:sz w:val="22"/>
          <w:szCs w:val="22"/>
          <w:lang w:val="en-US"/>
        </w:rPr>
        <w:t>g</w:t>
      </w:r>
      <w:r w:rsidRPr="00524903">
        <w:rPr>
          <w:rStyle w:val="a9"/>
          <w:rFonts w:ascii="Calibri" w:eastAsiaTheme="minorEastAsia" w:hAnsi="Calibri" w:cs="Calibri"/>
          <w:b/>
          <w:bCs/>
          <w:i w:val="0"/>
          <w:iCs w:val="0"/>
          <w:color w:val="auto"/>
          <w:sz w:val="22"/>
          <w:szCs w:val="22"/>
        </w:rPr>
        <w:t xml:space="preserve">. </w:t>
      </w:r>
      <w:r>
        <w:rPr>
          <w:rStyle w:val="a9"/>
          <w:rFonts w:ascii="Calibri" w:eastAsiaTheme="minorEastAsia" w:hAnsi="Calibri" w:cs="Calibri"/>
          <w:i w:val="0"/>
          <w:iCs w:val="0"/>
          <w:color w:val="auto"/>
          <w:sz w:val="22"/>
          <w:szCs w:val="22"/>
        </w:rPr>
        <w:t>Benefit-risk acceptability curve for SAE.</w:t>
      </w:r>
    </w:p>
    <w:p w14:paraId="59C8F5DA"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1A028C">
        <w:rPr>
          <w:rStyle w:val="a9"/>
          <w:rFonts w:ascii="Calibri" w:eastAsiaTheme="minorEastAsia" w:hAnsi="Calibri" w:cs="Calibri"/>
          <w:i w:val="0"/>
          <w:iCs w:val="0"/>
          <w:noProof/>
          <w:color w:val="auto"/>
          <w:sz w:val="22"/>
          <w:szCs w:val="22"/>
        </w:rPr>
        <w:lastRenderedPageBreak/>
        <w:drawing>
          <wp:inline distT="0" distB="0" distL="0" distR="0" wp14:anchorId="0469F3C5" wp14:editId="6FB9843C">
            <wp:extent cx="6537824" cy="5239820"/>
            <wp:effectExtent l="0" t="0" r="3175" b="5715"/>
            <wp:docPr id="20827446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44633" name="Picture 1" descr="A screenshot of a graph&#10;&#10;AI-generated content may be incorrect."/>
                    <pic:cNvPicPr/>
                  </pic:nvPicPr>
                  <pic:blipFill>
                    <a:blip r:embed="rId18"/>
                    <a:stretch>
                      <a:fillRect/>
                    </a:stretch>
                  </pic:blipFill>
                  <pic:spPr>
                    <a:xfrm>
                      <a:off x="0" y="0"/>
                      <a:ext cx="6556496" cy="5254785"/>
                    </a:xfrm>
                    <a:prstGeom prst="rect">
                      <a:avLst/>
                    </a:prstGeom>
                  </pic:spPr>
                </pic:pic>
              </a:graphicData>
            </a:graphic>
          </wp:inline>
        </w:drawing>
      </w:r>
    </w:p>
    <w:p w14:paraId="0D8C8BA8" w14:textId="77777777" w:rsidR="00F27759" w:rsidRDefault="00F27759" w:rsidP="00F27759">
      <w:pPr>
        <w:spacing w:line="360" w:lineRule="auto"/>
      </w:pPr>
    </w:p>
    <w:p w14:paraId="63D66F3D" w14:textId="77777777" w:rsidR="00F27759" w:rsidRDefault="00F27759" w:rsidP="00F27759">
      <w:pPr>
        <w:spacing w:line="360" w:lineRule="auto"/>
        <w:sectPr w:rsidR="00F27759" w:rsidSect="00F27759">
          <w:pgSz w:w="11906" w:h="16838"/>
          <w:pgMar w:top="1440" w:right="1440" w:bottom="1440" w:left="1440" w:header="708" w:footer="708" w:gutter="0"/>
          <w:cols w:space="708"/>
          <w:docGrid w:linePitch="360"/>
        </w:sectPr>
      </w:pPr>
    </w:p>
    <w:p w14:paraId="347674BE" w14:textId="77777777" w:rsidR="00F27759" w:rsidRPr="00DC2205" w:rsidRDefault="00F27759" w:rsidP="00F27759">
      <w:pPr>
        <w:spacing w:line="360" w:lineRule="auto"/>
        <w:rPr>
          <w:rStyle w:val="a9"/>
          <w:rFonts w:ascii="Calibri" w:eastAsiaTheme="minorEastAsia" w:hAnsi="Calibri" w:cs="Calibri"/>
          <w:i w:val="0"/>
          <w:iCs w:val="0"/>
          <w:color w:val="auto"/>
          <w:sz w:val="22"/>
          <w:szCs w:val="22"/>
        </w:rPr>
      </w:pPr>
      <w:commentRangeStart w:id="30"/>
      <w:r w:rsidRPr="6FCD0B67">
        <w:rPr>
          <w:rFonts w:ascii="Calibri" w:hAnsi="Calibri" w:cs="Calibri"/>
          <w:b/>
          <w:bCs/>
          <w:sz w:val="22"/>
          <w:szCs w:val="22"/>
        </w:rPr>
        <w:lastRenderedPageBreak/>
        <w:t>Figure 2</w:t>
      </w:r>
      <w:r w:rsidRPr="6FCD0B67">
        <w:rPr>
          <w:rStyle w:val="a9"/>
          <w:rFonts w:ascii="Calibri" w:eastAsiaTheme="minorEastAsia" w:hAnsi="Calibri" w:cs="Calibri"/>
          <w:i w:val="0"/>
          <w:iCs w:val="0"/>
          <w:color w:val="auto"/>
          <w:sz w:val="22"/>
          <w:szCs w:val="22"/>
        </w:rPr>
        <w:t xml:space="preserve"> </w:t>
      </w:r>
      <w:commentRangeEnd w:id="30"/>
      <w:r w:rsidRPr="6FCD0B67">
        <w:rPr>
          <w:rStyle w:val="ad"/>
          <w:rFonts w:ascii="Calibri" w:eastAsiaTheme="minorEastAsia" w:hAnsi="Calibri" w:cs="Calibri"/>
          <w:sz w:val="22"/>
          <w:szCs w:val="22"/>
        </w:rPr>
        <w:commentReference w:id="30"/>
      </w:r>
      <w:r w:rsidRPr="6FCD0B67">
        <w:rPr>
          <w:rStyle w:val="a9"/>
          <w:rFonts w:ascii="Calibri" w:eastAsiaTheme="minorEastAsia" w:hAnsi="Calibri" w:cs="Calibri"/>
          <w:i w:val="0"/>
          <w:iCs w:val="0"/>
          <w:color w:val="auto"/>
          <w:sz w:val="22"/>
          <w:szCs w:val="22"/>
        </w:rPr>
        <w:t xml:space="preserve">– </w:t>
      </w:r>
      <w:r w:rsidRPr="6FCD0B67">
        <w:rPr>
          <w:rStyle w:val="a9"/>
          <w:rFonts w:ascii="Calibri" w:eastAsiaTheme="minorEastAsia" w:hAnsi="Calibri" w:cs="Calibri"/>
          <w:b/>
          <w:bCs/>
          <w:i w:val="0"/>
          <w:iCs w:val="0"/>
          <w:color w:val="auto"/>
          <w:sz w:val="22"/>
          <w:szCs w:val="22"/>
        </w:rPr>
        <w:t xml:space="preserve">Benefit-risk assessment of Ixchiq for outbreak response immunisation. </w:t>
      </w:r>
      <w:r w:rsidRPr="6FCD0B67">
        <w:rPr>
          <w:rStyle w:val="a9"/>
          <w:rFonts w:ascii="Calibri" w:eastAsiaTheme="minorEastAsia" w:hAnsi="Calibri" w:cs="Calibri"/>
          <w:i w:val="0"/>
          <w:iCs w:val="0"/>
          <w:color w:val="auto"/>
          <w:sz w:val="22"/>
          <w:szCs w:val="22"/>
        </w:rPr>
        <w:t xml:space="preserve">Benefit-risk assessment of outbreak response immunisation strategies by age group and attack rate. </w:t>
      </w:r>
    </w:p>
    <w:p w14:paraId="3F6960FC" w14:textId="77777777" w:rsidR="00F27759" w:rsidRPr="00524903" w:rsidRDefault="00F27759" w:rsidP="00F27759">
      <w:pPr>
        <w:spacing w:line="360" w:lineRule="auto"/>
        <w:rPr>
          <w:rStyle w:val="a9"/>
          <w:rFonts w:ascii="Calibri" w:eastAsiaTheme="minorEastAsia" w:hAnsi="Calibri" w:cs="Calibri"/>
          <w:i w:val="0"/>
          <w:color w:val="auto"/>
          <w:sz w:val="22"/>
          <w:szCs w:val="22"/>
        </w:rPr>
      </w:pPr>
      <w:commentRangeStart w:id="31"/>
      <w:r w:rsidRPr="00524903">
        <w:rPr>
          <w:rStyle w:val="a9"/>
          <w:rFonts w:ascii="Calibri" w:eastAsiaTheme="minorEastAsia" w:hAnsi="Calibri" w:cs="Calibri"/>
          <w:b/>
          <w:bCs/>
          <w:i w:val="0"/>
          <w:iCs w:val="0"/>
          <w:color w:val="auto"/>
          <w:sz w:val="22"/>
          <w:szCs w:val="22"/>
        </w:rPr>
        <w:t>Figure</w:t>
      </w:r>
      <w:r w:rsidRPr="00524903">
        <w:rPr>
          <w:rStyle w:val="a9"/>
          <w:rFonts w:ascii="Calibri" w:eastAsiaTheme="minorEastAsia" w:hAnsi="Calibri" w:cs="Calibri"/>
          <w:b/>
          <w:bCs/>
          <w:i w:val="0"/>
          <w:color w:val="auto"/>
          <w:sz w:val="22"/>
          <w:szCs w:val="22"/>
        </w:rPr>
        <w:t xml:space="preserve"> </w:t>
      </w:r>
      <w:r>
        <w:rPr>
          <w:rStyle w:val="a9"/>
          <w:rFonts w:ascii="Calibri" w:eastAsiaTheme="minorEastAsia" w:hAnsi="Calibri" w:cs="Calibri"/>
          <w:b/>
          <w:bCs/>
          <w:i w:val="0"/>
          <w:color w:val="auto"/>
          <w:sz w:val="22"/>
          <w:szCs w:val="22"/>
        </w:rPr>
        <w:t>2</w:t>
      </w:r>
      <w:r w:rsidRPr="00524903">
        <w:rPr>
          <w:rStyle w:val="a9"/>
          <w:rFonts w:ascii="Calibri" w:eastAsiaTheme="minorEastAsia" w:hAnsi="Calibri" w:cs="Calibri"/>
          <w:b/>
          <w:bCs/>
          <w:i w:val="0"/>
          <w:color w:val="auto"/>
          <w:sz w:val="22"/>
          <w:szCs w:val="22"/>
        </w:rPr>
        <w:t>a</w:t>
      </w:r>
      <w:commentRangeEnd w:id="31"/>
      <w:r w:rsidRPr="00524903">
        <w:rPr>
          <w:rStyle w:val="ad"/>
          <w:rFonts w:ascii="Calibri" w:eastAsiaTheme="minorEastAsia" w:hAnsi="Calibri" w:cs="Calibri"/>
          <w:iCs/>
          <w:sz w:val="22"/>
          <w:szCs w:val="22"/>
        </w:rPr>
        <w:commentReference w:id="31"/>
      </w:r>
      <w:r w:rsidRPr="00524903">
        <w:rPr>
          <w:rStyle w:val="a9"/>
          <w:rFonts w:ascii="Calibri" w:eastAsiaTheme="minorEastAsia" w:hAnsi="Calibri" w:cs="Calibri"/>
          <w:i w:val="0"/>
          <w:color w:val="auto"/>
          <w:sz w:val="22"/>
          <w:szCs w:val="22"/>
        </w:rPr>
        <w:t xml:space="preserve"> </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color w:val="auto"/>
          <w:sz w:val="22"/>
          <w:szCs w:val="22"/>
        </w:rPr>
        <w:t>Benefit-risk</w:t>
      </w:r>
      <w:r w:rsidRPr="00524903">
        <w:rPr>
          <w:rStyle w:val="a9"/>
          <w:rFonts w:ascii="Calibri" w:eastAsiaTheme="minorEastAsia" w:hAnsi="Calibri" w:cs="Calibri"/>
          <w:i w:val="0"/>
          <w:color w:val="auto"/>
          <w:sz w:val="22"/>
          <w:szCs w:val="22"/>
        </w:rPr>
        <w:t xml:space="preserve"> </w:t>
      </w:r>
      <w:r w:rsidRPr="29EF8E1D">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color w:val="auto"/>
          <w:sz w:val="22"/>
          <w:szCs w:val="22"/>
        </w:rPr>
        <w:t xml:space="preserve">of </w:t>
      </w:r>
      <w:r>
        <w:rPr>
          <w:rStyle w:val="a9"/>
          <w:rFonts w:ascii="Calibri" w:eastAsiaTheme="minorEastAsia" w:hAnsi="Calibri" w:cs="Calibri"/>
          <w:i w:val="0"/>
          <w:color w:val="auto"/>
          <w:sz w:val="22"/>
          <w:szCs w:val="22"/>
        </w:rPr>
        <w:t>outbreak response immunisation</w:t>
      </w:r>
      <w:r w:rsidRPr="00524903">
        <w:rPr>
          <w:rStyle w:val="a9"/>
          <w:rFonts w:ascii="Calibri" w:eastAsiaTheme="minorEastAsia" w:hAnsi="Calibri" w:cs="Calibri"/>
          <w:i w:val="0"/>
          <w:color w:val="auto"/>
          <w:sz w:val="22"/>
          <w:szCs w:val="22"/>
        </w:rPr>
        <w:t xml:space="preserve"> strategies by age group</w:t>
      </w:r>
      <w:r>
        <w:rPr>
          <w:rStyle w:val="a9"/>
          <w:rFonts w:ascii="Calibri" w:eastAsiaTheme="minorEastAsia" w:hAnsi="Calibri" w:cs="Calibri"/>
          <w:i w:val="0"/>
          <w:color w:val="auto"/>
          <w:sz w:val="22"/>
          <w:szCs w:val="22"/>
        </w:rPr>
        <w:t xml:space="preserve"> and attack rate</w:t>
      </w:r>
      <w:r w:rsidRPr="29EF8E1D">
        <w:rPr>
          <w:rStyle w:val="a9"/>
          <w:rFonts w:ascii="Calibri" w:eastAsiaTheme="minorEastAsia" w:hAnsi="Calibri" w:cs="Calibri"/>
          <w:i w:val="0"/>
          <w:iCs w:val="0"/>
          <w:color w:val="auto"/>
          <w:sz w:val="22"/>
          <w:szCs w:val="22"/>
        </w:rPr>
        <w:t>, for DALY.</w:t>
      </w:r>
      <w:r w:rsidRPr="135653B1">
        <w:rPr>
          <w:rStyle w:val="a9"/>
          <w:rFonts w:ascii="Calibri" w:eastAsiaTheme="minorEastAsia" w:hAnsi="Calibri" w:cs="Calibri"/>
          <w:i w:val="0"/>
          <w:iCs w:val="0"/>
          <w:color w:val="auto"/>
          <w:sz w:val="22"/>
          <w:szCs w:val="22"/>
        </w:rPr>
        <w:t xml:space="preserve"> Pr (BRR (DALY)) refers to probability of the benefit-risk ratio being larger than 1, regarding DALYs averted by vaccination (benefit) in comparison to DALYs attributable to vaccination (risk).</w:t>
      </w:r>
    </w:p>
    <w:p w14:paraId="48BA73B8" w14:textId="77777777" w:rsidR="00F27759" w:rsidRPr="00EF0785" w:rsidRDefault="00F27759" w:rsidP="00F27759">
      <w:pPr>
        <w:spacing w:line="360" w:lineRule="auto"/>
        <w:rPr>
          <w:rStyle w:val="a9"/>
          <w:rFonts w:ascii="Calibri" w:eastAsiaTheme="minorEastAsia" w:hAnsi="Calibri" w:cs="Calibri"/>
          <w:b/>
          <w:bCs/>
          <w:color w:val="auto"/>
        </w:rPr>
      </w:pPr>
      <w:r w:rsidRPr="00F97520">
        <w:rPr>
          <w:rStyle w:val="a9"/>
          <w:rFonts w:ascii="Calibri" w:eastAsiaTheme="minorEastAsia" w:hAnsi="Calibri" w:cs="Calibri"/>
          <w:b/>
          <w:bCs/>
          <w:noProof/>
          <w:color w:val="auto"/>
        </w:rPr>
        <w:drawing>
          <wp:inline distT="0" distB="0" distL="0" distR="0" wp14:anchorId="3B12F06D" wp14:editId="609E5E63">
            <wp:extent cx="6509062" cy="3243714"/>
            <wp:effectExtent l="0" t="0" r="6350" b="0"/>
            <wp:docPr id="720831067" name="Picture 1" descr="A map of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1067" name="Picture 1" descr="A map of different colored states&#10;&#10;AI-generated content may be incorrect."/>
                    <pic:cNvPicPr/>
                  </pic:nvPicPr>
                  <pic:blipFill>
                    <a:blip r:embed="rId19"/>
                    <a:stretch>
                      <a:fillRect/>
                    </a:stretch>
                  </pic:blipFill>
                  <pic:spPr>
                    <a:xfrm>
                      <a:off x="0" y="0"/>
                      <a:ext cx="6536729" cy="3257502"/>
                    </a:xfrm>
                    <a:prstGeom prst="rect">
                      <a:avLst/>
                    </a:prstGeom>
                  </pic:spPr>
                </pic:pic>
              </a:graphicData>
            </a:graphic>
          </wp:inline>
        </w:drawing>
      </w:r>
    </w:p>
    <w:p w14:paraId="33F64152" w14:textId="77777777" w:rsidR="00F27759" w:rsidRPr="00EF0785" w:rsidRDefault="00F27759" w:rsidP="00F27759">
      <w:pPr>
        <w:spacing w:line="360" w:lineRule="auto"/>
        <w:rPr>
          <w:rStyle w:val="a9"/>
          <w:rFonts w:ascii="Calibri" w:eastAsiaTheme="minorEastAsia" w:hAnsi="Calibri" w:cs="Calibri"/>
          <w:b/>
          <w:bCs/>
          <w:color w:val="auto"/>
        </w:rPr>
        <w:sectPr w:rsidR="00F27759" w:rsidRPr="00EF0785" w:rsidSect="00F27759">
          <w:pgSz w:w="11906" w:h="16838"/>
          <w:pgMar w:top="1440" w:right="1440" w:bottom="1440" w:left="1440" w:header="708" w:footer="708" w:gutter="0"/>
          <w:cols w:space="708"/>
          <w:docGrid w:linePitch="360"/>
        </w:sectPr>
      </w:pPr>
    </w:p>
    <w:p w14:paraId="0934BAB6"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DC2205">
        <w:rPr>
          <w:rStyle w:val="a9"/>
          <w:rFonts w:ascii="Calibri" w:eastAsiaTheme="minorEastAsia" w:hAnsi="Calibri" w:cs="Calibri"/>
          <w:b/>
          <w:bCs/>
          <w:i w:val="0"/>
          <w:iCs w:val="0"/>
          <w:color w:val="auto"/>
          <w:sz w:val="22"/>
          <w:szCs w:val="22"/>
        </w:rPr>
        <w:lastRenderedPageBreak/>
        <w:t xml:space="preserve">Figure </w:t>
      </w:r>
      <w:r w:rsidRPr="4CA7DDD5">
        <w:rPr>
          <w:rStyle w:val="a9"/>
          <w:rFonts w:ascii="Calibri" w:eastAsiaTheme="minorEastAsia" w:hAnsi="Calibri" w:cs="Calibri"/>
          <w:b/>
          <w:bCs/>
          <w:i w:val="0"/>
          <w:iCs w:val="0"/>
          <w:color w:val="auto"/>
          <w:sz w:val="22"/>
          <w:szCs w:val="22"/>
        </w:rPr>
        <w:t>2b</w:t>
      </w:r>
      <w:r w:rsidRPr="00DC2205">
        <w:rPr>
          <w:rStyle w:val="a9"/>
          <w:rFonts w:ascii="Calibri" w:eastAsiaTheme="minorEastAsia" w:hAnsi="Calibri" w:cs="Calibri"/>
          <w:b/>
          <w:bCs/>
          <w:i w:val="0"/>
          <w:iCs w:val="0"/>
          <w:color w:val="auto"/>
          <w:sz w:val="22"/>
          <w:szCs w:val="22"/>
        </w:rPr>
        <w:t>.</w:t>
      </w:r>
      <w:r w:rsidRPr="00DC2205">
        <w:rPr>
          <w:rStyle w:val="a9"/>
          <w:rFonts w:ascii="Calibri" w:eastAsiaTheme="minorEastAsia" w:hAnsi="Calibri" w:cs="Calibri"/>
          <w:i w:val="0"/>
          <w:iCs w:val="0"/>
          <w:color w:val="auto"/>
          <w:sz w:val="22"/>
          <w:szCs w:val="22"/>
        </w:rPr>
        <w:t xml:space="preserve"> </w:t>
      </w:r>
      <w:r w:rsidRPr="00DC2205">
        <w:rPr>
          <w:rStyle w:val="a9"/>
          <w:rFonts w:ascii="Calibri" w:eastAsia="Malgun Gothic" w:hAnsi="Calibri" w:cs="Calibri"/>
          <w:i w:val="0"/>
          <w:iCs w:val="0"/>
          <w:color w:val="auto"/>
          <w:sz w:val="22"/>
          <w:szCs w:val="22"/>
        </w:rPr>
        <w:t>Benefit-risk</w:t>
      </w:r>
      <w:r w:rsidRPr="00DC2205">
        <w:rPr>
          <w:rStyle w:val="a9"/>
          <w:rFonts w:ascii="Calibri" w:eastAsiaTheme="minorEastAsia" w:hAnsi="Calibri" w:cs="Calibri"/>
          <w:i w:val="0"/>
          <w:iCs w:val="0"/>
          <w:color w:val="auto"/>
          <w:sz w:val="22"/>
          <w:szCs w:val="22"/>
        </w:rPr>
        <w:t xml:space="preserve"> </w:t>
      </w:r>
      <w:r w:rsidRPr="7935B174">
        <w:rPr>
          <w:rStyle w:val="a9"/>
          <w:rFonts w:ascii="Calibri" w:eastAsiaTheme="minorEastAsia" w:hAnsi="Calibri" w:cs="Calibri"/>
          <w:i w:val="0"/>
          <w:iCs w:val="0"/>
          <w:color w:val="auto"/>
          <w:sz w:val="22"/>
          <w:szCs w:val="22"/>
        </w:rPr>
        <w:t>assessment of</w:t>
      </w:r>
      <w:r w:rsidRPr="00DC2205">
        <w:rPr>
          <w:rStyle w:val="a9"/>
          <w:rFonts w:ascii="Calibri" w:eastAsiaTheme="minorEastAsia" w:hAnsi="Calibri" w:cs="Calibri"/>
          <w:i w:val="0"/>
          <w:iCs w:val="0"/>
          <w:color w:val="auto"/>
          <w:sz w:val="22"/>
          <w:szCs w:val="22"/>
        </w:rPr>
        <w:t xml:space="preserve"> outbreak response immunisation strategies by age group, vaccine protection mechanism, and attack rate</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DALY</w:t>
      </w:r>
    </w:p>
    <w:p w14:paraId="46EB9C60" w14:textId="77777777" w:rsidR="00F27759" w:rsidRPr="00DC2205" w:rsidRDefault="00F27759" w:rsidP="00F27759">
      <w:pPr>
        <w:spacing w:line="360" w:lineRule="auto"/>
        <w:rPr>
          <w:rStyle w:val="a9"/>
          <w:rFonts w:ascii="Calibri" w:eastAsiaTheme="minorEastAsia" w:hAnsi="Calibri" w:cs="Calibri"/>
          <w:i w:val="0"/>
          <w:iCs w:val="0"/>
          <w:color w:val="auto"/>
          <w:sz w:val="22"/>
          <w:szCs w:val="22"/>
        </w:rPr>
      </w:pPr>
      <w:commentRangeStart w:id="32"/>
      <w:commentRangeEnd w:id="32"/>
      <w:r w:rsidRPr="00FB3FF5">
        <w:rPr>
          <w:rStyle w:val="ad"/>
          <w:rFonts w:ascii="Calibri" w:eastAsiaTheme="minorEastAsia" w:hAnsi="Calibri" w:cs="Calibri"/>
          <w:noProof/>
          <w:sz w:val="22"/>
          <w:szCs w:val="22"/>
        </w:rPr>
        <w:commentReference w:id="32"/>
      </w:r>
      <w:r w:rsidRPr="00FB3FF5">
        <w:rPr>
          <w:rStyle w:val="a9"/>
          <w:rFonts w:ascii="Calibri" w:eastAsiaTheme="minorEastAsia" w:hAnsi="Calibri" w:cs="Calibri"/>
          <w:i w:val="0"/>
          <w:iCs w:val="0"/>
          <w:noProof/>
          <w:color w:val="auto"/>
          <w:sz w:val="22"/>
          <w:szCs w:val="22"/>
        </w:rPr>
        <w:drawing>
          <wp:inline distT="0" distB="0" distL="0" distR="0" wp14:anchorId="3697DF2C" wp14:editId="7B596157">
            <wp:extent cx="6437707" cy="5158154"/>
            <wp:effectExtent l="0" t="0" r="1270" b="0"/>
            <wp:docPr id="17527788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8847" name="Picture 1" descr="A screenshot of a graph&#10;&#10;AI-generated content may be incorrect."/>
                    <pic:cNvPicPr/>
                  </pic:nvPicPr>
                  <pic:blipFill>
                    <a:blip r:embed="rId20"/>
                    <a:stretch>
                      <a:fillRect/>
                    </a:stretch>
                  </pic:blipFill>
                  <pic:spPr>
                    <a:xfrm>
                      <a:off x="0" y="0"/>
                      <a:ext cx="6450544" cy="5168440"/>
                    </a:xfrm>
                    <a:prstGeom prst="rect">
                      <a:avLst/>
                    </a:prstGeom>
                  </pic:spPr>
                </pic:pic>
              </a:graphicData>
            </a:graphic>
          </wp:inline>
        </w:drawing>
      </w:r>
    </w:p>
    <w:p w14:paraId="57DAFAEC" w14:textId="77777777" w:rsidR="00F27759" w:rsidRPr="00EF0785" w:rsidRDefault="00F27759" w:rsidP="00F27759">
      <w:pPr>
        <w:spacing w:line="360" w:lineRule="auto"/>
        <w:rPr>
          <w:rStyle w:val="a9"/>
          <w:rFonts w:ascii="Calibri" w:eastAsiaTheme="minorEastAsia" w:hAnsi="Calibri" w:cs="Calibri"/>
          <w:color w:val="auto"/>
        </w:rPr>
        <w:sectPr w:rsidR="00F27759" w:rsidRPr="00EF0785" w:rsidSect="00F27759">
          <w:pgSz w:w="11906" w:h="16838"/>
          <w:pgMar w:top="1440" w:right="1440" w:bottom="1440" w:left="1440" w:header="708" w:footer="708" w:gutter="0"/>
          <w:cols w:space="708"/>
          <w:docGrid w:linePitch="360"/>
        </w:sectPr>
      </w:pPr>
    </w:p>
    <w:p w14:paraId="06D906BB"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4CA7DDD5">
        <w:rPr>
          <w:rStyle w:val="a9"/>
          <w:rFonts w:ascii="Calibri" w:eastAsiaTheme="minorEastAsia" w:hAnsi="Calibri" w:cs="Calibri"/>
          <w:b/>
          <w:bCs/>
          <w:i w:val="0"/>
          <w:iCs w:val="0"/>
          <w:color w:val="auto"/>
          <w:sz w:val="22"/>
          <w:szCs w:val="22"/>
        </w:rPr>
        <w:t>2c</w:t>
      </w:r>
      <w:r w:rsidRPr="00524903">
        <w:rPr>
          <w:rStyle w:val="a9"/>
          <w:rFonts w:ascii="Calibri" w:eastAsiaTheme="minorEastAsia" w:hAnsi="Calibri" w:cs="Calibri"/>
          <w:b/>
          <w:bCs/>
          <w:i w:val="0"/>
          <w:iCs w:val="0"/>
          <w:color w:val="auto"/>
          <w:sz w:val="22"/>
          <w:szCs w:val="22"/>
        </w:rPr>
        <w:t>.</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iCs w:val="0"/>
          <w:color w:val="auto"/>
          <w:sz w:val="22"/>
          <w:szCs w:val="22"/>
        </w:rPr>
        <w:t>Benefit-risk</w:t>
      </w:r>
      <w:r w:rsidRPr="00524903">
        <w:rPr>
          <w:rStyle w:val="a9"/>
          <w:rFonts w:ascii="Calibri" w:eastAsiaTheme="minorEastAsia" w:hAnsi="Calibri" w:cs="Calibri"/>
          <w:i w:val="0"/>
          <w:iCs w:val="0"/>
          <w:color w:val="auto"/>
          <w:sz w:val="22"/>
          <w:szCs w:val="22"/>
        </w:rPr>
        <w:t xml:space="preserve"> </w:t>
      </w:r>
      <w:r w:rsidRPr="7935B174">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iCs w:val="0"/>
          <w:color w:val="auto"/>
          <w:sz w:val="22"/>
          <w:szCs w:val="22"/>
        </w:rPr>
        <w:t>of outbreak response immunisation strategies by age group, vaccine protection mechanism, and attack rate</w:t>
      </w:r>
      <w:r w:rsidRPr="1B854466">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death</w:t>
      </w:r>
    </w:p>
    <w:p w14:paraId="4EE3E2FD" w14:textId="77777777" w:rsidR="00F27759" w:rsidRPr="00524903" w:rsidRDefault="00F27759" w:rsidP="00F27759">
      <w:pPr>
        <w:spacing w:line="360" w:lineRule="auto"/>
        <w:rPr>
          <w:rStyle w:val="a9"/>
          <w:rFonts w:ascii="Calibri" w:eastAsiaTheme="minorEastAsia" w:hAnsi="Calibri" w:cs="Calibri"/>
          <w:i w:val="0"/>
          <w:iCs w:val="0"/>
          <w:color w:val="auto"/>
          <w:sz w:val="22"/>
          <w:szCs w:val="22"/>
        </w:rPr>
      </w:pPr>
      <w:r w:rsidRPr="005C4D42">
        <w:rPr>
          <w:rStyle w:val="a9"/>
          <w:rFonts w:ascii="Calibri" w:eastAsiaTheme="minorEastAsia" w:hAnsi="Calibri" w:cs="Calibri"/>
          <w:i w:val="0"/>
          <w:iCs w:val="0"/>
          <w:noProof/>
          <w:color w:val="auto"/>
          <w:sz w:val="22"/>
          <w:szCs w:val="22"/>
        </w:rPr>
        <w:drawing>
          <wp:inline distT="0" distB="0" distL="0" distR="0" wp14:anchorId="2EF835F3" wp14:editId="033A81F9">
            <wp:extent cx="6561678" cy="5310554"/>
            <wp:effectExtent l="0" t="0" r="4445" b="0"/>
            <wp:docPr id="383624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24273" name="Picture 1" descr="A screenshot of a computer&#10;&#10;AI-generated content may be incorrect."/>
                    <pic:cNvPicPr/>
                  </pic:nvPicPr>
                  <pic:blipFill>
                    <a:blip r:embed="rId21"/>
                    <a:stretch>
                      <a:fillRect/>
                    </a:stretch>
                  </pic:blipFill>
                  <pic:spPr>
                    <a:xfrm>
                      <a:off x="0" y="0"/>
                      <a:ext cx="6572066" cy="5318962"/>
                    </a:xfrm>
                    <a:prstGeom prst="rect">
                      <a:avLst/>
                    </a:prstGeom>
                  </pic:spPr>
                </pic:pic>
              </a:graphicData>
            </a:graphic>
          </wp:inline>
        </w:drawing>
      </w:r>
    </w:p>
    <w:p w14:paraId="1787E073" w14:textId="77777777" w:rsidR="00F27759" w:rsidRDefault="00F27759" w:rsidP="00F27759">
      <w:pPr>
        <w:rPr>
          <w:rFonts w:ascii="Calibri" w:hAnsi="Calibri" w:cs="Calibri"/>
        </w:rPr>
      </w:pPr>
    </w:p>
    <w:p w14:paraId="52BA5BC4" w14:textId="77777777" w:rsidR="00F27759" w:rsidRDefault="00F27759" w:rsidP="00F27759">
      <w:pPr>
        <w:rPr>
          <w:rFonts w:ascii="Calibri" w:hAnsi="Calibri" w:cs="Calibri"/>
        </w:rPr>
      </w:pPr>
    </w:p>
    <w:p w14:paraId="525F4CB0" w14:textId="77777777" w:rsidR="00F27759" w:rsidRDefault="00F27759" w:rsidP="00F27759">
      <w:pPr>
        <w:rPr>
          <w:rFonts w:ascii="Calibri" w:hAnsi="Calibri" w:cs="Calibri"/>
        </w:rPr>
      </w:pPr>
    </w:p>
    <w:p w14:paraId="2D0DD7A7" w14:textId="77777777" w:rsidR="00F27759" w:rsidRDefault="00F27759" w:rsidP="00F27759">
      <w:pPr>
        <w:rPr>
          <w:rFonts w:ascii="Calibri" w:hAnsi="Calibri" w:cs="Calibri"/>
        </w:rPr>
      </w:pPr>
    </w:p>
    <w:p w14:paraId="0716E1BC" w14:textId="77777777" w:rsidR="00F27759" w:rsidRDefault="00F27759" w:rsidP="00F27759">
      <w:pPr>
        <w:rPr>
          <w:rFonts w:ascii="Calibri" w:hAnsi="Calibri" w:cs="Calibri"/>
        </w:rPr>
      </w:pPr>
    </w:p>
    <w:p w14:paraId="13DEA864" w14:textId="77777777" w:rsidR="00F27759" w:rsidRDefault="00F27759" w:rsidP="00F27759">
      <w:pPr>
        <w:rPr>
          <w:rFonts w:ascii="Calibri" w:hAnsi="Calibri" w:cs="Calibri"/>
        </w:rPr>
      </w:pPr>
    </w:p>
    <w:p w14:paraId="5FEEB58E" w14:textId="77777777" w:rsidR="00F27759" w:rsidRDefault="00F27759" w:rsidP="00F27759">
      <w:pPr>
        <w:rPr>
          <w:rFonts w:ascii="Calibri" w:hAnsi="Calibri" w:cs="Calibri"/>
        </w:rPr>
      </w:pPr>
    </w:p>
    <w:p w14:paraId="63B7EF63" w14:textId="77777777" w:rsidR="00F27759" w:rsidRDefault="00F27759" w:rsidP="00F27759">
      <w:pPr>
        <w:rPr>
          <w:rFonts w:ascii="Calibri" w:hAnsi="Calibri" w:cs="Calibri"/>
        </w:rPr>
      </w:pPr>
    </w:p>
    <w:p w14:paraId="22678AE6" w14:textId="77777777" w:rsidR="00F27759" w:rsidRDefault="00F27759" w:rsidP="00F27759">
      <w:pPr>
        <w:rPr>
          <w:rFonts w:ascii="Calibri" w:hAnsi="Calibri" w:cs="Calibri"/>
        </w:rPr>
      </w:pPr>
    </w:p>
    <w:p w14:paraId="79485C8A" w14:textId="77777777" w:rsidR="00F27759" w:rsidRDefault="00F27759" w:rsidP="00F27759">
      <w:pPr>
        <w:rPr>
          <w:rFonts w:ascii="Calibri" w:hAnsi="Calibri" w:cs="Calibri"/>
        </w:rPr>
      </w:pPr>
    </w:p>
    <w:p w14:paraId="681302CE" w14:textId="77777777" w:rsidR="00F27759" w:rsidRDefault="00F27759" w:rsidP="00F27759">
      <w:pPr>
        <w:rPr>
          <w:rFonts w:ascii="Calibri" w:hAnsi="Calibri" w:cs="Calibri"/>
        </w:rPr>
      </w:pPr>
    </w:p>
    <w:p w14:paraId="3C5F8F99" w14:textId="77777777" w:rsidR="00F27759" w:rsidRDefault="00F27759" w:rsidP="00F27759">
      <w:pPr>
        <w:rPr>
          <w:rFonts w:ascii="Calibri" w:hAnsi="Calibri" w:cs="Calibri"/>
        </w:rPr>
      </w:pPr>
    </w:p>
    <w:p w14:paraId="3914B69A" w14:textId="77777777" w:rsidR="00F27759" w:rsidRDefault="00F27759" w:rsidP="00F27759">
      <w:pPr>
        <w:rPr>
          <w:rFonts w:ascii="Calibri" w:hAnsi="Calibri" w:cs="Calibri"/>
        </w:rPr>
      </w:pPr>
    </w:p>
    <w:p w14:paraId="6AADF980" w14:textId="77777777" w:rsidR="00F27759" w:rsidRDefault="00F27759" w:rsidP="00F27759">
      <w:pPr>
        <w:rPr>
          <w:rFonts w:ascii="Calibri" w:hAnsi="Calibri" w:cs="Calibri"/>
        </w:rPr>
      </w:pPr>
    </w:p>
    <w:p w14:paraId="2F498F40" w14:textId="77777777" w:rsidR="00F27759" w:rsidRDefault="00F27759" w:rsidP="00F27759">
      <w:pPr>
        <w:rPr>
          <w:rFonts w:ascii="Calibri" w:hAnsi="Calibri" w:cs="Calibri"/>
        </w:rPr>
      </w:pPr>
    </w:p>
    <w:p w14:paraId="3409455F" w14:textId="77777777" w:rsidR="00F27759" w:rsidRPr="00F74AB4" w:rsidRDefault="00F27759" w:rsidP="00F27759">
      <w:pPr>
        <w:spacing w:line="360" w:lineRule="auto"/>
        <w:rPr>
          <w:rStyle w:val="a9"/>
          <w:rFonts w:ascii="Calibri" w:eastAsiaTheme="minorEastAsia" w:hAnsi="Calibri" w:cs="Calibri"/>
          <w:i w:val="0"/>
          <w:iCs w:val="0"/>
          <w:color w:val="auto"/>
          <w:sz w:val="22"/>
          <w:szCs w:val="22"/>
          <w:lang w:val="en-US"/>
        </w:rPr>
      </w:pPr>
      <w:r w:rsidRPr="00524903">
        <w:rPr>
          <w:rStyle w:val="a9"/>
          <w:rFonts w:ascii="Calibri" w:eastAsiaTheme="minorEastAsia" w:hAnsi="Calibri" w:cs="Calibri"/>
          <w:b/>
          <w:bCs/>
          <w:i w:val="0"/>
          <w:iCs w:val="0"/>
          <w:color w:val="auto"/>
          <w:sz w:val="22"/>
          <w:szCs w:val="22"/>
        </w:rPr>
        <w:lastRenderedPageBreak/>
        <w:t xml:space="preserve">Figure </w:t>
      </w:r>
      <w:r w:rsidRPr="4CA7DDD5">
        <w:rPr>
          <w:rStyle w:val="a9"/>
          <w:rFonts w:ascii="Calibri" w:eastAsiaTheme="minorEastAsia" w:hAnsi="Calibri" w:cs="Calibri"/>
          <w:b/>
          <w:bCs/>
          <w:i w:val="0"/>
          <w:iCs w:val="0"/>
          <w:color w:val="auto"/>
          <w:sz w:val="22"/>
          <w:szCs w:val="22"/>
        </w:rPr>
        <w:t>2d</w:t>
      </w:r>
      <w:r w:rsidRPr="00524903">
        <w:rPr>
          <w:rStyle w:val="a9"/>
          <w:rFonts w:ascii="Calibri" w:eastAsiaTheme="minorEastAsia" w:hAnsi="Calibri" w:cs="Calibri"/>
          <w:b/>
          <w:bCs/>
          <w:i w:val="0"/>
          <w:iCs w:val="0"/>
          <w:color w:val="auto"/>
          <w:sz w:val="22"/>
          <w:szCs w:val="22"/>
        </w:rPr>
        <w:t>.</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iCs w:val="0"/>
          <w:color w:val="auto"/>
          <w:sz w:val="22"/>
          <w:szCs w:val="22"/>
        </w:rPr>
        <w:t>Benefit-risk</w:t>
      </w:r>
      <w:r w:rsidRPr="00524903">
        <w:rPr>
          <w:rStyle w:val="a9"/>
          <w:rFonts w:ascii="Calibri" w:eastAsiaTheme="minorEastAsia" w:hAnsi="Calibri" w:cs="Calibri"/>
          <w:i w:val="0"/>
          <w:iCs w:val="0"/>
          <w:color w:val="auto"/>
          <w:sz w:val="22"/>
          <w:szCs w:val="22"/>
        </w:rPr>
        <w:t xml:space="preserve"> </w:t>
      </w:r>
      <w:r w:rsidRPr="7935B174">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iCs w:val="0"/>
          <w:color w:val="auto"/>
          <w:sz w:val="22"/>
          <w:szCs w:val="22"/>
        </w:rPr>
        <w:t>of outbreak response immunisation strategies by age group, vaccine protection mechanism, and attack rate</w:t>
      </w:r>
      <w:r w:rsidRPr="1B854466">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lang w:val="en-US"/>
        </w:rPr>
        <w:t>SAE</w:t>
      </w:r>
    </w:p>
    <w:p w14:paraId="62B70D0D"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044332">
        <w:rPr>
          <w:rStyle w:val="a9"/>
          <w:rFonts w:ascii="Calibri" w:eastAsiaTheme="minorEastAsia" w:hAnsi="Calibri" w:cs="Calibri"/>
          <w:i w:val="0"/>
          <w:iCs w:val="0"/>
          <w:noProof/>
          <w:color w:val="auto"/>
          <w:sz w:val="22"/>
          <w:szCs w:val="22"/>
        </w:rPr>
        <w:drawing>
          <wp:inline distT="0" distB="0" distL="0" distR="0" wp14:anchorId="7698E700" wp14:editId="62E2D805">
            <wp:extent cx="6567773" cy="5287108"/>
            <wp:effectExtent l="0" t="0" r="0" b="0"/>
            <wp:docPr id="8436819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81986" name="Picture 1" descr="A screenshot of a computer screen&#10;&#10;AI-generated content may be incorrect."/>
                    <pic:cNvPicPr/>
                  </pic:nvPicPr>
                  <pic:blipFill>
                    <a:blip r:embed="rId22"/>
                    <a:stretch>
                      <a:fillRect/>
                    </a:stretch>
                  </pic:blipFill>
                  <pic:spPr>
                    <a:xfrm>
                      <a:off x="0" y="0"/>
                      <a:ext cx="6582489" cy="5298955"/>
                    </a:xfrm>
                    <a:prstGeom prst="rect">
                      <a:avLst/>
                    </a:prstGeom>
                  </pic:spPr>
                </pic:pic>
              </a:graphicData>
            </a:graphic>
          </wp:inline>
        </w:drawing>
      </w:r>
    </w:p>
    <w:p w14:paraId="237C86C3" w14:textId="77777777" w:rsidR="00F27759" w:rsidRDefault="00F27759" w:rsidP="00F27759">
      <w:pPr>
        <w:rPr>
          <w:rFonts w:ascii="Calibri" w:hAnsi="Calibri" w:cs="Calibri"/>
        </w:rPr>
      </w:pPr>
    </w:p>
    <w:p w14:paraId="7B4AB4E9" w14:textId="77777777" w:rsidR="00F27759" w:rsidRDefault="00F27759" w:rsidP="00F27759">
      <w:pPr>
        <w:rPr>
          <w:rFonts w:ascii="Calibri" w:hAnsi="Calibri" w:cs="Calibri"/>
        </w:rPr>
      </w:pPr>
    </w:p>
    <w:p w14:paraId="7C0B592F" w14:textId="77777777" w:rsidR="00F27759" w:rsidRDefault="00F27759" w:rsidP="00F27759">
      <w:pPr>
        <w:rPr>
          <w:rFonts w:ascii="Calibri" w:hAnsi="Calibri" w:cs="Calibri"/>
        </w:rPr>
      </w:pPr>
    </w:p>
    <w:p w14:paraId="5A695ABB" w14:textId="77777777" w:rsidR="00F27759" w:rsidRDefault="00F27759" w:rsidP="00F27759">
      <w:pPr>
        <w:rPr>
          <w:rFonts w:ascii="Calibri" w:hAnsi="Calibri" w:cs="Calibri"/>
        </w:rPr>
      </w:pPr>
    </w:p>
    <w:p w14:paraId="16CA9F1D" w14:textId="77777777" w:rsidR="00F27759" w:rsidRDefault="00F27759" w:rsidP="00F27759">
      <w:pPr>
        <w:rPr>
          <w:rFonts w:ascii="Calibri" w:hAnsi="Calibri" w:cs="Calibri"/>
        </w:rPr>
      </w:pPr>
    </w:p>
    <w:p w14:paraId="7646D394" w14:textId="77777777" w:rsidR="00F27759" w:rsidRDefault="00F27759" w:rsidP="00F27759">
      <w:pPr>
        <w:rPr>
          <w:rFonts w:ascii="Calibri" w:hAnsi="Calibri" w:cs="Calibri"/>
        </w:rPr>
      </w:pPr>
    </w:p>
    <w:p w14:paraId="162FCFE0" w14:textId="77777777" w:rsidR="00F27759" w:rsidRDefault="00F27759" w:rsidP="00F27759">
      <w:pPr>
        <w:rPr>
          <w:rFonts w:ascii="Calibri" w:hAnsi="Calibri" w:cs="Calibri"/>
        </w:rPr>
      </w:pPr>
    </w:p>
    <w:p w14:paraId="434688A3" w14:textId="77777777" w:rsidR="00F27759" w:rsidRDefault="00F27759" w:rsidP="00F27759">
      <w:pPr>
        <w:rPr>
          <w:rFonts w:ascii="Calibri" w:hAnsi="Calibri" w:cs="Calibri"/>
        </w:rPr>
      </w:pPr>
    </w:p>
    <w:p w14:paraId="03F49AE7" w14:textId="77777777" w:rsidR="00F27759" w:rsidRDefault="00F27759" w:rsidP="00F27759">
      <w:pPr>
        <w:rPr>
          <w:rFonts w:ascii="Calibri" w:hAnsi="Calibri" w:cs="Calibri"/>
        </w:rPr>
      </w:pPr>
    </w:p>
    <w:p w14:paraId="59E7408C" w14:textId="77777777" w:rsidR="00F27759" w:rsidRDefault="00F27759" w:rsidP="00F27759">
      <w:pPr>
        <w:rPr>
          <w:rFonts w:ascii="Calibri" w:hAnsi="Calibri" w:cs="Calibri"/>
        </w:rPr>
      </w:pPr>
    </w:p>
    <w:p w14:paraId="17A41048" w14:textId="77777777" w:rsidR="00F27759" w:rsidRDefault="00F27759" w:rsidP="00F27759">
      <w:pPr>
        <w:rPr>
          <w:rFonts w:ascii="Calibri" w:hAnsi="Calibri" w:cs="Calibri"/>
        </w:rPr>
      </w:pPr>
    </w:p>
    <w:p w14:paraId="0C115055" w14:textId="77777777" w:rsidR="00F27759" w:rsidRDefault="00F27759" w:rsidP="00F27759">
      <w:pPr>
        <w:rPr>
          <w:rFonts w:ascii="Calibri" w:hAnsi="Calibri" w:cs="Calibri"/>
        </w:rPr>
      </w:pPr>
    </w:p>
    <w:p w14:paraId="0F438CDF" w14:textId="77777777" w:rsidR="00F27759" w:rsidRDefault="00F27759" w:rsidP="00F27759">
      <w:pPr>
        <w:rPr>
          <w:rFonts w:ascii="Calibri" w:hAnsi="Calibri" w:cs="Calibri"/>
        </w:rPr>
      </w:pPr>
    </w:p>
    <w:p w14:paraId="2D7FFF22" w14:textId="77777777" w:rsidR="00F27759" w:rsidRDefault="00F27759" w:rsidP="00F27759">
      <w:pPr>
        <w:rPr>
          <w:rFonts w:ascii="Calibri" w:hAnsi="Calibri" w:cs="Calibri"/>
        </w:rPr>
      </w:pPr>
    </w:p>
    <w:p w14:paraId="226B9711" w14:textId="77777777" w:rsidR="00F27759" w:rsidRDefault="00F27759" w:rsidP="00F27759">
      <w:pPr>
        <w:rPr>
          <w:rFonts w:ascii="Calibri" w:hAnsi="Calibri" w:cs="Calibri"/>
        </w:rPr>
      </w:pPr>
    </w:p>
    <w:p w14:paraId="148F273E" w14:textId="77777777" w:rsidR="00F27759" w:rsidRPr="006D62C0" w:rsidRDefault="00F27759" w:rsidP="00F27759"/>
    <w:p w14:paraId="52E1349D"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b/>
          <w:bCs/>
          <w:i w:val="0"/>
          <w:iCs w:val="0"/>
          <w:color w:val="auto"/>
          <w:sz w:val="22"/>
          <w:szCs w:val="22"/>
        </w:rPr>
        <w:t>2e</w:t>
      </w:r>
      <w:r w:rsidRPr="00524903">
        <w:rPr>
          <w:rStyle w:val="a9"/>
          <w:rFonts w:ascii="Calibri" w:eastAsiaTheme="minorEastAsia" w:hAnsi="Calibri" w:cs="Calibri"/>
          <w:b/>
          <w:bCs/>
          <w:i w:val="0"/>
          <w:iCs w:val="0"/>
          <w:color w:val="auto"/>
          <w:sz w:val="22"/>
          <w:szCs w:val="22"/>
        </w:rPr>
        <w:t xml:space="preserve">. </w:t>
      </w:r>
      <w:r>
        <w:rPr>
          <w:rStyle w:val="a9"/>
          <w:rFonts w:ascii="Calibri" w:eastAsiaTheme="minorEastAsia" w:hAnsi="Calibri" w:cs="Calibri"/>
          <w:i w:val="0"/>
          <w:iCs w:val="0"/>
          <w:color w:val="auto"/>
          <w:sz w:val="22"/>
          <w:szCs w:val="22"/>
        </w:rPr>
        <w:t xml:space="preserve">Outbreak response immunisation benefit-risk acceptability curve for DALY </w:t>
      </w:r>
    </w:p>
    <w:p w14:paraId="24AC42A1"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47447F">
        <w:rPr>
          <w:rStyle w:val="a9"/>
          <w:rFonts w:ascii="Calibri" w:eastAsiaTheme="minorEastAsia" w:hAnsi="Calibri" w:cs="Calibri"/>
          <w:i w:val="0"/>
          <w:iCs w:val="0"/>
          <w:noProof/>
          <w:color w:val="auto"/>
          <w:sz w:val="22"/>
          <w:szCs w:val="22"/>
        </w:rPr>
        <w:drawing>
          <wp:inline distT="0" distB="0" distL="0" distR="0" wp14:anchorId="338633AD" wp14:editId="3E7930FD">
            <wp:extent cx="6543717" cy="5270643"/>
            <wp:effectExtent l="0" t="0" r="0" b="0"/>
            <wp:docPr id="6013657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65746" name="Picture 1" descr="A screenshot of a graph&#10;&#10;AI-generated content may be incorrect."/>
                    <pic:cNvPicPr/>
                  </pic:nvPicPr>
                  <pic:blipFill>
                    <a:blip r:embed="rId23"/>
                    <a:stretch>
                      <a:fillRect/>
                    </a:stretch>
                  </pic:blipFill>
                  <pic:spPr>
                    <a:xfrm>
                      <a:off x="0" y="0"/>
                      <a:ext cx="6570468" cy="5292190"/>
                    </a:xfrm>
                    <a:prstGeom prst="rect">
                      <a:avLst/>
                    </a:prstGeom>
                  </pic:spPr>
                </pic:pic>
              </a:graphicData>
            </a:graphic>
          </wp:inline>
        </w:drawing>
      </w:r>
    </w:p>
    <w:p w14:paraId="7F84DAEC"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6CF9808"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05082DF9"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5D84C60"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75F6CB13"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17D98DB1"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101D8776"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57E26A45"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413BFF2"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4B76974"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B554602"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016B7D6B"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13B71850"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722C6F81"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6FCD0B67">
        <w:rPr>
          <w:rStyle w:val="a9"/>
          <w:rFonts w:ascii="Calibri" w:eastAsiaTheme="minorEastAsia" w:hAnsi="Calibri" w:cs="Calibri"/>
          <w:b/>
          <w:bCs/>
          <w:i w:val="0"/>
          <w:iCs w:val="0"/>
          <w:color w:val="auto"/>
          <w:sz w:val="22"/>
          <w:szCs w:val="22"/>
        </w:rPr>
        <w:lastRenderedPageBreak/>
        <w:t xml:space="preserve">Figure 2f. </w:t>
      </w:r>
      <w:r w:rsidRPr="6FCD0B67">
        <w:rPr>
          <w:rStyle w:val="a9"/>
          <w:rFonts w:ascii="Calibri" w:eastAsiaTheme="minorEastAsia" w:hAnsi="Calibri" w:cs="Calibri"/>
          <w:i w:val="0"/>
          <w:iCs w:val="0"/>
          <w:color w:val="auto"/>
          <w:sz w:val="22"/>
          <w:szCs w:val="22"/>
        </w:rPr>
        <w:t>Outbreak response immunisation benefit-risk acceptability curve for death</w:t>
      </w:r>
    </w:p>
    <w:p w14:paraId="2DBEA748"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A05BA4">
        <w:rPr>
          <w:rStyle w:val="a9"/>
          <w:rFonts w:ascii="Calibri" w:eastAsiaTheme="minorEastAsia" w:hAnsi="Calibri" w:cs="Calibri"/>
          <w:i w:val="0"/>
          <w:iCs w:val="0"/>
          <w:noProof/>
          <w:color w:val="auto"/>
          <w:sz w:val="22"/>
          <w:szCs w:val="22"/>
        </w:rPr>
        <w:drawing>
          <wp:inline distT="0" distB="0" distL="0" distR="0" wp14:anchorId="4A593C24" wp14:editId="5C650FF0">
            <wp:extent cx="6503542" cy="5279354"/>
            <wp:effectExtent l="0" t="0" r="0" b="4445"/>
            <wp:docPr id="204902830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28309" name="Picture 1" descr="A graph of different colored lines&#10;&#10;AI-generated content may be incorrect."/>
                    <pic:cNvPicPr/>
                  </pic:nvPicPr>
                  <pic:blipFill>
                    <a:blip r:embed="rId24"/>
                    <a:stretch>
                      <a:fillRect/>
                    </a:stretch>
                  </pic:blipFill>
                  <pic:spPr>
                    <a:xfrm>
                      <a:off x="0" y="0"/>
                      <a:ext cx="6532336" cy="5302728"/>
                    </a:xfrm>
                    <a:prstGeom prst="rect">
                      <a:avLst/>
                    </a:prstGeom>
                  </pic:spPr>
                </pic:pic>
              </a:graphicData>
            </a:graphic>
          </wp:inline>
        </w:drawing>
      </w:r>
      <w:r>
        <w:rPr>
          <w:rStyle w:val="a9"/>
          <w:rFonts w:ascii="Calibri" w:eastAsiaTheme="minorEastAsia" w:hAnsi="Calibri" w:cs="Calibri"/>
          <w:i w:val="0"/>
          <w:iCs w:val="0"/>
          <w:color w:val="auto"/>
          <w:sz w:val="22"/>
          <w:szCs w:val="22"/>
        </w:rPr>
        <w:t xml:space="preserve"> </w:t>
      </w:r>
    </w:p>
    <w:p w14:paraId="0624372C"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3665476F"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66724CDB"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49FB5E1A"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4B55DE8A"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38473ED5"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0423E08"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28528BC7"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01C92717"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1CED5002"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57232E79"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7BBACF51"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48B03DD4"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6FCD0B67">
        <w:rPr>
          <w:rStyle w:val="a9"/>
          <w:rFonts w:ascii="Calibri" w:eastAsiaTheme="minorEastAsia" w:hAnsi="Calibri" w:cs="Calibri"/>
          <w:b/>
          <w:bCs/>
          <w:i w:val="0"/>
          <w:iCs w:val="0"/>
          <w:color w:val="auto"/>
          <w:sz w:val="22"/>
          <w:szCs w:val="22"/>
        </w:rPr>
        <w:lastRenderedPageBreak/>
        <w:t xml:space="preserve">Figure 2g. </w:t>
      </w:r>
      <w:r w:rsidRPr="6FCD0B67">
        <w:rPr>
          <w:rStyle w:val="a9"/>
          <w:rFonts w:ascii="Calibri" w:eastAsiaTheme="minorEastAsia" w:hAnsi="Calibri" w:cs="Calibri"/>
          <w:i w:val="0"/>
          <w:iCs w:val="0"/>
          <w:color w:val="auto"/>
          <w:sz w:val="22"/>
          <w:szCs w:val="22"/>
        </w:rPr>
        <w:t>Outbreak response immunisation benefit-risk acceptability curve for SAE</w:t>
      </w:r>
    </w:p>
    <w:p w14:paraId="2C40BAF8" w14:textId="77777777" w:rsidR="00F27759" w:rsidRDefault="00F27759" w:rsidP="00F27759">
      <w:pPr>
        <w:spacing w:line="360" w:lineRule="auto"/>
        <w:rPr>
          <w:rStyle w:val="a9"/>
          <w:rFonts w:ascii="Calibri" w:eastAsiaTheme="minorEastAsia" w:hAnsi="Calibri" w:cs="Calibri"/>
          <w:i w:val="0"/>
          <w:iCs w:val="0"/>
          <w:color w:val="auto"/>
          <w:sz w:val="22"/>
          <w:szCs w:val="22"/>
        </w:rPr>
      </w:pPr>
      <w:r w:rsidRPr="003D1209">
        <w:rPr>
          <w:rStyle w:val="a9"/>
          <w:rFonts w:ascii="Calibri" w:eastAsiaTheme="minorEastAsia" w:hAnsi="Calibri" w:cs="Calibri"/>
          <w:i w:val="0"/>
          <w:iCs w:val="0"/>
          <w:noProof/>
          <w:color w:val="auto"/>
          <w:sz w:val="22"/>
          <w:szCs w:val="22"/>
        </w:rPr>
        <w:drawing>
          <wp:inline distT="0" distB="0" distL="0" distR="0" wp14:anchorId="2C214261" wp14:editId="12FC5510">
            <wp:extent cx="6587065" cy="5250094"/>
            <wp:effectExtent l="0" t="0" r="4445" b="0"/>
            <wp:docPr id="16264193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19330" name="Picture 1" descr="A screenshot of a graph&#10;&#10;AI-generated content may be incorrect."/>
                    <pic:cNvPicPr/>
                  </pic:nvPicPr>
                  <pic:blipFill>
                    <a:blip r:embed="rId25"/>
                    <a:stretch>
                      <a:fillRect/>
                    </a:stretch>
                  </pic:blipFill>
                  <pic:spPr>
                    <a:xfrm>
                      <a:off x="0" y="0"/>
                      <a:ext cx="6611057" cy="5269216"/>
                    </a:xfrm>
                    <a:prstGeom prst="rect">
                      <a:avLst/>
                    </a:prstGeom>
                  </pic:spPr>
                </pic:pic>
              </a:graphicData>
            </a:graphic>
          </wp:inline>
        </w:drawing>
      </w:r>
    </w:p>
    <w:p w14:paraId="4A518479"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345401A1" w14:textId="77777777" w:rsidR="00F27759" w:rsidRDefault="00F27759" w:rsidP="00F27759">
      <w:pPr>
        <w:spacing w:line="360" w:lineRule="auto"/>
        <w:rPr>
          <w:rStyle w:val="a9"/>
          <w:rFonts w:ascii="Calibri" w:eastAsiaTheme="minorEastAsia" w:hAnsi="Calibri" w:cs="Calibri"/>
          <w:i w:val="0"/>
          <w:iCs w:val="0"/>
          <w:color w:val="auto"/>
          <w:sz w:val="22"/>
          <w:szCs w:val="22"/>
        </w:rPr>
      </w:pPr>
    </w:p>
    <w:p w14:paraId="72B5E0AC" w14:textId="4C73A7ED" w:rsidR="00F40237" w:rsidRDefault="00F40237">
      <w:pPr>
        <w:rPr>
          <w:rFonts w:ascii="Calibri" w:hAnsi="Calibri" w:cs="Calibri"/>
        </w:rPr>
      </w:pPr>
    </w:p>
    <w:p w14:paraId="2B06A910" w14:textId="77777777" w:rsidR="00F40237" w:rsidRDefault="00F40237">
      <w:pPr>
        <w:rPr>
          <w:rFonts w:ascii="Calibri" w:hAnsi="Calibri" w:cs="Calibri"/>
        </w:rPr>
      </w:pPr>
    </w:p>
    <w:p w14:paraId="7BB63B99" w14:textId="77777777" w:rsidR="00F40237" w:rsidRDefault="00F40237">
      <w:pPr>
        <w:rPr>
          <w:rFonts w:ascii="Calibri" w:hAnsi="Calibri" w:cs="Calibri"/>
        </w:rPr>
      </w:pPr>
    </w:p>
    <w:p w14:paraId="7B1AF302" w14:textId="77777777" w:rsidR="00F40237" w:rsidRDefault="00F40237">
      <w:pPr>
        <w:rPr>
          <w:rFonts w:ascii="Calibri" w:hAnsi="Calibri" w:cs="Calibri"/>
        </w:rPr>
      </w:pPr>
    </w:p>
    <w:p w14:paraId="40D49A8B" w14:textId="77777777" w:rsidR="00F40237" w:rsidRDefault="00F40237">
      <w:pPr>
        <w:rPr>
          <w:rFonts w:ascii="Calibri" w:hAnsi="Calibri" w:cs="Calibri"/>
        </w:rPr>
      </w:pPr>
    </w:p>
    <w:p w14:paraId="35845A8C" w14:textId="77777777" w:rsidR="00F40237" w:rsidRDefault="00F40237">
      <w:pPr>
        <w:rPr>
          <w:rFonts w:ascii="Calibri" w:hAnsi="Calibri" w:cs="Calibri"/>
        </w:rPr>
      </w:pPr>
    </w:p>
    <w:p w14:paraId="5EB36246" w14:textId="77777777" w:rsidR="00F40237" w:rsidRDefault="00F40237">
      <w:pPr>
        <w:rPr>
          <w:rFonts w:ascii="Calibri" w:hAnsi="Calibri" w:cs="Calibri"/>
        </w:rPr>
      </w:pPr>
    </w:p>
    <w:p w14:paraId="53AA7ED9" w14:textId="77777777" w:rsidR="00F40237" w:rsidRDefault="00F40237">
      <w:pPr>
        <w:rPr>
          <w:rFonts w:ascii="Calibri" w:hAnsi="Calibri" w:cs="Calibri"/>
        </w:rPr>
      </w:pPr>
    </w:p>
    <w:p w14:paraId="48534DD6" w14:textId="77777777" w:rsidR="00F40237" w:rsidRDefault="00F40237">
      <w:pPr>
        <w:rPr>
          <w:rFonts w:ascii="Calibri" w:hAnsi="Calibri" w:cs="Calibri"/>
        </w:rPr>
      </w:pPr>
    </w:p>
    <w:p w14:paraId="63CD4052" w14:textId="77777777" w:rsidR="00F40237" w:rsidRDefault="00F40237">
      <w:pPr>
        <w:rPr>
          <w:rFonts w:ascii="Calibri" w:hAnsi="Calibri" w:cs="Calibri"/>
        </w:rPr>
      </w:pPr>
    </w:p>
    <w:p w14:paraId="579FD274" w14:textId="77777777" w:rsidR="00F40237" w:rsidRDefault="00F40237">
      <w:pPr>
        <w:rPr>
          <w:rFonts w:ascii="Calibri" w:hAnsi="Calibri" w:cs="Calibri"/>
        </w:rPr>
      </w:pPr>
    </w:p>
    <w:p w14:paraId="6D9D7B83" w14:textId="77777777" w:rsidR="00F40237" w:rsidRDefault="00F40237">
      <w:pPr>
        <w:rPr>
          <w:rFonts w:ascii="Calibri" w:hAnsi="Calibri" w:cs="Calibri"/>
        </w:rPr>
      </w:pPr>
    </w:p>
    <w:p w14:paraId="663DFA7A" w14:textId="77777777" w:rsidR="00F40237" w:rsidRDefault="00F40237">
      <w:pPr>
        <w:rPr>
          <w:rFonts w:ascii="Calibri" w:hAnsi="Calibri" w:cs="Calibri"/>
        </w:rPr>
      </w:pPr>
    </w:p>
    <w:p w14:paraId="277AC316" w14:textId="77777777" w:rsidR="00F40237" w:rsidRDefault="00F40237">
      <w:pPr>
        <w:rPr>
          <w:rFonts w:ascii="Calibri" w:hAnsi="Calibri" w:cs="Calibri"/>
        </w:rPr>
      </w:pPr>
    </w:p>
    <w:p w14:paraId="73584F41" w14:textId="0E3F54F1" w:rsidR="00F40237" w:rsidRDefault="00F40237">
      <w:pPr>
        <w:rPr>
          <w:rFonts w:ascii="Calibri" w:hAnsi="Calibri" w:cs="Calibri"/>
        </w:rPr>
      </w:pPr>
      <w:r>
        <w:rPr>
          <w:rFonts w:ascii="Calibri" w:hAnsi="Calibri" w:cs="Calibri"/>
        </w:rPr>
        <w:lastRenderedPageBreak/>
        <w:t>Key messages;</w:t>
      </w:r>
    </w:p>
    <w:p w14:paraId="580B3986" w14:textId="77777777" w:rsidR="00F40237" w:rsidRDefault="00F40237">
      <w:pPr>
        <w:rPr>
          <w:rFonts w:ascii="Calibri" w:hAnsi="Calibri" w:cs="Calibri"/>
        </w:rPr>
      </w:pPr>
    </w:p>
    <w:p w14:paraId="22D7D755" w14:textId="77777777" w:rsidR="004C5412" w:rsidRPr="00711A2D" w:rsidRDefault="004C5412" w:rsidP="004C5412">
      <w:pPr>
        <w:spacing w:line="360" w:lineRule="auto"/>
        <w:rPr>
          <w:rFonts w:ascii="Calibri" w:eastAsia="Malgun Gothic" w:hAnsi="Calibri" w:cs="Calibri"/>
          <w:sz w:val="22"/>
          <w:szCs w:val="22"/>
          <w:lang w:val="en-US"/>
        </w:rPr>
      </w:pPr>
      <w:r>
        <w:rPr>
          <w:rFonts w:ascii="Calibri" w:eastAsia="Malgun Gothic" w:hAnsi="Calibri" w:cs="Calibri"/>
          <w:sz w:val="22"/>
          <w:szCs w:val="22"/>
        </w:rPr>
        <w:t xml:space="preserve">Overall, SAE showed clear age-specific patterns and DALY showed the highest probability of </w:t>
      </w:r>
      <w:r>
        <w:rPr>
          <w:rFonts w:ascii="Calibri" w:eastAsia="Malgun Gothic" w:hAnsi="Calibri" w:cs="Calibri"/>
          <w:sz w:val="22"/>
          <w:szCs w:val="22"/>
          <w:lang w:val="en-US"/>
        </w:rPr>
        <w:t>vaccine benefit outweighing the risk</w:t>
      </w:r>
      <w:r>
        <w:rPr>
          <w:rFonts w:ascii="Calibri" w:eastAsia="Malgun Gothic" w:hAnsi="Calibri" w:cs="Calibri"/>
          <w:sz w:val="22"/>
          <w:szCs w:val="22"/>
        </w:rPr>
        <w:t xml:space="preserve">, </w:t>
      </w:r>
      <w:r>
        <w:rPr>
          <w:rFonts w:ascii="Calibri" w:eastAsia="Malgun Gothic" w:hAnsi="Calibri" w:cs="Calibri"/>
          <w:sz w:val="22"/>
          <w:szCs w:val="22"/>
          <w:lang w:val="en-US"/>
        </w:rPr>
        <w:t xml:space="preserve">and travel vaccination was not favourable for averting death across transmission settings and age groups for travel vaccination. In high transmission settings, vaccinating adults aged 18-64 years had the highest probability of benefit outweighing the risk for DALY, and vaccinating children aged 1-11 years had the highest probability of benefit outweighing the risk for death and SAE. </w:t>
      </w:r>
    </w:p>
    <w:p w14:paraId="4BD125A8" w14:textId="77777777" w:rsidR="00F40237" w:rsidRDefault="00F40237"/>
    <w:p w14:paraId="2DB848B9" w14:textId="77777777" w:rsidR="000A1541" w:rsidRDefault="000A1541" w:rsidP="000A1541">
      <w:pPr>
        <w:spacing w:line="360" w:lineRule="auto"/>
        <w:rPr>
          <w:rFonts w:ascii="Calibri" w:eastAsia="Malgun Gothic" w:hAnsi="Calibri" w:cs="Calibri"/>
          <w:sz w:val="22"/>
          <w:szCs w:val="22"/>
        </w:rPr>
      </w:pPr>
      <w:r>
        <w:rPr>
          <w:rFonts w:ascii="Calibri" w:eastAsia="Malgun Gothic" w:hAnsi="Calibri" w:cs="Calibri"/>
          <w:sz w:val="22"/>
          <w:szCs w:val="22"/>
        </w:rPr>
        <w:t xml:space="preserve">Overall, the probability of vaccine benefit outweighing the risk of outbreak response immunisation was highest in high-transmission settings and younger age groups (1-17 years), while older adults aged </w:t>
      </w:r>
      <w:r w:rsidRPr="00EF0785">
        <w:rPr>
          <w:rFonts w:ascii="Calibri" w:eastAsia="Malgun Gothic" w:hAnsi="Calibri" w:cs="Calibri"/>
          <w:sz w:val="22"/>
          <w:szCs w:val="22"/>
        </w:rPr>
        <w:t>≥65</w:t>
      </w:r>
      <w:r>
        <w:rPr>
          <w:rFonts w:ascii="Calibri" w:eastAsia="Malgun Gothic" w:hAnsi="Calibri" w:cs="Calibri"/>
          <w:sz w:val="22"/>
          <w:szCs w:val="22"/>
        </w:rPr>
        <w:t xml:space="preserve"> years consistently had the lowest probability for all health outcomes. </w:t>
      </w:r>
    </w:p>
    <w:p w14:paraId="11CAA2C6" w14:textId="77777777" w:rsidR="000A1541" w:rsidRDefault="000A1541" w:rsidP="000A1541">
      <w:pPr>
        <w:spacing w:line="360" w:lineRule="auto"/>
        <w:rPr>
          <w:rFonts w:ascii="Calibri" w:eastAsia="Malgun Gothic" w:hAnsi="Calibri" w:cs="Calibri"/>
          <w:sz w:val="22"/>
          <w:szCs w:val="22"/>
        </w:rPr>
      </w:pPr>
    </w:p>
    <w:p w14:paraId="1FE07B8A" w14:textId="77777777" w:rsidR="00E4526D" w:rsidRDefault="00E4526D" w:rsidP="000A1541">
      <w:pPr>
        <w:spacing w:line="360" w:lineRule="auto"/>
        <w:rPr>
          <w:rFonts w:ascii="Calibri" w:eastAsia="Malgun Gothic" w:hAnsi="Calibri" w:cs="Calibri"/>
          <w:sz w:val="22"/>
          <w:szCs w:val="22"/>
        </w:rPr>
      </w:pPr>
    </w:p>
    <w:p w14:paraId="73F8E87A" w14:textId="2EFB7D7F" w:rsidR="00E4526D" w:rsidRDefault="00E4526D" w:rsidP="000A1541">
      <w:pPr>
        <w:spacing w:line="360" w:lineRule="auto"/>
        <w:rPr>
          <w:rFonts w:ascii="Calibri" w:hAnsi="Calibri" w:cs="Calibri"/>
          <w:sz w:val="22"/>
        </w:rPr>
      </w:pPr>
      <w:r w:rsidRPr="00627CC6">
        <w:rPr>
          <w:rFonts w:ascii="Calibri" w:hAnsi="Calibri" w:cs="Calibri"/>
          <w:sz w:val="22"/>
        </w:rPr>
        <w:t>Chikungunya vaccination recommendations should be stratified by exposure duration, transmission intensity, and age.</w:t>
      </w:r>
      <w:r>
        <w:rPr>
          <w:rFonts w:ascii="Calibri" w:hAnsi="Calibri" w:cs="Calibri" w:hint="eastAsia"/>
          <w:sz w:val="22"/>
        </w:rPr>
        <w:t xml:space="preserve"> </w:t>
      </w:r>
      <w:r w:rsidRPr="00627CC6">
        <w:rPr>
          <w:rFonts w:ascii="Calibri" w:hAnsi="Calibri" w:cs="Calibri"/>
          <w:sz w:val="22"/>
        </w:rPr>
        <w:t>Traveller vaccination is generally not recommended for trips shorter than 90 days across age groups, as benefits are unlikely to outweigh risks (deaths, SAEs, and DALYs). For children aged 1–11 years, traveller vaccination should remain conditional, considered only for prolonged travel (≥90 days) in high-transmission settings</w:t>
      </w:r>
      <w:r>
        <w:rPr>
          <w:rFonts w:ascii="Calibri" w:hAnsi="Calibri" w:cs="Calibri" w:hint="eastAsia"/>
          <w:sz w:val="22"/>
        </w:rPr>
        <w:t xml:space="preserve">. </w:t>
      </w:r>
      <w:r w:rsidRPr="00627CC6">
        <w:rPr>
          <w:rFonts w:ascii="Calibri" w:hAnsi="Calibri" w:cs="Calibri"/>
          <w:sz w:val="22"/>
        </w:rPr>
        <w:t xml:space="preserve">For outbreak response immunisation, older adults (≥65 years) consistently </w:t>
      </w:r>
      <w:r>
        <w:rPr>
          <w:rFonts w:ascii="Calibri" w:hAnsi="Calibri" w:cs="Calibri"/>
          <w:sz w:val="22"/>
        </w:rPr>
        <w:t xml:space="preserve">have </w:t>
      </w:r>
      <w:r w:rsidRPr="00627CC6">
        <w:rPr>
          <w:rFonts w:ascii="Calibri" w:hAnsi="Calibri" w:cs="Calibri"/>
          <w:sz w:val="22"/>
        </w:rPr>
        <w:t xml:space="preserve">the least favourable benefit–risk profile. </w:t>
      </w:r>
      <w:r>
        <w:rPr>
          <w:rFonts w:ascii="Calibri" w:hAnsi="Calibri" w:cs="Calibri"/>
          <w:sz w:val="22"/>
        </w:rPr>
        <w:t>Overall, children and adolescents (1-17 years) are the most optimal target groups for outbreak response immunisation, with the highest likelihood that vaccine benefits outweigh adverse health outcomes attributable to vaccination.</w:t>
      </w:r>
    </w:p>
    <w:p w14:paraId="079F7727" w14:textId="77777777" w:rsidR="001E141F" w:rsidRDefault="001E141F" w:rsidP="000A1541">
      <w:pPr>
        <w:spacing w:line="360" w:lineRule="auto"/>
        <w:rPr>
          <w:rFonts w:ascii="Calibri" w:hAnsi="Calibri" w:cs="Calibri"/>
          <w:sz w:val="22"/>
        </w:rPr>
      </w:pPr>
    </w:p>
    <w:p w14:paraId="0F992369" w14:textId="77777777" w:rsidR="001E141F" w:rsidRDefault="001E141F" w:rsidP="001E141F">
      <w:pPr>
        <w:spacing w:line="360" w:lineRule="auto"/>
        <w:rPr>
          <w:rFonts w:ascii="Calibri" w:eastAsia="Malgun Gothic" w:hAnsi="Calibri" w:cs="Calibri"/>
          <w:sz w:val="22"/>
          <w:szCs w:val="22"/>
          <w:lang w:val="en-US"/>
        </w:rPr>
      </w:pPr>
      <w:r w:rsidRPr="4CA7DDD5">
        <w:rPr>
          <w:rStyle w:val="a9"/>
          <w:rFonts w:ascii="Calibri" w:eastAsia="Malgun Gothic" w:hAnsi="Calibri" w:cs="Calibri"/>
          <w:i w:val="0"/>
          <w:sz w:val="22"/>
          <w:szCs w:val="22"/>
        </w:rPr>
        <w:t xml:space="preserve">Travel vaccination </w:t>
      </w:r>
      <w:r w:rsidRPr="4CA7DDD5">
        <w:rPr>
          <w:rFonts w:ascii="Calibri" w:eastAsia="Malgun Gothic" w:hAnsi="Calibri" w:cs="Calibri"/>
          <w:b/>
          <w:bCs/>
          <w:sz w:val="22"/>
          <w:szCs w:val="22"/>
        </w:rPr>
        <w:t xml:space="preserve"> </w:t>
      </w:r>
    </w:p>
    <w:p w14:paraId="00F02606" w14:textId="77777777" w:rsidR="001E141F" w:rsidRPr="00711A2D" w:rsidRDefault="001E141F" w:rsidP="001E141F">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The benefit-risk of travel vaccination was driven by travel duration and outbreak size for all age groups. Across the 11 states assessed, median BRR were &lt; 1 for all outcomes for trips less than 90 days in all age groups, indicating that vaccine attributable risk outweighed benefits in averted DALYs, deaths, and SAEs (Table 1). The probability of vaccine benefit outweighing</w:t>
      </w:r>
      <w:commentRangeStart w:id="33"/>
      <w:r>
        <w:rPr>
          <w:rFonts w:ascii="Calibri" w:eastAsia="Malgun Gothic" w:hAnsi="Calibri" w:cs="Calibri"/>
          <w:sz w:val="22"/>
          <w:szCs w:val="22"/>
          <w:lang w:val="en-US"/>
        </w:rPr>
        <w:t xml:space="preserve"> the risk</w:t>
      </w:r>
      <w:r w:rsidRPr="360A30B0">
        <w:rPr>
          <w:rFonts w:ascii="Calibri" w:eastAsia="Malgun Gothic" w:hAnsi="Calibri" w:cs="Calibri"/>
          <w:sz w:val="22"/>
          <w:szCs w:val="22"/>
          <w:lang w:val="en-US"/>
        </w:rPr>
        <w:t xml:space="preserve"> increased with travel duration</w:t>
      </w:r>
      <w:commentRangeEnd w:id="33"/>
      <w:r w:rsidRPr="360A30B0">
        <w:rPr>
          <w:rStyle w:val="ad"/>
          <w:rFonts w:ascii="Calibri" w:eastAsia="Malgun Gothic" w:hAnsi="Calibri" w:cs="Calibri"/>
          <w:sz w:val="22"/>
          <w:szCs w:val="22"/>
          <w:lang w:val="en-US"/>
        </w:rPr>
        <w:commentReference w:id="33"/>
      </w:r>
      <w:r w:rsidRPr="360A30B0">
        <w:rPr>
          <w:rFonts w:ascii="Calibri" w:eastAsia="Malgun Gothic" w:hAnsi="Calibri" w:cs="Calibri"/>
          <w:sz w:val="22"/>
          <w:szCs w:val="22"/>
          <w:lang w:val="en-US"/>
        </w:rPr>
        <w:t xml:space="preserve"> and was consistently higher in high-transmission settings. Older adults aged </w:t>
      </w:r>
      <w:r>
        <w:rPr>
          <w:rFonts w:ascii="Calibri" w:eastAsia="Malgun Gothic" w:hAnsi="Calibri" w:cs="Calibri"/>
          <w:sz w:val="22"/>
          <w:szCs w:val="22"/>
          <w:lang w:val="en-US"/>
        </w:rPr>
        <w:t xml:space="preserve">≥65 years had the lowest probability of vaccine benefit outweighing the risk </w:t>
      </w:r>
      <m:oMath>
        <m:r>
          <w:rPr>
            <w:rFonts w:ascii="Cambria Math" w:eastAsia="Malgun Gothic" w:hAnsi="Cambria Math" w:cs="Calibri"/>
            <w:sz w:val="22"/>
            <w:szCs w:val="22"/>
            <w:lang w:val="en-US"/>
          </w:rPr>
          <m:t>(</m:t>
        </m:r>
        <m:func>
          <m:funcPr>
            <m:ctrlPr>
              <w:rPr>
                <w:rFonts w:ascii="Cambria Math" w:eastAsia="Malgun Gothic" w:hAnsi="Cambria Math" w:cs="Calibri"/>
                <w:sz w:val="22"/>
                <w:szCs w:val="22"/>
                <w:lang w:val="en-US"/>
              </w:rPr>
            </m:ctrlPr>
          </m:funcPr>
          <m:fName>
            <m:r>
              <m:rPr>
                <m:sty m:val="p"/>
              </m:rPr>
              <w:rPr>
                <w:rFonts w:ascii="Cambria Math" w:eastAsia="Malgun Gothic" w:hAnsi="Cambria Math" w:cs="Calibri"/>
                <w:sz w:val="22"/>
                <w:szCs w:val="22"/>
                <w:lang w:val="en-US"/>
              </w:rPr>
              <m:t>Pr</m:t>
            </m:r>
            <m:ctrlPr>
              <w:rPr>
                <w:rFonts w:ascii="Cambria Math" w:eastAsia="Malgun Gothic" w:hAnsi="Cambria Math" w:cs="Calibri"/>
                <w:i/>
                <w:sz w:val="22"/>
                <w:szCs w:val="22"/>
                <w:lang w:val="en-US"/>
              </w:rPr>
            </m:ctrlPr>
          </m:fName>
          <m:e>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BRR&gt;1</m:t>
                </m:r>
              </m:e>
            </m:d>
          </m:e>
        </m:func>
        <m:r>
          <w:rPr>
            <w:rFonts w:ascii="Cambria Math" w:eastAsia="Malgun Gothic" w:hAnsi="Cambria Math" w:cs="Calibri"/>
            <w:sz w:val="22"/>
            <w:szCs w:val="22"/>
            <w:lang w:val="en-US"/>
          </w:rPr>
          <m:t>)</m:t>
        </m:r>
      </m:oMath>
      <w:r w:rsidRPr="360A30B0">
        <w:rPr>
          <w:rFonts w:ascii="Calibri" w:eastAsia="Malgun Gothic" w:hAnsi="Calibri" w:cs="Calibri"/>
          <w:sz w:val="22"/>
          <w:szCs w:val="22"/>
          <w:lang w:val="en-US"/>
        </w:rPr>
        <w:t xml:space="preserve"> across all outcomes (Figure 1e-g). </w:t>
      </w:r>
    </w:p>
    <w:p w14:paraId="17EF7479" w14:textId="77777777" w:rsidR="001E141F" w:rsidRPr="00E552E5" w:rsidRDefault="001E141F" w:rsidP="001E141F">
      <w:pPr>
        <w:spacing w:line="360" w:lineRule="auto"/>
        <w:rPr>
          <w:rFonts w:ascii="Calibri" w:eastAsia="Malgun Gothic" w:hAnsi="Calibri" w:cs="Calibri"/>
          <w:sz w:val="22"/>
          <w:szCs w:val="22"/>
          <w:lang w:val="en-US"/>
        </w:rPr>
      </w:pPr>
    </w:p>
    <w:p w14:paraId="5853F397" w14:textId="77777777" w:rsidR="001E141F" w:rsidRPr="00E552E5" w:rsidRDefault="001E141F" w:rsidP="001E141F">
      <w:pPr>
        <w:spacing w:line="360" w:lineRule="auto"/>
        <w:rPr>
          <w:rFonts w:ascii="Calibri" w:eastAsia="Malgun Gothic" w:hAnsi="Calibri" w:cs="Calibri"/>
          <w:sz w:val="22"/>
          <w:szCs w:val="22"/>
        </w:rPr>
      </w:pPr>
      <w:r>
        <w:rPr>
          <w:rFonts w:ascii="Calibri" w:eastAsia="Malgun Gothic" w:hAnsi="Calibri" w:cs="Calibri"/>
          <w:sz w:val="22"/>
          <w:szCs w:val="22"/>
        </w:rPr>
        <w:t>Across all states, t</w:t>
      </w:r>
      <w:r w:rsidRPr="0B654891">
        <w:rPr>
          <w:rFonts w:ascii="Calibri" w:eastAsia="Malgun Gothic" w:hAnsi="Calibri" w:cs="Calibri"/>
          <w:sz w:val="22"/>
          <w:szCs w:val="22"/>
        </w:rPr>
        <w:t>he</w:t>
      </w:r>
      <w:r w:rsidRPr="00EF0785">
        <w:rPr>
          <w:rFonts w:ascii="Calibri" w:eastAsia="Malgun Gothic" w:hAnsi="Calibri" w:cs="Calibri"/>
          <w:sz w:val="22"/>
          <w:szCs w:val="22"/>
        </w:rPr>
        <w:t xml:space="preserve"> probability </w:t>
      </w:r>
      <w:r>
        <w:rPr>
          <w:rFonts w:ascii="Calibri" w:eastAsia="Malgun Gothic" w:hAnsi="Calibri" w:cs="Calibri"/>
          <w:sz w:val="22"/>
          <w:szCs w:val="22"/>
          <w:lang w:val="en-US"/>
        </w:rPr>
        <w:t xml:space="preserve">of vaccine benefit outweighing the risk </w:t>
      </w:r>
      <w:r w:rsidRPr="00EF0785">
        <w:rPr>
          <w:rFonts w:ascii="Calibri" w:eastAsia="Malgun Gothic" w:hAnsi="Calibri" w:cs="Calibri"/>
          <w:sz w:val="22"/>
          <w:szCs w:val="22"/>
        </w:rPr>
        <w:t xml:space="preserve">remained &lt;40% </w:t>
      </w:r>
      <w:r>
        <w:rPr>
          <w:rFonts w:ascii="Calibri" w:eastAsia="Malgun Gothic" w:hAnsi="Calibri" w:cs="Calibri"/>
          <w:sz w:val="22"/>
          <w:szCs w:val="22"/>
        </w:rPr>
        <w:t xml:space="preserve">for all ages </w:t>
      </w:r>
      <w:r w:rsidRPr="00EF0785">
        <w:rPr>
          <w:rFonts w:ascii="Calibri" w:eastAsia="Malgun Gothic" w:hAnsi="Calibri" w:cs="Calibri"/>
          <w:sz w:val="22"/>
          <w:szCs w:val="22"/>
        </w:rPr>
        <w:t xml:space="preserve">when travel duration was </w:t>
      </w:r>
      <m:oMath>
        <m:r>
          <w:rPr>
            <w:rFonts w:ascii="Cambria Math" w:eastAsia="Malgun Gothic" w:hAnsi="Cambria Math" w:cs="Calibri"/>
            <w:sz w:val="22"/>
            <w:szCs w:val="22"/>
          </w:rPr>
          <m:t>≤</m:t>
        </m:r>
      </m:oMath>
      <w:r w:rsidRPr="00EF0785">
        <w:rPr>
          <w:rFonts w:ascii="Calibri" w:eastAsia="Malgun Gothic" w:hAnsi="Calibri" w:cs="Calibri"/>
          <w:sz w:val="22"/>
          <w:szCs w:val="22"/>
        </w:rPr>
        <w:t>30 days</w:t>
      </w:r>
      <w:r w:rsidRPr="3CFDC75F">
        <w:rPr>
          <w:rFonts w:ascii="Calibri" w:eastAsia="Malgun Gothic" w:hAnsi="Calibri" w:cs="Calibri"/>
          <w:sz w:val="22"/>
          <w:szCs w:val="22"/>
        </w:rPr>
        <w:t xml:space="preserve"> </w:t>
      </w:r>
      <w:r>
        <w:rPr>
          <w:rFonts w:ascii="Calibri" w:eastAsia="Malgun Gothic" w:hAnsi="Calibri" w:cs="Calibri"/>
          <w:sz w:val="22"/>
          <w:szCs w:val="22"/>
        </w:rPr>
        <w:t xml:space="preserve">in most of the states, </w:t>
      </w:r>
      <w:r w:rsidRPr="3CFDC75F">
        <w:rPr>
          <w:rFonts w:ascii="Calibri" w:eastAsia="Malgun Gothic" w:hAnsi="Calibri" w:cs="Calibri"/>
          <w:sz w:val="22"/>
          <w:szCs w:val="22"/>
        </w:rPr>
        <w:t>but exceeded</w:t>
      </w:r>
      <w:r w:rsidRPr="00EF0785">
        <w:rPr>
          <w:rFonts w:ascii="Calibri" w:eastAsia="Malgun Gothic" w:hAnsi="Calibri" w:cs="Calibri"/>
          <w:sz w:val="22"/>
          <w:szCs w:val="22"/>
        </w:rPr>
        <w:t xml:space="preserve"> 80% in </w:t>
      </w:r>
      <w:r>
        <w:rPr>
          <w:rFonts w:ascii="Calibri" w:eastAsia="Malgun Gothic" w:hAnsi="Calibri" w:cs="Calibri"/>
          <w:sz w:val="22"/>
          <w:szCs w:val="22"/>
        </w:rPr>
        <w:t xml:space="preserve">some high </w:t>
      </w:r>
      <w:r>
        <w:rPr>
          <w:rFonts w:ascii="Calibri" w:eastAsia="Malgun Gothic" w:hAnsi="Calibri" w:cs="Calibri"/>
          <w:sz w:val="22"/>
          <w:szCs w:val="22"/>
        </w:rPr>
        <w:lastRenderedPageBreak/>
        <w:t>transmission settings where median total attack rate was &gt; 20%</w:t>
      </w:r>
      <w:r w:rsidRPr="00EF0785">
        <w:rPr>
          <w:rFonts w:ascii="Calibri" w:eastAsia="Malgun Gothic" w:hAnsi="Calibri" w:cs="Calibri"/>
          <w:sz w:val="22"/>
          <w:szCs w:val="22"/>
        </w:rPr>
        <w:t xml:space="preserve"> (</w:t>
      </w:r>
      <w:r>
        <w:rPr>
          <w:rFonts w:ascii="Calibri" w:eastAsia="Malgun Gothic" w:hAnsi="Calibri" w:cs="Calibri"/>
          <w:sz w:val="22"/>
          <w:szCs w:val="22"/>
        </w:rPr>
        <w:t xml:space="preserve">e.g., </w:t>
      </w:r>
      <w:r w:rsidRPr="00EF0785">
        <w:rPr>
          <w:rFonts w:ascii="Calibri" w:eastAsia="Malgun Gothic" w:hAnsi="Calibri" w:cs="Calibri"/>
          <w:sz w:val="22"/>
          <w:szCs w:val="22"/>
        </w:rPr>
        <w:t xml:space="preserve">Ceará) </w:t>
      </w:r>
      <w:r>
        <w:rPr>
          <w:rFonts w:ascii="Calibri" w:eastAsia="Malgun Gothic" w:hAnsi="Calibri" w:cs="Calibri"/>
          <w:sz w:val="22"/>
          <w:szCs w:val="22"/>
        </w:rPr>
        <w:t>under 90-day travel</w:t>
      </w:r>
      <w:r w:rsidRPr="00EF0785">
        <w:rPr>
          <w:rFonts w:ascii="Calibri" w:eastAsia="Malgun Gothic" w:hAnsi="Calibri" w:cs="Calibri"/>
          <w:sz w:val="22"/>
          <w:szCs w:val="22"/>
        </w:rPr>
        <w:t xml:space="preserve"> (Figure 1</w:t>
      </w:r>
      <w:r>
        <w:rPr>
          <w:rFonts w:ascii="Calibri" w:eastAsia="Malgun Gothic" w:hAnsi="Calibri" w:cs="Calibri"/>
          <w:sz w:val="22"/>
          <w:szCs w:val="22"/>
        </w:rPr>
        <w:t>a</w:t>
      </w:r>
      <w:r w:rsidRPr="00EF0785">
        <w:rPr>
          <w:rFonts w:ascii="Calibri" w:eastAsia="Malgun Gothic" w:hAnsi="Calibri" w:cs="Calibri"/>
          <w:sz w:val="22"/>
          <w:szCs w:val="22"/>
        </w:rPr>
        <w:t>).</w:t>
      </w:r>
      <w:r>
        <w:rPr>
          <w:rFonts w:ascii="Calibri" w:eastAsia="Malgun Gothic" w:hAnsi="Calibri" w:cs="Calibri"/>
          <w:sz w:val="22"/>
          <w:szCs w:val="22"/>
        </w:rPr>
        <w:t xml:space="preserve"> </w:t>
      </w:r>
      <w:r w:rsidRPr="00EF0785">
        <w:rPr>
          <w:rFonts w:ascii="Calibri" w:eastAsia="Malgun Gothic" w:hAnsi="Calibri" w:cs="Calibri"/>
          <w:sz w:val="22"/>
          <w:szCs w:val="22"/>
        </w:rPr>
        <w:t xml:space="preserve">The age group with the highest </w:t>
      </w:r>
      <w:r>
        <w:rPr>
          <w:rFonts w:ascii="Calibri" w:eastAsia="Malgun Gothic" w:hAnsi="Calibri" w:cs="Calibri"/>
          <w:sz w:val="22"/>
          <w:szCs w:val="22"/>
        </w:rPr>
        <w:t>BRR</w:t>
      </w:r>
      <w:r w:rsidRPr="00EF0785">
        <w:rPr>
          <w:rFonts w:ascii="Calibri" w:eastAsia="Malgun Gothic" w:hAnsi="Calibri" w:cs="Calibri"/>
          <w:sz w:val="22"/>
          <w:szCs w:val="22"/>
        </w:rPr>
        <w:t xml:space="preserve"> differed by </w:t>
      </w:r>
      <w:r>
        <w:rPr>
          <w:rFonts w:ascii="Calibri" w:eastAsia="Malgun Gothic" w:hAnsi="Calibri" w:cs="Calibri"/>
          <w:sz w:val="22"/>
          <w:szCs w:val="22"/>
        </w:rPr>
        <w:t xml:space="preserve">health </w:t>
      </w:r>
      <w:r w:rsidRPr="00EF0785">
        <w:rPr>
          <w:rFonts w:ascii="Calibri" w:eastAsia="Malgun Gothic" w:hAnsi="Calibri" w:cs="Calibri"/>
          <w:sz w:val="22"/>
          <w:szCs w:val="22"/>
        </w:rPr>
        <w:t>outcome. For DALYs</w:t>
      </w:r>
      <w:r>
        <w:rPr>
          <w:rFonts w:ascii="Calibri" w:eastAsia="Malgun Gothic" w:hAnsi="Calibri" w:cs="Calibri"/>
          <w:sz w:val="22"/>
          <w:szCs w:val="22"/>
        </w:rPr>
        <w:t xml:space="preserve">, </w:t>
      </w:r>
      <w:r w:rsidRPr="00EF0785">
        <w:rPr>
          <w:rFonts w:ascii="Calibri" w:eastAsia="Malgun Gothic" w:hAnsi="Calibri" w:cs="Calibri"/>
          <w:sz w:val="22"/>
          <w:szCs w:val="22"/>
        </w:rPr>
        <w:t xml:space="preserve">adults aged 18–64 years had the highest median </w:t>
      </w:r>
      <w:r>
        <w:rPr>
          <w:rFonts w:ascii="Calibri" w:eastAsia="Malgun Gothic" w:hAnsi="Calibri" w:cs="Calibri"/>
          <w:sz w:val="22"/>
          <w:szCs w:val="22"/>
        </w:rPr>
        <w:t>BRR</w:t>
      </w:r>
      <w:r w:rsidRPr="3CFDC75F">
        <w:rPr>
          <w:rFonts w:ascii="Calibri" w:eastAsia="Malgun Gothic" w:hAnsi="Calibri" w:cs="Calibri"/>
          <w:sz w:val="22"/>
          <w:szCs w:val="22"/>
        </w:rPr>
        <w:t>,</w:t>
      </w:r>
      <w:r w:rsidRPr="00EF0785">
        <w:rPr>
          <w:rFonts w:ascii="Calibri" w:eastAsia="Malgun Gothic" w:hAnsi="Calibri" w:cs="Calibri"/>
          <w:sz w:val="22"/>
          <w:szCs w:val="22"/>
        </w:rPr>
        <w:t xml:space="preserve"> </w:t>
      </w:r>
      <w:r>
        <w:rPr>
          <w:rFonts w:ascii="Calibri" w:eastAsia="Malgun Gothic" w:hAnsi="Calibri" w:cs="Calibri"/>
          <w:sz w:val="22"/>
          <w:szCs w:val="22"/>
        </w:rPr>
        <w:t xml:space="preserve">while </w:t>
      </w:r>
      <w:r w:rsidRPr="00EF0785">
        <w:rPr>
          <w:rFonts w:ascii="Calibri" w:eastAsia="Malgun Gothic" w:hAnsi="Calibri" w:cs="Calibri"/>
          <w:sz w:val="22"/>
          <w:szCs w:val="22"/>
        </w:rPr>
        <w:t xml:space="preserve">other age groups </w:t>
      </w:r>
      <w:r>
        <w:rPr>
          <w:rFonts w:ascii="Calibri" w:eastAsia="Malgun Gothic" w:hAnsi="Calibri" w:cs="Calibri"/>
          <w:sz w:val="22"/>
          <w:szCs w:val="22"/>
        </w:rPr>
        <w:t>showed</w:t>
      </w:r>
      <w:r w:rsidRPr="00EF0785">
        <w:rPr>
          <w:rFonts w:ascii="Calibri" w:eastAsia="Malgun Gothic" w:hAnsi="Calibri" w:cs="Calibri"/>
          <w:sz w:val="22"/>
          <w:szCs w:val="22"/>
        </w:rPr>
        <w:t xml:space="preserve"> similar </w:t>
      </w:r>
      <w:r>
        <w:rPr>
          <w:rFonts w:ascii="Calibri" w:eastAsia="Malgun Gothic" w:hAnsi="Calibri" w:cs="Calibri"/>
          <w:sz w:val="22"/>
          <w:szCs w:val="22"/>
        </w:rPr>
        <w:t>BRRs</w:t>
      </w:r>
      <w:r w:rsidRPr="00EF0785">
        <w:rPr>
          <w:rFonts w:ascii="Calibri" w:eastAsia="Malgun Gothic" w:hAnsi="Calibri" w:cs="Calibri"/>
          <w:sz w:val="22"/>
          <w:szCs w:val="22"/>
        </w:rPr>
        <w:t xml:space="preserve"> </w:t>
      </w:r>
      <w:r w:rsidRPr="3A2B8683">
        <w:rPr>
          <w:rFonts w:ascii="Calibri" w:eastAsia="Malgun Gothic" w:hAnsi="Calibri" w:cs="Calibri"/>
          <w:sz w:val="22"/>
          <w:szCs w:val="22"/>
        </w:rPr>
        <w:t xml:space="preserve">with </w:t>
      </w:r>
      <w:r w:rsidRPr="00EF0785">
        <w:rPr>
          <w:rFonts w:ascii="Calibri" w:eastAsia="Malgun Gothic" w:hAnsi="Calibri" w:cs="Calibri"/>
          <w:sz w:val="22"/>
          <w:szCs w:val="22"/>
        </w:rPr>
        <w:t xml:space="preserve">wide uncertainty. </w:t>
      </w:r>
      <w:r>
        <w:rPr>
          <w:rFonts w:ascii="Calibri" w:eastAsia="Malgun Gothic" w:hAnsi="Calibri" w:cs="Calibri"/>
          <w:sz w:val="22"/>
          <w:szCs w:val="22"/>
        </w:rPr>
        <w:t xml:space="preserve">For example, </w:t>
      </w:r>
      <w:r>
        <w:rPr>
          <w:rFonts w:ascii="Calibri" w:eastAsia="Malgun Gothic" w:hAnsi="Calibri" w:cs="Calibri"/>
          <w:sz w:val="22"/>
          <w:szCs w:val="22"/>
          <w:lang w:val="en-US"/>
        </w:rPr>
        <w:t xml:space="preserve">the BRR for adults aged 18-64 years was </w:t>
      </w:r>
      <w:r w:rsidRPr="00E57177">
        <w:rPr>
          <w:rFonts w:ascii="Calibri" w:eastAsia="Malgun Gothic" w:hAnsi="Calibri" w:cs="Calibri"/>
          <w:sz w:val="22"/>
          <w:szCs w:val="22"/>
        </w:rPr>
        <w:t>3.88 [0.10–153.66]</w:t>
      </w:r>
      <w:r>
        <w:rPr>
          <w:rFonts w:ascii="Calibri" w:eastAsia="Malgun Gothic" w:hAnsi="Calibri" w:cs="Calibri"/>
          <w:sz w:val="22"/>
          <w:szCs w:val="22"/>
        </w:rPr>
        <w:t xml:space="preserve"> </w:t>
      </w:r>
      <w:commentRangeStart w:id="34"/>
      <w:commentRangeStart w:id="35"/>
      <w:r>
        <w:rPr>
          <w:rFonts w:ascii="Calibri" w:eastAsia="Malgun Gothic" w:hAnsi="Calibri" w:cs="Calibri"/>
          <w:sz w:val="22"/>
          <w:szCs w:val="22"/>
        </w:rPr>
        <w:t>(</w:t>
      </w:r>
      <m:oMath>
        <m:func>
          <m:funcPr>
            <m:ctrlPr>
              <w:rPr>
                <w:rFonts w:ascii="Cambria Math" w:eastAsia="Malgun Gothic" w:hAnsi="Cambria Math" w:cs="Calibri"/>
                <w:sz w:val="22"/>
                <w:szCs w:val="22"/>
                <w:lang w:val="en-US"/>
              </w:rPr>
            </m:ctrlPr>
          </m:funcPr>
          <m:fName>
            <m:r>
              <m:rPr>
                <m:sty m:val="p"/>
              </m:rPr>
              <w:rPr>
                <w:rFonts w:ascii="Cambria Math" w:eastAsia="Malgun Gothic" w:hAnsi="Cambria Math" w:cs="Calibri"/>
                <w:sz w:val="22"/>
                <w:szCs w:val="22"/>
                <w:lang w:val="en-US"/>
              </w:rPr>
              <m:t>Pr</m:t>
            </m:r>
            <m:ctrlPr>
              <w:rPr>
                <w:rFonts w:ascii="Cambria Math" w:eastAsia="Malgun Gothic" w:hAnsi="Cambria Math" w:cs="Calibri"/>
                <w:i/>
                <w:sz w:val="22"/>
                <w:szCs w:val="22"/>
                <w:lang w:val="en-US"/>
              </w:rPr>
            </m:ctrlPr>
          </m:fName>
          <m:e>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BRR&gt;1</m:t>
                </m:r>
              </m:e>
            </m:d>
          </m:e>
        </m:func>
      </m:oMath>
      <w:r>
        <w:rPr>
          <w:rFonts w:ascii="Calibri" w:eastAsia="Malgun Gothic" w:hAnsi="Calibri" w:cs="Calibri"/>
          <w:sz w:val="22"/>
          <w:szCs w:val="22"/>
        </w:rPr>
        <w:t xml:space="preserve"> = 75%) </w:t>
      </w:r>
      <w:commentRangeEnd w:id="34"/>
      <w:r>
        <w:rPr>
          <w:rStyle w:val="ad"/>
          <w:rFonts w:ascii="Calibri" w:eastAsia="Malgun Gothic" w:hAnsi="Calibri" w:cs="Calibri"/>
          <w:sz w:val="22"/>
          <w:szCs w:val="22"/>
          <w:lang w:val="en-US"/>
        </w:rPr>
        <w:commentReference w:id="34"/>
      </w:r>
      <w:commentRangeEnd w:id="35"/>
      <w:r>
        <w:rPr>
          <w:rStyle w:val="ad"/>
          <w:rFonts w:ascii="Calibri" w:eastAsia="Malgun Gothic" w:hAnsi="Calibri" w:cs="Calibri"/>
          <w:sz w:val="22"/>
          <w:szCs w:val="22"/>
          <w:lang w:val="en-US"/>
        </w:rPr>
        <w:commentReference w:id="35"/>
      </w:r>
      <w:r>
        <w:rPr>
          <w:rFonts w:ascii="Calibri" w:eastAsia="Malgun Gothic" w:hAnsi="Calibri" w:cs="Calibri"/>
          <w:sz w:val="22"/>
          <w:szCs w:val="22"/>
          <w:lang w:val="en-US"/>
        </w:rPr>
        <w:t xml:space="preserve">for 90-day travel </w:t>
      </w:r>
      <w:r w:rsidRPr="00EF0785">
        <w:rPr>
          <w:rFonts w:ascii="Calibri" w:eastAsia="Malgun Gothic" w:hAnsi="Calibri" w:cs="Calibri"/>
          <w:sz w:val="22"/>
          <w:szCs w:val="22"/>
        </w:rPr>
        <w:t xml:space="preserve">in </w:t>
      </w:r>
      <w:r>
        <w:rPr>
          <w:rFonts w:ascii="Calibri" w:eastAsia="Malgun Gothic" w:hAnsi="Calibri" w:cs="Calibri"/>
          <w:sz w:val="22"/>
          <w:szCs w:val="22"/>
        </w:rPr>
        <w:t>high transmission settings, followed by adolescents aged 12-17 years (</w:t>
      </w:r>
      <w:r w:rsidRPr="0067254C">
        <w:rPr>
          <w:rFonts w:ascii="Calibri" w:eastAsia="Malgun Gothic" w:hAnsi="Calibri" w:cs="Calibri"/>
          <w:sz w:val="22"/>
          <w:szCs w:val="22"/>
        </w:rPr>
        <w:t>2.53 [0.06–149.05]</w:t>
      </w:r>
      <w:r>
        <w:rPr>
          <w:rFonts w:ascii="Calibri" w:eastAsia="Malgun Gothic" w:hAnsi="Calibri" w:cs="Calibri"/>
          <w:sz w:val="22"/>
          <w:szCs w:val="22"/>
        </w:rPr>
        <w:t xml:space="preserve">; </w:t>
      </w:r>
      <m:oMath>
        <m:func>
          <m:funcPr>
            <m:ctrlPr>
              <w:rPr>
                <w:rFonts w:ascii="Cambria Math" w:eastAsia="Malgun Gothic" w:hAnsi="Cambria Math" w:cs="Calibri"/>
                <w:sz w:val="22"/>
                <w:szCs w:val="22"/>
                <w:lang w:val="en-US"/>
              </w:rPr>
            </m:ctrlPr>
          </m:funcPr>
          <m:fName>
            <m:r>
              <m:rPr>
                <m:sty m:val="p"/>
              </m:rPr>
              <w:rPr>
                <w:rFonts w:ascii="Cambria Math" w:eastAsia="Malgun Gothic" w:hAnsi="Cambria Math" w:cs="Calibri"/>
                <w:sz w:val="22"/>
                <w:szCs w:val="22"/>
                <w:lang w:val="en-US"/>
              </w:rPr>
              <m:t>Pr</m:t>
            </m:r>
            <m:ctrlPr>
              <w:rPr>
                <w:rFonts w:ascii="Cambria Math" w:eastAsia="Malgun Gothic" w:hAnsi="Cambria Math" w:cs="Calibri"/>
                <w:i/>
                <w:sz w:val="22"/>
                <w:szCs w:val="22"/>
                <w:lang w:val="en-US"/>
              </w:rPr>
            </m:ctrlPr>
          </m:fName>
          <m:e>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BRR&gt;1</m:t>
                </m:r>
              </m:e>
            </m:d>
          </m:e>
        </m:func>
      </m:oMath>
      <w:r>
        <w:rPr>
          <w:rFonts w:ascii="Calibri" w:eastAsia="Malgun Gothic" w:hAnsi="Calibri" w:cs="Calibri"/>
          <w:sz w:val="22"/>
          <w:szCs w:val="22"/>
        </w:rPr>
        <w:t xml:space="preserve"> = 68%) </w:t>
      </w:r>
      <w:commentRangeStart w:id="36"/>
      <w:commentRangeStart w:id="37"/>
      <w:commentRangeEnd w:id="36"/>
      <w:r>
        <w:rPr>
          <w:rStyle w:val="ad"/>
          <w:rFonts w:ascii="Calibri" w:eastAsia="Malgun Gothic" w:hAnsi="Calibri" w:cs="Calibri"/>
          <w:sz w:val="22"/>
          <w:szCs w:val="22"/>
        </w:rPr>
        <w:commentReference w:id="36"/>
      </w:r>
      <w:commentRangeEnd w:id="37"/>
      <w:r>
        <w:rPr>
          <w:rStyle w:val="ad"/>
          <w:rFonts w:ascii="Calibri" w:eastAsia="Malgun Gothic" w:hAnsi="Calibri" w:cs="Calibri"/>
          <w:sz w:val="22"/>
          <w:szCs w:val="22"/>
        </w:rPr>
        <w:commentReference w:id="37"/>
      </w:r>
      <w:r>
        <w:rPr>
          <w:rFonts w:ascii="Calibri" w:eastAsia="Malgun Gothic" w:hAnsi="Calibri" w:cs="Calibri"/>
          <w:sz w:val="22"/>
          <w:szCs w:val="22"/>
        </w:rPr>
        <w:t>), and children aged 1-11 years (</w:t>
      </w:r>
      <w:r w:rsidRPr="00514C55">
        <w:rPr>
          <w:rFonts w:ascii="Calibri" w:eastAsia="Malgun Gothic" w:hAnsi="Calibri" w:cs="Calibri"/>
          <w:sz w:val="22"/>
          <w:szCs w:val="22"/>
        </w:rPr>
        <w:t>2.47 [0.07–161.94]</w:t>
      </w:r>
      <w:r>
        <w:rPr>
          <w:rFonts w:ascii="Calibri" w:eastAsia="Malgun Gothic" w:hAnsi="Calibri" w:cs="Calibri"/>
          <w:sz w:val="22"/>
          <w:szCs w:val="22"/>
        </w:rPr>
        <w:t xml:space="preserve">; </w:t>
      </w:r>
      <m:oMath>
        <m:func>
          <m:funcPr>
            <m:ctrlPr>
              <w:rPr>
                <w:rFonts w:ascii="Cambria Math" w:eastAsia="Malgun Gothic" w:hAnsi="Cambria Math" w:cs="Calibri"/>
                <w:sz w:val="22"/>
                <w:szCs w:val="22"/>
                <w:lang w:val="en-US"/>
              </w:rPr>
            </m:ctrlPr>
          </m:funcPr>
          <m:fName>
            <m:r>
              <m:rPr>
                <m:sty m:val="p"/>
              </m:rPr>
              <w:rPr>
                <w:rFonts w:ascii="Cambria Math" w:eastAsia="Malgun Gothic" w:hAnsi="Cambria Math" w:cs="Calibri"/>
                <w:sz w:val="22"/>
                <w:szCs w:val="22"/>
                <w:lang w:val="en-US"/>
              </w:rPr>
              <m:t>Pr</m:t>
            </m:r>
            <m:ctrlPr>
              <w:rPr>
                <w:rFonts w:ascii="Cambria Math" w:eastAsia="Malgun Gothic" w:hAnsi="Cambria Math" w:cs="Calibri"/>
                <w:i/>
                <w:sz w:val="22"/>
                <w:szCs w:val="22"/>
                <w:lang w:val="en-US"/>
              </w:rPr>
            </m:ctrlPr>
          </m:fName>
          <m:e>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BRR&gt;1</m:t>
                </m:r>
              </m:e>
            </m:d>
          </m:e>
        </m:func>
      </m:oMath>
      <w:r>
        <w:rPr>
          <w:rFonts w:ascii="Calibri" w:eastAsia="Malgun Gothic" w:hAnsi="Calibri" w:cs="Calibri"/>
          <w:sz w:val="22"/>
          <w:szCs w:val="22"/>
        </w:rPr>
        <w:t xml:space="preserve"> = 67%) </w:t>
      </w:r>
      <w:commentRangeStart w:id="38"/>
      <w:commentRangeStart w:id="39"/>
      <w:commentRangeEnd w:id="38"/>
      <w:r>
        <w:rPr>
          <w:rStyle w:val="ad"/>
          <w:rFonts w:ascii="Calibri" w:eastAsia="Malgun Gothic" w:hAnsi="Calibri" w:cs="Calibri"/>
          <w:sz w:val="22"/>
          <w:szCs w:val="22"/>
        </w:rPr>
        <w:commentReference w:id="38"/>
      </w:r>
      <w:commentRangeEnd w:id="39"/>
      <w:r>
        <w:rPr>
          <w:rStyle w:val="ad"/>
          <w:rFonts w:ascii="Calibri" w:eastAsia="Malgun Gothic" w:hAnsi="Calibri" w:cs="Calibri"/>
          <w:sz w:val="22"/>
          <w:szCs w:val="22"/>
        </w:rPr>
        <w:commentReference w:id="39"/>
      </w:r>
      <w:r>
        <w:rPr>
          <w:rFonts w:ascii="Calibri" w:eastAsia="Malgun Gothic" w:hAnsi="Calibri" w:cs="Calibri"/>
          <w:sz w:val="22"/>
          <w:szCs w:val="22"/>
        </w:rPr>
        <w:t xml:space="preserve">), and older adults </w:t>
      </w:r>
      <w:r w:rsidRPr="00EF0785">
        <w:rPr>
          <w:rFonts w:ascii="Calibri" w:eastAsia="Malgun Gothic" w:hAnsi="Calibri" w:cs="Calibri"/>
          <w:sz w:val="22"/>
          <w:szCs w:val="22"/>
        </w:rPr>
        <w:t>≥</w:t>
      </w:r>
      <w:r>
        <w:rPr>
          <w:rFonts w:ascii="Calibri" w:eastAsia="Malgun Gothic" w:hAnsi="Calibri" w:cs="Calibri"/>
          <w:sz w:val="22"/>
          <w:szCs w:val="22"/>
        </w:rPr>
        <w:t xml:space="preserve"> </w:t>
      </w:r>
      <w:r>
        <w:rPr>
          <w:rFonts w:ascii="Calibri" w:eastAsia="Malgun Gothic" w:hAnsi="Calibri" w:cs="Calibri"/>
          <w:sz w:val="22"/>
          <w:szCs w:val="22"/>
          <w:lang w:val="en-US"/>
        </w:rPr>
        <w:t>65 years (</w:t>
      </w:r>
      <w:r w:rsidRPr="002F1514">
        <w:rPr>
          <w:rFonts w:ascii="Calibri" w:eastAsia="Malgun Gothic" w:hAnsi="Calibri" w:cs="Calibri"/>
          <w:sz w:val="22"/>
          <w:szCs w:val="22"/>
          <w:lang w:val="en-US"/>
        </w:rPr>
        <w:t>2.32 [0.14–27.08]</w:t>
      </w:r>
      <w:r>
        <w:rPr>
          <w:rFonts w:ascii="Calibri" w:eastAsia="Malgun Gothic" w:hAnsi="Calibri" w:cs="Calibri"/>
          <w:sz w:val="22"/>
          <w:szCs w:val="22"/>
          <w:lang w:val="en-US"/>
        </w:rPr>
        <w:t xml:space="preserve">; </w:t>
      </w:r>
      <m:oMath>
        <m:func>
          <m:funcPr>
            <m:ctrlPr>
              <w:rPr>
                <w:rFonts w:ascii="Cambria Math" w:eastAsia="Malgun Gothic" w:hAnsi="Cambria Math" w:cs="Calibri"/>
                <w:sz w:val="22"/>
                <w:szCs w:val="22"/>
                <w:lang w:val="en-US"/>
              </w:rPr>
            </m:ctrlPr>
          </m:funcPr>
          <m:fName>
            <m:r>
              <m:rPr>
                <m:sty m:val="p"/>
              </m:rPr>
              <w:rPr>
                <w:rFonts w:ascii="Cambria Math" w:eastAsia="Malgun Gothic" w:hAnsi="Cambria Math" w:cs="Calibri"/>
                <w:sz w:val="22"/>
                <w:szCs w:val="22"/>
                <w:lang w:val="en-US"/>
              </w:rPr>
              <m:t>Pr</m:t>
            </m:r>
            <m:ctrlPr>
              <w:rPr>
                <w:rFonts w:ascii="Cambria Math" w:eastAsia="Malgun Gothic" w:hAnsi="Cambria Math" w:cs="Calibri"/>
                <w:i/>
                <w:sz w:val="22"/>
                <w:szCs w:val="22"/>
                <w:lang w:val="en-US"/>
              </w:rPr>
            </m:ctrlPr>
          </m:fName>
          <m:e>
            <m:d>
              <m:dPr>
                <m:ctrlPr>
                  <w:rPr>
                    <w:rFonts w:ascii="Cambria Math" w:eastAsia="Malgun Gothic" w:hAnsi="Cambria Math" w:cs="Calibri"/>
                    <w:i/>
                    <w:sz w:val="22"/>
                    <w:szCs w:val="22"/>
                    <w:lang w:val="en-US"/>
                  </w:rPr>
                </m:ctrlPr>
              </m:dPr>
              <m:e>
                <m:r>
                  <w:rPr>
                    <w:rFonts w:ascii="Cambria Math" w:eastAsia="Malgun Gothic" w:hAnsi="Cambria Math" w:cs="Calibri"/>
                    <w:sz w:val="22"/>
                    <w:szCs w:val="22"/>
                    <w:lang w:val="en-US"/>
                  </w:rPr>
                  <m:t>BRR&gt;1</m:t>
                </m:r>
              </m:e>
            </m:d>
          </m:e>
        </m:func>
      </m:oMath>
      <w:r>
        <w:rPr>
          <w:rFonts w:ascii="Calibri" w:eastAsia="Malgun Gothic" w:hAnsi="Calibri" w:cs="Calibri"/>
          <w:sz w:val="22"/>
          <w:szCs w:val="22"/>
        </w:rPr>
        <w:t xml:space="preserve"> = 72%) </w:t>
      </w:r>
      <w:commentRangeStart w:id="40"/>
      <w:commentRangeStart w:id="41"/>
      <w:commentRangeEnd w:id="40"/>
      <w:r>
        <w:rPr>
          <w:rStyle w:val="ad"/>
          <w:rFonts w:ascii="Calibri" w:eastAsia="Malgun Gothic" w:hAnsi="Calibri" w:cs="Calibri"/>
          <w:sz w:val="22"/>
          <w:szCs w:val="22"/>
          <w:lang w:val="en-US"/>
        </w:rPr>
        <w:commentReference w:id="40"/>
      </w:r>
      <w:commentRangeEnd w:id="41"/>
      <w:r>
        <w:rPr>
          <w:rStyle w:val="ad"/>
          <w:rFonts w:ascii="Calibri" w:eastAsia="Malgun Gothic" w:hAnsi="Calibri" w:cs="Calibri"/>
          <w:sz w:val="22"/>
          <w:szCs w:val="22"/>
          <w:lang w:val="en-US"/>
        </w:rPr>
        <w:commentReference w:id="41"/>
      </w:r>
      <w:r>
        <w:rPr>
          <w:rFonts w:ascii="Calibri" w:eastAsia="Malgun Gothic" w:hAnsi="Calibri" w:cs="Calibri"/>
          <w:sz w:val="22"/>
          <w:szCs w:val="22"/>
          <w:lang w:val="en-US"/>
        </w:rPr>
        <w:t xml:space="preserve">) (Table 1). </w:t>
      </w:r>
      <w:r>
        <w:rPr>
          <w:rFonts w:ascii="Calibri" w:eastAsia="Malgun Gothic" w:hAnsi="Calibri" w:cs="Calibri"/>
          <w:sz w:val="22"/>
          <w:szCs w:val="22"/>
        </w:rPr>
        <w:t xml:space="preserve">The probability of </w:t>
      </w:r>
      <w:r w:rsidRPr="007112A0">
        <w:rPr>
          <w:rFonts w:ascii="Calibri" w:eastAsia="Malgun Gothic" w:hAnsi="Calibri" w:cs="Calibri"/>
          <w:sz w:val="22"/>
          <w:szCs w:val="22"/>
        </w:rPr>
        <w:t>vaccine benefit outweighing the risk</w:t>
      </w:r>
      <w:r>
        <w:rPr>
          <w:rFonts w:ascii="Calibri" w:eastAsia="Malgun Gothic" w:hAnsi="Calibri" w:cs="Calibri"/>
          <w:sz w:val="22"/>
          <w:szCs w:val="22"/>
        </w:rPr>
        <w:t xml:space="preserve"> was low for short travels, with at most 15% for adults aged 18-64 years when travel duration is 7 days in high transmission settings and remained &lt; 5% for all age groups in moderate to low transmission settings. </w:t>
      </w:r>
    </w:p>
    <w:p w14:paraId="27B4BE96" w14:textId="77777777" w:rsidR="001E141F" w:rsidRDefault="001E141F" w:rsidP="001E141F">
      <w:pPr>
        <w:spacing w:line="360" w:lineRule="auto"/>
        <w:rPr>
          <w:rFonts w:ascii="Calibri" w:eastAsia="Malgun Gothic" w:hAnsi="Calibri" w:cs="Calibri"/>
          <w:sz w:val="22"/>
          <w:szCs w:val="22"/>
        </w:rPr>
      </w:pPr>
    </w:p>
    <w:p w14:paraId="5C0050BD" w14:textId="77777777" w:rsidR="001E141F" w:rsidRDefault="001E141F" w:rsidP="001E141F">
      <w:pPr>
        <w:spacing w:line="360" w:lineRule="auto"/>
        <w:rPr>
          <w:rFonts w:ascii="Calibri" w:eastAsia="Malgun Gothic" w:hAnsi="Calibri" w:cs="Calibri"/>
          <w:sz w:val="22"/>
          <w:szCs w:val="22"/>
        </w:rPr>
      </w:pPr>
      <w:r w:rsidRPr="003D4C82">
        <w:rPr>
          <w:rFonts w:ascii="Calibri" w:eastAsia="Malgun Gothic" w:hAnsi="Calibri" w:cs="Calibri"/>
          <w:sz w:val="22"/>
          <w:szCs w:val="22"/>
        </w:rPr>
        <w:t xml:space="preserve">Across all age groups and settings, </w:t>
      </w:r>
      <w:r>
        <w:rPr>
          <w:rFonts w:ascii="Calibri" w:eastAsia="Malgun Gothic" w:hAnsi="Calibri" w:cs="Calibri"/>
          <w:sz w:val="22"/>
          <w:szCs w:val="22"/>
        </w:rPr>
        <w:t xml:space="preserve">travel </w:t>
      </w:r>
      <w:r w:rsidRPr="003D4C82">
        <w:rPr>
          <w:rFonts w:ascii="Calibri" w:eastAsia="Malgun Gothic" w:hAnsi="Calibri" w:cs="Calibri"/>
          <w:sz w:val="22"/>
          <w:szCs w:val="22"/>
        </w:rPr>
        <w:t>vaccination was unfavourable for preventing death (median BRR &lt;1)</w:t>
      </w:r>
      <w:r>
        <w:rPr>
          <w:rFonts w:ascii="Calibri" w:eastAsia="Malgun Gothic" w:hAnsi="Calibri" w:cs="Calibri" w:hint="eastAsia"/>
          <w:sz w:val="22"/>
          <w:szCs w:val="22"/>
        </w:rPr>
        <w:t xml:space="preserve"> </w:t>
      </w:r>
      <w:r>
        <w:rPr>
          <w:rFonts w:ascii="Calibri" w:eastAsia="Malgun Gothic" w:hAnsi="Calibri" w:cs="Calibri"/>
          <w:sz w:val="22"/>
          <w:szCs w:val="22"/>
          <w:lang w:val="en-US"/>
        </w:rPr>
        <w:t>(Table 1, Figure 1c, 1f)</w:t>
      </w:r>
      <w:r w:rsidRPr="003D4C82">
        <w:rPr>
          <w:rFonts w:ascii="Calibri" w:eastAsia="Malgun Gothic" w:hAnsi="Calibri" w:cs="Calibri"/>
          <w:sz w:val="22"/>
          <w:szCs w:val="22"/>
        </w:rPr>
        <w:t>.</w:t>
      </w:r>
      <w:r>
        <w:rPr>
          <w:rFonts w:ascii="Calibri" w:eastAsia="Malgun Gothic" w:hAnsi="Calibri" w:cs="Calibri" w:hint="eastAsia"/>
          <w:sz w:val="22"/>
          <w:szCs w:val="22"/>
        </w:rPr>
        <w:t xml:space="preserve"> </w:t>
      </w:r>
      <w:r>
        <w:rPr>
          <w:rFonts w:ascii="Calibri" w:eastAsia="Malgun Gothic" w:hAnsi="Calibri" w:cs="Calibri"/>
          <w:sz w:val="22"/>
          <w:szCs w:val="22"/>
        </w:rPr>
        <w:t xml:space="preserve">Under 90-days travel, the probability of </w:t>
      </w:r>
      <w:r>
        <w:rPr>
          <w:rFonts w:ascii="Calibri" w:eastAsia="Malgun Gothic" w:hAnsi="Calibri" w:cs="Calibri"/>
          <w:sz w:val="22"/>
          <w:szCs w:val="22"/>
          <w:lang w:val="en-US"/>
        </w:rPr>
        <w:t>vaccine benefit outweighing the risk</w:t>
      </w:r>
      <w:r>
        <w:rPr>
          <w:rFonts w:ascii="Calibri" w:eastAsia="Malgun Gothic" w:hAnsi="Calibri" w:cs="Calibri"/>
          <w:sz w:val="22"/>
          <w:szCs w:val="22"/>
        </w:rPr>
        <w:t xml:space="preserve"> remained &lt;50% for all age groups even in the high transmission settings, with similar probabilities across all ages. By contrast, SAE showed more pronounced age-specific patterns, with the highest probability of vaccine benefit outweighing the risk in children aged 1-11 years (Figure 1g). T</w:t>
      </w:r>
      <w:r w:rsidRPr="00EF0785">
        <w:rPr>
          <w:rFonts w:ascii="Calibri" w:eastAsia="Malgun Gothic" w:hAnsi="Calibri" w:cs="Calibri"/>
          <w:sz w:val="22"/>
          <w:szCs w:val="22"/>
        </w:rPr>
        <w:t xml:space="preserve">he </w:t>
      </w:r>
      <w:r>
        <w:rPr>
          <w:rFonts w:ascii="Calibri" w:eastAsia="Malgun Gothic" w:hAnsi="Calibri" w:cs="Calibri"/>
          <w:sz w:val="22"/>
          <w:szCs w:val="22"/>
        </w:rPr>
        <w:t>median BRR</w:t>
      </w:r>
      <w:r w:rsidRPr="00EF0785">
        <w:rPr>
          <w:rFonts w:ascii="Calibri" w:eastAsia="Malgun Gothic" w:hAnsi="Calibri" w:cs="Calibri"/>
          <w:sz w:val="22"/>
          <w:szCs w:val="22"/>
        </w:rPr>
        <w:t xml:space="preserve"> </w:t>
      </w:r>
      <w:r>
        <w:rPr>
          <w:rFonts w:ascii="Calibri" w:eastAsia="Malgun Gothic" w:hAnsi="Calibri" w:cs="Calibri"/>
          <w:sz w:val="22"/>
          <w:szCs w:val="22"/>
        </w:rPr>
        <w:t xml:space="preserve">for SAE </w:t>
      </w:r>
      <w:r w:rsidRPr="00EF0785">
        <w:rPr>
          <w:rFonts w:ascii="Calibri" w:eastAsia="Malgun Gothic" w:hAnsi="Calibri" w:cs="Calibri"/>
          <w:sz w:val="22"/>
          <w:szCs w:val="22"/>
        </w:rPr>
        <w:t>was highest in children aged 1–11 years</w:t>
      </w:r>
      <w:r>
        <w:rPr>
          <w:rFonts w:ascii="Calibri" w:eastAsia="Malgun Gothic" w:hAnsi="Calibri" w:cs="Calibri"/>
          <w:sz w:val="22"/>
          <w:szCs w:val="22"/>
        </w:rPr>
        <w:t xml:space="preserve">, </w:t>
      </w:r>
      <w:r w:rsidRPr="00EF0785">
        <w:rPr>
          <w:rFonts w:ascii="Calibri" w:eastAsia="Malgun Gothic" w:hAnsi="Calibri" w:cs="Calibri"/>
          <w:sz w:val="22"/>
          <w:szCs w:val="22"/>
        </w:rPr>
        <w:t>followed by adolescents aged 12–17 years, adults aged 18–64 years, and older adults aged ≥65 years</w:t>
      </w:r>
      <w:r>
        <w:rPr>
          <w:rFonts w:ascii="Calibri" w:eastAsia="Malgun Gothic" w:hAnsi="Calibri" w:cs="Calibri"/>
          <w:sz w:val="22"/>
          <w:szCs w:val="22"/>
        </w:rPr>
        <w:t xml:space="preserve"> across travel durations and transmission settings (Table 2)</w:t>
      </w:r>
      <w:r w:rsidRPr="00EF0785">
        <w:rPr>
          <w:rFonts w:ascii="Calibri" w:eastAsia="Malgun Gothic" w:hAnsi="Calibri" w:cs="Calibri"/>
          <w:sz w:val="22"/>
          <w:szCs w:val="22"/>
        </w:rPr>
        <w:t>.</w:t>
      </w:r>
      <w:r>
        <w:rPr>
          <w:rFonts w:ascii="Calibri" w:eastAsia="Malgun Gothic" w:hAnsi="Calibri" w:cs="Calibri"/>
          <w:sz w:val="22"/>
          <w:szCs w:val="22"/>
        </w:rPr>
        <w:t xml:space="preserve"> For example, in high transmission settings under 90-day travel, the median BRR for children aged 1-11 years was </w:t>
      </w:r>
      <w:r w:rsidRPr="00A71288">
        <w:rPr>
          <w:rFonts w:ascii="Calibri" w:eastAsia="Malgun Gothic" w:hAnsi="Calibri" w:cs="Calibri"/>
          <w:sz w:val="22"/>
          <w:szCs w:val="22"/>
        </w:rPr>
        <w:t>2.98 [0.22–25.15]</w:t>
      </w:r>
      <w:r>
        <w:rPr>
          <w:rFonts w:ascii="Calibri" w:eastAsia="Malgun Gothic" w:hAnsi="Calibri" w:cs="Calibri"/>
          <w:sz w:val="22"/>
          <w:szCs w:val="22"/>
        </w:rPr>
        <w:t xml:space="preserve">, and the probability of </w:t>
      </w:r>
      <w:r>
        <w:rPr>
          <w:rFonts w:ascii="Calibri" w:eastAsia="Malgun Gothic" w:hAnsi="Calibri" w:cs="Calibri"/>
          <w:sz w:val="22"/>
          <w:szCs w:val="22"/>
          <w:lang w:val="en-US"/>
        </w:rPr>
        <w:t xml:space="preserve">vaccine benefit outweighing the risk </w:t>
      </w:r>
      <w:r>
        <w:rPr>
          <w:rFonts w:ascii="Calibri" w:eastAsia="Malgun Gothic" w:hAnsi="Calibri" w:cs="Calibri"/>
          <w:sz w:val="22"/>
          <w:szCs w:val="22"/>
        </w:rPr>
        <w:t xml:space="preserve">was 81%. In older adults aged </w:t>
      </w:r>
      <w:r w:rsidRPr="00EF0785">
        <w:rPr>
          <w:rFonts w:ascii="Calibri" w:eastAsia="Malgun Gothic" w:hAnsi="Calibri" w:cs="Calibri"/>
          <w:sz w:val="22"/>
          <w:szCs w:val="22"/>
        </w:rPr>
        <w:t>≥65 years</w:t>
      </w:r>
      <w:r>
        <w:rPr>
          <w:rFonts w:ascii="Calibri" w:eastAsia="Malgun Gothic" w:hAnsi="Calibri" w:cs="Calibri"/>
          <w:sz w:val="22"/>
          <w:szCs w:val="22"/>
        </w:rPr>
        <w:t xml:space="preserve">, the probability of </w:t>
      </w:r>
      <w:r>
        <w:rPr>
          <w:rFonts w:ascii="Calibri" w:eastAsia="Malgun Gothic" w:hAnsi="Calibri" w:cs="Calibri"/>
          <w:sz w:val="22"/>
          <w:szCs w:val="22"/>
          <w:lang w:val="en-US"/>
        </w:rPr>
        <w:t xml:space="preserve">vaccine benefit outweighing the risk </w:t>
      </w:r>
      <w:r>
        <w:rPr>
          <w:rFonts w:ascii="Calibri" w:eastAsia="Malgun Gothic" w:hAnsi="Calibri" w:cs="Calibri"/>
          <w:sz w:val="22"/>
          <w:szCs w:val="22"/>
        </w:rPr>
        <w:t xml:space="preserve">remained &lt;20% even in high transmission settings and decreased to &lt;1% in moderate to low transmission settings. </w:t>
      </w:r>
    </w:p>
    <w:p w14:paraId="1326511C" w14:textId="77777777" w:rsidR="001E141F" w:rsidRDefault="001E141F" w:rsidP="001E141F">
      <w:pPr>
        <w:spacing w:line="360" w:lineRule="auto"/>
        <w:rPr>
          <w:rFonts w:ascii="Calibri" w:eastAsia="Malgun Gothic" w:hAnsi="Calibri" w:cs="Calibri"/>
          <w:sz w:val="22"/>
          <w:szCs w:val="22"/>
        </w:rPr>
      </w:pPr>
    </w:p>
    <w:p w14:paraId="4002489C" w14:textId="77777777" w:rsidR="001E141F" w:rsidRPr="00711A2D" w:rsidRDefault="001E141F" w:rsidP="001E141F">
      <w:pPr>
        <w:spacing w:line="360" w:lineRule="auto"/>
        <w:rPr>
          <w:rFonts w:ascii="Calibri" w:eastAsia="Malgun Gothic" w:hAnsi="Calibri" w:cs="Calibri"/>
          <w:sz w:val="22"/>
          <w:szCs w:val="22"/>
          <w:lang w:val="en-US"/>
        </w:rPr>
      </w:pPr>
      <w:r>
        <w:rPr>
          <w:rFonts w:ascii="Calibri" w:eastAsia="Malgun Gothic" w:hAnsi="Calibri" w:cs="Calibri"/>
          <w:sz w:val="22"/>
          <w:szCs w:val="22"/>
        </w:rPr>
        <w:t xml:space="preserve">Overall, SAE showed clear age-specific patterns and DALY showed the highest probability of </w:t>
      </w:r>
      <w:r>
        <w:rPr>
          <w:rFonts w:ascii="Calibri" w:eastAsia="Malgun Gothic" w:hAnsi="Calibri" w:cs="Calibri"/>
          <w:sz w:val="22"/>
          <w:szCs w:val="22"/>
          <w:lang w:val="en-US"/>
        </w:rPr>
        <w:t>vaccine benefit outweighing the risk</w:t>
      </w:r>
      <w:r>
        <w:rPr>
          <w:rFonts w:ascii="Calibri" w:eastAsia="Malgun Gothic" w:hAnsi="Calibri" w:cs="Calibri"/>
          <w:sz w:val="22"/>
          <w:szCs w:val="22"/>
        </w:rPr>
        <w:t xml:space="preserve">, </w:t>
      </w:r>
      <w:r>
        <w:rPr>
          <w:rFonts w:ascii="Calibri" w:eastAsia="Malgun Gothic" w:hAnsi="Calibri" w:cs="Calibri"/>
          <w:sz w:val="22"/>
          <w:szCs w:val="22"/>
          <w:lang w:val="en-US"/>
        </w:rPr>
        <w:t xml:space="preserve">and travel vaccination was not favourable for averting death across transmission settings and age groups for travel vaccination. In high transmission settings, vaccinating adults aged 18-64 years had the highest probability of benefit outweighing the risk for DALY, and vaccinating children aged 1-11 years had the highest probability of benefit outweighing the risk for death and SAE. </w:t>
      </w:r>
    </w:p>
    <w:p w14:paraId="32A84D4F" w14:textId="77777777" w:rsidR="001E141F" w:rsidRDefault="001E141F" w:rsidP="001E141F">
      <w:pPr>
        <w:spacing w:line="360" w:lineRule="auto"/>
        <w:rPr>
          <w:rFonts w:ascii="Calibri" w:eastAsia="Malgun Gothic" w:hAnsi="Calibri" w:cs="Calibri"/>
          <w:sz w:val="22"/>
          <w:szCs w:val="22"/>
        </w:rPr>
      </w:pPr>
    </w:p>
    <w:p w14:paraId="7DAA91DC" w14:textId="77777777" w:rsidR="001E141F" w:rsidRPr="00EF0785" w:rsidRDefault="001E141F" w:rsidP="001E141F">
      <w:pPr>
        <w:spacing w:line="360" w:lineRule="auto"/>
        <w:rPr>
          <w:rFonts w:ascii="Calibri" w:eastAsia="Malgun Gothic" w:hAnsi="Calibri" w:cs="Calibri"/>
          <w:b/>
          <w:sz w:val="22"/>
          <w:szCs w:val="22"/>
        </w:rPr>
      </w:pPr>
      <w:r w:rsidRPr="4CA7DDD5">
        <w:rPr>
          <w:rStyle w:val="a9"/>
          <w:rFonts w:ascii="Calibri" w:eastAsia="Malgun Gothic" w:hAnsi="Calibri" w:cs="Calibri"/>
          <w:i w:val="0"/>
          <w:sz w:val="22"/>
          <w:szCs w:val="22"/>
        </w:rPr>
        <w:t>Outbreak response immunisation</w:t>
      </w:r>
      <w:r w:rsidRPr="4CA7DDD5">
        <w:rPr>
          <w:rStyle w:val="a9"/>
          <w:rFonts w:ascii="Calibri" w:eastAsia="Malgun Gothic" w:hAnsi="Calibri" w:cs="Calibri"/>
          <w:i w:val="0"/>
          <w:iCs w:val="0"/>
          <w:sz w:val="22"/>
          <w:szCs w:val="22"/>
        </w:rPr>
        <w:t xml:space="preserve"> </w:t>
      </w:r>
    </w:p>
    <w:p w14:paraId="13AA8DAD" w14:textId="77777777" w:rsidR="001E141F" w:rsidRPr="00EF0785" w:rsidRDefault="001E141F" w:rsidP="001E141F">
      <w:pPr>
        <w:spacing w:line="360" w:lineRule="auto"/>
        <w:rPr>
          <w:rFonts w:ascii="Calibri" w:eastAsia="Malgun Gothic" w:hAnsi="Calibri" w:cs="Calibri"/>
          <w:sz w:val="22"/>
          <w:szCs w:val="22"/>
        </w:rPr>
      </w:pPr>
      <w:r w:rsidRPr="360A30B0">
        <w:rPr>
          <w:rFonts w:ascii="Calibri" w:eastAsia="Malgun Gothic" w:hAnsi="Calibri" w:cs="Calibri"/>
          <w:sz w:val="22"/>
          <w:szCs w:val="22"/>
          <w:lang w:val="en-US"/>
        </w:rPr>
        <w:lastRenderedPageBreak/>
        <w:t>B</w:t>
      </w:r>
      <w:r w:rsidRPr="360A30B0">
        <w:rPr>
          <w:rFonts w:ascii="Calibri" w:eastAsia="Malgun Gothic" w:hAnsi="Calibri" w:cs="Calibri"/>
          <w:sz w:val="22"/>
          <w:szCs w:val="22"/>
        </w:rPr>
        <w:t xml:space="preserve">enefit–risk varied by transmission setting and vaccine protection mechanism for outbreak response immunisation. Across all health outcomes, older adults aged ≥65 years had the lowest probability of benefit outweighing the risk.  </w:t>
      </w:r>
    </w:p>
    <w:p w14:paraId="1109D6C7" w14:textId="77777777" w:rsidR="001E141F" w:rsidRPr="00EF0785" w:rsidRDefault="001E141F" w:rsidP="001E141F">
      <w:pPr>
        <w:spacing w:line="360" w:lineRule="auto"/>
        <w:rPr>
          <w:rFonts w:ascii="Calibri" w:eastAsia="Malgun Gothic" w:hAnsi="Calibri" w:cs="Calibri"/>
          <w:sz w:val="22"/>
          <w:szCs w:val="22"/>
        </w:rPr>
      </w:pPr>
    </w:p>
    <w:p w14:paraId="41815B39" w14:textId="77777777" w:rsidR="001E141F" w:rsidRDefault="001E141F" w:rsidP="001E141F">
      <w:pPr>
        <w:spacing w:line="360" w:lineRule="auto"/>
        <w:rPr>
          <w:rFonts w:ascii="Calibri" w:eastAsia="Malgun Gothic" w:hAnsi="Calibri" w:cs="Calibri"/>
          <w:sz w:val="22"/>
          <w:szCs w:val="22"/>
        </w:rPr>
      </w:pPr>
      <w:r>
        <w:rPr>
          <w:rFonts w:ascii="Calibri" w:eastAsia="Malgun Gothic" w:hAnsi="Calibri" w:cs="Calibri"/>
          <w:sz w:val="22"/>
          <w:szCs w:val="22"/>
        </w:rPr>
        <w:t xml:space="preserve">When the vaccine protects against both disease and infection, moderate to high transmission settings had </w:t>
      </w:r>
      <w:r w:rsidRPr="00EF0785">
        <w:rPr>
          <w:rFonts w:ascii="Calibri" w:eastAsia="Malgun Gothic" w:hAnsi="Calibri" w:cs="Calibri"/>
          <w:sz w:val="22"/>
          <w:szCs w:val="22"/>
        </w:rPr>
        <w:t>≥</w:t>
      </w:r>
      <w:r>
        <w:rPr>
          <w:rFonts w:ascii="Calibri" w:eastAsia="Malgun Gothic" w:hAnsi="Calibri" w:cs="Calibri"/>
          <w:sz w:val="22"/>
          <w:szCs w:val="22"/>
        </w:rPr>
        <w:t xml:space="preserve">80% probability of vaccine benefit outweighing the risk across all age groups, including states in low transmission settings. When the vaccine protects against disease </w:t>
      </w:r>
      <w:r w:rsidRPr="00EF0785">
        <w:rPr>
          <w:rFonts w:ascii="Calibri" w:eastAsia="Malgun Gothic" w:hAnsi="Calibri" w:cs="Calibri"/>
          <w:sz w:val="22"/>
          <w:szCs w:val="22"/>
        </w:rPr>
        <w:t>but not infection</w:t>
      </w:r>
      <w:r>
        <w:rPr>
          <w:rFonts w:ascii="Calibri" w:eastAsia="Malgun Gothic" w:hAnsi="Calibri" w:cs="Calibri"/>
          <w:sz w:val="22"/>
          <w:szCs w:val="22"/>
        </w:rPr>
        <w:t xml:space="preserve">, the probability of vaccine benefit outweighing the risk exceeded 80% only in high-transmission settings (Table 1, Figure 2a). </w:t>
      </w:r>
    </w:p>
    <w:p w14:paraId="1A9565C3" w14:textId="77777777" w:rsidR="001E141F" w:rsidRDefault="001E141F" w:rsidP="001E141F">
      <w:pPr>
        <w:spacing w:line="360" w:lineRule="auto"/>
        <w:rPr>
          <w:rFonts w:ascii="Calibri" w:eastAsia="Malgun Gothic" w:hAnsi="Calibri" w:cs="Calibri"/>
          <w:sz w:val="22"/>
          <w:szCs w:val="22"/>
        </w:rPr>
      </w:pPr>
    </w:p>
    <w:p w14:paraId="706DAB53" w14:textId="77777777" w:rsidR="001E141F" w:rsidRDefault="001E141F" w:rsidP="001E141F">
      <w:pPr>
        <w:spacing w:line="360" w:lineRule="auto"/>
        <w:rPr>
          <w:rFonts w:ascii="Calibri" w:eastAsia="Malgun Gothic" w:hAnsi="Calibri" w:cs="Calibri"/>
          <w:sz w:val="22"/>
          <w:szCs w:val="22"/>
        </w:rPr>
      </w:pPr>
      <w:r>
        <w:rPr>
          <w:rFonts w:ascii="Calibri" w:eastAsia="Malgun Gothic" w:hAnsi="Calibri" w:cs="Calibri"/>
          <w:sz w:val="22"/>
          <w:szCs w:val="22"/>
        </w:rPr>
        <w:t>For DALYs, u</w:t>
      </w:r>
      <w:r w:rsidRPr="00EF0785">
        <w:rPr>
          <w:rFonts w:ascii="Calibri" w:eastAsia="Malgun Gothic" w:hAnsi="Calibri" w:cs="Calibri"/>
          <w:sz w:val="22"/>
          <w:szCs w:val="22"/>
        </w:rPr>
        <w:t xml:space="preserve">nder vaccine protection against disease </w:t>
      </w:r>
      <w:r>
        <w:rPr>
          <w:rFonts w:ascii="Calibri" w:eastAsia="Malgun Gothic" w:hAnsi="Calibri" w:cs="Calibri"/>
          <w:sz w:val="22"/>
          <w:szCs w:val="22"/>
        </w:rPr>
        <w:t>and</w:t>
      </w:r>
      <w:r w:rsidRPr="00EF0785">
        <w:rPr>
          <w:rFonts w:ascii="Calibri" w:eastAsia="Malgun Gothic" w:hAnsi="Calibri" w:cs="Calibri"/>
          <w:sz w:val="22"/>
          <w:szCs w:val="22"/>
        </w:rPr>
        <w:t xml:space="preserve"> infection, </w:t>
      </w:r>
      <w:r w:rsidRPr="3A2B8683">
        <w:rPr>
          <w:rFonts w:ascii="Calibri" w:eastAsia="Malgun Gothic" w:hAnsi="Calibri" w:cs="Calibri"/>
          <w:sz w:val="22"/>
          <w:szCs w:val="22"/>
        </w:rPr>
        <w:t xml:space="preserve">the </w:t>
      </w:r>
      <w:r>
        <w:rPr>
          <w:rFonts w:ascii="Calibri" w:eastAsia="Malgun Gothic" w:hAnsi="Calibri" w:cs="Calibri"/>
          <w:sz w:val="22"/>
          <w:szCs w:val="22"/>
        </w:rPr>
        <w:t xml:space="preserve">median </w:t>
      </w:r>
      <w:r w:rsidRPr="3A2B8683">
        <w:rPr>
          <w:rFonts w:ascii="Calibri" w:eastAsia="Malgun Gothic" w:hAnsi="Calibri" w:cs="Calibri"/>
          <w:sz w:val="22"/>
          <w:szCs w:val="22"/>
        </w:rPr>
        <w:t>BRR</w:t>
      </w:r>
      <w:r>
        <w:rPr>
          <w:rFonts w:ascii="Calibri" w:eastAsia="Malgun Gothic" w:hAnsi="Calibri" w:cs="Calibri"/>
          <w:sz w:val="22"/>
          <w:szCs w:val="22"/>
        </w:rPr>
        <w:t xml:space="preserve"> was &gt; 1 across all transmission settings, although </w:t>
      </w:r>
      <w:r>
        <w:rPr>
          <w:rFonts w:ascii="Calibri" w:eastAsia="Malgun Gothic" w:hAnsi="Calibri" w:cs="Calibri"/>
          <w:sz w:val="22"/>
          <w:szCs w:val="22"/>
          <w:lang w:val="en-US"/>
        </w:rPr>
        <w:t xml:space="preserve">the </w:t>
      </w:r>
      <w:r>
        <w:rPr>
          <w:rFonts w:ascii="Calibri" w:eastAsia="Malgun Gothic" w:hAnsi="Calibri" w:cs="Calibri"/>
          <w:sz w:val="22"/>
          <w:szCs w:val="22"/>
        </w:rPr>
        <w:t xml:space="preserve">95%UIs spanned the net benefit threshold (Table 2). In high transmission settings, the probability of vaccine benefit outweighing the risk for DALY was highest for children aged 1-11 years (97%), with similarly high probabilities in other age groups and the lowest probability in older adults aged </w:t>
      </w:r>
      <w:r w:rsidRPr="00EF0785">
        <w:rPr>
          <w:rFonts w:ascii="Calibri" w:eastAsia="Malgun Gothic" w:hAnsi="Calibri" w:cs="Calibri"/>
          <w:sz w:val="22"/>
          <w:szCs w:val="22"/>
        </w:rPr>
        <w:t>≥65 years</w:t>
      </w:r>
      <w:r>
        <w:rPr>
          <w:rFonts w:ascii="Calibri" w:eastAsia="Malgun Gothic" w:hAnsi="Calibri" w:cs="Calibri"/>
          <w:sz w:val="22"/>
          <w:szCs w:val="22"/>
        </w:rPr>
        <w:t xml:space="preserve"> (94%). In moderate to low transmission settings, probabilities were similar across individuals aged 1-64 years, with the highest probability in adolescents aged 12-17 years, followed by children aged 1-11 years and adults aged 18-64 years, and the lowest probability in older adults aged </w:t>
      </w:r>
      <w:r w:rsidRPr="00EF0785">
        <w:rPr>
          <w:rFonts w:ascii="Calibri" w:eastAsia="Malgun Gothic" w:hAnsi="Calibri" w:cs="Calibri"/>
          <w:sz w:val="22"/>
          <w:szCs w:val="22"/>
        </w:rPr>
        <w:t>≥65 years</w:t>
      </w:r>
      <w:r>
        <w:rPr>
          <w:rFonts w:ascii="Calibri" w:eastAsia="Malgun Gothic" w:hAnsi="Calibri" w:cs="Calibri"/>
          <w:sz w:val="22"/>
          <w:szCs w:val="22"/>
        </w:rPr>
        <w:t>. For example, in low transmission settings, the probability of net benefit was 71% for adolescents aged 12-17 years, and 68% for children aged 1-11 years, with a decreasing trend across older age groups. In contrast, when the vaccine protects against disease</w:t>
      </w:r>
      <w:r>
        <w:rPr>
          <w:rFonts w:ascii="Calibri" w:eastAsia="Malgun Gothic" w:hAnsi="Calibri" w:cs="Calibri"/>
          <w:sz w:val="22"/>
          <w:szCs w:val="22"/>
          <w:lang w:val="en-US"/>
        </w:rPr>
        <w:t xml:space="preserve"> but not infection</w:t>
      </w:r>
      <w:r>
        <w:rPr>
          <w:rFonts w:ascii="Calibri" w:eastAsia="Malgun Gothic" w:hAnsi="Calibri" w:cs="Calibri"/>
          <w:sz w:val="22"/>
          <w:szCs w:val="22"/>
        </w:rPr>
        <w:t xml:space="preserve">, age-specific patterns in the probability of vaccine benefit outweighing risk were more pronounced, reflecting differences in the age-specific underlying burden in the no-vaccination counterfactual. Under this assumption, children aged 1-11 years had the highest probability of vaccine benefit outweighing the risk for all health outcomes and transmission settings, followed by adolescents aged 12-17 years, adults aged 18-64 years, and older adults aged </w:t>
      </w:r>
      <w:r w:rsidRPr="00EF0785">
        <w:rPr>
          <w:rFonts w:ascii="Calibri" w:eastAsia="Malgun Gothic" w:hAnsi="Calibri" w:cs="Calibri"/>
          <w:sz w:val="22"/>
          <w:szCs w:val="22"/>
        </w:rPr>
        <w:t>≥65 years</w:t>
      </w:r>
      <w:r>
        <w:rPr>
          <w:rFonts w:ascii="Calibri" w:eastAsia="Malgun Gothic" w:hAnsi="Calibri" w:cs="Calibri"/>
          <w:sz w:val="22"/>
          <w:szCs w:val="22"/>
        </w:rPr>
        <w:t xml:space="preserve"> had the lowest probability (Figure 2e). </w:t>
      </w:r>
    </w:p>
    <w:p w14:paraId="3A5285EA" w14:textId="77777777" w:rsidR="001E141F" w:rsidRDefault="001E141F" w:rsidP="001E141F">
      <w:pPr>
        <w:spacing w:line="360" w:lineRule="auto"/>
        <w:rPr>
          <w:rFonts w:ascii="Calibri" w:eastAsia="Malgun Gothic" w:hAnsi="Calibri" w:cs="Calibri"/>
          <w:sz w:val="22"/>
          <w:szCs w:val="22"/>
        </w:rPr>
      </w:pPr>
    </w:p>
    <w:p w14:paraId="0AE8381B" w14:textId="77777777" w:rsidR="001E141F" w:rsidRDefault="001E141F" w:rsidP="001E141F">
      <w:pPr>
        <w:spacing w:line="360" w:lineRule="auto"/>
        <w:rPr>
          <w:rFonts w:ascii="Calibri" w:eastAsia="Malgun Gothic" w:hAnsi="Calibri" w:cs="Calibri"/>
          <w:sz w:val="22"/>
          <w:szCs w:val="22"/>
        </w:rPr>
      </w:pPr>
      <w:r>
        <w:rPr>
          <w:rFonts w:ascii="Calibri" w:eastAsia="Malgun Gothic" w:hAnsi="Calibri" w:cs="Calibri"/>
          <w:sz w:val="22"/>
          <w:szCs w:val="22"/>
        </w:rPr>
        <w:t>For death, u</w:t>
      </w:r>
      <w:r w:rsidRPr="00EF0785">
        <w:rPr>
          <w:rFonts w:ascii="Calibri" w:eastAsia="Malgun Gothic" w:hAnsi="Calibri" w:cs="Calibri"/>
          <w:sz w:val="22"/>
          <w:szCs w:val="22"/>
        </w:rPr>
        <w:t xml:space="preserve">nder vaccine protection against disease </w:t>
      </w:r>
      <w:r>
        <w:rPr>
          <w:rFonts w:ascii="Calibri" w:eastAsia="Malgun Gothic" w:hAnsi="Calibri" w:cs="Calibri"/>
          <w:sz w:val="22"/>
          <w:szCs w:val="22"/>
        </w:rPr>
        <w:t>and</w:t>
      </w:r>
      <w:r w:rsidRPr="00EF0785">
        <w:rPr>
          <w:rFonts w:ascii="Calibri" w:eastAsia="Malgun Gothic" w:hAnsi="Calibri" w:cs="Calibri"/>
          <w:sz w:val="22"/>
          <w:szCs w:val="22"/>
        </w:rPr>
        <w:t xml:space="preserve"> infection</w:t>
      </w:r>
      <w:r>
        <w:rPr>
          <w:rFonts w:ascii="Calibri" w:eastAsia="Malgun Gothic" w:hAnsi="Calibri" w:cs="Calibri"/>
          <w:sz w:val="22"/>
          <w:szCs w:val="22"/>
        </w:rPr>
        <w:t xml:space="preserve">, the median BRR was &gt; 1 for all age groups only in high transmission settings, although </w:t>
      </w:r>
      <w:r>
        <w:rPr>
          <w:rFonts w:ascii="Calibri" w:eastAsia="Malgun Gothic" w:hAnsi="Calibri" w:cs="Calibri"/>
          <w:sz w:val="22"/>
          <w:szCs w:val="22"/>
          <w:lang w:val="en-US"/>
        </w:rPr>
        <w:t xml:space="preserve">the </w:t>
      </w:r>
      <w:r>
        <w:rPr>
          <w:rFonts w:ascii="Calibri" w:eastAsia="Malgun Gothic" w:hAnsi="Calibri" w:cs="Calibri"/>
          <w:sz w:val="22"/>
          <w:szCs w:val="22"/>
        </w:rPr>
        <w:t xml:space="preserve">95%UIs spanned the net benefit threshold (Table 3). </w:t>
      </w:r>
      <w:r>
        <w:rPr>
          <w:rFonts w:ascii="Calibri" w:eastAsia="Malgun Gothic" w:hAnsi="Calibri" w:cs="Calibri"/>
          <w:sz w:val="22"/>
          <w:szCs w:val="22"/>
          <w:lang w:val="en-US"/>
        </w:rPr>
        <w:t>I</w:t>
      </w:r>
      <w:r>
        <w:rPr>
          <w:rFonts w:ascii="Calibri" w:eastAsia="Malgun Gothic" w:hAnsi="Calibri" w:cs="Calibri"/>
          <w:sz w:val="22"/>
          <w:szCs w:val="22"/>
        </w:rPr>
        <w:t>n high transmission settings,</w:t>
      </w:r>
      <w:r>
        <w:rPr>
          <w:rFonts w:ascii="Calibri" w:eastAsia="Malgun Gothic" w:hAnsi="Calibri" w:cs="Calibri" w:hint="eastAsia"/>
          <w:sz w:val="22"/>
          <w:szCs w:val="22"/>
        </w:rPr>
        <w:t xml:space="preserve"> </w:t>
      </w:r>
      <w:r>
        <w:rPr>
          <w:rFonts w:ascii="Calibri" w:eastAsia="Malgun Gothic" w:hAnsi="Calibri" w:cs="Calibri"/>
          <w:sz w:val="22"/>
          <w:szCs w:val="22"/>
        </w:rPr>
        <w:t xml:space="preserve">the probability of vaccine benefit outweighing the risk was highest for children 1-11 years (85%), followed by adolescents aged 12-17 years and adults aged 18-64 years, while older adults aged </w:t>
      </w:r>
      <w:r w:rsidRPr="00EF0785">
        <w:rPr>
          <w:rFonts w:ascii="Calibri" w:eastAsia="Malgun Gothic" w:hAnsi="Calibri" w:cs="Calibri"/>
          <w:sz w:val="22"/>
          <w:szCs w:val="22"/>
        </w:rPr>
        <w:t>≥65 years</w:t>
      </w:r>
      <w:r>
        <w:rPr>
          <w:rFonts w:ascii="Calibri" w:eastAsia="Malgun Gothic" w:hAnsi="Calibri" w:cs="Calibri"/>
          <w:sz w:val="22"/>
          <w:szCs w:val="22"/>
        </w:rPr>
        <w:t xml:space="preserve"> had 50% probability. This age-specific pattern remained consistent in moderate to low transmission settings, with lower probabilities overall and at most </w:t>
      </w:r>
      <w:r>
        <w:rPr>
          <w:rFonts w:ascii="Calibri" w:eastAsia="Malgun Gothic" w:hAnsi="Calibri" w:cs="Calibri"/>
          <w:sz w:val="22"/>
          <w:szCs w:val="22"/>
        </w:rPr>
        <w:lastRenderedPageBreak/>
        <w:t xml:space="preserve">51% probability of vaccine benefit outweighing the risk for children aged 1-11 years old in low transmission setting (Figure 1f). </w:t>
      </w:r>
    </w:p>
    <w:p w14:paraId="09BD0BF9" w14:textId="77777777" w:rsidR="001E141F" w:rsidRDefault="001E141F" w:rsidP="001E141F">
      <w:pPr>
        <w:spacing w:line="360" w:lineRule="auto"/>
        <w:rPr>
          <w:rFonts w:ascii="Calibri" w:eastAsia="Malgun Gothic" w:hAnsi="Calibri" w:cs="Calibri"/>
          <w:sz w:val="22"/>
          <w:szCs w:val="22"/>
        </w:rPr>
      </w:pPr>
    </w:p>
    <w:p w14:paraId="348110B8" w14:textId="77777777" w:rsidR="001E141F" w:rsidRDefault="001E141F" w:rsidP="001E141F">
      <w:pPr>
        <w:spacing w:line="360" w:lineRule="auto"/>
        <w:rPr>
          <w:rFonts w:ascii="Calibri" w:eastAsia="Malgun Gothic" w:hAnsi="Calibri" w:cs="Calibri"/>
          <w:sz w:val="22"/>
          <w:szCs w:val="22"/>
        </w:rPr>
      </w:pPr>
      <w:r>
        <w:rPr>
          <w:rFonts w:ascii="Calibri" w:eastAsia="Malgun Gothic" w:hAnsi="Calibri" w:cs="Calibri"/>
          <w:sz w:val="22"/>
          <w:szCs w:val="22"/>
        </w:rPr>
        <w:t>SAE showed more pronounced age-specific differences in probability compared to DALY and death. U</w:t>
      </w:r>
      <w:r w:rsidRPr="00EF0785">
        <w:rPr>
          <w:rFonts w:ascii="Calibri" w:eastAsia="Malgun Gothic" w:hAnsi="Calibri" w:cs="Calibri"/>
          <w:sz w:val="22"/>
          <w:szCs w:val="22"/>
        </w:rPr>
        <w:t xml:space="preserve">nder vaccine protection against disease </w:t>
      </w:r>
      <w:r>
        <w:rPr>
          <w:rFonts w:ascii="Calibri" w:eastAsia="Malgun Gothic" w:hAnsi="Calibri" w:cs="Calibri"/>
          <w:sz w:val="22"/>
          <w:szCs w:val="22"/>
        </w:rPr>
        <w:t>and</w:t>
      </w:r>
      <w:r w:rsidRPr="00EF0785">
        <w:rPr>
          <w:rFonts w:ascii="Calibri" w:eastAsia="Malgun Gothic" w:hAnsi="Calibri" w:cs="Calibri"/>
          <w:sz w:val="22"/>
          <w:szCs w:val="22"/>
        </w:rPr>
        <w:t xml:space="preserve"> infection</w:t>
      </w:r>
      <w:r>
        <w:rPr>
          <w:rFonts w:ascii="Calibri" w:eastAsia="Malgun Gothic" w:hAnsi="Calibri" w:cs="Calibri"/>
          <w:sz w:val="22"/>
          <w:szCs w:val="22"/>
        </w:rPr>
        <w:t xml:space="preserve"> in high transmission settings, the probability of vaccine benefit outweighing the risk reached 99-100% for children aged 1-11 years and adolescents aged 12-17 years, followed by adults aged 18-64 years (97%) and older adults aged </w:t>
      </w:r>
      <w:r w:rsidRPr="00EF0785">
        <w:rPr>
          <w:rFonts w:ascii="Calibri" w:eastAsia="Malgun Gothic" w:hAnsi="Calibri" w:cs="Calibri"/>
          <w:sz w:val="22"/>
          <w:szCs w:val="22"/>
        </w:rPr>
        <w:t>≥65 years</w:t>
      </w:r>
      <w:r>
        <w:rPr>
          <w:rFonts w:ascii="Calibri" w:eastAsia="Malgun Gothic" w:hAnsi="Calibri" w:cs="Calibri"/>
          <w:sz w:val="22"/>
          <w:szCs w:val="22"/>
        </w:rPr>
        <w:t xml:space="preserve"> (74%). The probability remained 99% for children aged 1-11 years in moderate transmission setting</w:t>
      </w:r>
      <w:r>
        <w:rPr>
          <w:rFonts w:ascii="Calibri" w:eastAsia="Malgun Gothic" w:hAnsi="Calibri" w:cs="Calibri"/>
          <w:sz w:val="22"/>
          <w:szCs w:val="22"/>
          <w:lang w:val="en-US"/>
        </w:rPr>
        <w:t>s.</w:t>
      </w:r>
      <w:r>
        <w:rPr>
          <w:rFonts w:ascii="Calibri" w:eastAsia="Malgun Gothic" w:hAnsi="Calibri" w:cs="Calibri"/>
          <w:sz w:val="22"/>
          <w:szCs w:val="22"/>
        </w:rPr>
        <w:t xml:space="preserve"> In low transmission settings, however, the probability for older adults aged </w:t>
      </w:r>
      <w:r w:rsidRPr="00EF0785">
        <w:rPr>
          <w:rFonts w:ascii="Calibri" w:eastAsia="Malgun Gothic" w:hAnsi="Calibri" w:cs="Calibri"/>
          <w:sz w:val="22"/>
          <w:szCs w:val="22"/>
        </w:rPr>
        <w:t>≥65 years</w:t>
      </w:r>
      <w:r>
        <w:rPr>
          <w:rFonts w:ascii="Calibri" w:eastAsia="Malgun Gothic" w:hAnsi="Calibri" w:cs="Calibri"/>
          <w:sz w:val="22"/>
          <w:szCs w:val="22"/>
        </w:rPr>
        <w:t xml:space="preserve"> remained at 2% when the vaccine protects against disease but not infection, and 25% when it protected against both disease and infection. </w:t>
      </w:r>
    </w:p>
    <w:p w14:paraId="566B44B3" w14:textId="77777777" w:rsidR="001E141F" w:rsidRDefault="001E141F" w:rsidP="001E141F">
      <w:pPr>
        <w:spacing w:line="360" w:lineRule="auto"/>
        <w:rPr>
          <w:rFonts w:ascii="Calibri" w:eastAsia="Malgun Gothic" w:hAnsi="Calibri" w:cs="Calibri"/>
          <w:sz w:val="22"/>
          <w:szCs w:val="22"/>
        </w:rPr>
      </w:pPr>
    </w:p>
    <w:p w14:paraId="6C376968" w14:textId="77777777" w:rsidR="001E141F" w:rsidRDefault="001E141F" w:rsidP="001E141F">
      <w:pPr>
        <w:spacing w:line="360" w:lineRule="auto"/>
        <w:rPr>
          <w:rFonts w:ascii="Calibri" w:eastAsia="Malgun Gothic" w:hAnsi="Calibri" w:cs="Calibri"/>
          <w:sz w:val="22"/>
          <w:szCs w:val="22"/>
        </w:rPr>
      </w:pPr>
      <w:r>
        <w:rPr>
          <w:rFonts w:ascii="Calibri" w:eastAsia="Malgun Gothic" w:hAnsi="Calibri" w:cs="Calibri"/>
          <w:sz w:val="22"/>
          <w:szCs w:val="22"/>
        </w:rPr>
        <w:t xml:space="preserve">Overall, the probability of vaccine benefit outweighing the risk of outbreak response immunisation was highest in high-transmission settings and younger age groups (1-17 years), while older adults aged </w:t>
      </w:r>
      <w:r w:rsidRPr="00EF0785">
        <w:rPr>
          <w:rFonts w:ascii="Calibri" w:eastAsia="Malgun Gothic" w:hAnsi="Calibri" w:cs="Calibri"/>
          <w:sz w:val="22"/>
          <w:szCs w:val="22"/>
        </w:rPr>
        <w:t>≥65</w:t>
      </w:r>
      <w:r>
        <w:rPr>
          <w:rFonts w:ascii="Calibri" w:eastAsia="Malgun Gothic" w:hAnsi="Calibri" w:cs="Calibri"/>
          <w:sz w:val="22"/>
          <w:szCs w:val="22"/>
        </w:rPr>
        <w:t xml:space="preserve"> years consistently had the lowest probability for all health outcomes. </w:t>
      </w:r>
    </w:p>
    <w:p w14:paraId="24D3A794" w14:textId="77777777" w:rsidR="001E141F" w:rsidRDefault="001E141F" w:rsidP="001E141F">
      <w:pPr>
        <w:spacing w:line="360" w:lineRule="auto"/>
        <w:rPr>
          <w:rFonts w:ascii="Calibri" w:eastAsia="Malgun Gothic" w:hAnsi="Calibri" w:cs="Calibri"/>
          <w:sz w:val="22"/>
          <w:szCs w:val="22"/>
        </w:rPr>
      </w:pPr>
    </w:p>
    <w:p w14:paraId="30C1A30E" w14:textId="77777777" w:rsidR="001E141F" w:rsidRDefault="001E141F" w:rsidP="000A1541">
      <w:pPr>
        <w:spacing w:line="360" w:lineRule="auto"/>
        <w:rPr>
          <w:rFonts w:ascii="Calibri" w:eastAsia="Malgun Gothic" w:hAnsi="Calibri" w:cs="Calibri"/>
          <w:sz w:val="22"/>
          <w:szCs w:val="22"/>
        </w:rPr>
      </w:pPr>
    </w:p>
    <w:p w14:paraId="11AA23B7" w14:textId="77777777" w:rsidR="00883193" w:rsidRDefault="00883193">
      <w:pPr>
        <w:sectPr w:rsidR="00883193">
          <w:pgSz w:w="11906" w:h="16838"/>
          <w:pgMar w:top="1440" w:right="1440" w:bottom="1440" w:left="1440" w:header="708" w:footer="708" w:gutter="0"/>
          <w:cols w:space="708"/>
          <w:docGrid w:linePitch="360"/>
        </w:sectPr>
      </w:pPr>
    </w:p>
    <w:tbl>
      <w:tblPr>
        <w:tblStyle w:val="af0"/>
        <w:tblW w:w="8114" w:type="pct"/>
        <w:tblLayout w:type="fixed"/>
        <w:tblLook w:val="0420" w:firstRow="1" w:lastRow="0" w:firstColumn="0" w:lastColumn="0" w:noHBand="0" w:noVBand="1"/>
      </w:tblPr>
      <w:tblGrid>
        <w:gridCol w:w="1020"/>
        <w:gridCol w:w="1708"/>
        <w:gridCol w:w="825"/>
        <w:gridCol w:w="1385"/>
        <w:gridCol w:w="1435"/>
        <w:gridCol w:w="1141"/>
        <w:gridCol w:w="1177"/>
        <w:gridCol w:w="1372"/>
        <w:gridCol w:w="14"/>
        <w:gridCol w:w="1544"/>
        <w:gridCol w:w="847"/>
        <w:gridCol w:w="1213"/>
        <w:gridCol w:w="435"/>
        <w:gridCol w:w="607"/>
        <w:gridCol w:w="344"/>
        <w:gridCol w:w="810"/>
        <w:gridCol w:w="575"/>
        <w:gridCol w:w="484"/>
        <w:gridCol w:w="484"/>
        <w:gridCol w:w="358"/>
        <w:gridCol w:w="380"/>
        <w:gridCol w:w="570"/>
        <w:gridCol w:w="815"/>
        <w:gridCol w:w="570"/>
        <w:gridCol w:w="815"/>
        <w:gridCol w:w="969"/>
        <w:gridCol w:w="670"/>
        <w:gridCol w:w="68"/>
      </w:tblGrid>
      <w:tr w:rsidR="00883193" w:rsidRPr="00CE2A74" w14:paraId="0ECFAA3D" w14:textId="77777777">
        <w:trPr>
          <w:gridAfter w:val="1"/>
          <w:wAfter w:w="15" w:type="pct"/>
          <w:trHeight w:val="334"/>
        </w:trPr>
        <w:tc>
          <w:tcPr>
            <w:tcW w:w="225" w:type="pct"/>
            <w:vMerge w:val="restart"/>
          </w:tcPr>
          <w:p w14:paraId="4728F14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lastRenderedPageBreak/>
              <w:t>Outcome</w:t>
            </w:r>
          </w:p>
        </w:tc>
        <w:tc>
          <w:tcPr>
            <w:tcW w:w="377" w:type="pct"/>
            <w:vMerge w:val="restart"/>
          </w:tcPr>
          <w:p w14:paraId="08BC3949" w14:textId="77777777" w:rsidR="00883193" w:rsidRPr="0F2A3AF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6"/>
                <w:szCs w:val="16"/>
                <w:lang w:val="en-US"/>
              </w:rPr>
            </w:pPr>
            <w:r w:rsidRPr="4829D2C5">
              <w:rPr>
                <w:rFonts w:ascii="Calibri" w:eastAsia="Arial" w:hAnsi="Calibri" w:cs="Calibri"/>
                <w:color w:val="000000" w:themeColor="text1"/>
                <w:sz w:val="16"/>
                <w:szCs w:val="16"/>
                <w:lang w:val="en-US"/>
              </w:rPr>
              <w:t>Transmission s</w:t>
            </w:r>
            <w:r w:rsidRPr="4829D2C5">
              <w:rPr>
                <w:rFonts w:ascii="Calibri" w:eastAsia="Arial" w:hAnsi="Calibri" w:cs="Calibri"/>
                <w:color w:val="000000" w:themeColor="text1"/>
                <w:sz w:val="16"/>
                <w:szCs w:val="16"/>
              </w:rPr>
              <w:t>etting</w:t>
            </w:r>
          </w:p>
        </w:tc>
        <w:tc>
          <w:tcPr>
            <w:tcW w:w="182" w:type="pct"/>
            <w:vMerge w:val="restart"/>
          </w:tcPr>
          <w:p w14:paraId="37EE63DC" w14:textId="77777777" w:rsidR="00883193" w:rsidRPr="52F0167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6"/>
                <w:szCs w:val="16"/>
              </w:rPr>
            </w:pPr>
            <w:r w:rsidRPr="4829D2C5">
              <w:rPr>
                <w:rFonts w:ascii="Calibri" w:eastAsia="Arial" w:hAnsi="Calibri" w:cs="Calibri"/>
                <w:color w:val="000000" w:themeColor="text1"/>
                <w:sz w:val="16"/>
                <w:szCs w:val="16"/>
              </w:rPr>
              <w:t>Age Group</w:t>
            </w:r>
          </w:p>
        </w:tc>
        <w:tc>
          <w:tcPr>
            <w:tcW w:w="4200" w:type="pct"/>
            <w:gridSpan w:val="24"/>
          </w:tcPr>
          <w:p w14:paraId="4F79CD8E" w14:textId="77777777" w:rsidR="0088319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6"/>
                <w:szCs w:val="16"/>
              </w:rPr>
            </w:pPr>
            <w:r w:rsidRPr="4829D2C5">
              <w:rPr>
                <w:rFonts w:ascii="Calibri" w:eastAsia="Arial" w:hAnsi="Calibri" w:cs="Calibri"/>
                <w:color w:val="000000" w:themeColor="text1"/>
                <w:sz w:val="16"/>
                <w:szCs w:val="16"/>
              </w:rPr>
              <w:t>Travel duration</w:t>
            </w:r>
          </w:p>
        </w:tc>
      </w:tr>
      <w:tr w:rsidR="00883193" w:rsidRPr="00CE2A74" w14:paraId="7C72302F" w14:textId="77777777">
        <w:trPr>
          <w:gridAfter w:val="1"/>
          <w:wAfter w:w="15" w:type="pct"/>
          <w:trHeight w:val="334"/>
        </w:trPr>
        <w:tc>
          <w:tcPr>
            <w:tcW w:w="225" w:type="pct"/>
            <w:vMerge/>
          </w:tcPr>
          <w:p w14:paraId="4FC29DF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p>
        </w:tc>
        <w:tc>
          <w:tcPr>
            <w:tcW w:w="377" w:type="pct"/>
            <w:vMerge/>
          </w:tcPr>
          <w:p w14:paraId="78338C6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p>
        </w:tc>
        <w:tc>
          <w:tcPr>
            <w:tcW w:w="182" w:type="pct"/>
            <w:vMerge/>
          </w:tcPr>
          <w:p w14:paraId="6C9D828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p>
        </w:tc>
        <w:tc>
          <w:tcPr>
            <w:tcW w:w="1135" w:type="pct"/>
            <w:gridSpan w:val="4"/>
          </w:tcPr>
          <w:p w14:paraId="71A4BF9E" w14:textId="77777777" w:rsidR="00883193" w:rsidRDefault="00883193">
            <w:pPr>
              <w:jc w:val="center"/>
              <w:rPr>
                <w:rFonts w:ascii="Calibri" w:eastAsia="Arial" w:hAnsi="Calibri" w:cs="Calibri"/>
                <w:b/>
                <w:bCs/>
                <w:color w:val="000000" w:themeColor="text1"/>
                <w:sz w:val="16"/>
                <w:szCs w:val="16"/>
              </w:rPr>
            </w:pPr>
          </w:p>
          <w:p w14:paraId="5857FD1E" w14:textId="77777777" w:rsidR="0088319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6"/>
                <w:szCs w:val="16"/>
                <w:lang w:val="en-US"/>
              </w:rPr>
            </w:pPr>
            <w:r w:rsidRPr="4829D2C5">
              <w:rPr>
                <w:rFonts w:ascii="Calibri" w:eastAsia="Arial" w:hAnsi="Calibri" w:cs="Calibri"/>
                <w:b/>
                <w:bCs/>
                <w:color w:val="000000" w:themeColor="text1"/>
                <w:sz w:val="16"/>
                <w:szCs w:val="16"/>
              </w:rPr>
              <w:t>7 days</w:t>
            </w:r>
          </w:p>
        </w:tc>
        <w:tc>
          <w:tcPr>
            <w:tcW w:w="1102" w:type="pct"/>
            <w:gridSpan w:val="5"/>
          </w:tcPr>
          <w:p w14:paraId="42965751" w14:textId="77777777" w:rsidR="00883193" w:rsidRDefault="00883193">
            <w:pPr>
              <w:jc w:val="center"/>
              <w:rPr>
                <w:rFonts w:ascii="Calibri" w:eastAsia="Arial" w:hAnsi="Calibri" w:cs="Calibri"/>
                <w:b/>
                <w:bCs/>
                <w:color w:val="000000" w:themeColor="text1"/>
                <w:sz w:val="16"/>
                <w:szCs w:val="16"/>
              </w:rPr>
            </w:pPr>
          </w:p>
          <w:p w14:paraId="1CA09C17" w14:textId="77777777" w:rsidR="0088319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6"/>
                <w:szCs w:val="16"/>
                <w:lang w:val="en-US"/>
              </w:rPr>
            </w:pPr>
            <w:r w:rsidRPr="4829D2C5">
              <w:rPr>
                <w:rFonts w:ascii="Calibri" w:eastAsia="Arial" w:hAnsi="Calibri" w:cs="Calibri"/>
                <w:b/>
                <w:bCs/>
                <w:color w:val="000000" w:themeColor="text1"/>
                <w:sz w:val="16"/>
                <w:szCs w:val="16"/>
              </w:rPr>
              <w:t>14 days</w:t>
            </w:r>
          </w:p>
        </w:tc>
        <w:tc>
          <w:tcPr>
            <w:tcW w:w="826" w:type="pct"/>
            <w:gridSpan w:val="7"/>
          </w:tcPr>
          <w:p w14:paraId="5890D3C7" w14:textId="77777777" w:rsidR="00883193" w:rsidRDefault="00883193">
            <w:pPr>
              <w:jc w:val="center"/>
              <w:rPr>
                <w:rFonts w:ascii="Calibri" w:eastAsia="Arial" w:hAnsi="Calibri" w:cs="Calibri"/>
                <w:b/>
                <w:bCs/>
                <w:color w:val="000000" w:themeColor="text1"/>
                <w:sz w:val="16"/>
                <w:szCs w:val="16"/>
              </w:rPr>
            </w:pPr>
          </w:p>
          <w:p w14:paraId="471966B0" w14:textId="77777777" w:rsidR="0088319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6"/>
                <w:szCs w:val="16"/>
                <w:lang w:val="en-US"/>
              </w:rPr>
            </w:pPr>
            <w:r w:rsidRPr="4829D2C5">
              <w:rPr>
                <w:rFonts w:ascii="Calibri" w:eastAsia="Arial" w:hAnsi="Calibri" w:cs="Calibri"/>
                <w:b/>
                <w:bCs/>
                <w:color w:val="000000" w:themeColor="text1"/>
                <w:sz w:val="16"/>
                <w:szCs w:val="16"/>
              </w:rPr>
              <w:t>30 days</w:t>
            </w:r>
          </w:p>
        </w:tc>
        <w:tc>
          <w:tcPr>
            <w:tcW w:w="1137" w:type="pct"/>
            <w:gridSpan w:val="8"/>
          </w:tcPr>
          <w:p w14:paraId="34854F45" w14:textId="77777777" w:rsidR="00883193" w:rsidRDefault="00883193">
            <w:pPr>
              <w:jc w:val="center"/>
              <w:rPr>
                <w:rFonts w:ascii="Calibri" w:eastAsia="Arial" w:hAnsi="Calibri" w:cs="Calibri"/>
                <w:b/>
                <w:bCs/>
                <w:color w:val="000000" w:themeColor="text1"/>
                <w:sz w:val="16"/>
                <w:szCs w:val="16"/>
              </w:rPr>
            </w:pPr>
          </w:p>
          <w:p w14:paraId="793EE207" w14:textId="77777777" w:rsidR="0088319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6"/>
                <w:szCs w:val="16"/>
                <w:lang w:val="en-US"/>
              </w:rPr>
            </w:pPr>
            <w:r w:rsidRPr="4829D2C5">
              <w:rPr>
                <w:rFonts w:ascii="Calibri" w:eastAsia="Arial" w:hAnsi="Calibri" w:cs="Calibri"/>
                <w:b/>
                <w:bCs/>
                <w:color w:val="000000" w:themeColor="text1"/>
                <w:sz w:val="16"/>
                <w:szCs w:val="16"/>
              </w:rPr>
              <w:t>90 days</w:t>
            </w:r>
          </w:p>
        </w:tc>
      </w:tr>
      <w:tr w:rsidR="00883193" w:rsidRPr="00CE2A74" w14:paraId="39539F6F" w14:textId="77777777">
        <w:trPr>
          <w:trHeight w:val="764"/>
        </w:trPr>
        <w:tc>
          <w:tcPr>
            <w:tcW w:w="225" w:type="pct"/>
            <w:vMerge/>
          </w:tcPr>
          <w:p w14:paraId="43AF6ED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Cs/>
                <w:color w:val="000000"/>
                <w:sz w:val="18"/>
                <w:szCs w:val="18"/>
              </w:rPr>
            </w:pPr>
          </w:p>
        </w:tc>
        <w:tc>
          <w:tcPr>
            <w:tcW w:w="377" w:type="pct"/>
            <w:vMerge/>
          </w:tcPr>
          <w:p w14:paraId="3C3BFA0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p>
        </w:tc>
        <w:tc>
          <w:tcPr>
            <w:tcW w:w="182" w:type="pct"/>
            <w:vMerge/>
          </w:tcPr>
          <w:p w14:paraId="63F2F8A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p>
        </w:tc>
        <w:tc>
          <w:tcPr>
            <w:tcW w:w="306" w:type="pct"/>
          </w:tcPr>
          <w:p w14:paraId="7B398437" w14:textId="77777777" w:rsidR="00883193" w:rsidRDefault="00883193">
            <w:pPr>
              <w:jc w:val="center"/>
              <w:rPr>
                <w:rFonts w:ascii="Calibri" w:eastAsia="Arial" w:hAnsi="Calibri" w:cs="Calibri"/>
                <w:b/>
                <w:bCs/>
                <w:color w:val="000000" w:themeColor="text1"/>
                <w:sz w:val="16"/>
                <w:szCs w:val="16"/>
              </w:rPr>
            </w:pPr>
            <w:commentRangeStart w:id="42"/>
            <w:ins w:id="43" w:author="Kaja Abbas" w:date="2026-03-07T09:29:00Z" w16du:dateUtc="2026-03-07T09:29:13Z">
              <w:r w:rsidRPr="4829D2C5">
                <w:rPr>
                  <w:rFonts w:ascii="Calibri" w:eastAsia="Arial" w:hAnsi="Calibri" w:cs="Calibri"/>
                  <w:b/>
                  <w:bCs/>
                  <w:color w:val="000000" w:themeColor="text1"/>
                  <w:sz w:val="16"/>
                  <w:szCs w:val="16"/>
                </w:rPr>
                <w:t>Outcome averted per 10,000 vaccinated individuals</w:t>
              </w:r>
            </w:ins>
            <w:commentRangeEnd w:id="42"/>
            <w:r>
              <w:rPr>
                <w:rStyle w:val="ad"/>
                <w:rFonts w:ascii="Calibri" w:eastAsia="Arial" w:hAnsi="Calibri" w:cs="Calibri"/>
                <w:b/>
                <w:bCs/>
                <w:color w:val="000000" w:themeColor="text1"/>
              </w:rPr>
              <w:commentReference w:id="42"/>
            </w:r>
          </w:p>
        </w:tc>
        <w:tc>
          <w:tcPr>
            <w:tcW w:w="317" w:type="pct"/>
          </w:tcPr>
          <w:p w14:paraId="68922D9C" w14:textId="77777777" w:rsidR="00883193" w:rsidRDefault="00883193">
            <w:pPr>
              <w:jc w:val="center"/>
              <w:rPr>
                <w:rFonts w:ascii="Calibri" w:eastAsia="Arial" w:hAnsi="Calibri" w:cs="Calibri"/>
                <w:b/>
                <w:bCs/>
                <w:color w:val="000000" w:themeColor="text1"/>
                <w:sz w:val="16"/>
                <w:szCs w:val="16"/>
              </w:rPr>
            </w:pPr>
            <w:commentRangeStart w:id="44"/>
            <w:ins w:id="45" w:author="Kaja Abbas" w:date="2026-03-07T09:29:00Z" w16du:dateUtc="2026-03-07T09:29:22Z">
              <w:r w:rsidRPr="4829D2C5">
                <w:rPr>
                  <w:rFonts w:ascii="Calibri" w:eastAsia="Arial" w:hAnsi="Calibri" w:cs="Calibri"/>
                  <w:b/>
                  <w:bCs/>
                  <w:color w:val="000000" w:themeColor="text1"/>
                  <w:sz w:val="16"/>
                  <w:szCs w:val="16"/>
                </w:rPr>
                <w:t>Outcome attributable to vaccination per 10,000 vaccinated individuals</w:t>
              </w:r>
            </w:ins>
            <w:commentRangeEnd w:id="44"/>
            <w:r>
              <w:rPr>
                <w:rStyle w:val="ad"/>
                <w:rFonts w:ascii="Calibri" w:eastAsia="Arial" w:hAnsi="Calibri" w:cs="Calibri"/>
                <w:b/>
                <w:bCs/>
                <w:color w:val="000000" w:themeColor="text1"/>
              </w:rPr>
              <w:commentReference w:id="44"/>
            </w:r>
          </w:p>
        </w:tc>
        <w:tc>
          <w:tcPr>
            <w:tcW w:w="252" w:type="pct"/>
          </w:tcPr>
          <w:p w14:paraId="4AECAEA2" w14:textId="77777777" w:rsidR="00883193" w:rsidRPr="008A0D8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sidRPr="4829D2C5">
              <w:rPr>
                <w:rFonts w:ascii="Calibri" w:eastAsia="Arial" w:hAnsi="Calibri" w:cs="Calibri"/>
                <w:b/>
                <w:bCs/>
                <w:color w:val="000000" w:themeColor="text1"/>
                <w:sz w:val="16"/>
                <w:szCs w:val="16"/>
              </w:rPr>
              <w:t>BRR [median &amp; 95%UI]</w:t>
            </w:r>
          </w:p>
        </w:tc>
        <w:tc>
          <w:tcPr>
            <w:tcW w:w="260" w:type="pct"/>
          </w:tcPr>
          <w:p w14:paraId="74F46B71" w14:textId="77777777" w:rsidR="00883193" w:rsidRPr="008A0D8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Pr>
                <w:rFonts w:ascii="Calibri" w:eastAsia="Arial" w:hAnsi="Calibri" w:cs="Calibri"/>
                <w:b/>
                <w:bCs/>
                <w:color w:val="000000" w:themeColor="text1"/>
                <w:sz w:val="16"/>
                <w:szCs w:val="16"/>
                <w:lang w:val="en-US"/>
              </w:rPr>
              <w:t>P</w:t>
            </w:r>
            <w:r w:rsidRPr="4829D2C5">
              <w:rPr>
                <w:rFonts w:ascii="Calibri" w:eastAsia="Arial" w:hAnsi="Calibri" w:cs="Calibri"/>
                <w:b/>
                <w:bCs/>
                <w:color w:val="000000" w:themeColor="text1"/>
                <w:sz w:val="16"/>
                <w:szCs w:val="16"/>
                <w:lang w:val="en-US"/>
              </w:rPr>
              <w:t xml:space="preserve"> </w:t>
            </w:r>
            <w:r w:rsidRPr="4829D2C5">
              <w:rPr>
                <w:rFonts w:ascii="Calibri" w:eastAsia="Arial" w:hAnsi="Calibri" w:cs="Calibri"/>
                <w:b/>
                <w:bCs/>
                <w:color w:val="000000" w:themeColor="text1"/>
                <w:sz w:val="16"/>
                <w:szCs w:val="16"/>
              </w:rPr>
              <w:t>(BRR &gt; 1)</w:t>
            </w:r>
          </w:p>
        </w:tc>
        <w:tc>
          <w:tcPr>
            <w:tcW w:w="306" w:type="pct"/>
            <w:gridSpan w:val="2"/>
          </w:tcPr>
          <w:p w14:paraId="5FCAD226" w14:textId="77777777" w:rsidR="00883193" w:rsidRDefault="00883193">
            <w:pPr>
              <w:jc w:val="center"/>
              <w:rPr>
                <w:ins w:id="46" w:author="Kaja Abbas" w:date="2026-03-07T09:31:00Z" w16du:dateUtc="2026-03-07T09:31:07Z"/>
                <w:rFonts w:ascii="Calibri" w:eastAsia="Arial" w:hAnsi="Calibri" w:cs="Calibri"/>
                <w:b/>
                <w:bCs/>
                <w:color w:val="000000" w:themeColor="text1"/>
                <w:sz w:val="16"/>
                <w:szCs w:val="16"/>
              </w:rPr>
            </w:pPr>
            <w:commentRangeStart w:id="47"/>
            <w:ins w:id="48" w:author="Kaja Abbas" w:date="2026-03-07T09:31:00Z" w16du:dateUtc="2026-03-07T09:31:07Z">
              <w:r w:rsidRPr="4829D2C5">
                <w:rPr>
                  <w:rFonts w:ascii="Calibri" w:eastAsia="Arial" w:hAnsi="Calibri" w:cs="Calibri"/>
                  <w:b/>
                  <w:bCs/>
                  <w:color w:val="000000" w:themeColor="text1"/>
                  <w:sz w:val="16"/>
                  <w:szCs w:val="16"/>
                </w:rPr>
                <w:t>Outcome averted per 10,000 vaccinated individuals</w:t>
              </w:r>
            </w:ins>
            <w:commentRangeEnd w:id="47"/>
            <w:r>
              <w:rPr>
                <w:rStyle w:val="ad"/>
                <w:rFonts w:ascii="Calibri" w:eastAsia="Arial" w:hAnsi="Calibri" w:cs="Calibri"/>
                <w:b/>
                <w:bCs/>
                <w:color w:val="000000" w:themeColor="text1"/>
              </w:rPr>
              <w:commentReference w:id="47"/>
            </w:r>
          </w:p>
          <w:p w14:paraId="02ECDEA4" w14:textId="77777777" w:rsidR="00883193" w:rsidRDefault="00883193">
            <w:pPr>
              <w:jc w:val="center"/>
              <w:rPr>
                <w:rFonts w:ascii="Calibri" w:eastAsia="Arial" w:hAnsi="Calibri" w:cs="Calibri"/>
                <w:b/>
                <w:bCs/>
                <w:color w:val="000000" w:themeColor="text1"/>
                <w:sz w:val="16"/>
                <w:szCs w:val="16"/>
              </w:rPr>
            </w:pPr>
          </w:p>
        </w:tc>
        <w:tc>
          <w:tcPr>
            <w:tcW w:w="341" w:type="pct"/>
          </w:tcPr>
          <w:p w14:paraId="5425DD18" w14:textId="77777777" w:rsidR="00883193" w:rsidRDefault="00883193">
            <w:pPr>
              <w:jc w:val="center"/>
              <w:rPr>
                <w:ins w:id="49" w:author="Kaja Abbas" w:date="2026-03-07T09:31:00Z" w16du:dateUtc="2026-03-07T09:31:12Z"/>
                <w:rFonts w:ascii="Calibri" w:eastAsia="Arial" w:hAnsi="Calibri" w:cs="Calibri"/>
                <w:b/>
                <w:bCs/>
                <w:color w:val="000000" w:themeColor="text1"/>
                <w:sz w:val="16"/>
                <w:szCs w:val="16"/>
              </w:rPr>
            </w:pPr>
            <w:commentRangeStart w:id="50"/>
            <w:ins w:id="51" w:author="Kaja Abbas" w:date="2026-03-07T09:31:00Z" w16du:dateUtc="2026-03-07T09:31:12Z">
              <w:r w:rsidRPr="4829D2C5">
                <w:rPr>
                  <w:rFonts w:ascii="Calibri" w:eastAsia="Arial" w:hAnsi="Calibri" w:cs="Calibri"/>
                  <w:b/>
                  <w:bCs/>
                  <w:color w:val="000000" w:themeColor="text1"/>
                  <w:sz w:val="16"/>
                  <w:szCs w:val="16"/>
                </w:rPr>
                <w:t>Outcome attributable to vaccination per 10,000 vaccinated individuals</w:t>
              </w:r>
            </w:ins>
            <w:commentRangeEnd w:id="50"/>
            <w:r>
              <w:rPr>
                <w:rStyle w:val="ad"/>
                <w:rFonts w:ascii="Calibri" w:eastAsia="Arial" w:hAnsi="Calibri" w:cs="Calibri"/>
                <w:b/>
                <w:bCs/>
                <w:color w:val="000000" w:themeColor="text1"/>
              </w:rPr>
              <w:commentReference w:id="50"/>
            </w:r>
          </w:p>
          <w:p w14:paraId="4B9FBF4E" w14:textId="77777777" w:rsidR="00883193" w:rsidRDefault="00883193">
            <w:pPr>
              <w:jc w:val="center"/>
              <w:rPr>
                <w:rFonts w:ascii="Calibri" w:eastAsia="Arial" w:hAnsi="Calibri" w:cs="Calibri"/>
                <w:b/>
                <w:bCs/>
                <w:color w:val="000000" w:themeColor="text1"/>
                <w:sz w:val="16"/>
                <w:szCs w:val="16"/>
              </w:rPr>
            </w:pPr>
          </w:p>
        </w:tc>
        <w:tc>
          <w:tcPr>
            <w:tcW w:w="187" w:type="pct"/>
          </w:tcPr>
          <w:p w14:paraId="4A7AFF28" w14:textId="77777777" w:rsidR="00883193" w:rsidRPr="008A0D8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sidRPr="4829D2C5">
              <w:rPr>
                <w:rFonts w:ascii="Calibri" w:eastAsia="Arial" w:hAnsi="Calibri" w:cs="Calibri"/>
                <w:b/>
                <w:bCs/>
                <w:color w:val="000000" w:themeColor="text1"/>
                <w:sz w:val="16"/>
                <w:szCs w:val="16"/>
              </w:rPr>
              <w:t>BRR [median &amp; 95%UI]</w:t>
            </w:r>
          </w:p>
        </w:tc>
        <w:tc>
          <w:tcPr>
            <w:tcW w:w="268" w:type="pct"/>
          </w:tcPr>
          <w:p w14:paraId="6B9B89FB" w14:textId="77777777" w:rsidR="00883193" w:rsidRPr="008A0D8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sidRPr="4829D2C5">
              <w:rPr>
                <w:rFonts w:ascii="Calibri" w:eastAsia="Arial" w:hAnsi="Calibri" w:cs="Calibri"/>
                <w:b/>
                <w:bCs/>
                <w:color w:val="000000" w:themeColor="text1"/>
                <w:sz w:val="16"/>
                <w:szCs w:val="16"/>
                <w:lang w:val="en-US"/>
              </w:rPr>
              <w:t xml:space="preserve">Probability </w:t>
            </w:r>
            <w:r w:rsidRPr="4829D2C5">
              <w:rPr>
                <w:rFonts w:ascii="Calibri" w:eastAsia="Arial" w:hAnsi="Calibri" w:cs="Calibri"/>
                <w:b/>
                <w:bCs/>
                <w:color w:val="000000" w:themeColor="text1"/>
                <w:sz w:val="16"/>
                <w:szCs w:val="16"/>
              </w:rPr>
              <w:t>(BRR &gt; 1)</w:t>
            </w:r>
          </w:p>
        </w:tc>
        <w:tc>
          <w:tcPr>
            <w:tcW w:w="306" w:type="pct"/>
            <w:gridSpan w:val="3"/>
          </w:tcPr>
          <w:p w14:paraId="490943F7" w14:textId="77777777" w:rsidR="00883193" w:rsidRDefault="00883193">
            <w:pPr>
              <w:jc w:val="center"/>
              <w:rPr>
                <w:ins w:id="52" w:author="Kaja Abbas" w:date="2026-03-07T09:32:00Z" w16du:dateUtc="2026-03-07T09:32:08Z"/>
                <w:rFonts w:ascii="Calibri" w:eastAsia="Arial" w:hAnsi="Calibri" w:cs="Calibri"/>
                <w:b/>
                <w:bCs/>
                <w:color w:val="000000" w:themeColor="text1"/>
                <w:sz w:val="16"/>
                <w:szCs w:val="16"/>
              </w:rPr>
            </w:pPr>
            <w:commentRangeStart w:id="53"/>
            <w:ins w:id="54" w:author="Kaja Abbas" w:date="2026-03-07T09:32:00Z" w16du:dateUtc="2026-03-07T09:32:08Z">
              <w:r w:rsidRPr="4829D2C5">
                <w:rPr>
                  <w:rFonts w:ascii="Calibri" w:eastAsia="Arial" w:hAnsi="Calibri" w:cs="Calibri"/>
                  <w:b/>
                  <w:bCs/>
                  <w:color w:val="000000" w:themeColor="text1"/>
                  <w:sz w:val="16"/>
                  <w:szCs w:val="16"/>
                </w:rPr>
                <w:t>Outcome averted per 10,000 vaccinated individuals</w:t>
              </w:r>
            </w:ins>
            <w:commentRangeEnd w:id="53"/>
            <w:r>
              <w:rPr>
                <w:rStyle w:val="ad"/>
                <w:rFonts w:ascii="Calibri" w:eastAsia="Arial" w:hAnsi="Calibri" w:cs="Calibri"/>
                <w:b/>
                <w:bCs/>
                <w:color w:val="000000" w:themeColor="text1"/>
              </w:rPr>
              <w:commentReference w:id="53"/>
            </w:r>
          </w:p>
          <w:p w14:paraId="03813639" w14:textId="77777777" w:rsidR="00883193" w:rsidRDefault="00883193">
            <w:pPr>
              <w:jc w:val="center"/>
              <w:rPr>
                <w:rFonts w:ascii="Calibri" w:eastAsia="Arial" w:hAnsi="Calibri" w:cs="Calibri"/>
                <w:b/>
                <w:bCs/>
                <w:color w:val="000000" w:themeColor="text1"/>
                <w:sz w:val="16"/>
                <w:szCs w:val="16"/>
              </w:rPr>
            </w:pPr>
          </w:p>
        </w:tc>
        <w:tc>
          <w:tcPr>
            <w:tcW w:w="306" w:type="pct"/>
            <w:gridSpan w:val="2"/>
          </w:tcPr>
          <w:p w14:paraId="0F09D3DE" w14:textId="77777777" w:rsidR="00883193" w:rsidRDefault="00883193">
            <w:pPr>
              <w:jc w:val="center"/>
              <w:rPr>
                <w:ins w:id="55" w:author="Kaja Abbas" w:date="2026-03-07T09:32:00Z" w16du:dateUtc="2026-03-07T09:32:18Z"/>
                <w:rFonts w:ascii="Calibri" w:eastAsia="Arial" w:hAnsi="Calibri" w:cs="Calibri"/>
                <w:b/>
                <w:bCs/>
                <w:color w:val="000000" w:themeColor="text1"/>
                <w:sz w:val="16"/>
                <w:szCs w:val="16"/>
              </w:rPr>
            </w:pPr>
            <w:commentRangeStart w:id="56"/>
            <w:ins w:id="57" w:author="Kaja Abbas" w:date="2026-03-07T09:32:00Z" w16du:dateUtc="2026-03-07T09:32:18Z">
              <w:r w:rsidRPr="4829D2C5">
                <w:rPr>
                  <w:rFonts w:ascii="Calibri" w:eastAsia="Arial" w:hAnsi="Calibri" w:cs="Calibri"/>
                  <w:b/>
                  <w:bCs/>
                  <w:color w:val="000000" w:themeColor="text1"/>
                  <w:sz w:val="16"/>
                  <w:szCs w:val="16"/>
                </w:rPr>
                <w:t>Outcome attributable to vaccination per 10,000 vaccinated individuals</w:t>
              </w:r>
            </w:ins>
            <w:commentRangeEnd w:id="56"/>
            <w:r>
              <w:rPr>
                <w:rStyle w:val="ad"/>
                <w:rFonts w:ascii="Calibri" w:eastAsia="Arial" w:hAnsi="Calibri" w:cs="Calibri"/>
                <w:b/>
                <w:bCs/>
                <w:color w:val="000000" w:themeColor="text1"/>
              </w:rPr>
              <w:commentReference w:id="56"/>
            </w:r>
          </w:p>
          <w:p w14:paraId="0711B71B" w14:textId="77777777" w:rsidR="00883193" w:rsidRDefault="00883193">
            <w:pPr>
              <w:jc w:val="center"/>
              <w:rPr>
                <w:rFonts w:ascii="Calibri" w:eastAsia="Arial" w:hAnsi="Calibri" w:cs="Calibri"/>
                <w:b/>
                <w:bCs/>
                <w:color w:val="000000" w:themeColor="text1"/>
                <w:sz w:val="16"/>
                <w:szCs w:val="16"/>
              </w:rPr>
            </w:pPr>
          </w:p>
        </w:tc>
        <w:tc>
          <w:tcPr>
            <w:tcW w:w="214" w:type="pct"/>
            <w:gridSpan w:val="2"/>
          </w:tcPr>
          <w:p w14:paraId="4DAA36E9" w14:textId="77777777" w:rsidR="00883193" w:rsidRPr="008A0D8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sidRPr="4829D2C5">
              <w:rPr>
                <w:rFonts w:ascii="Calibri" w:eastAsia="Arial" w:hAnsi="Calibri" w:cs="Calibri"/>
                <w:b/>
                <w:bCs/>
                <w:color w:val="000000" w:themeColor="text1"/>
                <w:sz w:val="16"/>
                <w:szCs w:val="16"/>
              </w:rPr>
              <w:t>BRR [median &amp; 95%UI]</w:t>
            </w:r>
          </w:p>
        </w:tc>
        <w:tc>
          <w:tcPr>
            <w:tcW w:w="163" w:type="pct"/>
            <w:gridSpan w:val="2"/>
          </w:tcPr>
          <w:p w14:paraId="16097A04" w14:textId="77777777" w:rsidR="00883193" w:rsidRPr="008A0D8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Pr>
                <w:rFonts w:ascii="Calibri" w:eastAsia="Arial" w:hAnsi="Calibri" w:cs="Calibri"/>
                <w:b/>
                <w:bCs/>
                <w:color w:val="000000" w:themeColor="text1"/>
                <w:sz w:val="16"/>
                <w:szCs w:val="16"/>
                <w:lang w:val="en-US"/>
              </w:rPr>
              <w:t>P</w:t>
            </w:r>
            <w:r w:rsidRPr="4829D2C5">
              <w:rPr>
                <w:rFonts w:ascii="Calibri" w:eastAsia="Arial" w:hAnsi="Calibri" w:cs="Calibri"/>
                <w:b/>
                <w:bCs/>
                <w:color w:val="000000" w:themeColor="text1"/>
                <w:sz w:val="16"/>
                <w:szCs w:val="16"/>
                <w:lang w:val="en-US"/>
              </w:rPr>
              <w:t xml:space="preserve"> </w:t>
            </w:r>
            <w:r w:rsidRPr="4829D2C5">
              <w:rPr>
                <w:rFonts w:ascii="Calibri" w:eastAsia="Arial" w:hAnsi="Calibri" w:cs="Calibri"/>
                <w:b/>
                <w:bCs/>
                <w:color w:val="000000" w:themeColor="text1"/>
                <w:sz w:val="16"/>
                <w:szCs w:val="16"/>
              </w:rPr>
              <w:t>(BRR &gt; 1)</w:t>
            </w:r>
          </w:p>
        </w:tc>
        <w:tc>
          <w:tcPr>
            <w:tcW w:w="306" w:type="pct"/>
            <w:gridSpan w:val="2"/>
          </w:tcPr>
          <w:p w14:paraId="049A981D" w14:textId="77777777" w:rsidR="00883193" w:rsidRDefault="00883193">
            <w:pPr>
              <w:jc w:val="center"/>
              <w:rPr>
                <w:ins w:id="58" w:author="Kaja Abbas" w:date="2026-03-07T09:32:00Z" w16du:dateUtc="2026-03-07T09:32:11Z"/>
                <w:rFonts w:ascii="Calibri" w:eastAsia="Arial" w:hAnsi="Calibri" w:cs="Calibri"/>
                <w:b/>
                <w:bCs/>
                <w:color w:val="000000" w:themeColor="text1"/>
                <w:sz w:val="16"/>
                <w:szCs w:val="16"/>
              </w:rPr>
            </w:pPr>
            <w:commentRangeStart w:id="59"/>
            <w:ins w:id="60" w:author="Kaja Abbas" w:date="2026-03-07T09:32:00Z" w16du:dateUtc="2026-03-07T09:32:11Z">
              <w:r w:rsidRPr="4829D2C5">
                <w:rPr>
                  <w:rFonts w:ascii="Calibri" w:eastAsia="Arial" w:hAnsi="Calibri" w:cs="Calibri"/>
                  <w:b/>
                  <w:bCs/>
                  <w:color w:val="000000" w:themeColor="text1"/>
                  <w:sz w:val="16"/>
                  <w:szCs w:val="16"/>
                </w:rPr>
                <w:t>Outcome averted per 10,000 vaccinated individuals</w:t>
              </w:r>
            </w:ins>
            <w:commentRangeEnd w:id="59"/>
            <w:r>
              <w:rPr>
                <w:rStyle w:val="ad"/>
                <w:rFonts w:ascii="Calibri" w:eastAsia="Arial" w:hAnsi="Calibri" w:cs="Calibri"/>
                <w:b/>
                <w:bCs/>
                <w:color w:val="000000" w:themeColor="text1"/>
              </w:rPr>
              <w:commentReference w:id="59"/>
            </w:r>
          </w:p>
          <w:p w14:paraId="39CA4DE7" w14:textId="77777777" w:rsidR="00883193" w:rsidRDefault="00883193">
            <w:pPr>
              <w:jc w:val="center"/>
              <w:rPr>
                <w:rFonts w:ascii="Calibri" w:eastAsia="Arial" w:hAnsi="Calibri" w:cs="Calibri"/>
                <w:b/>
                <w:bCs/>
                <w:color w:val="000000" w:themeColor="text1"/>
                <w:sz w:val="16"/>
                <w:szCs w:val="16"/>
              </w:rPr>
            </w:pPr>
          </w:p>
        </w:tc>
        <w:tc>
          <w:tcPr>
            <w:tcW w:w="306" w:type="pct"/>
            <w:gridSpan w:val="2"/>
          </w:tcPr>
          <w:p w14:paraId="211B67B1" w14:textId="77777777" w:rsidR="00883193" w:rsidRDefault="00883193">
            <w:pPr>
              <w:jc w:val="center"/>
              <w:rPr>
                <w:ins w:id="61" w:author="Kaja Abbas" w:date="2026-03-07T09:32:00Z" w16du:dateUtc="2026-03-07T09:32:20Z"/>
                <w:rFonts w:ascii="Calibri" w:eastAsia="Arial" w:hAnsi="Calibri" w:cs="Calibri"/>
                <w:b/>
                <w:bCs/>
                <w:color w:val="000000" w:themeColor="text1"/>
                <w:sz w:val="16"/>
                <w:szCs w:val="16"/>
              </w:rPr>
            </w:pPr>
            <w:commentRangeStart w:id="62"/>
            <w:ins w:id="63" w:author="Kaja Abbas" w:date="2026-03-07T09:32:00Z" w16du:dateUtc="2026-03-07T09:32:20Z">
              <w:r w:rsidRPr="4829D2C5">
                <w:rPr>
                  <w:rFonts w:ascii="Calibri" w:eastAsia="Arial" w:hAnsi="Calibri" w:cs="Calibri"/>
                  <w:b/>
                  <w:bCs/>
                  <w:color w:val="000000" w:themeColor="text1"/>
                  <w:sz w:val="16"/>
                  <w:szCs w:val="16"/>
                </w:rPr>
                <w:t>Outcome attributable to vaccination per 10,000 vaccinated individuals</w:t>
              </w:r>
            </w:ins>
            <w:commentRangeEnd w:id="62"/>
            <w:r>
              <w:rPr>
                <w:rStyle w:val="ad"/>
                <w:rFonts w:ascii="Calibri" w:eastAsia="Arial" w:hAnsi="Calibri" w:cs="Calibri"/>
                <w:b/>
                <w:bCs/>
                <w:color w:val="000000" w:themeColor="text1"/>
              </w:rPr>
              <w:commentReference w:id="62"/>
            </w:r>
          </w:p>
          <w:p w14:paraId="3365C3CC" w14:textId="77777777" w:rsidR="00883193" w:rsidRDefault="00883193">
            <w:pPr>
              <w:jc w:val="center"/>
              <w:rPr>
                <w:rFonts w:ascii="Calibri" w:eastAsia="Arial" w:hAnsi="Calibri" w:cs="Calibri"/>
                <w:b/>
                <w:bCs/>
                <w:color w:val="000000" w:themeColor="text1"/>
                <w:sz w:val="16"/>
                <w:szCs w:val="16"/>
              </w:rPr>
            </w:pPr>
          </w:p>
        </w:tc>
        <w:tc>
          <w:tcPr>
            <w:tcW w:w="214" w:type="pct"/>
          </w:tcPr>
          <w:p w14:paraId="6215426C" w14:textId="77777777" w:rsidR="00883193" w:rsidRPr="008A0D8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sidRPr="4829D2C5">
              <w:rPr>
                <w:rFonts w:ascii="Calibri" w:eastAsia="Arial" w:hAnsi="Calibri" w:cs="Calibri"/>
                <w:b/>
                <w:bCs/>
                <w:color w:val="000000" w:themeColor="text1"/>
                <w:sz w:val="16"/>
                <w:szCs w:val="16"/>
              </w:rPr>
              <w:t>BRR [median &amp; 95%UI]</w:t>
            </w:r>
          </w:p>
        </w:tc>
        <w:tc>
          <w:tcPr>
            <w:tcW w:w="163" w:type="pct"/>
            <w:gridSpan w:val="2"/>
          </w:tcPr>
          <w:p w14:paraId="64A216DA" w14:textId="77777777" w:rsidR="00883193" w:rsidRPr="008A0D89"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Pr>
                <w:rFonts w:ascii="Calibri" w:eastAsia="Arial" w:hAnsi="Calibri" w:cs="Calibri"/>
                <w:b/>
                <w:bCs/>
                <w:color w:val="000000" w:themeColor="text1"/>
                <w:sz w:val="16"/>
                <w:szCs w:val="16"/>
                <w:lang w:val="en-US"/>
              </w:rPr>
              <w:t>P</w:t>
            </w:r>
            <w:r w:rsidRPr="4829D2C5">
              <w:rPr>
                <w:rFonts w:ascii="Calibri" w:eastAsia="Arial" w:hAnsi="Calibri" w:cs="Calibri"/>
                <w:b/>
                <w:bCs/>
                <w:color w:val="000000" w:themeColor="text1"/>
                <w:sz w:val="16"/>
                <w:szCs w:val="16"/>
                <w:lang w:val="en-US"/>
              </w:rPr>
              <w:t xml:space="preserve"> </w:t>
            </w:r>
            <w:r w:rsidRPr="4829D2C5">
              <w:rPr>
                <w:rFonts w:ascii="Calibri" w:eastAsia="Arial" w:hAnsi="Calibri" w:cs="Calibri"/>
                <w:b/>
                <w:bCs/>
                <w:color w:val="000000" w:themeColor="text1"/>
                <w:sz w:val="16"/>
                <w:szCs w:val="16"/>
              </w:rPr>
              <w:t>(BRR &gt; 1)</w:t>
            </w:r>
          </w:p>
        </w:tc>
      </w:tr>
      <w:tr w:rsidR="00883193" w:rsidRPr="00CE2A74" w14:paraId="16AFDF7E" w14:textId="77777777">
        <w:trPr>
          <w:trHeight w:val="449"/>
        </w:trPr>
        <w:tc>
          <w:tcPr>
            <w:tcW w:w="225" w:type="pct"/>
            <w:vMerge w:val="restart"/>
          </w:tcPr>
          <w:p w14:paraId="581830E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sidRPr="4829D2C5">
              <w:rPr>
                <w:rFonts w:ascii="Calibri" w:eastAsia="Arial" w:hAnsi="Calibri" w:cs="Calibri"/>
                <w:b/>
                <w:bCs/>
                <w:color w:val="000000" w:themeColor="text1"/>
                <w:sz w:val="16"/>
                <w:szCs w:val="16"/>
              </w:rPr>
              <w:t>DALY</w:t>
            </w:r>
          </w:p>
        </w:tc>
        <w:tc>
          <w:tcPr>
            <w:tcW w:w="377" w:type="pct"/>
            <w:vMerge w:val="restart"/>
          </w:tcPr>
          <w:p w14:paraId="3319D881" w14:textId="77777777" w:rsidR="00883193" w:rsidRPr="00CE2A74"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lang w:val="en-US"/>
              </w:rPr>
            </w:pPr>
            <w:r w:rsidRPr="4829D2C5">
              <w:rPr>
                <w:rFonts w:ascii="Calibri" w:eastAsia="Arial" w:hAnsi="Calibri" w:cs="Calibri"/>
                <w:color w:val="000000" w:themeColor="text1"/>
                <w:sz w:val="16"/>
                <w:szCs w:val="16"/>
              </w:rPr>
              <w:t>Low</w:t>
            </w:r>
            <w:commentRangeStart w:id="64"/>
            <w:commentRangeEnd w:id="64"/>
            <w:r w:rsidRPr="4829D2C5">
              <w:rPr>
                <w:rStyle w:val="ad"/>
                <w:rFonts w:ascii="Calibri" w:eastAsia="Arial" w:hAnsi="Calibri" w:cs="Calibri"/>
                <w:color w:val="000000" w:themeColor="text1"/>
              </w:rPr>
              <w:commentReference w:id="64"/>
            </w:r>
            <w:r w:rsidRPr="4829D2C5">
              <w:rPr>
                <w:rFonts w:ascii="Calibri" w:eastAsia="Arial" w:hAnsi="Calibri" w:cs="Calibri"/>
                <w:color w:val="000000" w:themeColor="text1"/>
                <w:sz w:val="16"/>
                <w:szCs w:val="16"/>
              </w:rPr>
              <w:t xml:space="preserve"> transmission </w:t>
            </w:r>
          </w:p>
        </w:tc>
        <w:tc>
          <w:tcPr>
            <w:tcW w:w="182" w:type="pct"/>
          </w:tcPr>
          <w:p w14:paraId="01938FA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14F9C0E6" w14:textId="77777777" w:rsidR="00883193" w:rsidRDefault="00883193">
            <w:pPr>
              <w:jc w:val="center"/>
              <w:rPr>
                <w:rFonts w:ascii="Calibri" w:eastAsia="Arial" w:hAnsi="Calibri" w:cs="Calibri"/>
                <w:color w:val="000000" w:themeColor="text1"/>
                <w:sz w:val="16"/>
                <w:szCs w:val="16"/>
              </w:rPr>
            </w:pPr>
          </w:p>
        </w:tc>
        <w:tc>
          <w:tcPr>
            <w:tcW w:w="317" w:type="pct"/>
          </w:tcPr>
          <w:p w14:paraId="4C69EDE1" w14:textId="77777777" w:rsidR="00883193" w:rsidRDefault="00883193">
            <w:pPr>
              <w:jc w:val="center"/>
              <w:rPr>
                <w:rFonts w:ascii="Calibri" w:eastAsia="Arial" w:hAnsi="Calibri" w:cs="Calibri"/>
                <w:color w:val="000000" w:themeColor="text1"/>
                <w:sz w:val="16"/>
                <w:szCs w:val="16"/>
              </w:rPr>
            </w:pPr>
          </w:p>
        </w:tc>
        <w:tc>
          <w:tcPr>
            <w:tcW w:w="252" w:type="pct"/>
          </w:tcPr>
          <w:p w14:paraId="16D7AA2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commentRangeStart w:id="65"/>
            <w:r w:rsidRPr="4829D2C5">
              <w:rPr>
                <w:rFonts w:ascii="Calibri" w:eastAsia="Arial" w:hAnsi="Calibri" w:cs="Calibri"/>
                <w:color w:val="000000" w:themeColor="text1"/>
                <w:sz w:val="16"/>
                <w:szCs w:val="16"/>
              </w:rPr>
              <w:t>0.02</w:t>
            </w:r>
            <w:commentRangeEnd w:id="65"/>
            <w:r w:rsidRPr="4829D2C5">
              <w:rPr>
                <w:rStyle w:val="ad"/>
                <w:rFonts w:ascii="Calibri" w:eastAsia="Arial" w:hAnsi="Calibri" w:cs="Calibri"/>
                <w:color w:val="000000" w:themeColor="text1"/>
              </w:rPr>
              <w:commentReference w:id="65"/>
            </w:r>
            <w:r w:rsidRPr="4829D2C5">
              <w:rPr>
                <w:rFonts w:ascii="Calibri" w:eastAsia="Arial" w:hAnsi="Calibri" w:cs="Calibri"/>
                <w:color w:val="000000" w:themeColor="text1"/>
                <w:sz w:val="16"/>
                <w:szCs w:val="16"/>
              </w:rPr>
              <w:t xml:space="preserve"> [0.00–1.70]</w:t>
            </w:r>
          </w:p>
        </w:tc>
        <w:tc>
          <w:tcPr>
            <w:tcW w:w="260" w:type="pct"/>
          </w:tcPr>
          <w:p w14:paraId="6AA7F22F" w14:textId="77777777" w:rsidR="00883193" w:rsidRPr="00CE2A74"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lang w:val="en-US"/>
              </w:rPr>
            </w:pPr>
            <w:r w:rsidRPr="4829D2C5">
              <w:rPr>
                <w:rFonts w:ascii="Calibri" w:eastAsia="Arial" w:hAnsi="Calibri" w:cs="Calibri"/>
                <w:color w:val="000000" w:themeColor="text1"/>
                <w:sz w:val="16"/>
                <w:szCs w:val="16"/>
              </w:rPr>
              <w:t>4.5%</w:t>
            </w:r>
          </w:p>
        </w:tc>
        <w:tc>
          <w:tcPr>
            <w:tcW w:w="303" w:type="pct"/>
          </w:tcPr>
          <w:p w14:paraId="4802E89D"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32A2AC52" w14:textId="77777777" w:rsidR="00883193" w:rsidRDefault="00883193">
            <w:pPr>
              <w:jc w:val="center"/>
              <w:rPr>
                <w:rFonts w:ascii="Calibri" w:eastAsia="Arial" w:hAnsi="Calibri" w:cs="Calibri"/>
                <w:color w:val="000000" w:themeColor="text1"/>
                <w:sz w:val="16"/>
                <w:szCs w:val="16"/>
              </w:rPr>
            </w:pPr>
          </w:p>
        </w:tc>
        <w:tc>
          <w:tcPr>
            <w:tcW w:w="187" w:type="pct"/>
          </w:tcPr>
          <w:p w14:paraId="25B9A51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0.04 [0.00–3.92]</w:t>
            </w:r>
          </w:p>
        </w:tc>
        <w:tc>
          <w:tcPr>
            <w:tcW w:w="268" w:type="pct"/>
          </w:tcPr>
          <w:p w14:paraId="5DFF8BB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8.9%</w:t>
            </w:r>
          </w:p>
        </w:tc>
        <w:tc>
          <w:tcPr>
            <w:tcW w:w="96" w:type="pct"/>
          </w:tcPr>
          <w:p w14:paraId="2F9FF14E" w14:textId="77777777" w:rsidR="00883193" w:rsidRDefault="00883193">
            <w:pPr>
              <w:jc w:val="center"/>
              <w:rPr>
                <w:rFonts w:ascii="Calibri" w:eastAsia="Arial" w:hAnsi="Calibri" w:cs="Calibri"/>
                <w:color w:val="000000" w:themeColor="text1"/>
                <w:sz w:val="16"/>
                <w:szCs w:val="16"/>
              </w:rPr>
            </w:pPr>
          </w:p>
        </w:tc>
        <w:tc>
          <w:tcPr>
            <w:tcW w:w="134" w:type="pct"/>
          </w:tcPr>
          <w:p w14:paraId="25F9008C"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5C96D21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0.09 [0.00–9.98]</w:t>
            </w:r>
          </w:p>
        </w:tc>
        <w:tc>
          <w:tcPr>
            <w:tcW w:w="234" w:type="pct"/>
            <w:gridSpan w:val="2"/>
          </w:tcPr>
          <w:p w14:paraId="21060D3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16.2%</w:t>
            </w:r>
          </w:p>
        </w:tc>
        <w:tc>
          <w:tcPr>
            <w:tcW w:w="186" w:type="pct"/>
            <w:gridSpan w:val="2"/>
          </w:tcPr>
          <w:p w14:paraId="00363A3F"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3B654400"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36EE87E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0.31 [0.01–31.96]</w:t>
            </w:r>
          </w:p>
        </w:tc>
        <w:tc>
          <w:tcPr>
            <w:tcW w:w="557" w:type="pct"/>
            <w:gridSpan w:val="4"/>
          </w:tcPr>
          <w:p w14:paraId="77E13B6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31.3%</w:t>
            </w:r>
          </w:p>
        </w:tc>
      </w:tr>
      <w:tr w:rsidR="00883193" w:rsidRPr="00CE2A74" w14:paraId="7F011B6E" w14:textId="77777777">
        <w:trPr>
          <w:trHeight w:val="145"/>
        </w:trPr>
        <w:tc>
          <w:tcPr>
            <w:tcW w:w="225" w:type="pct"/>
            <w:vMerge/>
          </w:tcPr>
          <w:p w14:paraId="741DA3C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30214D0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08940A4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325B7414" w14:textId="77777777" w:rsidR="00883193" w:rsidRDefault="00883193">
            <w:pPr>
              <w:jc w:val="center"/>
              <w:rPr>
                <w:rFonts w:ascii="Calibri" w:eastAsia="Arial" w:hAnsi="Calibri" w:cs="Calibri"/>
                <w:color w:val="000000" w:themeColor="text1"/>
                <w:sz w:val="16"/>
                <w:szCs w:val="16"/>
              </w:rPr>
            </w:pPr>
          </w:p>
        </w:tc>
        <w:tc>
          <w:tcPr>
            <w:tcW w:w="317" w:type="pct"/>
          </w:tcPr>
          <w:p w14:paraId="7980E9C5" w14:textId="77777777" w:rsidR="00883193" w:rsidRDefault="00883193">
            <w:pPr>
              <w:jc w:val="center"/>
              <w:rPr>
                <w:rFonts w:ascii="Calibri" w:eastAsia="Arial" w:hAnsi="Calibri" w:cs="Calibri"/>
                <w:color w:val="000000" w:themeColor="text1"/>
                <w:sz w:val="16"/>
                <w:szCs w:val="16"/>
              </w:rPr>
            </w:pPr>
          </w:p>
        </w:tc>
        <w:tc>
          <w:tcPr>
            <w:tcW w:w="252" w:type="pct"/>
          </w:tcPr>
          <w:p w14:paraId="619527D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[0.00–1.67]</w:t>
            </w:r>
          </w:p>
        </w:tc>
        <w:tc>
          <w:tcPr>
            <w:tcW w:w="260" w:type="pct"/>
          </w:tcPr>
          <w:p w14:paraId="32267E4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4.4%</w:t>
            </w:r>
          </w:p>
        </w:tc>
        <w:tc>
          <w:tcPr>
            <w:tcW w:w="303" w:type="pct"/>
          </w:tcPr>
          <w:p w14:paraId="09C770D1"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433FC18A" w14:textId="77777777" w:rsidR="00883193" w:rsidRDefault="00883193">
            <w:pPr>
              <w:jc w:val="center"/>
              <w:rPr>
                <w:rFonts w:ascii="Calibri" w:eastAsia="Arial" w:hAnsi="Calibri" w:cs="Calibri"/>
                <w:color w:val="000000" w:themeColor="text1"/>
                <w:sz w:val="16"/>
                <w:szCs w:val="16"/>
              </w:rPr>
            </w:pPr>
          </w:p>
        </w:tc>
        <w:tc>
          <w:tcPr>
            <w:tcW w:w="187" w:type="pct"/>
          </w:tcPr>
          <w:p w14:paraId="7FF0AD2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0.04 [0.00–3.73]</w:t>
            </w:r>
          </w:p>
        </w:tc>
        <w:tc>
          <w:tcPr>
            <w:tcW w:w="268" w:type="pct"/>
          </w:tcPr>
          <w:p w14:paraId="4F2F080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8.5%</w:t>
            </w:r>
          </w:p>
        </w:tc>
        <w:tc>
          <w:tcPr>
            <w:tcW w:w="96" w:type="pct"/>
          </w:tcPr>
          <w:p w14:paraId="5A53FF89" w14:textId="77777777" w:rsidR="00883193" w:rsidRDefault="00883193">
            <w:pPr>
              <w:jc w:val="center"/>
              <w:rPr>
                <w:rFonts w:ascii="Calibri" w:eastAsia="Arial" w:hAnsi="Calibri" w:cs="Calibri"/>
                <w:color w:val="000000" w:themeColor="text1"/>
                <w:sz w:val="16"/>
                <w:szCs w:val="16"/>
              </w:rPr>
            </w:pPr>
          </w:p>
        </w:tc>
        <w:tc>
          <w:tcPr>
            <w:tcW w:w="134" w:type="pct"/>
          </w:tcPr>
          <w:p w14:paraId="637F026F"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1A8D4A1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0.09 [0.00–8.68]</w:t>
            </w:r>
          </w:p>
        </w:tc>
        <w:tc>
          <w:tcPr>
            <w:tcW w:w="234" w:type="pct"/>
            <w:gridSpan w:val="2"/>
          </w:tcPr>
          <w:p w14:paraId="3960588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16.0%</w:t>
            </w:r>
          </w:p>
        </w:tc>
        <w:tc>
          <w:tcPr>
            <w:tcW w:w="186" w:type="pct"/>
            <w:gridSpan w:val="2"/>
          </w:tcPr>
          <w:p w14:paraId="40311CC4"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3729705B"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4BC8352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0.32 [0.01–29.45]</w:t>
            </w:r>
          </w:p>
        </w:tc>
        <w:tc>
          <w:tcPr>
            <w:tcW w:w="557" w:type="pct"/>
            <w:gridSpan w:val="4"/>
          </w:tcPr>
          <w:p w14:paraId="5AAB770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31.4%</w:t>
            </w:r>
          </w:p>
        </w:tc>
      </w:tr>
      <w:tr w:rsidR="00883193" w:rsidRPr="00CE2A74" w14:paraId="022FFAA5" w14:textId="77777777">
        <w:trPr>
          <w:trHeight w:val="145"/>
        </w:trPr>
        <w:tc>
          <w:tcPr>
            <w:tcW w:w="225" w:type="pct"/>
            <w:vMerge/>
          </w:tcPr>
          <w:p w14:paraId="6886426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01AE0B1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0CEB2DA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3542DBB3" w14:textId="77777777" w:rsidR="00883193" w:rsidRDefault="00883193">
            <w:pPr>
              <w:jc w:val="center"/>
              <w:rPr>
                <w:rFonts w:ascii="Calibri" w:eastAsia="Arial" w:hAnsi="Calibri" w:cs="Calibri"/>
                <w:color w:val="000000" w:themeColor="text1"/>
                <w:sz w:val="16"/>
                <w:szCs w:val="16"/>
              </w:rPr>
            </w:pPr>
          </w:p>
        </w:tc>
        <w:tc>
          <w:tcPr>
            <w:tcW w:w="317" w:type="pct"/>
          </w:tcPr>
          <w:p w14:paraId="60F33ACE" w14:textId="77777777" w:rsidR="00883193" w:rsidRDefault="00883193">
            <w:pPr>
              <w:jc w:val="center"/>
              <w:rPr>
                <w:rFonts w:ascii="Calibri" w:eastAsia="Arial" w:hAnsi="Calibri" w:cs="Calibri"/>
                <w:color w:val="000000" w:themeColor="text1"/>
                <w:sz w:val="16"/>
                <w:szCs w:val="16"/>
              </w:rPr>
            </w:pPr>
          </w:p>
        </w:tc>
        <w:tc>
          <w:tcPr>
            <w:tcW w:w="252" w:type="pct"/>
          </w:tcPr>
          <w:p w14:paraId="6E23EB2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[0.00–1.82]</w:t>
            </w:r>
          </w:p>
        </w:tc>
        <w:tc>
          <w:tcPr>
            <w:tcW w:w="260" w:type="pct"/>
          </w:tcPr>
          <w:p w14:paraId="7301387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5.2%</w:t>
            </w:r>
          </w:p>
        </w:tc>
        <w:tc>
          <w:tcPr>
            <w:tcW w:w="303" w:type="pct"/>
          </w:tcPr>
          <w:p w14:paraId="10E1273F"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28AB5DE6" w14:textId="77777777" w:rsidR="00883193" w:rsidRDefault="00883193">
            <w:pPr>
              <w:jc w:val="center"/>
              <w:rPr>
                <w:rFonts w:ascii="Calibri" w:eastAsia="Arial" w:hAnsi="Calibri" w:cs="Calibri"/>
                <w:color w:val="000000" w:themeColor="text1"/>
                <w:sz w:val="16"/>
                <w:szCs w:val="16"/>
              </w:rPr>
            </w:pPr>
          </w:p>
        </w:tc>
        <w:tc>
          <w:tcPr>
            <w:tcW w:w="187" w:type="pct"/>
          </w:tcPr>
          <w:p w14:paraId="513E1B5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0.06 [0.00–4.16]</w:t>
            </w:r>
          </w:p>
        </w:tc>
        <w:tc>
          <w:tcPr>
            <w:tcW w:w="268" w:type="pct"/>
          </w:tcPr>
          <w:p w14:paraId="56ACC4A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10.6%</w:t>
            </w:r>
          </w:p>
        </w:tc>
        <w:tc>
          <w:tcPr>
            <w:tcW w:w="96" w:type="pct"/>
          </w:tcPr>
          <w:p w14:paraId="3D0237C1" w14:textId="77777777" w:rsidR="00883193" w:rsidRDefault="00883193">
            <w:pPr>
              <w:jc w:val="center"/>
              <w:rPr>
                <w:rFonts w:ascii="Calibri" w:eastAsia="Arial" w:hAnsi="Calibri" w:cs="Calibri"/>
                <w:color w:val="000000" w:themeColor="text1"/>
                <w:sz w:val="16"/>
                <w:szCs w:val="16"/>
              </w:rPr>
            </w:pPr>
          </w:p>
        </w:tc>
        <w:tc>
          <w:tcPr>
            <w:tcW w:w="134" w:type="pct"/>
          </w:tcPr>
          <w:p w14:paraId="1921BA36"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3DF16DF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0.14 [0.00–9.94]</w:t>
            </w:r>
          </w:p>
        </w:tc>
        <w:tc>
          <w:tcPr>
            <w:tcW w:w="234" w:type="pct"/>
            <w:gridSpan w:val="2"/>
          </w:tcPr>
          <w:p w14:paraId="7213F64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19.0%</w:t>
            </w:r>
          </w:p>
        </w:tc>
        <w:tc>
          <w:tcPr>
            <w:tcW w:w="186" w:type="pct"/>
            <w:gridSpan w:val="2"/>
          </w:tcPr>
          <w:p w14:paraId="02DC6E1F"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5D794AB1"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1133415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0.48 [0.01–35.19]</w:t>
            </w:r>
          </w:p>
        </w:tc>
        <w:tc>
          <w:tcPr>
            <w:tcW w:w="557" w:type="pct"/>
            <w:gridSpan w:val="4"/>
          </w:tcPr>
          <w:p w14:paraId="765DA92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37.4%</w:t>
            </w:r>
          </w:p>
        </w:tc>
      </w:tr>
      <w:tr w:rsidR="00883193" w:rsidRPr="00CE2A74" w14:paraId="74EC3455" w14:textId="77777777">
        <w:trPr>
          <w:trHeight w:val="145"/>
        </w:trPr>
        <w:tc>
          <w:tcPr>
            <w:tcW w:w="225" w:type="pct"/>
            <w:vMerge/>
          </w:tcPr>
          <w:p w14:paraId="05AF309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2CE7972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4B9E878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1BC252D6" w14:textId="77777777" w:rsidR="00883193" w:rsidRDefault="00883193">
            <w:pPr>
              <w:jc w:val="center"/>
              <w:rPr>
                <w:rFonts w:ascii="Calibri" w:eastAsia="Arial" w:hAnsi="Calibri" w:cs="Calibri"/>
                <w:color w:val="000000" w:themeColor="text1"/>
                <w:sz w:val="16"/>
                <w:szCs w:val="16"/>
              </w:rPr>
            </w:pPr>
          </w:p>
        </w:tc>
        <w:tc>
          <w:tcPr>
            <w:tcW w:w="317" w:type="pct"/>
          </w:tcPr>
          <w:p w14:paraId="08F09AD6" w14:textId="77777777" w:rsidR="00883193" w:rsidRDefault="00883193">
            <w:pPr>
              <w:jc w:val="center"/>
              <w:rPr>
                <w:rFonts w:ascii="Calibri" w:eastAsia="Arial" w:hAnsi="Calibri" w:cs="Calibri"/>
                <w:color w:val="000000" w:themeColor="text1"/>
                <w:sz w:val="16"/>
                <w:szCs w:val="16"/>
              </w:rPr>
            </w:pPr>
          </w:p>
        </w:tc>
        <w:tc>
          <w:tcPr>
            <w:tcW w:w="252" w:type="pct"/>
          </w:tcPr>
          <w:p w14:paraId="1170B4F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[0.00–0.33]</w:t>
            </w:r>
          </w:p>
        </w:tc>
        <w:tc>
          <w:tcPr>
            <w:tcW w:w="260" w:type="pct"/>
          </w:tcPr>
          <w:p w14:paraId="2BDB74E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0.3%</w:t>
            </w:r>
          </w:p>
        </w:tc>
        <w:tc>
          <w:tcPr>
            <w:tcW w:w="303" w:type="pct"/>
          </w:tcPr>
          <w:p w14:paraId="1D205720"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7CBB299C" w14:textId="77777777" w:rsidR="00883193" w:rsidRDefault="00883193">
            <w:pPr>
              <w:jc w:val="center"/>
              <w:rPr>
                <w:rFonts w:ascii="Calibri" w:eastAsia="Arial" w:hAnsi="Calibri" w:cs="Calibri"/>
                <w:color w:val="000000" w:themeColor="text1"/>
                <w:sz w:val="16"/>
                <w:szCs w:val="16"/>
              </w:rPr>
            </w:pPr>
          </w:p>
        </w:tc>
        <w:tc>
          <w:tcPr>
            <w:tcW w:w="187" w:type="pct"/>
          </w:tcPr>
          <w:p w14:paraId="33382E5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[0.00–0.83]</w:t>
            </w:r>
          </w:p>
        </w:tc>
        <w:tc>
          <w:tcPr>
            <w:tcW w:w="268" w:type="pct"/>
          </w:tcPr>
          <w:p w14:paraId="0D56DCB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w:t>
            </w:r>
          </w:p>
        </w:tc>
        <w:tc>
          <w:tcPr>
            <w:tcW w:w="96" w:type="pct"/>
          </w:tcPr>
          <w:p w14:paraId="585EC7F3" w14:textId="77777777" w:rsidR="00883193" w:rsidRDefault="00883193">
            <w:pPr>
              <w:jc w:val="center"/>
              <w:rPr>
                <w:rFonts w:ascii="Calibri" w:eastAsia="Arial" w:hAnsi="Calibri" w:cs="Calibri"/>
                <w:color w:val="000000" w:themeColor="text1"/>
                <w:sz w:val="16"/>
                <w:szCs w:val="16"/>
              </w:rPr>
            </w:pPr>
          </w:p>
        </w:tc>
        <w:tc>
          <w:tcPr>
            <w:tcW w:w="134" w:type="pct"/>
          </w:tcPr>
          <w:p w14:paraId="4729A332"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2366A0E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0.08 [0.00–1.85]</w:t>
            </w:r>
          </w:p>
        </w:tc>
        <w:tc>
          <w:tcPr>
            <w:tcW w:w="234" w:type="pct"/>
            <w:gridSpan w:val="2"/>
          </w:tcPr>
          <w:p w14:paraId="3337EC2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7.1%</w:t>
            </w:r>
          </w:p>
        </w:tc>
        <w:tc>
          <w:tcPr>
            <w:tcW w:w="186" w:type="pct"/>
            <w:gridSpan w:val="2"/>
          </w:tcPr>
          <w:p w14:paraId="036A6D88"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24F8AF15"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736186B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0.26 [0.01–6.48]</w:t>
            </w:r>
          </w:p>
        </w:tc>
        <w:tc>
          <w:tcPr>
            <w:tcW w:w="557" w:type="pct"/>
            <w:gridSpan w:val="4"/>
          </w:tcPr>
          <w:p w14:paraId="7F798B9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24.2%</w:t>
            </w:r>
          </w:p>
        </w:tc>
      </w:tr>
      <w:tr w:rsidR="00883193" w:rsidRPr="00CE2A74" w14:paraId="1E477083" w14:textId="77777777">
        <w:trPr>
          <w:trHeight w:val="145"/>
        </w:trPr>
        <w:tc>
          <w:tcPr>
            <w:tcW w:w="225" w:type="pct"/>
            <w:vMerge w:val="restart"/>
          </w:tcPr>
          <w:p w14:paraId="24A0880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p>
        </w:tc>
        <w:tc>
          <w:tcPr>
            <w:tcW w:w="377" w:type="pct"/>
            <w:vMerge w:val="restart"/>
          </w:tcPr>
          <w:p w14:paraId="3D905F9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Moderate transmission</w:t>
            </w:r>
            <w:commentRangeStart w:id="66"/>
            <w:commentRangeEnd w:id="66"/>
            <w:r w:rsidRPr="4829D2C5">
              <w:rPr>
                <w:rStyle w:val="ad"/>
                <w:rFonts w:ascii="Calibri" w:eastAsia="Arial" w:hAnsi="Calibri" w:cs="Calibri"/>
                <w:color w:val="000000" w:themeColor="text1"/>
              </w:rPr>
              <w:commentReference w:id="66"/>
            </w:r>
            <w:r w:rsidRPr="4829D2C5">
              <w:rPr>
                <w:rFonts w:ascii="Calibri" w:eastAsia="Arial" w:hAnsi="Calibri" w:cs="Calibri"/>
                <w:color w:val="000000" w:themeColor="text1"/>
                <w:sz w:val="16"/>
                <w:szCs w:val="16"/>
              </w:rPr>
              <w:t xml:space="preserve"> </w:t>
            </w:r>
          </w:p>
        </w:tc>
        <w:tc>
          <w:tcPr>
            <w:tcW w:w="182" w:type="pct"/>
          </w:tcPr>
          <w:p w14:paraId="66AF3FC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6C2D8F2D" w14:textId="77777777" w:rsidR="00883193" w:rsidRDefault="00883193">
            <w:pPr>
              <w:jc w:val="center"/>
              <w:rPr>
                <w:rFonts w:ascii="Calibri" w:eastAsia="Arial" w:hAnsi="Calibri" w:cs="Calibri"/>
                <w:color w:val="000000" w:themeColor="text1"/>
                <w:sz w:val="16"/>
                <w:szCs w:val="16"/>
              </w:rPr>
            </w:pPr>
          </w:p>
        </w:tc>
        <w:tc>
          <w:tcPr>
            <w:tcW w:w="317" w:type="pct"/>
          </w:tcPr>
          <w:p w14:paraId="2ADA96CD" w14:textId="77777777" w:rsidR="00883193" w:rsidRDefault="00883193">
            <w:pPr>
              <w:jc w:val="center"/>
              <w:rPr>
                <w:rFonts w:ascii="Calibri" w:eastAsia="Arial" w:hAnsi="Calibri" w:cs="Calibri"/>
                <w:color w:val="000000" w:themeColor="text1"/>
                <w:sz w:val="16"/>
                <w:szCs w:val="16"/>
              </w:rPr>
            </w:pPr>
          </w:p>
        </w:tc>
        <w:tc>
          <w:tcPr>
            <w:tcW w:w="252" w:type="pct"/>
          </w:tcPr>
          <w:p w14:paraId="1ED80E1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[0.00–1.68]</w:t>
            </w:r>
          </w:p>
        </w:tc>
        <w:tc>
          <w:tcPr>
            <w:tcW w:w="260" w:type="pct"/>
          </w:tcPr>
          <w:p w14:paraId="61A0629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4.8%</w:t>
            </w:r>
          </w:p>
        </w:tc>
        <w:tc>
          <w:tcPr>
            <w:tcW w:w="303" w:type="pct"/>
          </w:tcPr>
          <w:p w14:paraId="60F402F7"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0C22A715" w14:textId="77777777" w:rsidR="00883193" w:rsidRDefault="00883193">
            <w:pPr>
              <w:jc w:val="center"/>
              <w:rPr>
                <w:rFonts w:ascii="Calibri" w:eastAsia="Arial" w:hAnsi="Calibri" w:cs="Calibri"/>
                <w:color w:val="000000" w:themeColor="text1"/>
                <w:sz w:val="16"/>
                <w:szCs w:val="16"/>
              </w:rPr>
            </w:pPr>
          </w:p>
        </w:tc>
        <w:tc>
          <w:tcPr>
            <w:tcW w:w="187" w:type="pct"/>
          </w:tcPr>
          <w:p w14:paraId="287092F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0.06 [0.00–3.37]</w:t>
            </w:r>
          </w:p>
        </w:tc>
        <w:tc>
          <w:tcPr>
            <w:tcW w:w="268" w:type="pct"/>
          </w:tcPr>
          <w:p w14:paraId="01C1F7E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10.9%</w:t>
            </w:r>
          </w:p>
        </w:tc>
        <w:tc>
          <w:tcPr>
            <w:tcW w:w="96" w:type="pct"/>
          </w:tcPr>
          <w:p w14:paraId="094F1B6E" w14:textId="77777777" w:rsidR="00883193" w:rsidRDefault="00883193">
            <w:pPr>
              <w:jc w:val="center"/>
              <w:rPr>
                <w:rFonts w:ascii="Calibri" w:eastAsia="Arial" w:hAnsi="Calibri" w:cs="Calibri"/>
                <w:color w:val="000000" w:themeColor="text1"/>
                <w:sz w:val="16"/>
                <w:szCs w:val="16"/>
              </w:rPr>
            </w:pPr>
          </w:p>
        </w:tc>
        <w:tc>
          <w:tcPr>
            <w:tcW w:w="134" w:type="pct"/>
          </w:tcPr>
          <w:p w14:paraId="3ADBF047"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229DAFC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0.14 [0.01–8.68]</w:t>
            </w:r>
          </w:p>
        </w:tc>
        <w:tc>
          <w:tcPr>
            <w:tcW w:w="234" w:type="pct"/>
            <w:gridSpan w:val="2"/>
          </w:tcPr>
          <w:p w14:paraId="166DF1C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19.1%</w:t>
            </w:r>
          </w:p>
        </w:tc>
        <w:tc>
          <w:tcPr>
            <w:tcW w:w="186" w:type="pct"/>
            <w:gridSpan w:val="2"/>
          </w:tcPr>
          <w:p w14:paraId="12E098B7"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4D4F53E9"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7752EAA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0.66 [0.03–39.33]</w:t>
            </w:r>
          </w:p>
        </w:tc>
        <w:tc>
          <w:tcPr>
            <w:tcW w:w="557" w:type="pct"/>
            <w:gridSpan w:val="4"/>
          </w:tcPr>
          <w:p w14:paraId="4301272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42.0%</w:t>
            </w:r>
          </w:p>
        </w:tc>
      </w:tr>
      <w:tr w:rsidR="00883193" w:rsidRPr="00CE2A74" w14:paraId="3D47A70F" w14:textId="77777777">
        <w:trPr>
          <w:trHeight w:val="145"/>
        </w:trPr>
        <w:tc>
          <w:tcPr>
            <w:tcW w:w="225" w:type="pct"/>
            <w:vMerge/>
          </w:tcPr>
          <w:p w14:paraId="35B422A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5AA29BC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2B3E770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16695D07" w14:textId="77777777" w:rsidR="00883193" w:rsidRDefault="00883193">
            <w:pPr>
              <w:jc w:val="center"/>
              <w:rPr>
                <w:rFonts w:ascii="Calibri" w:eastAsia="Arial" w:hAnsi="Calibri" w:cs="Calibri"/>
                <w:color w:val="000000" w:themeColor="text1"/>
                <w:sz w:val="16"/>
                <w:szCs w:val="16"/>
              </w:rPr>
            </w:pPr>
          </w:p>
        </w:tc>
        <w:tc>
          <w:tcPr>
            <w:tcW w:w="317" w:type="pct"/>
          </w:tcPr>
          <w:p w14:paraId="63229754" w14:textId="77777777" w:rsidR="00883193" w:rsidRDefault="00883193">
            <w:pPr>
              <w:jc w:val="center"/>
              <w:rPr>
                <w:rFonts w:ascii="Calibri" w:eastAsia="Arial" w:hAnsi="Calibri" w:cs="Calibri"/>
                <w:color w:val="000000" w:themeColor="text1"/>
                <w:sz w:val="16"/>
                <w:szCs w:val="16"/>
              </w:rPr>
            </w:pPr>
          </w:p>
        </w:tc>
        <w:tc>
          <w:tcPr>
            <w:tcW w:w="252" w:type="pct"/>
          </w:tcPr>
          <w:p w14:paraId="41145DC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[0.00–1.72]</w:t>
            </w:r>
          </w:p>
        </w:tc>
        <w:tc>
          <w:tcPr>
            <w:tcW w:w="260" w:type="pct"/>
          </w:tcPr>
          <w:p w14:paraId="455ED3E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4.7%</w:t>
            </w:r>
          </w:p>
        </w:tc>
        <w:tc>
          <w:tcPr>
            <w:tcW w:w="303" w:type="pct"/>
          </w:tcPr>
          <w:p w14:paraId="61F4A76D"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01C7DE43" w14:textId="77777777" w:rsidR="00883193" w:rsidRDefault="00883193">
            <w:pPr>
              <w:jc w:val="center"/>
              <w:rPr>
                <w:rFonts w:ascii="Calibri" w:eastAsia="Arial" w:hAnsi="Calibri" w:cs="Calibri"/>
                <w:color w:val="000000" w:themeColor="text1"/>
                <w:sz w:val="16"/>
                <w:szCs w:val="16"/>
              </w:rPr>
            </w:pPr>
          </w:p>
        </w:tc>
        <w:tc>
          <w:tcPr>
            <w:tcW w:w="187" w:type="pct"/>
          </w:tcPr>
          <w:p w14:paraId="6BA665C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0.06 [0.00–3.67]</w:t>
            </w:r>
          </w:p>
        </w:tc>
        <w:tc>
          <w:tcPr>
            <w:tcW w:w="268" w:type="pct"/>
          </w:tcPr>
          <w:p w14:paraId="699AD73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10.4%</w:t>
            </w:r>
          </w:p>
        </w:tc>
        <w:tc>
          <w:tcPr>
            <w:tcW w:w="96" w:type="pct"/>
          </w:tcPr>
          <w:p w14:paraId="7440110E" w14:textId="77777777" w:rsidR="00883193" w:rsidRDefault="00883193">
            <w:pPr>
              <w:jc w:val="center"/>
              <w:rPr>
                <w:rFonts w:ascii="Calibri" w:eastAsia="Arial" w:hAnsi="Calibri" w:cs="Calibri"/>
                <w:color w:val="000000" w:themeColor="text1"/>
                <w:sz w:val="16"/>
                <w:szCs w:val="16"/>
              </w:rPr>
            </w:pPr>
          </w:p>
        </w:tc>
        <w:tc>
          <w:tcPr>
            <w:tcW w:w="134" w:type="pct"/>
          </w:tcPr>
          <w:p w14:paraId="58DB3461"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6C75557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0.15 [0.01–8.35]</w:t>
            </w:r>
          </w:p>
        </w:tc>
        <w:tc>
          <w:tcPr>
            <w:tcW w:w="234" w:type="pct"/>
            <w:gridSpan w:val="2"/>
          </w:tcPr>
          <w:p w14:paraId="6C5C831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19.4%</w:t>
            </w:r>
          </w:p>
        </w:tc>
        <w:tc>
          <w:tcPr>
            <w:tcW w:w="186" w:type="pct"/>
            <w:gridSpan w:val="2"/>
          </w:tcPr>
          <w:p w14:paraId="341E8A96"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12B76600"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20D0C8B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0.66 [0.03–33.54]</w:t>
            </w:r>
          </w:p>
        </w:tc>
        <w:tc>
          <w:tcPr>
            <w:tcW w:w="557" w:type="pct"/>
            <w:gridSpan w:val="4"/>
          </w:tcPr>
          <w:p w14:paraId="04B20A7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42.6%</w:t>
            </w:r>
          </w:p>
        </w:tc>
      </w:tr>
      <w:tr w:rsidR="00883193" w:rsidRPr="00CE2A74" w14:paraId="0AE51B57" w14:textId="77777777">
        <w:trPr>
          <w:trHeight w:val="145"/>
        </w:trPr>
        <w:tc>
          <w:tcPr>
            <w:tcW w:w="225" w:type="pct"/>
            <w:vMerge/>
          </w:tcPr>
          <w:p w14:paraId="00E0B6A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47CBF41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766004D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5CA7E79B" w14:textId="77777777" w:rsidR="00883193" w:rsidRDefault="00883193">
            <w:pPr>
              <w:jc w:val="center"/>
              <w:rPr>
                <w:rFonts w:ascii="Calibri" w:eastAsia="Arial" w:hAnsi="Calibri" w:cs="Calibri"/>
                <w:color w:val="000000" w:themeColor="text1"/>
                <w:sz w:val="16"/>
                <w:szCs w:val="16"/>
              </w:rPr>
            </w:pPr>
          </w:p>
        </w:tc>
        <w:tc>
          <w:tcPr>
            <w:tcW w:w="317" w:type="pct"/>
          </w:tcPr>
          <w:p w14:paraId="306D043E" w14:textId="77777777" w:rsidR="00883193" w:rsidRDefault="00883193">
            <w:pPr>
              <w:jc w:val="center"/>
              <w:rPr>
                <w:rFonts w:ascii="Calibri" w:eastAsia="Arial" w:hAnsi="Calibri" w:cs="Calibri"/>
                <w:color w:val="000000" w:themeColor="text1"/>
                <w:sz w:val="16"/>
                <w:szCs w:val="16"/>
              </w:rPr>
            </w:pPr>
          </w:p>
        </w:tc>
        <w:tc>
          <w:tcPr>
            <w:tcW w:w="252" w:type="pct"/>
          </w:tcPr>
          <w:p w14:paraId="61489DA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0.04 [0.00–1.55]</w:t>
            </w:r>
          </w:p>
        </w:tc>
        <w:tc>
          <w:tcPr>
            <w:tcW w:w="260" w:type="pct"/>
          </w:tcPr>
          <w:p w14:paraId="39D6104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5.4%</w:t>
            </w:r>
          </w:p>
        </w:tc>
        <w:tc>
          <w:tcPr>
            <w:tcW w:w="303" w:type="pct"/>
          </w:tcPr>
          <w:p w14:paraId="643B3521"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4E721BD0" w14:textId="77777777" w:rsidR="00883193" w:rsidRDefault="00883193">
            <w:pPr>
              <w:jc w:val="center"/>
              <w:rPr>
                <w:rFonts w:ascii="Calibri" w:eastAsia="Arial" w:hAnsi="Calibri" w:cs="Calibri"/>
                <w:color w:val="000000" w:themeColor="text1"/>
                <w:sz w:val="16"/>
                <w:szCs w:val="16"/>
              </w:rPr>
            </w:pPr>
          </w:p>
        </w:tc>
        <w:tc>
          <w:tcPr>
            <w:tcW w:w="187" w:type="pct"/>
          </w:tcPr>
          <w:p w14:paraId="0AA1D8D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0.10 [0.00–4.29]</w:t>
            </w:r>
          </w:p>
        </w:tc>
        <w:tc>
          <w:tcPr>
            <w:tcW w:w="268" w:type="pct"/>
          </w:tcPr>
          <w:p w14:paraId="7E07DD7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12.4%</w:t>
            </w:r>
          </w:p>
        </w:tc>
        <w:tc>
          <w:tcPr>
            <w:tcW w:w="96" w:type="pct"/>
          </w:tcPr>
          <w:p w14:paraId="0EC7C44C" w14:textId="77777777" w:rsidR="00883193" w:rsidRDefault="00883193">
            <w:pPr>
              <w:jc w:val="center"/>
              <w:rPr>
                <w:rFonts w:ascii="Calibri" w:eastAsia="Arial" w:hAnsi="Calibri" w:cs="Calibri"/>
                <w:color w:val="000000" w:themeColor="text1"/>
                <w:sz w:val="16"/>
                <w:szCs w:val="16"/>
              </w:rPr>
            </w:pPr>
          </w:p>
        </w:tc>
        <w:tc>
          <w:tcPr>
            <w:tcW w:w="134" w:type="pct"/>
          </w:tcPr>
          <w:p w14:paraId="20C25594"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5A59CA8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0.23 [0.01–8.56]</w:t>
            </w:r>
          </w:p>
        </w:tc>
        <w:tc>
          <w:tcPr>
            <w:tcW w:w="234" w:type="pct"/>
            <w:gridSpan w:val="2"/>
          </w:tcPr>
          <w:p w14:paraId="41BCA7D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23.4%</w:t>
            </w:r>
          </w:p>
        </w:tc>
        <w:tc>
          <w:tcPr>
            <w:tcW w:w="186" w:type="pct"/>
            <w:gridSpan w:val="2"/>
          </w:tcPr>
          <w:p w14:paraId="7D7FBF6A"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28DF3D52"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1740375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1.08 [0.04–37.91]</w:t>
            </w:r>
          </w:p>
        </w:tc>
        <w:tc>
          <w:tcPr>
            <w:tcW w:w="557" w:type="pct"/>
            <w:gridSpan w:val="4"/>
          </w:tcPr>
          <w:p w14:paraId="159832E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51.2%</w:t>
            </w:r>
          </w:p>
        </w:tc>
      </w:tr>
      <w:tr w:rsidR="00883193" w:rsidRPr="00CE2A74" w14:paraId="5793FE60" w14:textId="77777777">
        <w:trPr>
          <w:trHeight w:val="145"/>
        </w:trPr>
        <w:tc>
          <w:tcPr>
            <w:tcW w:w="225" w:type="pct"/>
            <w:vMerge/>
          </w:tcPr>
          <w:p w14:paraId="1256892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1CD8B85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4124E8A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3FFD281A" w14:textId="77777777" w:rsidR="00883193" w:rsidRDefault="00883193">
            <w:pPr>
              <w:jc w:val="center"/>
              <w:rPr>
                <w:rFonts w:ascii="Calibri" w:eastAsia="Arial" w:hAnsi="Calibri" w:cs="Calibri"/>
                <w:color w:val="000000" w:themeColor="text1"/>
                <w:sz w:val="16"/>
                <w:szCs w:val="16"/>
              </w:rPr>
            </w:pPr>
          </w:p>
        </w:tc>
        <w:tc>
          <w:tcPr>
            <w:tcW w:w="317" w:type="pct"/>
          </w:tcPr>
          <w:p w14:paraId="6DF84F73" w14:textId="77777777" w:rsidR="00883193" w:rsidRDefault="00883193">
            <w:pPr>
              <w:jc w:val="center"/>
              <w:rPr>
                <w:rFonts w:ascii="Calibri" w:eastAsia="Arial" w:hAnsi="Calibri" w:cs="Calibri"/>
                <w:color w:val="000000" w:themeColor="text1"/>
                <w:sz w:val="16"/>
                <w:szCs w:val="16"/>
              </w:rPr>
            </w:pPr>
          </w:p>
        </w:tc>
        <w:tc>
          <w:tcPr>
            <w:tcW w:w="252" w:type="pct"/>
          </w:tcPr>
          <w:p w14:paraId="6A0CDF1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[0.00–0.29]</w:t>
            </w:r>
          </w:p>
        </w:tc>
        <w:tc>
          <w:tcPr>
            <w:tcW w:w="260" w:type="pct"/>
          </w:tcPr>
          <w:p w14:paraId="0AD7805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0863AE00"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7316FD67" w14:textId="77777777" w:rsidR="00883193" w:rsidRDefault="00883193">
            <w:pPr>
              <w:jc w:val="center"/>
              <w:rPr>
                <w:rFonts w:ascii="Calibri" w:eastAsia="Arial" w:hAnsi="Calibri" w:cs="Calibri"/>
                <w:color w:val="000000" w:themeColor="text1"/>
                <w:sz w:val="16"/>
                <w:szCs w:val="16"/>
              </w:rPr>
            </w:pPr>
          </w:p>
        </w:tc>
        <w:tc>
          <w:tcPr>
            <w:tcW w:w="187" w:type="pct"/>
          </w:tcPr>
          <w:p w14:paraId="54045C9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0.06 [0.01–0.68]</w:t>
            </w:r>
          </w:p>
        </w:tc>
        <w:tc>
          <w:tcPr>
            <w:tcW w:w="268" w:type="pct"/>
          </w:tcPr>
          <w:p w14:paraId="4660F69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w:t>
            </w:r>
          </w:p>
        </w:tc>
        <w:tc>
          <w:tcPr>
            <w:tcW w:w="96" w:type="pct"/>
          </w:tcPr>
          <w:p w14:paraId="10E070EC" w14:textId="77777777" w:rsidR="00883193" w:rsidRDefault="00883193">
            <w:pPr>
              <w:jc w:val="center"/>
              <w:rPr>
                <w:rFonts w:ascii="Calibri" w:eastAsia="Arial" w:hAnsi="Calibri" w:cs="Calibri"/>
                <w:color w:val="000000" w:themeColor="text1"/>
                <w:sz w:val="16"/>
                <w:szCs w:val="16"/>
              </w:rPr>
            </w:pPr>
          </w:p>
        </w:tc>
        <w:tc>
          <w:tcPr>
            <w:tcW w:w="134" w:type="pct"/>
          </w:tcPr>
          <w:p w14:paraId="0D58C975"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2235381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0.15 [0.01–1.45]</w:t>
            </w:r>
          </w:p>
        </w:tc>
        <w:tc>
          <w:tcPr>
            <w:tcW w:w="234" w:type="pct"/>
            <w:gridSpan w:val="2"/>
          </w:tcPr>
          <w:p w14:paraId="6EB49E3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5.5%</w:t>
            </w:r>
          </w:p>
        </w:tc>
        <w:tc>
          <w:tcPr>
            <w:tcW w:w="186" w:type="pct"/>
            <w:gridSpan w:val="2"/>
          </w:tcPr>
          <w:p w14:paraId="2227A7F6"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6663505F"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0B0F3BB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0.61 [0.05–7.97]</w:t>
            </w:r>
          </w:p>
        </w:tc>
        <w:tc>
          <w:tcPr>
            <w:tcW w:w="557" w:type="pct"/>
            <w:gridSpan w:val="4"/>
          </w:tcPr>
          <w:p w14:paraId="6272578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35.2%</w:t>
            </w:r>
          </w:p>
        </w:tc>
      </w:tr>
      <w:tr w:rsidR="00883193" w:rsidRPr="00CE2A74" w14:paraId="3EFC7CE7" w14:textId="77777777">
        <w:trPr>
          <w:trHeight w:val="145"/>
        </w:trPr>
        <w:tc>
          <w:tcPr>
            <w:tcW w:w="225" w:type="pct"/>
            <w:vMerge/>
          </w:tcPr>
          <w:p w14:paraId="6392952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val="restart"/>
          </w:tcPr>
          <w:p w14:paraId="0970985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High transmission</w:t>
            </w:r>
            <w:commentRangeStart w:id="67"/>
            <w:commentRangeEnd w:id="67"/>
            <w:r w:rsidRPr="4829D2C5">
              <w:rPr>
                <w:rStyle w:val="ad"/>
                <w:rFonts w:ascii="Calibri" w:eastAsia="Arial" w:hAnsi="Calibri" w:cs="Calibri"/>
                <w:color w:val="000000" w:themeColor="text1"/>
              </w:rPr>
              <w:commentReference w:id="67"/>
            </w:r>
            <w:r w:rsidRPr="4829D2C5">
              <w:rPr>
                <w:rFonts w:ascii="Calibri" w:eastAsia="Arial" w:hAnsi="Calibri" w:cs="Calibri"/>
                <w:color w:val="000000" w:themeColor="text1"/>
                <w:sz w:val="16"/>
                <w:szCs w:val="16"/>
              </w:rPr>
              <w:t xml:space="preserve"> </w:t>
            </w:r>
          </w:p>
        </w:tc>
        <w:tc>
          <w:tcPr>
            <w:tcW w:w="182" w:type="pct"/>
          </w:tcPr>
          <w:p w14:paraId="3F910AA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3A52D30E" w14:textId="77777777" w:rsidR="00883193" w:rsidRDefault="00883193">
            <w:pPr>
              <w:jc w:val="center"/>
              <w:rPr>
                <w:rFonts w:ascii="Calibri" w:eastAsia="Arial" w:hAnsi="Calibri" w:cs="Calibri"/>
                <w:color w:val="000000" w:themeColor="text1"/>
                <w:sz w:val="16"/>
                <w:szCs w:val="16"/>
              </w:rPr>
            </w:pPr>
          </w:p>
        </w:tc>
        <w:tc>
          <w:tcPr>
            <w:tcW w:w="317" w:type="pct"/>
          </w:tcPr>
          <w:p w14:paraId="16779BE0" w14:textId="77777777" w:rsidR="00883193" w:rsidRDefault="00883193">
            <w:pPr>
              <w:jc w:val="center"/>
              <w:rPr>
                <w:rFonts w:ascii="Calibri" w:eastAsia="Arial" w:hAnsi="Calibri" w:cs="Calibri"/>
                <w:color w:val="000000" w:themeColor="text1"/>
                <w:sz w:val="16"/>
                <w:szCs w:val="16"/>
              </w:rPr>
            </w:pPr>
          </w:p>
        </w:tc>
        <w:tc>
          <w:tcPr>
            <w:tcW w:w="252" w:type="pct"/>
          </w:tcPr>
          <w:p w14:paraId="05A3A76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0.08 [0.00–5.57]</w:t>
            </w:r>
          </w:p>
        </w:tc>
        <w:tc>
          <w:tcPr>
            <w:tcW w:w="260" w:type="pct"/>
          </w:tcPr>
          <w:p w14:paraId="725A221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12.4%</w:t>
            </w:r>
          </w:p>
        </w:tc>
        <w:tc>
          <w:tcPr>
            <w:tcW w:w="303" w:type="pct"/>
          </w:tcPr>
          <w:p w14:paraId="06DB8A81"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2F5D33C8" w14:textId="77777777" w:rsidR="00883193" w:rsidRDefault="00883193">
            <w:pPr>
              <w:jc w:val="center"/>
              <w:rPr>
                <w:rFonts w:ascii="Calibri" w:eastAsia="Arial" w:hAnsi="Calibri" w:cs="Calibri"/>
                <w:color w:val="000000" w:themeColor="text1"/>
                <w:sz w:val="16"/>
                <w:szCs w:val="16"/>
              </w:rPr>
            </w:pPr>
          </w:p>
        </w:tc>
        <w:tc>
          <w:tcPr>
            <w:tcW w:w="187" w:type="pct"/>
          </w:tcPr>
          <w:p w14:paraId="25984CF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0.19 [0.00–12.82]</w:t>
            </w:r>
          </w:p>
        </w:tc>
        <w:tc>
          <w:tcPr>
            <w:tcW w:w="268" w:type="pct"/>
          </w:tcPr>
          <w:p w14:paraId="5ECE246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22.2%</w:t>
            </w:r>
          </w:p>
        </w:tc>
        <w:tc>
          <w:tcPr>
            <w:tcW w:w="96" w:type="pct"/>
          </w:tcPr>
          <w:p w14:paraId="255780DA" w14:textId="77777777" w:rsidR="00883193" w:rsidRDefault="00883193">
            <w:pPr>
              <w:jc w:val="center"/>
              <w:rPr>
                <w:rFonts w:ascii="Calibri" w:eastAsia="Arial" w:hAnsi="Calibri" w:cs="Calibri"/>
                <w:color w:val="000000" w:themeColor="text1"/>
                <w:sz w:val="16"/>
                <w:szCs w:val="16"/>
              </w:rPr>
            </w:pPr>
          </w:p>
        </w:tc>
        <w:tc>
          <w:tcPr>
            <w:tcW w:w="134" w:type="pct"/>
          </w:tcPr>
          <w:p w14:paraId="28F6E138"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222AF9C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0.47 [0.01–31.31]</w:t>
            </w:r>
          </w:p>
        </w:tc>
        <w:tc>
          <w:tcPr>
            <w:tcW w:w="234" w:type="pct"/>
            <w:gridSpan w:val="2"/>
          </w:tcPr>
          <w:p w14:paraId="65BC6E3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36.6%</w:t>
            </w:r>
          </w:p>
        </w:tc>
        <w:tc>
          <w:tcPr>
            <w:tcW w:w="186" w:type="pct"/>
            <w:gridSpan w:val="2"/>
          </w:tcPr>
          <w:p w14:paraId="08DC9BDB"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1253E7AB"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37EB4D0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2.47 [0.07–161.94]</w:t>
            </w:r>
          </w:p>
        </w:tc>
        <w:tc>
          <w:tcPr>
            <w:tcW w:w="557" w:type="pct"/>
            <w:gridSpan w:val="4"/>
          </w:tcPr>
          <w:p w14:paraId="58F80C4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67.2%</w:t>
            </w:r>
          </w:p>
        </w:tc>
      </w:tr>
      <w:tr w:rsidR="00883193" w:rsidRPr="00CE2A74" w14:paraId="543EC738" w14:textId="77777777">
        <w:trPr>
          <w:trHeight w:val="145"/>
        </w:trPr>
        <w:tc>
          <w:tcPr>
            <w:tcW w:w="225" w:type="pct"/>
            <w:vMerge/>
          </w:tcPr>
          <w:p w14:paraId="775073B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647456D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5E33B59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00CA5300" w14:textId="77777777" w:rsidR="00883193" w:rsidRDefault="00883193">
            <w:pPr>
              <w:jc w:val="center"/>
              <w:rPr>
                <w:rFonts w:ascii="Calibri" w:eastAsia="Arial" w:hAnsi="Calibri" w:cs="Calibri"/>
                <w:color w:val="000000" w:themeColor="text1"/>
                <w:sz w:val="16"/>
                <w:szCs w:val="16"/>
              </w:rPr>
            </w:pPr>
          </w:p>
        </w:tc>
        <w:tc>
          <w:tcPr>
            <w:tcW w:w="317" w:type="pct"/>
          </w:tcPr>
          <w:p w14:paraId="6CDEE51D" w14:textId="77777777" w:rsidR="00883193" w:rsidRDefault="00883193">
            <w:pPr>
              <w:jc w:val="center"/>
              <w:rPr>
                <w:rFonts w:ascii="Calibri" w:eastAsia="Arial" w:hAnsi="Calibri" w:cs="Calibri"/>
                <w:color w:val="000000" w:themeColor="text1"/>
                <w:sz w:val="16"/>
                <w:szCs w:val="16"/>
              </w:rPr>
            </w:pPr>
          </w:p>
        </w:tc>
        <w:tc>
          <w:tcPr>
            <w:tcW w:w="252" w:type="pct"/>
          </w:tcPr>
          <w:p w14:paraId="3E0879A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0.08 [0.00–5.17]</w:t>
            </w:r>
          </w:p>
        </w:tc>
        <w:tc>
          <w:tcPr>
            <w:tcW w:w="260" w:type="pct"/>
          </w:tcPr>
          <w:p w14:paraId="662EF0A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12.4%</w:t>
            </w:r>
          </w:p>
        </w:tc>
        <w:tc>
          <w:tcPr>
            <w:tcW w:w="303" w:type="pct"/>
          </w:tcPr>
          <w:p w14:paraId="31D3F8DC"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2BFEEBDC" w14:textId="77777777" w:rsidR="00883193" w:rsidRDefault="00883193">
            <w:pPr>
              <w:jc w:val="center"/>
              <w:rPr>
                <w:rFonts w:ascii="Calibri" w:eastAsia="Arial" w:hAnsi="Calibri" w:cs="Calibri"/>
                <w:color w:val="000000" w:themeColor="text1"/>
                <w:sz w:val="16"/>
                <w:szCs w:val="16"/>
              </w:rPr>
            </w:pPr>
          </w:p>
        </w:tc>
        <w:tc>
          <w:tcPr>
            <w:tcW w:w="187" w:type="pct"/>
          </w:tcPr>
          <w:p w14:paraId="6DAB2BE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0.18 [0.01–11.16]</w:t>
            </w:r>
          </w:p>
        </w:tc>
        <w:tc>
          <w:tcPr>
            <w:tcW w:w="268" w:type="pct"/>
          </w:tcPr>
          <w:p w14:paraId="5ABFA2E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21.6%</w:t>
            </w:r>
          </w:p>
        </w:tc>
        <w:tc>
          <w:tcPr>
            <w:tcW w:w="96" w:type="pct"/>
          </w:tcPr>
          <w:p w14:paraId="04D9EA2A" w14:textId="77777777" w:rsidR="00883193" w:rsidRDefault="00883193">
            <w:pPr>
              <w:jc w:val="center"/>
              <w:rPr>
                <w:rFonts w:ascii="Calibri" w:eastAsia="Arial" w:hAnsi="Calibri" w:cs="Calibri"/>
                <w:color w:val="000000" w:themeColor="text1"/>
                <w:sz w:val="16"/>
                <w:szCs w:val="16"/>
              </w:rPr>
            </w:pPr>
          </w:p>
        </w:tc>
        <w:tc>
          <w:tcPr>
            <w:tcW w:w="134" w:type="pct"/>
          </w:tcPr>
          <w:p w14:paraId="36F90A1A"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0B054DC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0.47 [0.01–27.17]</w:t>
            </w:r>
          </w:p>
        </w:tc>
        <w:tc>
          <w:tcPr>
            <w:tcW w:w="234" w:type="pct"/>
            <w:gridSpan w:val="2"/>
          </w:tcPr>
          <w:p w14:paraId="6586A0D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36.0%</w:t>
            </w:r>
          </w:p>
        </w:tc>
        <w:tc>
          <w:tcPr>
            <w:tcW w:w="186" w:type="pct"/>
            <w:gridSpan w:val="2"/>
          </w:tcPr>
          <w:p w14:paraId="78D4489D"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02F2B550"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34225E5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2.53 [0.06–149.05]</w:t>
            </w:r>
          </w:p>
        </w:tc>
        <w:tc>
          <w:tcPr>
            <w:tcW w:w="557" w:type="pct"/>
            <w:gridSpan w:val="4"/>
          </w:tcPr>
          <w:p w14:paraId="258AADE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68.1%</w:t>
            </w:r>
          </w:p>
        </w:tc>
      </w:tr>
      <w:tr w:rsidR="00883193" w:rsidRPr="00CE2A74" w14:paraId="541E508B" w14:textId="77777777">
        <w:trPr>
          <w:trHeight w:val="145"/>
        </w:trPr>
        <w:tc>
          <w:tcPr>
            <w:tcW w:w="225" w:type="pct"/>
            <w:vMerge/>
          </w:tcPr>
          <w:p w14:paraId="076D87B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0FFB245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30ADAFF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12445D77" w14:textId="77777777" w:rsidR="00883193" w:rsidRDefault="00883193">
            <w:pPr>
              <w:jc w:val="center"/>
              <w:rPr>
                <w:rFonts w:ascii="Calibri" w:eastAsia="Arial" w:hAnsi="Calibri" w:cs="Calibri"/>
                <w:color w:val="000000" w:themeColor="text1"/>
                <w:sz w:val="16"/>
                <w:szCs w:val="16"/>
              </w:rPr>
            </w:pPr>
          </w:p>
        </w:tc>
        <w:tc>
          <w:tcPr>
            <w:tcW w:w="317" w:type="pct"/>
          </w:tcPr>
          <w:p w14:paraId="63C263B0" w14:textId="77777777" w:rsidR="00883193" w:rsidRDefault="00883193">
            <w:pPr>
              <w:jc w:val="center"/>
              <w:rPr>
                <w:rFonts w:ascii="Calibri" w:eastAsia="Arial" w:hAnsi="Calibri" w:cs="Calibri"/>
                <w:color w:val="000000" w:themeColor="text1"/>
                <w:sz w:val="16"/>
                <w:szCs w:val="16"/>
              </w:rPr>
            </w:pPr>
          </w:p>
        </w:tc>
        <w:tc>
          <w:tcPr>
            <w:tcW w:w="252" w:type="pct"/>
          </w:tcPr>
          <w:p w14:paraId="33773F6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0.12 [0.00–5.67]</w:t>
            </w:r>
          </w:p>
        </w:tc>
        <w:tc>
          <w:tcPr>
            <w:tcW w:w="260" w:type="pct"/>
          </w:tcPr>
          <w:p w14:paraId="00C79AC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15.2%</w:t>
            </w:r>
          </w:p>
        </w:tc>
        <w:tc>
          <w:tcPr>
            <w:tcW w:w="303" w:type="pct"/>
          </w:tcPr>
          <w:p w14:paraId="04886CCE"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00C2BF08" w14:textId="77777777" w:rsidR="00883193" w:rsidRDefault="00883193">
            <w:pPr>
              <w:jc w:val="center"/>
              <w:rPr>
                <w:rFonts w:ascii="Calibri" w:eastAsia="Arial" w:hAnsi="Calibri" w:cs="Calibri"/>
                <w:color w:val="000000" w:themeColor="text1"/>
                <w:sz w:val="16"/>
                <w:szCs w:val="16"/>
              </w:rPr>
            </w:pPr>
          </w:p>
        </w:tc>
        <w:tc>
          <w:tcPr>
            <w:tcW w:w="187" w:type="pct"/>
          </w:tcPr>
          <w:p w14:paraId="4A274A9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0.28 [0.01–11.96]</w:t>
            </w:r>
          </w:p>
        </w:tc>
        <w:tc>
          <w:tcPr>
            <w:tcW w:w="268" w:type="pct"/>
          </w:tcPr>
          <w:p w14:paraId="6066742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27.5%</w:t>
            </w:r>
          </w:p>
        </w:tc>
        <w:tc>
          <w:tcPr>
            <w:tcW w:w="96" w:type="pct"/>
          </w:tcPr>
          <w:p w14:paraId="55826384" w14:textId="77777777" w:rsidR="00883193" w:rsidRDefault="00883193">
            <w:pPr>
              <w:jc w:val="center"/>
              <w:rPr>
                <w:rFonts w:ascii="Calibri" w:eastAsia="Arial" w:hAnsi="Calibri" w:cs="Calibri"/>
                <w:color w:val="000000" w:themeColor="text1"/>
                <w:sz w:val="16"/>
                <w:szCs w:val="16"/>
              </w:rPr>
            </w:pPr>
          </w:p>
        </w:tc>
        <w:tc>
          <w:tcPr>
            <w:tcW w:w="134" w:type="pct"/>
          </w:tcPr>
          <w:p w14:paraId="0630A203"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12C4058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0.72 [0.02–28.03]</w:t>
            </w:r>
          </w:p>
        </w:tc>
        <w:tc>
          <w:tcPr>
            <w:tcW w:w="234" w:type="pct"/>
            <w:gridSpan w:val="2"/>
          </w:tcPr>
          <w:p w14:paraId="051443D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43.2%</w:t>
            </w:r>
          </w:p>
        </w:tc>
        <w:tc>
          <w:tcPr>
            <w:tcW w:w="186" w:type="pct"/>
            <w:gridSpan w:val="2"/>
          </w:tcPr>
          <w:p w14:paraId="757A5881"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71A233D0"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76AAA26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3.88 [0.10–153.66]</w:t>
            </w:r>
          </w:p>
        </w:tc>
        <w:tc>
          <w:tcPr>
            <w:tcW w:w="557" w:type="pct"/>
            <w:gridSpan w:val="4"/>
          </w:tcPr>
          <w:p w14:paraId="0B26372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75.1%</w:t>
            </w:r>
          </w:p>
        </w:tc>
      </w:tr>
      <w:tr w:rsidR="00883193" w:rsidRPr="00CE2A74" w14:paraId="2628B73E" w14:textId="77777777">
        <w:trPr>
          <w:trHeight w:val="145"/>
        </w:trPr>
        <w:tc>
          <w:tcPr>
            <w:tcW w:w="225" w:type="pct"/>
            <w:vMerge/>
          </w:tcPr>
          <w:p w14:paraId="2A04D6F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16B8705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3CBB926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02ED35FE" w14:textId="77777777" w:rsidR="00883193" w:rsidRDefault="00883193">
            <w:pPr>
              <w:jc w:val="center"/>
              <w:rPr>
                <w:rFonts w:ascii="Calibri" w:eastAsia="Arial" w:hAnsi="Calibri" w:cs="Calibri"/>
                <w:color w:val="000000" w:themeColor="text1"/>
                <w:sz w:val="16"/>
                <w:szCs w:val="16"/>
              </w:rPr>
            </w:pPr>
          </w:p>
        </w:tc>
        <w:tc>
          <w:tcPr>
            <w:tcW w:w="317" w:type="pct"/>
          </w:tcPr>
          <w:p w14:paraId="613D154E" w14:textId="77777777" w:rsidR="00883193" w:rsidRDefault="00883193">
            <w:pPr>
              <w:jc w:val="center"/>
              <w:rPr>
                <w:rFonts w:ascii="Calibri" w:eastAsia="Arial" w:hAnsi="Calibri" w:cs="Calibri"/>
                <w:color w:val="000000" w:themeColor="text1"/>
                <w:sz w:val="16"/>
                <w:szCs w:val="16"/>
              </w:rPr>
            </w:pPr>
          </w:p>
        </w:tc>
        <w:tc>
          <w:tcPr>
            <w:tcW w:w="252" w:type="pct"/>
          </w:tcPr>
          <w:p w14:paraId="7F674ED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0.08 [0.00–0.97]</w:t>
            </w:r>
          </w:p>
        </w:tc>
        <w:tc>
          <w:tcPr>
            <w:tcW w:w="260" w:type="pct"/>
          </w:tcPr>
          <w:p w14:paraId="3948887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2.2%</w:t>
            </w:r>
          </w:p>
        </w:tc>
        <w:tc>
          <w:tcPr>
            <w:tcW w:w="303" w:type="pct"/>
          </w:tcPr>
          <w:p w14:paraId="2EA80889"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7F5C384C" w14:textId="77777777" w:rsidR="00883193" w:rsidRDefault="00883193">
            <w:pPr>
              <w:jc w:val="center"/>
              <w:rPr>
                <w:rFonts w:ascii="Calibri" w:eastAsia="Arial" w:hAnsi="Calibri" w:cs="Calibri"/>
                <w:color w:val="000000" w:themeColor="text1"/>
                <w:sz w:val="16"/>
                <w:szCs w:val="16"/>
              </w:rPr>
            </w:pPr>
          </w:p>
        </w:tc>
        <w:tc>
          <w:tcPr>
            <w:tcW w:w="187" w:type="pct"/>
          </w:tcPr>
          <w:p w14:paraId="0FE8B53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0.18 [0.01–2.15]</w:t>
            </w:r>
          </w:p>
        </w:tc>
        <w:tc>
          <w:tcPr>
            <w:tcW w:w="268" w:type="pct"/>
          </w:tcPr>
          <w:p w14:paraId="6D7CF7B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9.1%</w:t>
            </w:r>
          </w:p>
        </w:tc>
        <w:tc>
          <w:tcPr>
            <w:tcW w:w="96" w:type="pct"/>
          </w:tcPr>
          <w:p w14:paraId="6E370CAD" w14:textId="77777777" w:rsidR="00883193" w:rsidRDefault="00883193">
            <w:pPr>
              <w:jc w:val="center"/>
              <w:rPr>
                <w:rFonts w:ascii="Calibri" w:eastAsia="Arial" w:hAnsi="Calibri" w:cs="Calibri"/>
                <w:color w:val="000000" w:themeColor="text1"/>
                <w:sz w:val="16"/>
                <w:szCs w:val="16"/>
              </w:rPr>
            </w:pPr>
          </w:p>
        </w:tc>
        <w:tc>
          <w:tcPr>
            <w:tcW w:w="134" w:type="pct"/>
          </w:tcPr>
          <w:p w14:paraId="50EE3EB6"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5EE89B5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0.45 [0.02–5.17]</w:t>
            </w:r>
          </w:p>
        </w:tc>
        <w:tc>
          <w:tcPr>
            <w:tcW w:w="234" w:type="pct"/>
            <w:gridSpan w:val="2"/>
          </w:tcPr>
          <w:p w14:paraId="1C9B4C0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26.8%</w:t>
            </w:r>
          </w:p>
        </w:tc>
        <w:tc>
          <w:tcPr>
            <w:tcW w:w="186" w:type="pct"/>
            <w:gridSpan w:val="2"/>
          </w:tcPr>
          <w:p w14:paraId="0CC0FEC4"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62FA6497"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3AF1E85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2.32 [0.14–27.08]</w:t>
            </w:r>
          </w:p>
        </w:tc>
        <w:tc>
          <w:tcPr>
            <w:tcW w:w="557" w:type="pct"/>
            <w:gridSpan w:val="4"/>
          </w:tcPr>
          <w:p w14:paraId="6D6A681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72.4%</w:t>
            </w:r>
          </w:p>
        </w:tc>
      </w:tr>
      <w:tr w:rsidR="00883193" w:rsidRPr="00CE2A74" w14:paraId="28310CFA" w14:textId="77777777">
        <w:trPr>
          <w:trHeight w:val="713"/>
        </w:trPr>
        <w:tc>
          <w:tcPr>
            <w:tcW w:w="225" w:type="pct"/>
            <w:vMerge w:val="restart"/>
          </w:tcPr>
          <w:p w14:paraId="030A7A8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sidRPr="4829D2C5">
              <w:rPr>
                <w:rFonts w:ascii="Calibri" w:eastAsiaTheme="minorEastAsia" w:hAnsi="Calibri" w:cs="Calibri"/>
                <w:b/>
                <w:bCs/>
                <w:color w:val="000000" w:themeColor="text1"/>
                <w:sz w:val="16"/>
                <w:szCs w:val="16"/>
              </w:rPr>
              <w:t>D</w:t>
            </w:r>
            <w:r w:rsidRPr="4829D2C5">
              <w:rPr>
                <w:rFonts w:ascii="Calibri" w:eastAsia="Arial" w:hAnsi="Calibri" w:cs="Calibri"/>
                <w:b/>
                <w:bCs/>
                <w:color w:val="000000" w:themeColor="text1"/>
                <w:sz w:val="16"/>
                <w:szCs w:val="16"/>
              </w:rPr>
              <w:t>eath</w:t>
            </w:r>
          </w:p>
        </w:tc>
        <w:tc>
          <w:tcPr>
            <w:tcW w:w="377" w:type="pct"/>
            <w:vMerge w:val="restart"/>
          </w:tcPr>
          <w:p w14:paraId="440A441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Low transmission</w:t>
            </w:r>
            <w:commentRangeStart w:id="68"/>
            <w:commentRangeEnd w:id="68"/>
            <w:r w:rsidRPr="4829D2C5">
              <w:rPr>
                <w:rStyle w:val="ad"/>
                <w:rFonts w:ascii="Calibri" w:eastAsia="Arial" w:hAnsi="Calibri" w:cs="Calibri"/>
                <w:color w:val="000000" w:themeColor="text1"/>
              </w:rPr>
              <w:commentReference w:id="68"/>
            </w:r>
            <w:r w:rsidRPr="4829D2C5">
              <w:rPr>
                <w:rFonts w:ascii="Calibri" w:eastAsia="Arial" w:hAnsi="Calibri" w:cs="Calibri"/>
                <w:color w:val="000000" w:themeColor="text1"/>
                <w:sz w:val="16"/>
                <w:szCs w:val="16"/>
              </w:rPr>
              <w:t xml:space="preserve"> </w:t>
            </w:r>
          </w:p>
        </w:tc>
        <w:tc>
          <w:tcPr>
            <w:tcW w:w="182" w:type="pct"/>
          </w:tcPr>
          <w:p w14:paraId="58E2D3B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10DFF3A9" w14:textId="77777777" w:rsidR="00883193" w:rsidRDefault="00883193">
            <w:pPr>
              <w:jc w:val="center"/>
              <w:rPr>
                <w:rFonts w:ascii="Calibri" w:eastAsia="Arial" w:hAnsi="Calibri" w:cs="Calibri"/>
                <w:color w:val="000000" w:themeColor="text1"/>
                <w:sz w:val="16"/>
                <w:szCs w:val="16"/>
              </w:rPr>
            </w:pPr>
          </w:p>
        </w:tc>
        <w:tc>
          <w:tcPr>
            <w:tcW w:w="317" w:type="pct"/>
          </w:tcPr>
          <w:p w14:paraId="7A93635F" w14:textId="77777777" w:rsidR="00883193" w:rsidRDefault="00883193">
            <w:pPr>
              <w:jc w:val="center"/>
              <w:rPr>
                <w:rFonts w:ascii="Calibri" w:eastAsia="Arial" w:hAnsi="Calibri" w:cs="Calibri"/>
                <w:color w:val="000000" w:themeColor="text1"/>
                <w:sz w:val="16"/>
                <w:szCs w:val="16"/>
              </w:rPr>
            </w:pPr>
          </w:p>
        </w:tc>
        <w:tc>
          <w:tcPr>
            <w:tcW w:w="252" w:type="pct"/>
          </w:tcPr>
          <w:p w14:paraId="0358309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[0.00–4.26]</w:t>
            </w:r>
          </w:p>
        </w:tc>
        <w:tc>
          <w:tcPr>
            <w:tcW w:w="260" w:type="pct"/>
          </w:tcPr>
          <w:p w14:paraId="694C0AA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5.3%</w:t>
            </w:r>
          </w:p>
        </w:tc>
        <w:tc>
          <w:tcPr>
            <w:tcW w:w="303" w:type="pct"/>
          </w:tcPr>
          <w:p w14:paraId="2541C306"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66E3778C" w14:textId="77777777" w:rsidR="00883193" w:rsidRDefault="00883193">
            <w:pPr>
              <w:jc w:val="center"/>
              <w:rPr>
                <w:rFonts w:ascii="Calibri" w:eastAsia="Arial" w:hAnsi="Calibri" w:cs="Calibri"/>
                <w:color w:val="000000" w:themeColor="text1"/>
                <w:sz w:val="16"/>
                <w:szCs w:val="16"/>
              </w:rPr>
            </w:pPr>
          </w:p>
        </w:tc>
        <w:tc>
          <w:tcPr>
            <w:tcW w:w="187" w:type="pct"/>
          </w:tcPr>
          <w:p w14:paraId="3F6E22C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[0.00–9.10]</w:t>
            </w:r>
          </w:p>
        </w:tc>
        <w:tc>
          <w:tcPr>
            <w:tcW w:w="268" w:type="pct"/>
          </w:tcPr>
          <w:p w14:paraId="7F3A16B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7.3%</w:t>
            </w:r>
          </w:p>
        </w:tc>
        <w:tc>
          <w:tcPr>
            <w:tcW w:w="96" w:type="pct"/>
          </w:tcPr>
          <w:p w14:paraId="72868188" w14:textId="77777777" w:rsidR="00883193" w:rsidRDefault="00883193">
            <w:pPr>
              <w:jc w:val="center"/>
              <w:rPr>
                <w:rFonts w:ascii="Calibri" w:eastAsia="Arial" w:hAnsi="Calibri" w:cs="Calibri"/>
                <w:color w:val="000000" w:themeColor="text1"/>
                <w:sz w:val="16"/>
                <w:szCs w:val="16"/>
              </w:rPr>
            </w:pPr>
          </w:p>
        </w:tc>
        <w:tc>
          <w:tcPr>
            <w:tcW w:w="134" w:type="pct"/>
          </w:tcPr>
          <w:p w14:paraId="2D2445CE"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6396AC0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[0.00–21.32]</w:t>
            </w:r>
          </w:p>
        </w:tc>
        <w:tc>
          <w:tcPr>
            <w:tcW w:w="234" w:type="pct"/>
            <w:gridSpan w:val="2"/>
          </w:tcPr>
          <w:p w14:paraId="265176B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11.3%</w:t>
            </w:r>
          </w:p>
        </w:tc>
        <w:tc>
          <w:tcPr>
            <w:tcW w:w="186" w:type="pct"/>
            <w:gridSpan w:val="2"/>
          </w:tcPr>
          <w:p w14:paraId="1E44D201"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513943AF"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1CE669D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0.11 [0.00–70.96]</w:t>
            </w:r>
          </w:p>
        </w:tc>
        <w:tc>
          <w:tcPr>
            <w:tcW w:w="557" w:type="pct"/>
            <w:gridSpan w:val="4"/>
          </w:tcPr>
          <w:p w14:paraId="4E76373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20.4%</w:t>
            </w:r>
          </w:p>
        </w:tc>
      </w:tr>
      <w:tr w:rsidR="00883193" w:rsidRPr="00CE2A74" w14:paraId="0F999F4E" w14:textId="77777777">
        <w:trPr>
          <w:trHeight w:val="145"/>
        </w:trPr>
        <w:tc>
          <w:tcPr>
            <w:tcW w:w="225" w:type="pct"/>
            <w:vMerge/>
          </w:tcPr>
          <w:p w14:paraId="7CCB9E0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2A7B1A4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4FAC39F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1D386B3C" w14:textId="77777777" w:rsidR="00883193" w:rsidRDefault="00883193">
            <w:pPr>
              <w:jc w:val="center"/>
              <w:rPr>
                <w:rFonts w:ascii="Calibri" w:eastAsia="Arial" w:hAnsi="Calibri" w:cs="Calibri"/>
                <w:color w:val="000000" w:themeColor="text1"/>
                <w:sz w:val="16"/>
                <w:szCs w:val="16"/>
              </w:rPr>
            </w:pPr>
          </w:p>
        </w:tc>
        <w:tc>
          <w:tcPr>
            <w:tcW w:w="317" w:type="pct"/>
          </w:tcPr>
          <w:p w14:paraId="1876A09C" w14:textId="77777777" w:rsidR="00883193" w:rsidRDefault="00883193">
            <w:pPr>
              <w:jc w:val="center"/>
              <w:rPr>
                <w:rFonts w:ascii="Calibri" w:eastAsia="Arial" w:hAnsi="Calibri" w:cs="Calibri"/>
                <w:color w:val="000000" w:themeColor="text1"/>
                <w:sz w:val="16"/>
                <w:szCs w:val="16"/>
              </w:rPr>
            </w:pPr>
          </w:p>
        </w:tc>
        <w:tc>
          <w:tcPr>
            <w:tcW w:w="252" w:type="pct"/>
          </w:tcPr>
          <w:p w14:paraId="19FC42E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0.00 [0.00–2.94]</w:t>
            </w:r>
          </w:p>
        </w:tc>
        <w:tc>
          <w:tcPr>
            <w:tcW w:w="260" w:type="pct"/>
          </w:tcPr>
          <w:p w14:paraId="7D9FADF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4.6%</w:t>
            </w:r>
          </w:p>
        </w:tc>
        <w:tc>
          <w:tcPr>
            <w:tcW w:w="303" w:type="pct"/>
          </w:tcPr>
          <w:p w14:paraId="71E3092B"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2DE3A84A" w14:textId="77777777" w:rsidR="00883193" w:rsidRDefault="00883193">
            <w:pPr>
              <w:jc w:val="center"/>
              <w:rPr>
                <w:rFonts w:ascii="Calibri" w:eastAsia="Arial" w:hAnsi="Calibri" w:cs="Calibri"/>
                <w:color w:val="000000" w:themeColor="text1"/>
                <w:sz w:val="16"/>
                <w:szCs w:val="16"/>
              </w:rPr>
            </w:pPr>
          </w:p>
        </w:tc>
        <w:tc>
          <w:tcPr>
            <w:tcW w:w="187" w:type="pct"/>
          </w:tcPr>
          <w:p w14:paraId="11BBE77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[0.00–6.25]</w:t>
            </w:r>
          </w:p>
        </w:tc>
        <w:tc>
          <w:tcPr>
            <w:tcW w:w="268" w:type="pct"/>
          </w:tcPr>
          <w:p w14:paraId="70AC809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6.8%</w:t>
            </w:r>
          </w:p>
        </w:tc>
        <w:tc>
          <w:tcPr>
            <w:tcW w:w="96" w:type="pct"/>
          </w:tcPr>
          <w:p w14:paraId="24CF4847" w14:textId="77777777" w:rsidR="00883193" w:rsidRDefault="00883193">
            <w:pPr>
              <w:jc w:val="center"/>
              <w:rPr>
                <w:rFonts w:ascii="Calibri" w:eastAsia="Arial" w:hAnsi="Calibri" w:cs="Calibri"/>
                <w:color w:val="000000" w:themeColor="text1"/>
                <w:sz w:val="16"/>
                <w:szCs w:val="16"/>
              </w:rPr>
            </w:pPr>
          </w:p>
        </w:tc>
        <w:tc>
          <w:tcPr>
            <w:tcW w:w="134" w:type="pct"/>
          </w:tcPr>
          <w:p w14:paraId="3F1490A7"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12FE2DB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[0.00–15.48]</w:t>
            </w:r>
          </w:p>
        </w:tc>
        <w:tc>
          <w:tcPr>
            <w:tcW w:w="234" w:type="pct"/>
            <w:gridSpan w:val="2"/>
          </w:tcPr>
          <w:p w14:paraId="3C2D61A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10.1%</w:t>
            </w:r>
          </w:p>
        </w:tc>
        <w:tc>
          <w:tcPr>
            <w:tcW w:w="186" w:type="pct"/>
            <w:gridSpan w:val="2"/>
          </w:tcPr>
          <w:p w14:paraId="34094EFE"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642826A3"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735F162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0.08 [0.00–53.62]</w:t>
            </w:r>
          </w:p>
        </w:tc>
        <w:tc>
          <w:tcPr>
            <w:tcW w:w="557" w:type="pct"/>
            <w:gridSpan w:val="4"/>
          </w:tcPr>
          <w:p w14:paraId="21E2A9D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18.0%</w:t>
            </w:r>
          </w:p>
        </w:tc>
      </w:tr>
      <w:tr w:rsidR="00883193" w:rsidRPr="00CE2A74" w14:paraId="3CD3CEE7" w14:textId="77777777">
        <w:trPr>
          <w:trHeight w:val="145"/>
        </w:trPr>
        <w:tc>
          <w:tcPr>
            <w:tcW w:w="225" w:type="pct"/>
            <w:vMerge/>
          </w:tcPr>
          <w:p w14:paraId="138127C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5CE0298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1EA6F6C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0655904D" w14:textId="77777777" w:rsidR="00883193" w:rsidRDefault="00883193">
            <w:pPr>
              <w:jc w:val="center"/>
              <w:rPr>
                <w:rFonts w:ascii="Calibri" w:eastAsia="Arial" w:hAnsi="Calibri" w:cs="Calibri"/>
                <w:color w:val="000000" w:themeColor="text1"/>
                <w:sz w:val="16"/>
                <w:szCs w:val="16"/>
              </w:rPr>
            </w:pPr>
          </w:p>
        </w:tc>
        <w:tc>
          <w:tcPr>
            <w:tcW w:w="317" w:type="pct"/>
          </w:tcPr>
          <w:p w14:paraId="1B8D9E4F" w14:textId="77777777" w:rsidR="00883193" w:rsidRDefault="00883193">
            <w:pPr>
              <w:jc w:val="center"/>
              <w:rPr>
                <w:rFonts w:ascii="Calibri" w:eastAsia="Arial" w:hAnsi="Calibri" w:cs="Calibri"/>
                <w:color w:val="000000" w:themeColor="text1"/>
                <w:sz w:val="16"/>
                <w:szCs w:val="16"/>
              </w:rPr>
            </w:pPr>
          </w:p>
        </w:tc>
        <w:tc>
          <w:tcPr>
            <w:tcW w:w="252" w:type="pct"/>
          </w:tcPr>
          <w:p w14:paraId="22FF095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[0.00–3.46]</w:t>
            </w:r>
          </w:p>
        </w:tc>
        <w:tc>
          <w:tcPr>
            <w:tcW w:w="260" w:type="pct"/>
          </w:tcPr>
          <w:p w14:paraId="2D16949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5.1%</w:t>
            </w:r>
          </w:p>
        </w:tc>
        <w:tc>
          <w:tcPr>
            <w:tcW w:w="303" w:type="pct"/>
          </w:tcPr>
          <w:p w14:paraId="564E5478"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160B589D" w14:textId="77777777" w:rsidR="00883193" w:rsidRDefault="00883193">
            <w:pPr>
              <w:jc w:val="center"/>
              <w:rPr>
                <w:rFonts w:ascii="Calibri" w:eastAsia="Arial" w:hAnsi="Calibri" w:cs="Calibri"/>
                <w:color w:val="000000" w:themeColor="text1"/>
                <w:sz w:val="16"/>
                <w:szCs w:val="16"/>
              </w:rPr>
            </w:pPr>
          </w:p>
        </w:tc>
        <w:tc>
          <w:tcPr>
            <w:tcW w:w="187" w:type="pct"/>
          </w:tcPr>
          <w:p w14:paraId="4C532A6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[0.00–8.48]</w:t>
            </w:r>
          </w:p>
        </w:tc>
        <w:tc>
          <w:tcPr>
            <w:tcW w:w="268" w:type="pct"/>
          </w:tcPr>
          <w:p w14:paraId="2D8F2B3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7.2%</w:t>
            </w:r>
          </w:p>
        </w:tc>
        <w:tc>
          <w:tcPr>
            <w:tcW w:w="96" w:type="pct"/>
          </w:tcPr>
          <w:p w14:paraId="687A4089" w14:textId="77777777" w:rsidR="00883193" w:rsidRDefault="00883193">
            <w:pPr>
              <w:jc w:val="center"/>
              <w:rPr>
                <w:rFonts w:ascii="Calibri" w:eastAsia="Arial" w:hAnsi="Calibri" w:cs="Calibri"/>
                <w:color w:val="000000" w:themeColor="text1"/>
                <w:sz w:val="16"/>
                <w:szCs w:val="16"/>
              </w:rPr>
            </w:pPr>
          </w:p>
        </w:tc>
        <w:tc>
          <w:tcPr>
            <w:tcW w:w="134" w:type="pct"/>
          </w:tcPr>
          <w:p w14:paraId="350ABA43"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779864C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[0.00–20.38]</w:t>
            </w:r>
          </w:p>
        </w:tc>
        <w:tc>
          <w:tcPr>
            <w:tcW w:w="234" w:type="pct"/>
            <w:gridSpan w:val="2"/>
          </w:tcPr>
          <w:p w14:paraId="2C5FB26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11.0%</w:t>
            </w:r>
          </w:p>
        </w:tc>
        <w:tc>
          <w:tcPr>
            <w:tcW w:w="186" w:type="pct"/>
            <w:gridSpan w:val="2"/>
          </w:tcPr>
          <w:p w14:paraId="6E4B565B"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5B3CCB75"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46561EA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0.10 [0.00–65.64]</w:t>
            </w:r>
          </w:p>
        </w:tc>
        <w:tc>
          <w:tcPr>
            <w:tcW w:w="557" w:type="pct"/>
            <w:gridSpan w:val="4"/>
          </w:tcPr>
          <w:p w14:paraId="70E2834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19.7%</w:t>
            </w:r>
          </w:p>
        </w:tc>
      </w:tr>
      <w:tr w:rsidR="00883193" w:rsidRPr="00CE2A74" w14:paraId="4C59E718" w14:textId="77777777">
        <w:trPr>
          <w:trHeight w:val="145"/>
        </w:trPr>
        <w:tc>
          <w:tcPr>
            <w:tcW w:w="225" w:type="pct"/>
            <w:vMerge/>
          </w:tcPr>
          <w:p w14:paraId="24B55B1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5C74862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7D4A74B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2C6D147C" w14:textId="77777777" w:rsidR="00883193" w:rsidRDefault="00883193">
            <w:pPr>
              <w:jc w:val="center"/>
              <w:rPr>
                <w:rFonts w:ascii="Calibri" w:eastAsia="Arial" w:hAnsi="Calibri" w:cs="Calibri"/>
                <w:color w:val="000000" w:themeColor="text1"/>
                <w:sz w:val="16"/>
                <w:szCs w:val="16"/>
              </w:rPr>
            </w:pPr>
          </w:p>
        </w:tc>
        <w:tc>
          <w:tcPr>
            <w:tcW w:w="317" w:type="pct"/>
          </w:tcPr>
          <w:p w14:paraId="6FB797C2" w14:textId="77777777" w:rsidR="00883193" w:rsidRDefault="00883193">
            <w:pPr>
              <w:jc w:val="center"/>
              <w:rPr>
                <w:rFonts w:ascii="Calibri" w:eastAsia="Arial" w:hAnsi="Calibri" w:cs="Calibri"/>
                <w:color w:val="000000" w:themeColor="text1"/>
                <w:sz w:val="16"/>
                <w:szCs w:val="16"/>
              </w:rPr>
            </w:pPr>
          </w:p>
        </w:tc>
        <w:tc>
          <w:tcPr>
            <w:tcW w:w="252" w:type="pct"/>
          </w:tcPr>
          <w:p w14:paraId="7145EEF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[0.00–0.18]</w:t>
            </w:r>
          </w:p>
        </w:tc>
        <w:tc>
          <w:tcPr>
            <w:tcW w:w="260" w:type="pct"/>
          </w:tcPr>
          <w:p w14:paraId="22ECDBB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w:t>
            </w:r>
          </w:p>
        </w:tc>
        <w:tc>
          <w:tcPr>
            <w:tcW w:w="303" w:type="pct"/>
          </w:tcPr>
          <w:p w14:paraId="73B4A8B4"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74B90350" w14:textId="77777777" w:rsidR="00883193" w:rsidRDefault="00883193">
            <w:pPr>
              <w:jc w:val="center"/>
              <w:rPr>
                <w:rFonts w:ascii="Calibri" w:eastAsia="Arial" w:hAnsi="Calibri" w:cs="Calibri"/>
                <w:color w:val="000000" w:themeColor="text1"/>
                <w:sz w:val="16"/>
                <w:szCs w:val="16"/>
              </w:rPr>
            </w:pPr>
          </w:p>
        </w:tc>
        <w:tc>
          <w:tcPr>
            <w:tcW w:w="187" w:type="pct"/>
          </w:tcPr>
          <w:p w14:paraId="78C112E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[0.00–0.41]</w:t>
            </w:r>
          </w:p>
        </w:tc>
        <w:tc>
          <w:tcPr>
            <w:tcW w:w="268" w:type="pct"/>
          </w:tcPr>
          <w:p w14:paraId="21FF88C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0.7%</w:t>
            </w:r>
          </w:p>
        </w:tc>
        <w:tc>
          <w:tcPr>
            <w:tcW w:w="96" w:type="pct"/>
          </w:tcPr>
          <w:p w14:paraId="632F182D" w14:textId="77777777" w:rsidR="00883193" w:rsidRDefault="00883193">
            <w:pPr>
              <w:jc w:val="center"/>
              <w:rPr>
                <w:rFonts w:ascii="Calibri" w:eastAsia="Arial" w:hAnsi="Calibri" w:cs="Calibri"/>
                <w:color w:val="000000" w:themeColor="text1"/>
                <w:sz w:val="16"/>
                <w:szCs w:val="16"/>
              </w:rPr>
            </w:pPr>
          </w:p>
        </w:tc>
        <w:tc>
          <w:tcPr>
            <w:tcW w:w="134" w:type="pct"/>
          </w:tcPr>
          <w:p w14:paraId="20BF670B"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69E0CBA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[0.00–0.98]</w:t>
            </w:r>
          </w:p>
        </w:tc>
        <w:tc>
          <w:tcPr>
            <w:tcW w:w="234" w:type="pct"/>
            <w:gridSpan w:val="2"/>
          </w:tcPr>
          <w:p w14:paraId="6FF21B3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2.4%</w:t>
            </w:r>
          </w:p>
        </w:tc>
        <w:tc>
          <w:tcPr>
            <w:tcW w:w="186" w:type="pct"/>
            <w:gridSpan w:val="2"/>
          </w:tcPr>
          <w:p w14:paraId="360ADA62"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5968AD81"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1FD507C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0.10 [0.00–3.29]</w:t>
            </w:r>
          </w:p>
        </w:tc>
        <w:tc>
          <w:tcPr>
            <w:tcW w:w="557" w:type="pct"/>
            <w:gridSpan w:val="4"/>
          </w:tcPr>
          <w:p w14:paraId="4A9835E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r>
      <w:tr w:rsidR="00883193" w:rsidRPr="00CE2A74" w14:paraId="61A6EF2F" w14:textId="77777777">
        <w:trPr>
          <w:trHeight w:val="145"/>
        </w:trPr>
        <w:tc>
          <w:tcPr>
            <w:tcW w:w="225" w:type="pct"/>
            <w:vMerge/>
          </w:tcPr>
          <w:p w14:paraId="3003525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val="restart"/>
          </w:tcPr>
          <w:p w14:paraId="0A79DC0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Moderate transmission</w:t>
            </w:r>
            <w:commentRangeStart w:id="69"/>
            <w:commentRangeEnd w:id="69"/>
            <w:r w:rsidRPr="4829D2C5">
              <w:rPr>
                <w:rStyle w:val="ad"/>
                <w:rFonts w:ascii="Calibri" w:eastAsia="Arial" w:hAnsi="Calibri" w:cs="Calibri"/>
                <w:color w:val="000000" w:themeColor="text1"/>
              </w:rPr>
              <w:commentReference w:id="69"/>
            </w:r>
            <w:r w:rsidRPr="4829D2C5">
              <w:rPr>
                <w:rFonts w:ascii="Calibri" w:eastAsia="Arial" w:hAnsi="Calibri" w:cs="Calibri"/>
                <w:color w:val="000000" w:themeColor="text1"/>
                <w:sz w:val="16"/>
                <w:szCs w:val="16"/>
              </w:rPr>
              <w:t xml:space="preserve"> </w:t>
            </w:r>
          </w:p>
        </w:tc>
        <w:tc>
          <w:tcPr>
            <w:tcW w:w="182" w:type="pct"/>
          </w:tcPr>
          <w:p w14:paraId="7FFA898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497BC8FA" w14:textId="77777777" w:rsidR="00883193" w:rsidRDefault="00883193">
            <w:pPr>
              <w:jc w:val="center"/>
              <w:rPr>
                <w:rFonts w:ascii="Calibri" w:eastAsia="Arial" w:hAnsi="Calibri" w:cs="Calibri"/>
                <w:color w:val="000000" w:themeColor="text1"/>
                <w:sz w:val="16"/>
                <w:szCs w:val="16"/>
              </w:rPr>
            </w:pPr>
          </w:p>
        </w:tc>
        <w:tc>
          <w:tcPr>
            <w:tcW w:w="317" w:type="pct"/>
          </w:tcPr>
          <w:p w14:paraId="2CDA0819" w14:textId="77777777" w:rsidR="00883193" w:rsidRDefault="00883193">
            <w:pPr>
              <w:jc w:val="center"/>
              <w:rPr>
                <w:rFonts w:ascii="Calibri" w:eastAsia="Arial" w:hAnsi="Calibri" w:cs="Calibri"/>
                <w:color w:val="000000" w:themeColor="text1"/>
                <w:sz w:val="16"/>
                <w:szCs w:val="16"/>
              </w:rPr>
            </w:pPr>
          </w:p>
        </w:tc>
        <w:tc>
          <w:tcPr>
            <w:tcW w:w="252" w:type="pct"/>
          </w:tcPr>
          <w:p w14:paraId="4375626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[0.00–5.59]</w:t>
            </w:r>
          </w:p>
        </w:tc>
        <w:tc>
          <w:tcPr>
            <w:tcW w:w="260" w:type="pct"/>
          </w:tcPr>
          <w:p w14:paraId="094DC40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5.5%</w:t>
            </w:r>
          </w:p>
        </w:tc>
        <w:tc>
          <w:tcPr>
            <w:tcW w:w="303" w:type="pct"/>
          </w:tcPr>
          <w:p w14:paraId="0766A8AD"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08619DB0" w14:textId="77777777" w:rsidR="00883193" w:rsidRDefault="00883193">
            <w:pPr>
              <w:jc w:val="center"/>
              <w:rPr>
                <w:rFonts w:ascii="Calibri" w:eastAsia="Arial" w:hAnsi="Calibri" w:cs="Calibri"/>
                <w:color w:val="000000" w:themeColor="text1"/>
                <w:sz w:val="16"/>
                <w:szCs w:val="16"/>
              </w:rPr>
            </w:pPr>
          </w:p>
        </w:tc>
        <w:tc>
          <w:tcPr>
            <w:tcW w:w="187" w:type="pct"/>
          </w:tcPr>
          <w:p w14:paraId="23EB1C3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[0.00–10.37]</w:t>
            </w:r>
          </w:p>
        </w:tc>
        <w:tc>
          <w:tcPr>
            <w:tcW w:w="268" w:type="pct"/>
          </w:tcPr>
          <w:p w14:paraId="0DA5409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8.2%</w:t>
            </w:r>
          </w:p>
        </w:tc>
        <w:tc>
          <w:tcPr>
            <w:tcW w:w="96" w:type="pct"/>
          </w:tcPr>
          <w:p w14:paraId="17AAE06E" w14:textId="77777777" w:rsidR="00883193" w:rsidRDefault="00883193">
            <w:pPr>
              <w:jc w:val="center"/>
              <w:rPr>
                <w:rFonts w:ascii="Calibri" w:eastAsia="Arial" w:hAnsi="Calibri" w:cs="Calibri"/>
                <w:color w:val="000000" w:themeColor="text1"/>
                <w:sz w:val="16"/>
                <w:szCs w:val="16"/>
              </w:rPr>
            </w:pPr>
          </w:p>
        </w:tc>
        <w:tc>
          <w:tcPr>
            <w:tcW w:w="134" w:type="pct"/>
          </w:tcPr>
          <w:p w14:paraId="1170A911"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2A12A12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0.05 [0.00–29.51]</w:t>
            </w:r>
          </w:p>
        </w:tc>
        <w:tc>
          <w:tcPr>
            <w:tcW w:w="234" w:type="pct"/>
            <w:gridSpan w:val="2"/>
          </w:tcPr>
          <w:p w14:paraId="27BC526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12.6%</w:t>
            </w:r>
          </w:p>
        </w:tc>
        <w:tc>
          <w:tcPr>
            <w:tcW w:w="186" w:type="pct"/>
            <w:gridSpan w:val="2"/>
          </w:tcPr>
          <w:p w14:paraId="7EB2AE21"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27CF3155"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52A461C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0.22 [0.01–123.26]</w:t>
            </w:r>
          </w:p>
        </w:tc>
        <w:tc>
          <w:tcPr>
            <w:tcW w:w="557" w:type="pct"/>
            <w:gridSpan w:val="4"/>
          </w:tcPr>
          <w:p w14:paraId="07479EE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25.7%</w:t>
            </w:r>
          </w:p>
        </w:tc>
      </w:tr>
      <w:tr w:rsidR="00883193" w:rsidRPr="00CE2A74" w14:paraId="214EC31C" w14:textId="77777777">
        <w:trPr>
          <w:trHeight w:val="145"/>
        </w:trPr>
        <w:tc>
          <w:tcPr>
            <w:tcW w:w="225" w:type="pct"/>
            <w:vMerge/>
          </w:tcPr>
          <w:p w14:paraId="5C32C8E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2352E05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3D749AC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3D62C133" w14:textId="77777777" w:rsidR="00883193" w:rsidRDefault="00883193">
            <w:pPr>
              <w:jc w:val="center"/>
              <w:rPr>
                <w:rFonts w:ascii="Calibri" w:eastAsia="Arial" w:hAnsi="Calibri" w:cs="Calibri"/>
                <w:color w:val="000000" w:themeColor="text1"/>
                <w:sz w:val="16"/>
                <w:szCs w:val="16"/>
              </w:rPr>
            </w:pPr>
          </w:p>
        </w:tc>
        <w:tc>
          <w:tcPr>
            <w:tcW w:w="317" w:type="pct"/>
          </w:tcPr>
          <w:p w14:paraId="109A9381" w14:textId="77777777" w:rsidR="00883193" w:rsidRDefault="00883193">
            <w:pPr>
              <w:jc w:val="center"/>
              <w:rPr>
                <w:rFonts w:ascii="Calibri" w:eastAsia="Arial" w:hAnsi="Calibri" w:cs="Calibri"/>
                <w:color w:val="000000" w:themeColor="text1"/>
                <w:sz w:val="16"/>
                <w:szCs w:val="16"/>
              </w:rPr>
            </w:pPr>
          </w:p>
        </w:tc>
        <w:tc>
          <w:tcPr>
            <w:tcW w:w="252" w:type="pct"/>
          </w:tcPr>
          <w:p w14:paraId="1519646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[0.00–3.99]</w:t>
            </w:r>
          </w:p>
        </w:tc>
        <w:tc>
          <w:tcPr>
            <w:tcW w:w="260" w:type="pct"/>
          </w:tcPr>
          <w:p w14:paraId="0A2D812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4.8%</w:t>
            </w:r>
          </w:p>
        </w:tc>
        <w:tc>
          <w:tcPr>
            <w:tcW w:w="303" w:type="pct"/>
          </w:tcPr>
          <w:p w14:paraId="0EC0CF26"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15D7A2B3" w14:textId="77777777" w:rsidR="00883193" w:rsidRDefault="00883193">
            <w:pPr>
              <w:jc w:val="center"/>
              <w:rPr>
                <w:rFonts w:ascii="Calibri" w:eastAsia="Arial" w:hAnsi="Calibri" w:cs="Calibri"/>
                <w:color w:val="000000" w:themeColor="text1"/>
                <w:sz w:val="16"/>
                <w:szCs w:val="16"/>
              </w:rPr>
            </w:pPr>
          </w:p>
        </w:tc>
        <w:tc>
          <w:tcPr>
            <w:tcW w:w="187" w:type="pct"/>
          </w:tcPr>
          <w:p w14:paraId="0C8961D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[0.00–9.73]</w:t>
            </w:r>
          </w:p>
        </w:tc>
        <w:tc>
          <w:tcPr>
            <w:tcW w:w="268" w:type="pct"/>
          </w:tcPr>
          <w:p w14:paraId="0D7BC43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7.6%</w:t>
            </w:r>
          </w:p>
        </w:tc>
        <w:tc>
          <w:tcPr>
            <w:tcW w:w="96" w:type="pct"/>
          </w:tcPr>
          <w:p w14:paraId="60230130" w14:textId="77777777" w:rsidR="00883193" w:rsidRDefault="00883193">
            <w:pPr>
              <w:jc w:val="center"/>
              <w:rPr>
                <w:rFonts w:ascii="Calibri" w:eastAsia="Arial" w:hAnsi="Calibri" w:cs="Calibri"/>
                <w:color w:val="000000" w:themeColor="text1"/>
                <w:sz w:val="16"/>
                <w:szCs w:val="16"/>
              </w:rPr>
            </w:pPr>
          </w:p>
        </w:tc>
        <w:tc>
          <w:tcPr>
            <w:tcW w:w="134" w:type="pct"/>
          </w:tcPr>
          <w:p w14:paraId="39F189C5"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023F23A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0.04 [0.00–18.20]</w:t>
            </w:r>
          </w:p>
        </w:tc>
        <w:tc>
          <w:tcPr>
            <w:tcW w:w="234" w:type="pct"/>
            <w:gridSpan w:val="2"/>
          </w:tcPr>
          <w:p w14:paraId="4B47BCB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11.5%</w:t>
            </w:r>
          </w:p>
        </w:tc>
        <w:tc>
          <w:tcPr>
            <w:tcW w:w="186" w:type="pct"/>
            <w:gridSpan w:val="2"/>
          </w:tcPr>
          <w:p w14:paraId="1A20C7A1"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7697269B"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1FB0EE3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0.16 [0.01–87.26]</w:t>
            </w:r>
          </w:p>
        </w:tc>
        <w:tc>
          <w:tcPr>
            <w:tcW w:w="557" w:type="pct"/>
            <w:gridSpan w:val="4"/>
          </w:tcPr>
          <w:p w14:paraId="61AF68A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22.9%</w:t>
            </w:r>
          </w:p>
        </w:tc>
      </w:tr>
      <w:tr w:rsidR="00883193" w:rsidRPr="00CE2A74" w14:paraId="3627C441" w14:textId="77777777">
        <w:trPr>
          <w:trHeight w:val="145"/>
        </w:trPr>
        <w:tc>
          <w:tcPr>
            <w:tcW w:w="225" w:type="pct"/>
            <w:vMerge/>
          </w:tcPr>
          <w:p w14:paraId="659FC6F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3DA1AC2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7E554E1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29A2D6D3" w14:textId="77777777" w:rsidR="00883193" w:rsidRDefault="00883193">
            <w:pPr>
              <w:jc w:val="center"/>
              <w:rPr>
                <w:rFonts w:ascii="Calibri" w:eastAsia="Arial" w:hAnsi="Calibri" w:cs="Calibri"/>
                <w:color w:val="000000" w:themeColor="text1"/>
                <w:sz w:val="16"/>
                <w:szCs w:val="16"/>
              </w:rPr>
            </w:pPr>
          </w:p>
        </w:tc>
        <w:tc>
          <w:tcPr>
            <w:tcW w:w="317" w:type="pct"/>
          </w:tcPr>
          <w:p w14:paraId="67183524" w14:textId="77777777" w:rsidR="00883193" w:rsidRDefault="00883193">
            <w:pPr>
              <w:jc w:val="center"/>
              <w:rPr>
                <w:rFonts w:ascii="Calibri" w:eastAsia="Arial" w:hAnsi="Calibri" w:cs="Calibri"/>
                <w:color w:val="000000" w:themeColor="text1"/>
                <w:sz w:val="16"/>
                <w:szCs w:val="16"/>
              </w:rPr>
            </w:pPr>
          </w:p>
        </w:tc>
        <w:tc>
          <w:tcPr>
            <w:tcW w:w="252" w:type="pct"/>
          </w:tcPr>
          <w:p w14:paraId="26BB93C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[0.00–5.55]</w:t>
            </w:r>
          </w:p>
        </w:tc>
        <w:tc>
          <w:tcPr>
            <w:tcW w:w="260" w:type="pct"/>
          </w:tcPr>
          <w:p w14:paraId="0520E9C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5.0%</w:t>
            </w:r>
          </w:p>
        </w:tc>
        <w:tc>
          <w:tcPr>
            <w:tcW w:w="303" w:type="pct"/>
          </w:tcPr>
          <w:p w14:paraId="5AB51869"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707658EC" w14:textId="77777777" w:rsidR="00883193" w:rsidRDefault="00883193">
            <w:pPr>
              <w:jc w:val="center"/>
              <w:rPr>
                <w:rFonts w:ascii="Calibri" w:eastAsia="Arial" w:hAnsi="Calibri" w:cs="Calibri"/>
                <w:color w:val="000000" w:themeColor="text1"/>
                <w:sz w:val="16"/>
                <w:szCs w:val="16"/>
              </w:rPr>
            </w:pPr>
          </w:p>
        </w:tc>
        <w:tc>
          <w:tcPr>
            <w:tcW w:w="187" w:type="pct"/>
          </w:tcPr>
          <w:p w14:paraId="073E3B5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[0.00–10.40]</w:t>
            </w:r>
          </w:p>
        </w:tc>
        <w:tc>
          <w:tcPr>
            <w:tcW w:w="268" w:type="pct"/>
          </w:tcPr>
          <w:p w14:paraId="797737C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8.3%</w:t>
            </w:r>
          </w:p>
        </w:tc>
        <w:tc>
          <w:tcPr>
            <w:tcW w:w="96" w:type="pct"/>
          </w:tcPr>
          <w:p w14:paraId="6DA35F20" w14:textId="77777777" w:rsidR="00883193" w:rsidRDefault="00883193">
            <w:pPr>
              <w:jc w:val="center"/>
              <w:rPr>
                <w:rFonts w:ascii="Calibri" w:eastAsia="Arial" w:hAnsi="Calibri" w:cs="Calibri"/>
                <w:color w:val="000000" w:themeColor="text1"/>
                <w:sz w:val="16"/>
                <w:szCs w:val="16"/>
              </w:rPr>
            </w:pPr>
          </w:p>
        </w:tc>
        <w:tc>
          <w:tcPr>
            <w:tcW w:w="134" w:type="pct"/>
          </w:tcPr>
          <w:p w14:paraId="2F85314F"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23C15FB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0.05 [0.00–19.80]</w:t>
            </w:r>
          </w:p>
        </w:tc>
        <w:tc>
          <w:tcPr>
            <w:tcW w:w="234" w:type="pct"/>
            <w:gridSpan w:val="2"/>
          </w:tcPr>
          <w:p w14:paraId="4C81DC4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12.8%</w:t>
            </w:r>
          </w:p>
        </w:tc>
        <w:tc>
          <w:tcPr>
            <w:tcW w:w="186" w:type="pct"/>
            <w:gridSpan w:val="2"/>
          </w:tcPr>
          <w:p w14:paraId="2CEC5FBE"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0321CE99"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42FF7D8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0.21 [0.01–100.39]</w:t>
            </w:r>
          </w:p>
        </w:tc>
        <w:tc>
          <w:tcPr>
            <w:tcW w:w="557" w:type="pct"/>
            <w:gridSpan w:val="4"/>
          </w:tcPr>
          <w:p w14:paraId="5E7E810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25.2%</w:t>
            </w:r>
          </w:p>
        </w:tc>
      </w:tr>
      <w:tr w:rsidR="00883193" w:rsidRPr="00CE2A74" w14:paraId="7DAA768E" w14:textId="77777777">
        <w:trPr>
          <w:trHeight w:val="145"/>
        </w:trPr>
        <w:tc>
          <w:tcPr>
            <w:tcW w:w="225" w:type="pct"/>
            <w:vMerge/>
          </w:tcPr>
          <w:p w14:paraId="2EA0B0A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65A4E11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015CDA1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6227AC46" w14:textId="77777777" w:rsidR="00883193" w:rsidRDefault="00883193">
            <w:pPr>
              <w:jc w:val="center"/>
              <w:rPr>
                <w:rFonts w:ascii="Calibri" w:eastAsia="Arial" w:hAnsi="Calibri" w:cs="Calibri"/>
                <w:color w:val="000000" w:themeColor="text1"/>
                <w:sz w:val="16"/>
                <w:szCs w:val="16"/>
              </w:rPr>
            </w:pPr>
          </w:p>
        </w:tc>
        <w:tc>
          <w:tcPr>
            <w:tcW w:w="317" w:type="pct"/>
          </w:tcPr>
          <w:p w14:paraId="2708E64E" w14:textId="77777777" w:rsidR="00883193" w:rsidRDefault="00883193">
            <w:pPr>
              <w:jc w:val="center"/>
              <w:rPr>
                <w:rFonts w:ascii="Calibri" w:eastAsia="Arial" w:hAnsi="Calibri" w:cs="Calibri"/>
                <w:color w:val="000000" w:themeColor="text1"/>
                <w:sz w:val="16"/>
                <w:szCs w:val="16"/>
              </w:rPr>
            </w:pPr>
          </w:p>
        </w:tc>
        <w:tc>
          <w:tcPr>
            <w:tcW w:w="252" w:type="pct"/>
          </w:tcPr>
          <w:p w14:paraId="1B77FA5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[0.00–0.17]</w:t>
            </w:r>
          </w:p>
        </w:tc>
        <w:tc>
          <w:tcPr>
            <w:tcW w:w="260" w:type="pct"/>
          </w:tcPr>
          <w:p w14:paraId="64CC3B7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w:t>
            </w:r>
          </w:p>
        </w:tc>
        <w:tc>
          <w:tcPr>
            <w:tcW w:w="303" w:type="pct"/>
          </w:tcPr>
          <w:p w14:paraId="0A1320BA"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1ADB2BC8" w14:textId="77777777" w:rsidR="00883193" w:rsidRDefault="00883193">
            <w:pPr>
              <w:jc w:val="center"/>
              <w:rPr>
                <w:rFonts w:ascii="Calibri" w:eastAsia="Arial" w:hAnsi="Calibri" w:cs="Calibri"/>
                <w:color w:val="000000" w:themeColor="text1"/>
                <w:sz w:val="16"/>
                <w:szCs w:val="16"/>
              </w:rPr>
            </w:pPr>
          </w:p>
        </w:tc>
        <w:tc>
          <w:tcPr>
            <w:tcW w:w="187" w:type="pct"/>
          </w:tcPr>
          <w:p w14:paraId="652B519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[0.00–0.43]</w:t>
            </w:r>
          </w:p>
        </w:tc>
        <w:tc>
          <w:tcPr>
            <w:tcW w:w="268" w:type="pct"/>
          </w:tcPr>
          <w:p w14:paraId="49E55DE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0.8%</w:t>
            </w:r>
          </w:p>
        </w:tc>
        <w:tc>
          <w:tcPr>
            <w:tcW w:w="96" w:type="pct"/>
          </w:tcPr>
          <w:p w14:paraId="7F50372A" w14:textId="77777777" w:rsidR="00883193" w:rsidRDefault="00883193">
            <w:pPr>
              <w:jc w:val="center"/>
              <w:rPr>
                <w:rFonts w:ascii="Calibri" w:eastAsia="Arial" w:hAnsi="Calibri" w:cs="Calibri"/>
                <w:color w:val="000000" w:themeColor="text1"/>
                <w:sz w:val="16"/>
                <w:szCs w:val="16"/>
              </w:rPr>
            </w:pPr>
          </w:p>
        </w:tc>
        <w:tc>
          <w:tcPr>
            <w:tcW w:w="134" w:type="pct"/>
          </w:tcPr>
          <w:p w14:paraId="436134B4"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032FAD3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0.05 [0.00–0.98]</w:t>
            </w:r>
          </w:p>
        </w:tc>
        <w:tc>
          <w:tcPr>
            <w:tcW w:w="234" w:type="pct"/>
            <w:gridSpan w:val="2"/>
          </w:tcPr>
          <w:p w14:paraId="5713F56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2.4%</w:t>
            </w:r>
          </w:p>
        </w:tc>
        <w:tc>
          <w:tcPr>
            <w:tcW w:w="186" w:type="pct"/>
            <w:gridSpan w:val="2"/>
          </w:tcPr>
          <w:p w14:paraId="33BB8BDA"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3CF10396"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05235FB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0.22 [0.02–4.58]</w:t>
            </w:r>
          </w:p>
        </w:tc>
        <w:tc>
          <w:tcPr>
            <w:tcW w:w="557" w:type="pct"/>
            <w:gridSpan w:val="4"/>
          </w:tcPr>
          <w:p w14:paraId="391BE19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15.0%</w:t>
            </w:r>
          </w:p>
        </w:tc>
      </w:tr>
      <w:tr w:rsidR="00883193" w:rsidRPr="00CE2A74" w14:paraId="5B363CCD" w14:textId="77777777">
        <w:trPr>
          <w:trHeight w:val="145"/>
        </w:trPr>
        <w:tc>
          <w:tcPr>
            <w:tcW w:w="225" w:type="pct"/>
            <w:vMerge/>
          </w:tcPr>
          <w:p w14:paraId="0F932CD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val="restart"/>
          </w:tcPr>
          <w:p w14:paraId="1C2BBBF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High transmission</w:t>
            </w:r>
            <w:commentRangeStart w:id="70"/>
            <w:commentRangeEnd w:id="70"/>
            <w:r w:rsidRPr="4829D2C5">
              <w:rPr>
                <w:rStyle w:val="ad"/>
                <w:rFonts w:ascii="Calibri" w:eastAsia="Arial" w:hAnsi="Calibri" w:cs="Calibri"/>
                <w:color w:val="000000" w:themeColor="text1"/>
              </w:rPr>
              <w:commentReference w:id="70"/>
            </w:r>
            <w:r w:rsidRPr="4829D2C5">
              <w:rPr>
                <w:rFonts w:ascii="Calibri" w:eastAsia="Arial" w:hAnsi="Calibri" w:cs="Calibri"/>
                <w:color w:val="000000" w:themeColor="text1"/>
                <w:sz w:val="16"/>
                <w:szCs w:val="16"/>
              </w:rPr>
              <w:t xml:space="preserve"> </w:t>
            </w:r>
          </w:p>
        </w:tc>
        <w:tc>
          <w:tcPr>
            <w:tcW w:w="182" w:type="pct"/>
          </w:tcPr>
          <w:p w14:paraId="54D71C1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5B5CA57F" w14:textId="77777777" w:rsidR="00883193" w:rsidRDefault="00883193">
            <w:pPr>
              <w:jc w:val="center"/>
              <w:rPr>
                <w:rFonts w:ascii="Calibri" w:eastAsia="Arial" w:hAnsi="Calibri" w:cs="Calibri"/>
                <w:color w:val="000000" w:themeColor="text1"/>
                <w:sz w:val="16"/>
                <w:szCs w:val="16"/>
              </w:rPr>
            </w:pPr>
          </w:p>
        </w:tc>
        <w:tc>
          <w:tcPr>
            <w:tcW w:w="317" w:type="pct"/>
          </w:tcPr>
          <w:p w14:paraId="0C45D381" w14:textId="77777777" w:rsidR="00883193" w:rsidRDefault="00883193">
            <w:pPr>
              <w:jc w:val="center"/>
              <w:rPr>
                <w:rFonts w:ascii="Calibri" w:eastAsia="Arial" w:hAnsi="Calibri" w:cs="Calibri"/>
                <w:color w:val="000000" w:themeColor="text1"/>
                <w:sz w:val="16"/>
                <w:szCs w:val="16"/>
              </w:rPr>
            </w:pPr>
          </w:p>
        </w:tc>
        <w:tc>
          <w:tcPr>
            <w:tcW w:w="252" w:type="pct"/>
          </w:tcPr>
          <w:p w14:paraId="6DCFB19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[0.00–15.97]</w:t>
            </w:r>
          </w:p>
        </w:tc>
        <w:tc>
          <w:tcPr>
            <w:tcW w:w="260" w:type="pct"/>
          </w:tcPr>
          <w:p w14:paraId="53DCAA6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9.2%</w:t>
            </w:r>
          </w:p>
        </w:tc>
        <w:tc>
          <w:tcPr>
            <w:tcW w:w="303" w:type="pct"/>
          </w:tcPr>
          <w:p w14:paraId="5381DBE7"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37DE0662" w14:textId="77777777" w:rsidR="00883193" w:rsidRDefault="00883193">
            <w:pPr>
              <w:jc w:val="center"/>
              <w:rPr>
                <w:rFonts w:ascii="Calibri" w:eastAsia="Arial" w:hAnsi="Calibri" w:cs="Calibri"/>
                <w:color w:val="000000" w:themeColor="text1"/>
                <w:sz w:val="16"/>
                <w:szCs w:val="16"/>
              </w:rPr>
            </w:pPr>
          </w:p>
        </w:tc>
        <w:tc>
          <w:tcPr>
            <w:tcW w:w="187" w:type="pct"/>
          </w:tcPr>
          <w:p w14:paraId="5BA7B2C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0.06 [0.00–38.23]</w:t>
            </w:r>
          </w:p>
        </w:tc>
        <w:tc>
          <w:tcPr>
            <w:tcW w:w="268" w:type="pct"/>
          </w:tcPr>
          <w:p w14:paraId="4B8303B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13.9%</w:t>
            </w:r>
          </w:p>
        </w:tc>
        <w:tc>
          <w:tcPr>
            <w:tcW w:w="96" w:type="pct"/>
          </w:tcPr>
          <w:p w14:paraId="7C335C5F" w14:textId="77777777" w:rsidR="00883193" w:rsidRDefault="00883193">
            <w:pPr>
              <w:jc w:val="center"/>
              <w:rPr>
                <w:rFonts w:ascii="Calibri" w:eastAsia="Arial" w:hAnsi="Calibri" w:cs="Calibri"/>
                <w:color w:val="000000" w:themeColor="text1"/>
                <w:sz w:val="16"/>
                <w:szCs w:val="16"/>
              </w:rPr>
            </w:pPr>
          </w:p>
        </w:tc>
        <w:tc>
          <w:tcPr>
            <w:tcW w:w="134" w:type="pct"/>
          </w:tcPr>
          <w:p w14:paraId="596BAC3C"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12BB601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0.16 [0.00–92.94]</w:t>
            </w:r>
          </w:p>
        </w:tc>
        <w:tc>
          <w:tcPr>
            <w:tcW w:w="234" w:type="pct"/>
            <w:gridSpan w:val="2"/>
          </w:tcPr>
          <w:p w14:paraId="3961906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22.7%</w:t>
            </w:r>
          </w:p>
        </w:tc>
        <w:tc>
          <w:tcPr>
            <w:tcW w:w="186" w:type="pct"/>
            <w:gridSpan w:val="2"/>
          </w:tcPr>
          <w:p w14:paraId="6EEE38B4"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44023771"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2415D30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0.81 [0.02–502.70]</w:t>
            </w:r>
          </w:p>
        </w:tc>
        <w:tc>
          <w:tcPr>
            <w:tcW w:w="557" w:type="pct"/>
            <w:gridSpan w:val="4"/>
          </w:tcPr>
          <w:p w14:paraId="744D796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46.2%</w:t>
            </w:r>
          </w:p>
        </w:tc>
      </w:tr>
      <w:tr w:rsidR="00883193" w:rsidRPr="00CE2A74" w14:paraId="5084C94A" w14:textId="77777777">
        <w:trPr>
          <w:trHeight w:val="145"/>
        </w:trPr>
        <w:tc>
          <w:tcPr>
            <w:tcW w:w="225" w:type="pct"/>
            <w:vMerge/>
          </w:tcPr>
          <w:p w14:paraId="4AC7781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6156C83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594CF41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783C58E9" w14:textId="77777777" w:rsidR="00883193" w:rsidRDefault="00883193">
            <w:pPr>
              <w:jc w:val="center"/>
              <w:rPr>
                <w:rFonts w:ascii="Calibri" w:eastAsia="Arial" w:hAnsi="Calibri" w:cs="Calibri"/>
                <w:color w:val="000000" w:themeColor="text1"/>
                <w:sz w:val="16"/>
                <w:szCs w:val="16"/>
              </w:rPr>
            </w:pPr>
          </w:p>
        </w:tc>
        <w:tc>
          <w:tcPr>
            <w:tcW w:w="317" w:type="pct"/>
          </w:tcPr>
          <w:p w14:paraId="3E2BE4F2" w14:textId="77777777" w:rsidR="00883193" w:rsidRDefault="00883193">
            <w:pPr>
              <w:jc w:val="center"/>
              <w:rPr>
                <w:rFonts w:ascii="Calibri" w:eastAsia="Arial" w:hAnsi="Calibri" w:cs="Calibri"/>
                <w:color w:val="000000" w:themeColor="text1"/>
                <w:sz w:val="16"/>
                <w:szCs w:val="16"/>
              </w:rPr>
            </w:pPr>
          </w:p>
        </w:tc>
        <w:tc>
          <w:tcPr>
            <w:tcW w:w="252" w:type="pct"/>
          </w:tcPr>
          <w:p w14:paraId="34FAECF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[0.00–11.08]</w:t>
            </w:r>
          </w:p>
        </w:tc>
        <w:tc>
          <w:tcPr>
            <w:tcW w:w="260" w:type="pct"/>
          </w:tcPr>
          <w:p w14:paraId="1961531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8.1%</w:t>
            </w:r>
          </w:p>
        </w:tc>
        <w:tc>
          <w:tcPr>
            <w:tcW w:w="303" w:type="pct"/>
          </w:tcPr>
          <w:p w14:paraId="45BC6168"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66F1AF64" w14:textId="77777777" w:rsidR="00883193" w:rsidRDefault="00883193">
            <w:pPr>
              <w:jc w:val="center"/>
              <w:rPr>
                <w:rFonts w:ascii="Calibri" w:eastAsia="Arial" w:hAnsi="Calibri" w:cs="Calibri"/>
                <w:color w:val="000000" w:themeColor="text1"/>
                <w:sz w:val="16"/>
                <w:szCs w:val="16"/>
              </w:rPr>
            </w:pPr>
          </w:p>
        </w:tc>
        <w:tc>
          <w:tcPr>
            <w:tcW w:w="187" w:type="pct"/>
          </w:tcPr>
          <w:p w14:paraId="60E27CA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0.05 [0.00–23.72]</w:t>
            </w:r>
          </w:p>
        </w:tc>
        <w:tc>
          <w:tcPr>
            <w:tcW w:w="268" w:type="pct"/>
          </w:tcPr>
          <w:p w14:paraId="6BD4C6A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12.2%</w:t>
            </w:r>
          </w:p>
        </w:tc>
        <w:tc>
          <w:tcPr>
            <w:tcW w:w="96" w:type="pct"/>
          </w:tcPr>
          <w:p w14:paraId="5CD66A35" w14:textId="77777777" w:rsidR="00883193" w:rsidRDefault="00883193">
            <w:pPr>
              <w:jc w:val="center"/>
              <w:rPr>
                <w:rFonts w:ascii="Calibri" w:eastAsia="Arial" w:hAnsi="Calibri" w:cs="Calibri"/>
                <w:color w:val="000000" w:themeColor="text1"/>
                <w:sz w:val="16"/>
                <w:szCs w:val="16"/>
              </w:rPr>
            </w:pPr>
          </w:p>
        </w:tc>
        <w:tc>
          <w:tcPr>
            <w:tcW w:w="134" w:type="pct"/>
          </w:tcPr>
          <w:p w14:paraId="28B5563C"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4FBA139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0.12 [0.00–70.76]</w:t>
            </w:r>
          </w:p>
        </w:tc>
        <w:tc>
          <w:tcPr>
            <w:tcW w:w="234" w:type="pct"/>
            <w:gridSpan w:val="2"/>
          </w:tcPr>
          <w:p w14:paraId="308F436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19.4%</w:t>
            </w:r>
          </w:p>
        </w:tc>
        <w:tc>
          <w:tcPr>
            <w:tcW w:w="186" w:type="pct"/>
            <w:gridSpan w:val="2"/>
          </w:tcPr>
          <w:p w14:paraId="0318B5CF"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66038A4F"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30DDD6D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0.64 [0.02–338.33]</w:t>
            </w:r>
          </w:p>
        </w:tc>
        <w:tc>
          <w:tcPr>
            <w:tcW w:w="557" w:type="pct"/>
            <w:gridSpan w:val="4"/>
          </w:tcPr>
          <w:p w14:paraId="4986B97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42.3%</w:t>
            </w:r>
          </w:p>
        </w:tc>
      </w:tr>
      <w:tr w:rsidR="00883193" w:rsidRPr="00CE2A74" w14:paraId="15CAC41E" w14:textId="77777777">
        <w:trPr>
          <w:trHeight w:val="145"/>
        </w:trPr>
        <w:tc>
          <w:tcPr>
            <w:tcW w:w="225" w:type="pct"/>
            <w:vMerge/>
          </w:tcPr>
          <w:p w14:paraId="112B004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39B6D9A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36C862B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407FBCCE" w14:textId="77777777" w:rsidR="00883193" w:rsidRDefault="00883193">
            <w:pPr>
              <w:jc w:val="center"/>
              <w:rPr>
                <w:rFonts w:ascii="Calibri" w:eastAsia="Arial" w:hAnsi="Calibri" w:cs="Calibri"/>
                <w:color w:val="000000" w:themeColor="text1"/>
                <w:sz w:val="16"/>
                <w:szCs w:val="16"/>
              </w:rPr>
            </w:pPr>
          </w:p>
        </w:tc>
        <w:tc>
          <w:tcPr>
            <w:tcW w:w="317" w:type="pct"/>
          </w:tcPr>
          <w:p w14:paraId="7F7AF8C2" w14:textId="77777777" w:rsidR="00883193" w:rsidRDefault="00883193">
            <w:pPr>
              <w:jc w:val="center"/>
              <w:rPr>
                <w:rFonts w:ascii="Calibri" w:eastAsia="Arial" w:hAnsi="Calibri" w:cs="Calibri"/>
                <w:color w:val="000000" w:themeColor="text1"/>
                <w:sz w:val="16"/>
                <w:szCs w:val="16"/>
              </w:rPr>
            </w:pPr>
          </w:p>
        </w:tc>
        <w:tc>
          <w:tcPr>
            <w:tcW w:w="252" w:type="pct"/>
          </w:tcPr>
          <w:p w14:paraId="2BA6271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[0.00–15.65]</w:t>
            </w:r>
          </w:p>
        </w:tc>
        <w:tc>
          <w:tcPr>
            <w:tcW w:w="260" w:type="pct"/>
          </w:tcPr>
          <w:p w14:paraId="20362D2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9.0%</w:t>
            </w:r>
          </w:p>
        </w:tc>
        <w:tc>
          <w:tcPr>
            <w:tcW w:w="303" w:type="pct"/>
          </w:tcPr>
          <w:p w14:paraId="596F8A9C"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27256129" w14:textId="77777777" w:rsidR="00883193" w:rsidRDefault="00883193">
            <w:pPr>
              <w:jc w:val="center"/>
              <w:rPr>
                <w:rFonts w:ascii="Calibri" w:eastAsia="Arial" w:hAnsi="Calibri" w:cs="Calibri"/>
                <w:color w:val="000000" w:themeColor="text1"/>
                <w:sz w:val="16"/>
                <w:szCs w:val="16"/>
              </w:rPr>
            </w:pPr>
          </w:p>
        </w:tc>
        <w:tc>
          <w:tcPr>
            <w:tcW w:w="187" w:type="pct"/>
          </w:tcPr>
          <w:p w14:paraId="600D173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0.06 [0.00–30.56]</w:t>
            </w:r>
          </w:p>
        </w:tc>
        <w:tc>
          <w:tcPr>
            <w:tcW w:w="268" w:type="pct"/>
          </w:tcPr>
          <w:p w14:paraId="71418BF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13.5%</w:t>
            </w:r>
          </w:p>
        </w:tc>
        <w:tc>
          <w:tcPr>
            <w:tcW w:w="96" w:type="pct"/>
          </w:tcPr>
          <w:p w14:paraId="7AA2CEBA" w14:textId="77777777" w:rsidR="00883193" w:rsidRDefault="00883193">
            <w:pPr>
              <w:jc w:val="center"/>
              <w:rPr>
                <w:rFonts w:ascii="Calibri" w:eastAsia="Arial" w:hAnsi="Calibri" w:cs="Calibri"/>
                <w:color w:val="000000" w:themeColor="text1"/>
                <w:sz w:val="16"/>
                <w:szCs w:val="16"/>
              </w:rPr>
            </w:pPr>
          </w:p>
        </w:tc>
        <w:tc>
          <w:tcPr>
            <w:tcW w:w="134" w:type="pct"/>
          </w:tcPr>
          <w:p w14:paraId="52E1B386"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37B1028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0.15 [0.00–73.77]</w:t>
            </w:r>
          </w:p>
        </w:tc>
        <w:tc>
          <w:tcPr>
            <w:tcW w:w="234" w:type="pct"/>
            <w:gridSpan w:val="2"/>
          </w:tcPr>
          <w:p w14:paraId="1CBBEA7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21.1%</w:t>
            </w:r>
          </w:p>
        </w:tc>
        <w:tc>
          <w:tcPr>
            <w:tcW w:w="186" w:type="pct"/>
            <w:gridSpan w:val="2"/>
          </w:tcPr>
          <w:p w14:paraId="701F7C46"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02EF727C"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3707A57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0.78 [0.02–384.53]</w:t>
            </w:r>
          </w:p>
        </w:tc>
        <w:tc>
          <w:tcPr>
            <w:tcW w:w="557" w:type="pct"/>
            <w:gridSpan w:val="4"/>
          </w:tcPr>
          <w:p w14:paraId="3B6466D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45.4%</w:t>
            </w:r>
          </w:p>
        </w:tc>
      </w:tr>
      <w:tr w:rsidR="00883193" w:rsidRPr="00CE2A74" w14:paraId="6EDC95AF" w14:textId="77777777">
        <w:trPr>
          <w:trHeight w:val="145"/>
        </w:trPr>
        <w:tc>
          <w:tcPr>
            <w:tcW w:w="225" w:type="pct"/>
            <w:vMerge/>
          </w:tcPr>
          <w:p w14:paraId="1ED25D3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074F925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12AD579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1F0602BD" w14:textId="77777777" w:rsidR="00883193" w:rsidRDefault="00883193">
            <w:pPr>
              <w:jc w:val="center"/>
              <w:rPr>
                <w:rFonts w:ascii="Calibri" w:eastAsia="Arial" w:hAnsi="Calibri" w:cs="Calibri"/>
                <w:color w:val="000000" w:themeColor="text1"/>
                <w:sz w:val="16"/>
                <w:szCs w:val="16"/>
              </w:rPr>
            </w:pPr>
          </w:p>
        </w:tc>
        <w:tc>
          <w:tcPr>
            <w:tcW w:w="317" w:type="pct"/>
          </w:tcPr>
          <w:p w14:paraId="44A3E00E" w14:textId="77777777" w:rsidR="00883193" w:rsidRDefault="00883193">
            <w:pPr>
              <w:jc w:val="center"/>
              <w:rPr>
                <w:rFonts w:ascii="Calibri" w:eastAsia="Arial" w:hAnsi="Calibri" w:cs="Calibri"/>
                <w:color w:val="000000" w:themeColor="text1"/>
                <w:sz w:val="16"/>
                <w:szCs w:val="16"/>
              </w:rPr>
            </w:pPr>
          </w:p>
        </w:tc>
        <w:tc>
          <w:tcPr>
            <w:tcW w:w="252" w:type="pct"/>
          </w:tcPr>
          <w:p w14:paraId="5DD7594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[0.00–0.55]</w:t>
            </w:r>
          </w:p>
        </w:tc>
        <w:tc>
          <w:tcPr>
            <w:tcW w:w="260" w:type="pct"/>
          </w:tcPr>
          <w:p w14:paraId="298974C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1.4%</w:t>
            </w:r>
          </w:p>
        </w:tc>
        <w:tc>
          <w:tcPr>
            <w:tcW w:w="303" w:type="pct"/>
          </w:tcPr>
          <w:p w14:paraId="1951CAAA"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71D8A376" w14:textId="77777777" w:rsidR="00883193" w:rsidRDefault="00883193">
            <w:pPr>
              <w:jc w:val="center"/>
              <w:rPr>
                <w:rFonts w:ascii="Calibri" w:eastAsia="Arial" w:hAnsi="Calibri" w:cs="Calibri"/>
                <w:color w:val="000000" w:themeColor="text1"/>
                <w:sz w:val="16"/>
                <w:szCs w:val="16"/>
              </w:rPr>
            </w:pPr>
          </w:p>
        </w:tc>
        <w:tc>
          <w:tcPr>
            <w:tcW w:w="187" w:type="pct"/>
          </w:tcPr>
          <w:p w14:paraId="1F03DF8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0.06 [0.00–1.21]</w:t>
            </w:r>
          </w:p>
        </w:tc>
        <w:tc>
          <w:tcPr>
            <w:tcW w:w="268" w:type="pct"/>
          </w:tcPr>
          <w:p w14:paraId="72A3FD7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3.2%</w:t>
            </w:r>
          </w:p>
        </w:tc>
        <w:tc>
          <w:tcPr>
            <w:tcW w:w="96" w:type="pct"/>
          </w:tcPr>
          <w:p w14:paraId="183F7E86" w14:textId="77777777" w:rsidR="00883193" w:rsidRDefault="00883193">
            <w:pPr>
              <w:jc w:val="center"/>
              <w:rPr>
                <w:rFonts w:ascii="Calibri" w:eastAsia="Arial" w:hAnsi="Calibri" w:cs="Calibri"/>
                <w:color w:val="000000" w:themeColor="text1"/>
                <w:sz w:val="16"/>
                <w:szCs w:val="16"/>
              </w:rPr>
            </w:pPr>
          </w:p>
        </w:tc>
        <w:tc>
          <w:tcPr>
            <w:tcW w:w="134" w:type="pct"/>
          </w:tcPr>
          <w:p w14:paraId="56E5884F"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3EAB304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0.16 [0.01–3.19]</w:t>
            </w:r>
          </w:p>
        </w:tc>
        <w:tc>
          <w:tcPr>
            <w:tcW w:w="234" w:type="pct"/>
            <w:gridSpan w:val="2"/>
          </w:tcPr>
          <w:p w14:paraId="48686EC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10.2%</w:t>
            </w:r>
          </w:p>
        </w:tc>
        <w:tc>
          <w:tcPr>
            <w:tcW w:w="186" w:type="pct"/>
            <w:gridSpan w:val="2"/>
          </w:tcPr>
          <w:p w14:paraId="696FD290"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01EDD694"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1C4D8D5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0.82 [0.05–16.36]</w:t>
            </w:r>
          </w:p>
        </w:tc>
        <w:tc>
          <w:tcPr>
            <w:tcW w:w="557" w:type="pct"/>
            <w:gridSpan w:val="4"/>
          </w:tcPr>
          <w:p w14:paraId="6633DE1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45.0%</w:t>
            </w:r>
          </w:p>
        </w:tc>
      </w:tr>
      <w:tr w:rsidR="00883193" w:rsidRPr="00CE2A74" w14:paraId="47A5C008" w14:textId="77777777">
        <w:trPr>
          <w:trHeight w:val="465"/>
        </w:trPr>
        <w:tc>
          <w:tcPr>
            <w:tcW w:w="225" w:type="pct"/>
            <w:vMerge w:val="restart"/>
          </w:tcPr>
          <w:p w14:paraId="1F675FA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6"/>
                <w:szCs w:val="16"/>
              </w:rPr>
            </w:pPr>
            <w:r w:rsidRPr="4829D2C5">
              <w:rPr>
                <w:rFonts w:ascii="Calibri" w:eastAsia="Arial" w:hAnsi="Calibri" w:cs="Calibri"/>
                <w:b/>
                <w:bCs/>
                <w:color w:val="000000" w:themeColor="text1"/>
                <w:sz w:val="16"/>
                <w:szCs w:val="16"/>
              </w:rPr>
              <w:t>SAE</w:t>
            </w:r>
          </w:p>
        </w:tc>
        <w:tc>
          <w:tcPr>
            <w:tcW w:w="377" w:type="pct"/>
            <w:vMerge w:val="restart"/>
          </w:tcPr>
          <w:p w14:paraId="5BCD2D8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Low transmission</w:t>
            </w:r>
            <w:commentRangeStart w:id="71"/>
            <w:commentRangeEnd w:id="71"/>
            <w:r w:rsidRPr="4829D2C5">
              <w:rPr>
                <w:rStyle w:val="ad"/>
                <w:rFonts w:ascii="Calibri" w:eastAsia="Arial" w:hAnsi="Calibri" w:cs="Calibri"/>
                <w:color w:val="000000" w:themeColor="text1"/>
              </w:rPr>
              <w:commentReference w:id="71"/>
            </w:r>
            <w:r w:rsidRPr="4829D2C5">
              <w:rPr>
                <w:rFonts w:ascii="Calibri" w:eastAsia="Arial" w:hAnsi="Calibri" w:cs="Calibri"/>
                <w:color w:val="000000" w:themeColor="text1"/>
                <w:sz w:val="16"/>
                <w:szCs w:val="16"/>
              </w:rPr>
              <w:t xml:space="preserve"> </w:t>
            </w:r>
          </w:p>
        </w:tc>
        <w:tc>
          <w:tcPr>
            <w:tcW w:w="182" w:type="pct"/>
          </w:tcPr>
          <w:p w14:paraId="6959A10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2E82D6AB" w14:textId="77777777" w:rsidR="00883193" w:rsidRDefault="00883193">
            <w:pPr>
              <w:jc w:val="center"/>
              <w:rPr>
                <w:rFonts w:ascii="Calibri" w:eastAsia="Arial" w:hAnsi="Calibri" w:cs="Calibri"/>
                <w:color w:val="000000" w:themeColor="text1"/>
                <w:sz w:val="16"/>
                <w:szCs w:val="16"/>
              </w:rPr>
            </w:pPr>
          </w:p>
        </w:tc>
        <w:tc>
          <w:tcPr>
            <w:tcW w:w="317" w:type="pct"/>
          </w:tcPr>
          <w:p w14:paraId="6C722B25" w14:textId="77777777" w:rsidR="00883193" w:rsidRDefault="00883193">
            <w:pPr>
              <w:jc w:val="center"/>
              <w:rPr>
                <w:rFonts w:ascii="Calibri" w:eastAsia="Arial" w:hAnsi="Calibri" w:cs="Calibri"/>
                <w:color w:val="000000" w:themeColor="text1"/>
                <w:sz w:val="16"/>
                <w:szCs w:val="16"/>
              </w:rPr>
            </w:pPr>
          </w:p>
        </w:tc>
        <w:tc>
          <w:tcPr>
            <w:tcW w:w="252" w:type="pct"/>
          </w:tcPr>
          <w:p w14:paraId="72EE202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[0.00–0.33]</w:t>
            </w:r>
          </w:p>
        </w:tc>
        <w:tc>
          <w:tcPr>
            <w:tcW w:w="260" w:type="pct"/>
          </w:tcPr>
          <w:p w14:paraId="34545FC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w:t>
            </w:r>
          </w:p>
        </w:tc>
        <w:tc>
          <w:tcPr>
            <w:tcW w:w="303" w:type="pct"/>
          </w:tcPr>
          <w:p w14:paraId="23EBD0AE"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28B16633" w14:textId="77777777" w:rsidR="00883193" w:rsidRDefault="00883193">
            <w:pPr>
              <w:jc w:val="center"/>
              <w:rPr>
                <w:rFonts w:ascii="Calibri" w:eastAsia="Arial" w:hAnsi="Calibri" w:cs="Calibri"/>
                <w:color w:val="000000" w:themeColor="text1"/>
                <w:sz w:val="16"/>
                <w:szCs w:val="16"/>
              </w:rPr>
            </w:pPr>
          </w:p>
        </w:tc>
        <w:tc>
          <w:tcPr>
            <w:tcW w:w="187" w:type="pct"/>
          </w:tcPr>
          <w:p w14:paraId="38AA74D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0.04 [0.00–0.74]</w:t>
            </w:r>
          </w:p>
        </w:tc>
        <w:tc>
          <w:tcPr>
            <w:tcW w:w="268" w:type="pct"/>
          </w:tcPr>
          <w:p w14:paraId="7E512C6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w:t>
            </w:r>
          </w:p>
        </w:tc>
        <w:tc>
          <w:tcPr>
            <w:tcW w:w="96" w:type="pct"/>
          </w:tcPr>
          <w:p w14:paraId="0B224704" w14:textId="77777777" w:rsidR="00883193" w:rsidRDefault="00883193">
            <w:pPr>
              <w:jc w:val="center"/>
              <w:rPr>
                <w:rFonts w:ascii="Calibri" w:eastAsia="Arial" w:hAnsi="Calibri" w:cs="Calibri"/>
                <w:color w:val="000000" w:themeColor="text1"/>
                <w:sz w:val="16"/>
                <w:szCs w:val="16"/>
              </w:rPr>
            </w:pPr>
          </w:p>
        </w:tc>
        <w:tc>
          <w:tcPr>
            <w:tcW w:w="134" w:type="pct"/>
          </w:tcPr>
          <w:p w14:paraId="3D0B09D8"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6B856F7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0.10 [0.01–1.71]</w:t>
            </w:r>
          </w:p>
        </w:tc>
        <w:tc>
          <w:tcPr>
            <w:tcW w:w="234" w:type="pct"/>
            <w:gridSpan w:val="2"/>
          </w:tcPr>
          <w:p w14:paraId="7911494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7.6%</w:t>
            </w:r>
          </w:p>
        </w:tc>
        <w:tc>
          <w:tcPr>
            <w:tcW w:w="186" w:type="pct"/>
            <w:gridSpan w:val="2"/>
          </w:tcPr>
          <w:p w14:paraId="2735BD35"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53A85093"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7B280BB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0.31 [0.02–5.90]</w:t>
            </w:r>
          </w:p>
        </w:tc>
        <w:tc>
          <w:tcPr>
            <w:tcW w:w="557" w:type="pct"/>
            <w:gridSpan w:val="4"/>
          </w:tcPr>
          <w:p w14:paraId="4A555B8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28.7%</w:t>
            </w:r>
          </w:p>
        </w:tc>
      </w:tr>
      <w:tr w:rsidR="00883193" w:rsidRPr="00CE2A74" w14:paraId="74F3FD24" w14:textId="77777777">
        <w:trPr>
          <w:trHeight w:val="145"/>
        </w:trPr>
        <w:tc>
          <w:tcPr>
            <w:tcW w:w="225" w:type="pct"/>
            <w:vMerge/>
          </w:tcPr>
          <w:p w14:paraId="3CC4D94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66CF977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44F2659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222FC532" w14:textId="77777777" w:rsidR="00883193" w:rsidRDefault="00883193">
            <w:pPr>
              <w:jc w:val="center"/>
              <w:rPr>
                <w:rFonts w:ascii="Calibri" w:eastAsia="Arial" w:hAnsi="Calibri" w:cs="Calibri"/>
                <w:color w:val="000000" w:themeColor="text1"/>
                <w:sz w:val="16"/>
                <w:szCs w:val="16"/>
              </w:rPr>
            </w:pPr>
          </w:p>
        </w:tc>
        <w:tc>
          <w:tcPr>
            <w:tcW w:w="317" w:type="pct"/>
          </w:tcPr>
          <w:p w14:paraId="1DACCE42" w14:textId="77777777" w:rsidR="00883193" w:rsidRDefault="00883193">
            <w:pPr>
              <w:jc w:val="center"/>
              <w:rPr>
                <w:rFonts w:ascii="Calibri" w:eastAsia="Arial" w:hAnsi="Calibri" w:cs="Calibri"/>
                <w:color w:val="000000" w:themeColor="text1"/>
                <w:sz w:val="16"/>
                <w:szCs w:val="16"/>
              </w:rPr>
            </w:pPr>
          </w:p>
        </w:tc>
        <w:tc>
          <w:tcPr>
            <w:tcW w:w="252" w:type="pct"/>
          </w:tcPr>
          <w:p w14:paraId="09716B3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[0.00–0.16]</w:t>
            </w:r>
          </w:p>
        </w:tc>
        <w:tc>
          <w:tcPr>
            <w:tcW w:w="260" w:type="pct"/>
          </w:tcPr>
          <w:p w14:paraId="5F2A90B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7EFDB83B"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669198C8" w14:textId="77777777" w:rsidR="00883193" w:rsidRDefault="00883193">
            <w:pPr>
              <w:jc w:val="center"/>
              <w:rPr>
                <w:rFonts w:ascii="Calibri" w:eastAsia="Arial" w:hAnsi="Calibri" w:cs="Calibri"/>
                <w:color w:val="000000" w:themeColor="text1"/>
                <w:sz w:val="16"/>
                <w:szCs w:val="16"/>
              </w:rPr>
            </w:pPr>
          </w:p>
        </w:tc>
        <w:tc>
          <w:tcPr>
            <w:tcW w:w="187" w:type="pct"/>
          </w:tcPr>
          <w:p w14:paraId="7A9F195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[0.00–0.34]</w:t>
            </w:r>
          </w:p>
        </w:tc>
        <w:tc>
          <w:tcPr>
            <w:tcW w:w="268" w:type="pct"/>
          </w:tcPr>
          <w:p w14:paraId="449BA23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w:t>
            </w:r>
          </w:p>
        </w:tc>
        <w:tc>
          <w:tcPr>
            <w:tcW w:w="96" w:type="pct"/>
          </w:tcPr>
          <w:p w14:paraId="21AA73F1" w14:textId="77777777" w:rsidR="00883193" w:rsidRDefault="00883193">
            <w:pPr>
              <w:jc w:val="center"/>
              <w:rPr>
                <w:rFonts w:ascii="Calibri" w:eastAsia="Arial" w:hAnsi="Calibri" w:cs="Calibri"/>
                <w:color w:val="000000" w:themeColor="text1"/>
                <w:sz w:val="16"/>
                <w:szCs w:val="16"/>
              </w:rPr>
            </w:pPr>
          </w:p>
        </w:tc>
        <w:tc>
          <w:tcPr>
            <w:tcW w:w="134" w:type="pct"/>
          </w:tcPr>
          <w:p w14:paraId="232EB03B"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512B8C7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0.05 [0.00–0.79]</w:t>
            </w:r>
          </w:p>
        </w:tc>
        <w:tc>
          <w:tcPr>
            <w:tcW w:w="234" w:type="pct"/>
            <w:gridSpan w:val="2"/>
          </w:tcPr>
          <w:p w14:paraId="0EB7B00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1.4%</w:t>
            </w:r>
          </w:p>
        </w:tc>
        <w:tc>
          <w:tcPr>
            <w:tcW w:w="186" w:type="pct"/>
            <w:gridSpan w:val="2"/>
          </w:tcPr>
          <w:p w14:paraId="37E9DD3B"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21D8F99A"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1BEC424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0.15 [0.01–2.85]</w:t>
            </w:r>
          </w:p>
        </w:tc>
        <w:tc>
          <w:tcPr>
            <w:tcW w:w="557" w:type="pct"/>
            <w:gridSpan w:val="4"/>
          </w:tcPr>
          <w:p w14:paraId="51B702D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14.3%</w:t>
            </w:r>
          </w:p>
        </w:tc>
      </w:tr>
      <w:tr w:rsidR="00883193" w:rsidRPr="00CE2A74" w14:paraId="34B25648" w14:textId="77777777">
        <w:trPr>
          <w:trHeight w:val="145"/>
        </w:trPr>
        <w:tc>
          <w:tcPr>
            <w:tcW w:w="225" w:type="pct"/>
            <w:vMerge/>
          </w:tcPr>
          <w:p w14:paraId="4F43398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6102B5A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3FFF97B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4B6B3AD7" w14:textId="77777777" w:rsidR="00883193" w:rsidRDefault="00883193">
            <w:pPr>
              <w:jc w:val="center"/>
              <w:rPr>
                <w:rFonts w:ascii="Calibri" w:eastAsia="Arial" w:hAnsi="Calibri" w:cs="Calibri"/>
                <w:color w:val="000000" w:themeColor="text1"/>
                <w:sz w:val="16"/>
                <w:szCs w:val="16"/>
              </w:rPr>
            </w:pPr>
          </w:p>
        </w:tc>
        <w:tc>
          <w:tcPr>
            <w:tcW w:w="317" w:type="pct"/>
          </w:tcPr>
          <w:p w14:paraId="6BBD2644" w14:textId="77777777" w:rsidR="00883193" w:rsidRDefault="00883193">
            <w:pPr>
              <w:jc w:val="center"/>
              <w:rPr>
                <w:rFonts w:ascii="Calibri" w:eastAsia="Arial" w:hAnsi="Calibri" w:cs="Calibri"/>
                <w:color w:val="000000" w:themeColor="text1"/>
                <w:sz w:val="16"/>
                <w:szCs w:val="16"/>
              </w:rPr>
            </w:pPr>
          </w:p>
        </w:tc>
        <w:tc>
          <w:tcPr>
            <w:tcW w:w="252" w:type="pct"/>
          </w:tcPr>
          <w:p w14:paraId="5271E89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[0.00–0.10]</w:t>
            </w:r>
          </w:p>
        </w:tc>
        <w:tc>
          <w:tcPr>
            <w:tcW w:w="260" w:type="pct"/>
          </w:tcPr>
          <w:p w14:paraId="76F4429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13AA957C"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1235839A" w14:textId="77777777" w:rsidR="00883193" w:rsidRDefault="00883193">
            <w:pPr>
              <w:jc w:val="center"/>
              <w:rPr>
                <w:rFonts w:ascii="Calibri" w:eastAsia="Arial" w:hAnsi="Calibri" w:cs="Calibri"/>
                <w:color w:val="000000" w:themeColor="text1"/>
                <w:sz w:val="16"/>
                <w:szCs w:val="16"/>
              </w:rPr>
            </w:pPr>
          </w:p>
        </w:tc>
        <w:tc>
          <w:tcPr>
            <w:tcW w:w="187" w:type="pct"/>
          </w:tcPr>
          <w:p w14:paraId="2A065E5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[0.00–0.22]</w:t>
            </w:r>
          </w:p>
        </w:tc>
        <w:tc>
          <w:tcPr>
            <w:tcW w:w="268" w:type="pct"/>
          </w:tcPr>
          <w:p w14:paraId="515E470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w:t>
            </w:r>
          </w:p>
        </w:tc>
        <w:tc>
          <w:tcPr>
            <w:tcW w:w="96" w:type="pct"/>
          </w:tcPr>
          <w:p w14:paraId="28D801C8" w14:textId="77777777" w:rsidR="00883193" w:rsidRDefault="00883193">
            <w:pPr>
              <w:jc w:val="center"/>
              <w:rPr>
                <w:rFonts w:ascii="Calibri" w:eastAsia="Arial" w:hAnsi="Calibri" w:cs="Calibri"/>
                <w:color w:val="000000" w:themeColor="text1"/>
                <w:sz w:val="16"/>
                <w:szCs w:val="16"/>
              </w:rPr>
            </w:pPr>
          </w:p>
        </w:tc>
        <w:tc>
          <w:tcPr>
            <w:tcW w:w="134" w:type="pct"/>
          </w:tcPr>
          <w:p w14:paraId="01C92383"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1C64018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[0.00–0.53]</w:t>
            </w:r>
          </w:p>
        </w:tc>
        <w:tc>
          <w:tcPr>
            <w:tcW w:w="234" w:type="pct"/>
            <w:gridSpan w:val="2"/>
          </w:tcPr>
          <w:p w14:paraId="439A6C1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0.6%</w:t>
            </w:r>
          </w:p>
        </w:tc>
        <w:tc>
          <w:tcPr>
            <w:tcW w:w="186" w:type="pct"/>
            <w:gridSpan w:val="2"/>
          </w:tcPr>
          <w:p w14:paraId="163157A5"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7DFC0BA3"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49575CF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0.10 [0.01–1.83]</w:t>
            </w:r>
          </w:p>
        </w:tc>
        <w:tc>
          <w:tcPr>
            <w:tcW w:w="557" w:type="pct"/>
            <w:gridSpan w:val="4"/>
          </w:tcPr>
          <w:p w14:paraId="3796F14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7.9%</w:t>
            </w:r>
          </w:p>
        </w:tc>
      </w:tr>
      <w:tr w:rsidR="00883193" w:rsidRPr="00CE2A74" w14:paraId="4BB07EF9" w14:textId="77777777">
        <w:trPr>
          <w:trHeight w:val="145"/>
        </w:trPr>
        <w:tc>
          <w:tcPr>
            <w:tcW w:w="225" w:type="pct"/>
            <w:vMerge/>
          </w:tcPr>
          <w:p w14:paraId="38A4D1D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2611E13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16FAE8B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32BE31C9" w14:textId="77777777" w:rsidR="00883193" w:rsidRDefault="00883193">
            <w:pPr>
              <w:jc w:val="center"/>
              <w:rPr>
                <w:rFonts w:ascii="Calibri" w:eastAsia="Arial" w:hAnsi="Calibri" w:cs="Calibri"/>
                <w:color w:val="000000" w:themeColor="text1"/>
                <w:sz w:val="16"/>
                <w:szCs w:val="16"/>
              </w:rPr>
            </w:pPr>
          </w:p>
        </w:tc>
        <w:tc>
          <w:tcPr>
            <w:tcW w:w="317" w:type="pct"/>
          </w:tcPr>
          <w:p w14:paraId="4588B12E" w14:textId="77777777" w:rsidR="00883193" w:rsidRDefault="00883193">
            <w:pPr>
              <w:jc w:val="center"/>
              <w:rPr>
                <w:rFonts w:ascii="Calibri" w:eastAsia="Arial" w:hAnsi="Calibri" w:cs="Calibri"/>
                <w:color w:val="000000" w:themeColor="text1"/>
                <w:sz w:val="16"/>
                <w:szCs w:val="16"/>
              </w:rPr>
            </w:pPr>
          </w:p>
        </w:tc>
        <w:tc>
          <w:tcPr>
            <w:tcW w:w="252" w:type="pct"/>
          </w:tcPr>
          <w:p w14:paraId="2801FE4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0.00 [0.00–0.04]</w:t>
            </w:r>
          </w:p>
        </w:tc>
        <w:tc>
          <w:tcPr>
            <w:tcW w:w="260" w:type="pct"/>
          </w:tcPr>
          <w:p w14:paraId="6F8528C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627A80EF"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10B12978" w14:textId="77777777" w:rsidR="00883193" w:rsidRDefault="00883193">
            <w:pPr>
              <w:jc w:val="center"/>
              <w:rPr>
                <w:rFonts w:ascii="Calibri" w:eastAsia="Arial" w:hAnsi="Calibri" w:cs="Calibri"/>
                <w:color w:val="000000" w:themeColor="text1"/>
                <w:sz w:val="16"/>
                <w:szCs w:val="16"/>
              </w:rPr>
            </w:pPr>
          </w:p>
        </w:tc>
        <w:tc>
          <w:tcPr>
            <w:tcW w:w="187" w:type="pct"/>
          </w:tcPr>
          <w:p w14:paraId="77908F7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0.00 [0.00–0.08]</w:t>
            </w:r>
          </w:p>
        </w:tc>
        <w:tc>
          <w:tcPr>
            <w:tcW w:w="268" w:type="pct"/>
          </w:tcPr>
          <w:p w14:paraId="7FDDF01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96" w:type="pct"/>
          </w:tcPr>
          <w:p w14:paraId="0050DDC1" w14:textId="77777777" w:rsidR="00883193" w:rsidRDefault="00883193">
            <w:pPr>
              <w:jc w:val="center"/>
              <w:rPr>
                <w:rFonts w:ascii="Calibri" w:eastAsia="Arial" w:hAnsi="Calibri" w:cs="Calibri"/>
                <w:color w:val="000000" w:themeColor="text1"/>
                <w:sz w:val="16"/>
                <w:szCs w:val="16"/>
              </w:rPr>
            </w:pPr>
          </w:p>
        </w:tc>
        <w:tc>
          <w:tcPr>
            <w:tcW w:w="134" w:type="pct"/>
          </w:tcPr>
          <w:p w14:paraId="3957F387"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7E2667A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[0.00–0.18]</w:t>
            </w:r>
          </w:p>
        </w:tc>
        <w:tc>
          <w:tcPr>
            <w:tcW w:w="234" w:type="pct"/>
            <w:gridSpan w:val="2"/>
          </w:tcPr>
          <w:p w14:paraId="226318D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186" w:type="pct"/>
            <w:gridSpan w:val="2"/>
          </w:tcPr>
          <w:p w14:paraId="4EBD6366"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529B11BA"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2203E5F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0.04 [0.00–0.65]</w:t>
            </w:r>
          </w:p>
        </w:tc>
        <w:tc>
          <w:tcPr>
            <w:tcW w:w="557" w:type="pct"/>
            <w:gridSpan w:val="4"/>
          </w:tcPr>
          <w:p w14:paraId="0A99DC9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0.8%</w:t>
            </w:r>
          </w:p>
        </w:tc>
      </w:tr>
      <w:tr w:rsidR="00883193" w:rsidRPr="00CE2A74" w14:paraId="678EA348" w14:textId="77777777">
        <w:trPr>
          <w:trHeight w:val="145"/>
        </w:trPr>
        <w:tc>
          <w:tcPr>
            <w:tcW w:w="225" w:type="pct"/>
            <w:vMerge/>
          </w:tcPr>
          <w:p w14:paraId="4D03E26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val="restart"/>
          </w:tcPr>
          <w:p w14:paraId="29129D3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Moderate transmission</w:t>
            </w:r>
            <w:commentRangeStart w:id="72"/>
            <w:commentRangeEnd w:id="72"/>
            <w:r w:rsidRPr="4829D2C5">
              <w:rPr>
                <w:rStyle w:val="ad"/>
                <w:rFonts w:ascii="Calibri" w:eastAsia="Arial" w:hAnsi="Calibri" w:cs="Calibri"/>
                <w:color w:val="000000" w:themeColor="text1"/>
              </w:rPr>
              <w:commentReference w:id="72"/>
            </w:r>
            <w:r w:rsidRPr="4829D2C5">
              <w:rPr>
                <w:rFonts w:ascii="Calibri" w:eastAsia="Arial" w:hAnsi="Calibri" w:cs="Calibri"/>
                <w:color w:val="000000" w:themeColor="text1"/>
                <w:sz w:val="16"/>
                <w:szCs w:val="16"/>
              </w:rPr>
              <w:t xml:space="preserve"> </w:t>
            </w:r>
          </w:p>
        </w:tc>
        <w:tc>
          <w:tcPr>
            <w:tcW w:w="182" w:type="pct"/>
          </w:tcPr>
          <w:p w14:paraId="4A25CEC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277A5793" w14:textId="77777777" w:rsidR="00883193" w:rsidRDefault="00883193">
            <w:pPr>
              <w:jc w:val="center"/>
              <w:rPr>
                <w:rFonts w:ascii="Calibri" w:eastAsia="Arial" w:hAnsi="Calibri" w:cs="Calibri"/>
                <w:color w:val="000000" w:themeColor="text1"/>
                <w:sz w:val="16"/>
                <w:szCs w:val="16"/>
              </w:rPr>
            </w:pPr>
          </w:p>
        </w:tc>
        <w:tc>
          <w:tcPr>
            <w:tcW w:w="317" w:type="pct"/>
          </w:tcPr>
          <w:p w14:paraId="1B7E6D7C" w14:textId="77777777" w:rsidR="00883193" w:rsidRDefault="00883193">
            <w:pPr>
              <w:jc w:val="center"/>
              <w:rPr>
                <w:rFonts w:ascii="Calibri" w:eastAsia="Arial" w:hAnsi="Calibri" w:cs="Calibri"/>
                <w:color w:val="000000" w:themeColor="text1"/>
                <w:sz w:val="16"/>
                <w:szCs w:val="16"/>
              </w:rPr>
            </w:pPr>
          </w:p>
        </w:tc>
        <w:tc>
          <w:tcPr>
            <w:tcW w:w="252" w:type="pct"/>
          </w:tcPr>
          <w:p w14:paraId="5C3AE1A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[0.00–0.26]</w:t>
            </w:r>
          </w:p>
        </w:tc>
        <w:tc>
          <w:tcPr>
            <w:tcW w:w="260" w:type="pct"/>
          </w:tcPr>
          <w:p w14:paraId="59F0631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w:t>
            </w:r>
          </w:p>
        </w:tc>
        <w:tc>
          <w:tcPr>
            <w:tcW w:w="303" w:type="pct"/>
          </w:tcPr>
          <w:p w14:paraId="761660DD"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538EF39F" w14:textId="77777777" w:rsidR="00883193" w:rsidRDefault="00883193">
            <w:pPr>
              <w:jc w:val="center"/>
              <w:rPr>
                <w:rFonts w:ascii="Calibri" w:eastAsia="Arial" w:hAnsi="Calibri" w:cs="Calibri"/>
                <w:color w:val="000000" w:themeColor="text1"/>
                <w:sz w:val="16"/>
                <w:szCs w:val="16"/>
              </w:rPr>
            </w:pPr>
          </w:p>
        </w:tc>
        <w:tc>
          <w:tcPr>
            <w:tcW w:w="187" w:type="pct"/>
          </w:tcPr>
          <w:p w14:paraId="2E2505D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0.07 [0.01–0.63]</w:t>
            </w:r>
          </w:p>
        </w:tc>
        <w:tc>
          <w:tcPr>
            <w:tcW w:w="268" w:type="pct"/>
          </w:tcPr>
          <w:p w14:paraId="5D5DABD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0.9%</w:t>
            </w:r>
          </w:p>
        </w:tc>
        <w:tc>
          <w:tcPr>
            <w:tcW w:w="96" w:type="pct"/>
          </w:tcPr>
          <w:p w14:paraId="6D976EA3" w14:textId="77777777" w:rsidR="00883193" w:rsidRDefault="00883193">
            <w:pPr>
              <w:jc w:val="center"/>
              <w:rPr>
                <w:rFonts w:ascii="Calibri" w:eastAsia="Arial" w:hAnsi="Calibri" w:cs="Calibri"/>
                <w:color w:val="000000" w:themeColor="text1"/>
                <w:sz w:val="16"/>
                <w:szCs w:val="16"/>
              </w:rPr>
            </w:pPr>
          </w:p>
        </w:tc>
        <w:tc>
          <w:tcPr>
            <w:tcW w:w="134" w:type="pct"/>
          </w:tcPr>
          <w:p w14:paraId="657C613E"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6FAB754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0.18 [0.02–1.36]</w:t>
            </w:r>
          </w:p>
        </w:tc>
        <w:tc>
          <w:tcPr>
            <w:tcW w:w="234" w:type="pct"/>
            <w:gridSpan w:val="2"/>
          </w:tcPr>
          <w:p w14:paraId="1FBF9C0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4.6%</w:t>
            </w:r>
          </w:p>
        </w:tc>
        <w:tc>
          <w:tcPr>
            <w:tcW w:w="186" w:type="pct"/>
            <w:gridSpan w:val="2"/>
          </w:tcPr>
          <w:p w14:paraId="14D2AED0"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7189205A"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34AAFEC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0.77 [0.10–6.94]</w:t>
            </w:r>
          </w:p>
        </w:tc>
        <w:tc>
          <w:tcPr>
            <w:tcW w:w="557" w:type="pct"/>
            <w:gridSpan w:val="4"/>
          </w:tcPr>
          <w:p w14:paraId="1EFCE94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40.6%</w:t>
            </w:r>
          </w:p>
        </w:tc>
      </w:tr>
      <w:tr w:rsidR="00883193" w:rsidRPr="00CE2A74" w14:paraId="6C0E5001" w14:textId="77777777">
        <w:trPr>
          <w:trHeight w:val="145"/>
        </w:trPr>
        <w:tc>
          <w:tcPr>
            <w:tcW w:w="225" w:type="pct"/>
            <w:vMerge/>
          </w:tcPr>
          <w:p w14:paraId="661AF47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33218E5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295E64E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25523F86" w14:textId="77777777" w:rsidR="00883193" w:rsidRDefault="00883193">
            <w:pPr>
              <w:jc w:val="center"/>
              <w:rPr>
                <w:rFonts w:ascii="Calibri" w:eastAsia="Arial" w:hAnsi="Calibri" w:cs="Calibri"/>
                <w:color w:val="000000" w:themeColor="text1"/>
                <w:sz w:val="16"/>
                <w:szCs w:val="16"/>
              </w:rPr>
            </w:pPr>
          </w:p>
        </w:tc>
        <w:tc>
          <w:tcPr>
            <w:tcW w:w="317" w:type="pct"/>
          </w:tcPr>
          <w:p w14:paraId="5F5BBB57" w14:textId="77777777" w:rsidR="00883193" w:rsidRDefault="00883193">
            <w:pPr>
              <w:jc w:val="center"/>
              <w:rPr>
                <w:rFonts w:ascii="Calibri" w:eastAsia="Arial" w:hAnsi="Calibri" w:cs="Calibri"/>
                <w:color w:val="000000" w:themeColor="text1"/>
                <w:sz w:val="16"/>
                <w:szCs w:val="16"/>
              </w:rPr>
            </w:pPr>
          </w:p>
        </w:tc>
        <w:tc>
          <w:tcPr>
            <w:tcW w:w="252" w:type="pct"/>
          </w:tcPr>
          <w:p w14:paraId="5D2ED34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[0.00–0.14]</w:t>
            </w:r>
          </w:p>
        </w:tc>
        <w:tc>
          <w:tcPr>
            <w:tcW w:w="260" w:type="pct"/>
          </w:tcPr>
          <w:p w14:paraId="686BCFA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0B0A7F2F"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2CBDDA0F" w14:textId="77777777" w:rsidR="00883193" w:rsidRDefault="00883193">
            <w:pPr>
              <w:jc w:val="center"/>
              <w:rPr>
                <w:rFonts w:ascii="Calibri" w:eastAsia="Arial" w:hAnsi="Calibri" w:cs="Calibri"/>
                <w:color w:val="000000" w:themeColor="text1"/>
                <w:sz w:val="16"/>
                <w:szCs w:val="16"/>
              </w:rPr>
            </w:pPr>
          </w:p>
        </w:tc>
        <w:tc>
          <w:tcPr>
            <w:tcW w:w="187" w:type="pct"/>
          </w:tcPr>
          <w:p w14:paraId="0A633CD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0.04 [0.00–0.29]</w:t>
            </w:r>
          </w:p>
        </w:tc>
        <w:tc>
          <w:tcPr>
            <w:tcW w:w="268" w:type="pct"/>
          </w:tcPr>
          <w:p w14:paraId="1C21608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w:t>
            </w:r>
          </w:p>
        </w:tc>
        <w:tc>
          <w:tcPr>
            <w:tcW w:w="96" w:type="pct"/>
          </w:tcPr>
          <w:p w14:paraId="47807714" w14:textId="77777777" w:rsidR="00883193" w:rsidRDefault="00883193">
            <w:pPr>
              <w:jc w:val="center"/>
              <w:rPr>
                <w:rFonts w:ascii="Calibri" w:eastAsia="Arial" w:hAnsi="Calibri" w:cs="Calibri"/>
                <w:color w:val="000000" w:themeColor="text1"/>
                <w:sz w:val="16"/>
                <w:szCs w:val="16"/>
              </w:rPr>
            </w:pPr>
          </w:p>
        </w:tc>
        <w:tc>
          <w:tcPr>
            <w:tcW w:w="134" w:type="pct"/>
          </w:tcPr>
          <w:p w14:paraId="26650CEA"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0DAD2DE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0.08 [0.01–0.67]</w:t>
            </w:r>
          </w:p>
        </w:tc>
        <w:tc>
          <w:tcPr>
            <w:tcW w:w="234" w:type="pct"/>
            <w:gridSpan w:val="2"/>
          </w:tcPr>
          <w:p w14:paraId="47C68F9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0.7%</w:t>
            </w:r>
          </w:p>
        </w:tc>
        <w:tc>
          <w:tcPr>
            <w:tcW w:w="186" w:type="pct"/>
            <w:gridSpan w:val="2"/>
          </w:tcPr>
          <w:p w14:paraId="277EA4AA"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407FD251"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02B44EF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0.37 [0.05–3.19]</w:t>
            </w:r>
          </w:p>
        </w:tc>
        <w:tc>
          <w:tcPr>
            <w:tcW w:w="557" w:type="pct"/>
            <w:gridSpan w:val="4"/>
          </w:tcPr>
          <w:p w14:paraId="5A46E00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17.5%</w:t>
            </w:r>
          </w:p>
        </w:tc>
      </w:tr>
      <w:tr w:rsidR="00883193" w:rsidRPr="00CE2A74" w14:paraId="26637B01" w14:textId="77777777">
        <w:trPr>
          <w:trHeight w:val="145"/>
        </w:trPr>
        <w:tc>
          <w:tcPr>
            <w:tcW w:w="225" w:type="pct"/>
            <w:vMerge/>
          </w:tcPr>
          <w:p w14:paraId="7C201BD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76D7F88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5665C6D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19899BFE" w14:textId="77777777" w:rsidR="00883193" w:rsidRDefault="00883193">
            <w:pPr>
              <w:jc w:val="center"/>
              <w:rPr>
                <w:rFonts w:ascii="Calibri" w:eastAsia="Arial" w:hAnsi="Calibri" w:cs="Calibri"/>
                <w:color w:val="000000" w:themeColor="text1"/>
                <w:sz w:val="16"/>
                <w:szCs w:val="16"/>
              </w:rPr>
            </w:pPr>
          </w:p>
        </w:tc>
        <w:tc>
          <w:tcPr>
            <w:tcW w:w="317" w:type="pct"/>
          </w:tcPr>
          <w:p w14:paraId="4F32251B" w14:textId="77777777" w:rsidR="00883193" w:rsidRDefault="00883193">
            <w:pPr>
              <w:jc w:val="center"/>
              <w:rPr>
                <w:rFonts w:ascii="Calibri" w:eastAsia="Arial" w:hAnsi="Calibri" w:cs="Calibri"/>
                <w:color w:val="000000" w:themeColor="text1"/>
                <w:sz w:val="16"/>
                <w:szCs w:val="16"/>
              </w:rPr>
            </w:pPr>
          </w:p>
        </w:tc>
        <w:tc>
          <w:tcPr>
            <w:tcW w:w="252" w:type="pct"/>
          </w:tcPr>
          <w:p w14:paraId="51C661B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[0.00–0.08]</w:t>
            </w:r>
          </w:p>
        </w:tc>
        <w:tc>
          <w:tcPr>
            <w:tcW w:w="260" w:type="pct"/>
          </w:tcPr>
          <w:p w14:paraId="42A05CD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1D165B08"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7DAEFAD9" w14:textId="77777777" w:rsidR="00883193" w:rsidRDefault="00883193">
            <w:pPr>
              <w:jc w:val="center"/>
              <w:rPr>
                <w:rFonts w:ascii="Calibri" w:eastAsia="Arial" w:hAnsi="Calibri" w:cs="Calibri"/>
                <w:color w:val="000000" w:themeColor="text1"/>
                <w:sz w:val="16"/>
                <w:szCs w:val="16"/>
              </w:rPr>
            </w:pPr>
          </w:p>
        </w:tc>
        <w:tc>
          <w:tcPr>
            <w:tcW w:w="187" w:type="pct"/>
          </w:tcPr>
          <w:p w14:paraId="3CDA58D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[0.00–0.19]</w:t>
            </w:r>
          </w:p>
        </w:tc>
        <w:tc>
          <w:tcPr>
            <w:tcW w:w="268" w:type="pct"/>
          </w:tcPr>
          <w:p w14:paraId="1F8EC2E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w:t>
            </w:r>
          </w:p>
        </w:tc>
        <w:tc>
          <w:tcPr>
            <w:tcW w:w="96" w:type="pct"/>
          </w:tcPr>
          <w:p w14:paraId="42D85530" w14:textId="77777777" w:rsidR="00883193" w:rsidRDefault="00883193">
            <w:pPr>
              <w:jc w:val="center"/>
              <w:rPr>
                <w:rFonts w:ascii="Calibri" w:eastAsia="Arial" w:hAnsi="Calibri" w:cs="Calibri"/>
                <w:color w:val="000000" w:themeColor="text1"/>
                <w:sz w:val="16"/>
                <w:szCs w:val="16"/>
              </w:rPr>
            </w:pPr>
          </w:p>
        </w:tc>
        <w:tc>
          <w:tcPr>
            <w:tcW w:w="134" w:type="pct"/>
          </w:tcPr>
          <w:p w14:paraId="0048E58A"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079A7D1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0.05 [0.01–0.43]</w:t>
            </w:r>
          </w:p>
        </w:tc>
        <w:tc>
          <w:tcPr>
            <w:tcW w:w="234" w:type="pct"/>
            <w:gridSpan w:val="2"/>
          </w:tcPr>
          <w:p w14:paraId="4CBE417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w:t>
            </w:r>
          </w:p>
        </w:tc>
        <w:tc>
          <w:tcPr>
            <w:tcW w:w="186" w:type="pct"/>
            <w:gridSpan w:val="2"/>
          </w:tcPr>
          <w:p w14:paraId="39E22D1E"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34E9999D"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00B6DAF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0.24 [0.03–2.06]</w:t>
            </w:r>
          </w:p>
        </w:tc>
        <w:tc>
          <w:tcPr>
            <w:tcW w:w="557" w:type="pct"/>
            <w:gridSpan w:val="4"/>
          </w:tcPr>
          <w:p w14:paraId="01FB727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9.5%</w:t>
            </w:r>
          </w:p>
        </w:tc>
      </w:tr>
      <w:tr w:rsidR="00883193" w:rsidRPr="00CE2A74" w14:paraId="0FAD4CC3" w14:textId="77777777">
        <w:trPr>
          <w:trHeight w:val="145"/>
        </w:trPr>
        <w:tc>
          <w:tcPr>
            <w:tcW w:w="225" w:type="pct"/>
            <w:vMerge/>
          </w:tcPr>
          <w:p w14:paraId="51729BA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34CB4A4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75EC47E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04901E4D" w14:textId="77777777" w:rsidR="00883193" w:rsidRDefault="00883193">
            <w:pPr>
              <w:jc w:val="center"/>
              <w:rPr>
                <w:rFonts w:ascii="Calibri" w:eastAsia="Arial" w:hAnsi="Calibri" w:cs="Calibri"/>
                <w:color w:val="000000" w:themeColor="text1"/>
                <w:sz w:val="16"/>
                <w:szCs w:val="16"/>
              </w:rPr>
            </w:pPr>
          </w:p>
        </w:tc>
        <w:tc>
          <w:tcPr>
            <w:tcW w:w="317" w:type="pct"/>
          </w:tcPr>
          <w:p w14:paraId="27E7234D" w14:textId="77777777" w:rsidR="00883193" w:rsidRDefault="00883193">
            <w:pPr>
              <w:jc w:val="center"/>
              <w:rPr>
                <w:rFonts w:ascii="Calibri" w:eastAsia="Arial" w:hAnsi="Calibri" w:cs="Calibri"/>
                <w:color w:val="000000" w:themeColor="text1"/>
                <w:sz w:val="16"/>
                <w:szCs w:val="16"/>
              </w:rPr>
            </w:pPr>
          </w:p>
        </w:tc>
        <w:tc>
          <w:tcPr>
            <w:tcW w:w="252" w:type="pct"/>
          </w:tcPr>
          <w:p w14:paraId="694204B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0.00 [0.00–0.03]</w:t>
            </w:r>
          </w:p>
        </w:tc>
        <w:tc>
          <w:tcPr>
            <w:tcW w:w="260" w:type="pct"/>
          </w:tcPr>
          <w:p w14:paraId="24BB756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46932471"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15E9D5D9" w14:textId="77777777" w:rsidR="00883193" w:rsidRDefault="00883193">
            <w:pPr>
              <w:jc w:val="center"/>
              <w:rPr>
                <w:rFonts w:ascii="Calibri" w:eastAsia="Arial" w:hAnsi="Calibri" w:cs="Calibri"/>
                <w:color w:val="000000" w:themeColor="text1"/>
                <w:sz w:val="16"/>
                <w:szCs w:val="16"/>
              </w:rPr>
            </w:pPr>
          </w:p>
        </w:tc>
        <w:tc>
          <w:tcPr>
            <w:tcW w:w="187" w:type="pct"/>
          </w:tcPr>
          <w:p w14:paraId="46BDB4A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[0.00–0.07]</w:t>
            </w:r>
          </w:p>
        </w:tc>
        <w:tc>
          <w:tcPr>
            <w:tcW w:w="268" w:type="pct"/>
          </w:tcPr>
          <w:p w14:paraId="76C86E2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96" w:type="pct"/>
          </w:tcPr>
          <w:p w14:paraId="023738FF" w14:textId="77777777" w:rsidR="00883193" w:rsidRDefault="00883193">
            <w:pPr>
              <w:jc w:val="center"/>
              <w:rPr>
                <w:rFonts w:ascii="Calibri" w:eastAsia="Arial" w:hAnsi="Calibri" w:cs="Calibri"/>
                <w:color w:val="000000" w:themeColor="text1"/>
                <w:sz w:val="16"/>
                <w:szCs w:val="16"/>
              </w:rPr>
            </w:pPr>
          </w:p>
        </w:tc>
        <w:tc>
          <w:tcPr>
            <w:tcW w:w="134" w:type="pct"/>
          </w:tcPr>
          <w:p w14:paraId="1B924C28"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568052E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0.02 [0.00–0.15]</w:t>
            </w:r>
          </w:p>
        </w:tc>
        <w:tc>
          <w:tcPr>
            <w:tcW w:w="234" w:type="pct"/>
            <w:gridSpan w:val="2"/>
          </w:tcPr>
          <w:p w14:paraId="13F8630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186" w:type="pct"/>
            <w:gridSpan w:val="2"/>
          </w:tcPr>
          <w:p w14:paraId="3AFAA1A3"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3C17AB41"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7311A99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0.10 [0.01–0.66]</w:t>
            </w:r>
          </w:p>
        </w:tc>
        <w:tc>
          <w:tcPr>
            <w:tcW w:w="557" w:type="pct"/>
            <w:gridSpan w:val="4"/>
          </w:tcPr>
          <w:p w14:paraId="07A2E80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0.9%</w:t>
            </w:r>
          </w:p>
        </w:tc>
      </w:tr>
      <w:tr w:rsidR="00883193" w:rsidRPr="00CE2A74" w14:paraId="510607AA" w14:textId="77777777">
        <w:trPr>
          <w:trHeight w:val="145"/>
        </w:trPr>
        <w:tc>
          <w:tcPr>
            <w:tcW w:w="225" w:type="pct"/>
            <w:vMerge/>
          </w:tcPr>
          <w:p w14:paraId="066688F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val="restart"/>
          </w:tcPr>
          <w:p w14:paraId="26A23BF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High transmission</w:t>
            </w:r>
            <w:commentRangeStart w:id="73"/>
            <w:commentRangeEnd w:id="73"/>
            <w:r w:rsidRPr="4829D2C5">
              <w:rPr>
                <w:rStyle w:val="ad"/>
                <w:rFonts w:ascii="Calibri" w:eastAsia="Arial" w:hAnsi="Calibri" w:cs="Calibri"/>
                <w:color w:val="000000" w:themeColor="text1"/>
              </w:rPr>
              <w:commentReference w:id="73"/>
            </w:r>
            <w:r w:rsidRPr="4829D2C5">
              <w:rPr>
                <w:rFonts w:ascii="Calibri" w:eastAsia="Arial" w:hAnsi="Calibri" w:cs="Calibri"/>
                <w:color w:val="000000" w:themeColor="text1"/>
                <w:sz w:val="16"/>
                <w:szCs w:val="16"/>
              </w:rPr>
              <w:t xml:space="preserve"> </w:t>
            </w:r>
          </w:p>
        </w:tc>
        <w:tc>
          <w:tcPr>
            <w:tcW w:w="182" w:type="pct"/>
          </w:tcPr>
          <w:p w14:paraId="38E21A7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1-11</w:t>
            </w:r>
          </w:p>
        </w:tc>
        <w:tc>
          <w:tcPr>
            <w:tcW w:w="306" w:type="pct"/>
          </w:tcPr>
          <w:p w14:paraId="551EFF02" w14:textId="77777777" w:rsidR="00883193" w:rsidRDefault="00883193">
            <w:pPr>
              <w:jc w:val="center"/>
              <w:rPr>
                <w:rFonts w:ascii="Calibri" w:eastAsia="Arial" w:hAnsi="Calibri" w:cs="Calibri"/>
                <w:color w:val="000000" w:themeColor="text1"/>
                <w:sz w:val="16"/>
                <w:szCs w:val="16"/>
              </w:rPr>
            </w:pPr>
          </w:p>
        </w:tc>
        <w:tc>
          <w:tcPr>
            <w:tcW w:w="317" w:type="pct"/>
          </w:tcPr>
          <w:p w14:paraId="2129C226" w14:textId="77777777" w:rsidR="00883193" w:rsidRDefault="00883193">
            <w:pPr>
              <w:jc w:val="center"/>
              <w:rPr>
                <w:rFonts w:ascii="Calibri" w:eastAsia="Arial" w:hAnsi="Calibri" w:cs="Calibri"/>
                <w:color w:val="000000" w:themeColor="text1"/>
                <w:sz w:val="16"/>
                <w:szCs w:val="16"/>
              </w:rPr>
            </w:pPr>
          </w:p>
        </w:tc>
        <w:tc>
          <w:tcPr>
            <w:tcW w:w="252" w:type="pct"/>
          </w:tcPr>
          <w:p w14:paraId="5A09FE2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0.10 [0.01–0.82]</w:t>
            </w:r>
          </w:p>
        </w:tc>
        <w:tc>
          <w:tcPr>
            <w:tcW w:w="260" w:type="pct"/>
          </w:tcPr>
          <w:p w14:paraId="4C67E98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1.6%</w:t>
            </w:r>
          </w:p>
        </w:tc>
        <w:tc>
          <w:tcPr>
            <w:tcW w:w="303" w:type="pct"/>
          </w:tcPr>
          <w:p w14:paraId="49776F5C"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05F7EB8D" w14:textId="77777777" w:rsidR="00883193" w:rsidRDefault="00883193">
            <w:pPr>
              <w:jc w:val="center"/>
              <w:rPr>
                <w:rFonts w:ascii="Calibri" w:eastAsia="Arial" w:hAnsi="Calibri" w:cs="Calibri"/>
                <w:color w:val="000000" w:themeColor="text1"/>
                <w:sz w:val="16"/>
                <w:szCs w:val="16"/>
              </w:rPr>
            </w:pPr>
          </w:p>
        </w:tc>
        <w:tc>
          <w:tcPr>
            <w:tcW w:w="187" w:type="pct"/>
          </w:tcPr>
          <w:p w14:paraId="13142C8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0.21 [0.01–1.93]</w:t>
            </w:r>
          </w:p>
        </w:tc>
        <w:tc>
          <w:tcPr>
            <w:tcW w:w="268" w:type="pct"/>
          </w:tcPr>
          <w:p w14:paraId="07FC381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9.6%</w:t>
            </w:r>
          </w:p>
        </w:tc>
        <w:tc>
          <w:tcPr>
            <w:tcW w:w="96" w:type="pct"/>
          </w:tcPr>
          <w:p w14:paraId="720195E9" w14:textId="77777777" w:rsidR="00883193" w:rsidRDefault="00883193">
            <w:pPr>
              <w:jc w:val="center"/>
              <w:rPr>
                <w:rFonts w:ascii="Calibri" w:eastAsia="Arial" w:hAnsi="Calibri" w:cs="Calibri"/>
                <w:color w:val="000000" w:themeColor="text1"/>
                <w:sz w:val="16"/>
                <w:szCs w:val="16"/>
              </w:rPr>
            </w:pPr>
          </w:p>
        </w:tc>
        <w:tc>
          <w:tcPr>
            <w:tcW w:w="134" w:type="pct"/>
          </w:tcPr>
          <w:p w14:paraId="41E102A2"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702EC56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0.57 [0.04–4.99]</w:t>
            </w:r>
          </w:p>
        </w:tc>
        <w:tc>
          <w:tcPr>
            <w:tcW w:w="234" w:type="pct"/>
            <w:gridSpan w:val="2"/>
          </w:tcPr>
          <w:p w14:paraId="4D582EB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32.4%</w:t>
            </w:r>
          </w:p>
        </w:tc>
        <w:tc>
          <w:tcPr>
            <w:tcW w:w="186" w:type="pct"/>
            <w:gridSpan w:val="2"/>
          </w:tcPr>
          <w:p w14:paraId="4B0475E6"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052BCF7A"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7CC3236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2.98 [0.22–25.15]</w:t>
            </w:r>
          </w:p>
        </w:tc>
        <w:tc>
          <w:tcPr>
            <w:tcW w:w="557" w:type="pct"/>
            <w:gridSpan w:val="4"/>
          </w:tcPr>
          <w:p w14:paraId="65322D70"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80.7%</w:t>
            </w:r>
          </w:p>
        </w:tc>
      </w:tr>
      <w:tr w:rsidR="00883193" w:rsidRPr="00CE2A74" w14:paraId="5975504D" w14:textId="77777777">
        <w:trPr>
          <w:trHeight w:val="145"/>
        </w:trPr>
        <w:tc>
          <w:tcPr>
            <w:tcW w:w="225" w:type="pct"/>
            <w:vMerge/>
          </w:tcPr>
          <w:p w14:paraId="6F60E6C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7381B72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525C5E2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12-17</w:t>
            </w:r>
          </w:p>
        </w:tc>
        <w:tc>
          <w:tcPr>
            <w:tcW w:w="306" w:type="pct"/>
          </w:tcPr>
          <w:p w14:paraId="3C9522A3" w14:textId="77777777" w:rsidR="00883193" w:rsidRDefault="00883193">
            <w:pPr>
              <w:jc w:val="center"/>
              <w:rPr>
                <w:rFonts w:ascii="Calibri" w:eastAsia="Arial" w:hAnsi="Calibri" w:cs="Calibri"/>
                <w:color w:val="000000" w:themeColor="text1"/>
                <w:sz w:val="16"/>
                <w:szCs w:val="16"/>
              </w:rPr>
            </w:pPr>
          </w:p>
        </w:tc>
        <w:tc>
          <w:tcPr>
            <w:tcW w:w="317" w:type="pct"/>
          </w:tcPr>
          <w:p w14:paraId="405E9597" w14:textId="77777777" w:rsidR="00883193" w:rsidRDefault="00883193">
            <w:pPr>
              <w:jc w:val="center"/>
              <w:rPr>
                <w:rFonts w:ascii="Calibri" w:eastAsia="Arial" w:hAnsi="Calibri" w:cs="Calibri"/>
                <w:color w:val="000000" w:themeColor="text1"/>
                <w:sz w:val="16"/>
                <w:szCs w:val="16"/>
              </w:rPr>
            </w:pPr>
          </w:p>
        </w:tc>
        <w:tc>
          <w:tcPr>
            <w:tcW w:w="252" w:type="pct"/>
          </w:tcPr>
          <w:p w14:paraId="079D9B8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0.05 [0.00–0.40]</w:t>
            </w:r>
          </w:p>
        </w:tc>
        <w:tc>
          <w:tcPr>
            <w:tcW w:w="260" w:type="pct"/>
          </w:tcPr>
          <w:p w14:paraId="44650D9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w:t>
            </w:r>
          </w:p>
        </w:tc>
        <w:tc>
          <w:tcPr>
            <w:tcW w:w="303" w:type="pct"/>
          </w:tcPr>
          <w:p w14:paraId="73C761D9"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4301B5AC" w14:textId="77777777" w:rsidR="00883193" w:rsidRDefault="00883193">
            <w:pPr>
              <w:jc w:val="center"/>
              <w:rPr>
                <w:rFonts w:ascii="Calibri" w:eastAsia="Arial" w:hAnsi="Calibri" w:cs="Calibri"/>
                <w:color w:val="000000" w:themeColor="text1"/>
                <w:sz w:val="16"/>
                <w:szCs w:val="16"/>
              </w:rPr>
            </w:pPr>
          </w:p>
        </w:tc>
        <w:tc>
          <w:tcPr>
            <w:tcW w:w="187" w:type="pct"/>
          </w:tcPr>
          <w:p w14:paraId="33A35A48"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0.11 [0.01–0.90]</w:t>
            </w:r>
          </w:p>
        </w:tc>
        <w:tc>
          <w:tcPr>
            <w:tcW w:w="268" w:type="pct"/>
          </w:tcPr>
          <w:p w14:paraId="1CCB4AF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1.7%</w:t>
            </w:r>
          </w:p>
        </w:tc>
        <w:tc>
          <w:tcPr>
            <w:tcW w:w="96" w:type="pct"/>
          </w:tcPr>
          <w:p w14:paraId="3E085C52" w14:textId="77777777" w:rsidR="00883193" w:rsidRDefault="00883193">
            <w:pPr>
              <w:jc w:val="center"/>
              <w:rPr>
                <w:rFonts w:ascii="Calibri" w:eastAsia="Arial" w:hAnsi="Calibri" w:cs="Calibri"/>
                <w:color w:val="000000" w:themeColor="text1"/>
                <w:sz w:val="16"/>
                <w:szCs w:val="16"/>
              </w:rPr>
            </w:pPr>
          </w:p>
        </w:tc>
        <w:tc>
          <w:tcPr>
            <w:tcW w:w="134" w:type="pct"/>
          </w:tcPr>
          <w:p w14:paraId="61CA8729"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31B013C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0.27 [0.01–2.16]</w:t>
            </w:r>
          </w:p>
        </w:tc>
        <w:tc>
          <w:tcPr>
            <w:tcW w:w="234" w:type="pct"/>
            <w:gridSpan w:val="2"/>
          </w:tcPr>
          <w:p w14:paraId="4AF371A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12.1%</w:t>
            </w:r>
          </w:p>
        </w:tc>
        <w:tc>
          <w:tcPr>
            <w:tcW w:w="186" w:type="pct"/>
            <w:gridSpan w:val="2"/>
          </w:tcPr>
          <w:p w14:paraId="785B6AD4"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661E4771"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32A7A0A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1.45 [0.10–11.28]</w:t>
            </w:r>
          </w:p>
        </w:tc>
        <w:tc>
          <w:tcPr>
            <w:tcW w:w="557" w:type="pct"/>
            <w:gridSpan w:val="4"/>
          </w:tcPr>
          <w:p w14:paraId="63CA0D8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61.5%</w:t>
            </w:r>
          </w:p>
        </w:tc>
      </w:tr>
      <w:tr w:rsidR="00883193" w:rsidRPr="00CE2A74" w14:paraId="1EA33AA1" w14:textId="77777777">
        <w:trPr>
          <w:trHeight w:val="145"/>
        </w:trPr>
        <w:tc>
          <w:tcPr>
            <w:tcW w:w="225" w:type="pct"/>
            <w:vMerge/>
          </w:tcPr>
          <w:p w14:paraId="0496818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1CF3CC9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4FFBBD2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18-64</w:t>
            </w:r>
          </w:p>
        </w:tc>
        <w:tc>
          <w:tcPr>
            <w:tcW w:w="306" w:type="pct"/>
          </w:tcPr>
          <w:p w14:paraId="079553C6" w14:textId="77777777" w:rsidR="00883193" w:rsidRDefault="00883193">
            <w:pPr>
              <w:jc w:val="center"/>
              <w:rPr>
                <w:rFonts w:ascii="Calibri" w:eastAsia="Arial" w:hAnsi="Calibri" w:cs="Calibri"/>
                <w:color w:val="000000" w:themeColor="text1"/>
                <w:sz w:val="16"/>
                <w:szCs w:val="16"/>
              </w:rPr>
            </w:pPr>
          </w:p>
        </w:tc>
        <w:tc>
          <w:tcPr>
            <w:tcW w:w="317" w:type="pct"/>
          </w:tcPr>
          <w:p w14:paraId="06BB800A" w14:textId="77777777" w:rsidR="00883193" w:rsidRDefault="00883193">
            <w:pPr>
              <w:jc w:val="center"/>
              <w:rPr>
                <w:rFonts w:ascii="Calibri" w:eastAsia="Arial" w:hAnsi="Calibri" w:cs="Calibri"/>
                <w:color w:val="000000" w:themeColor="text1"/>
                <w:sz w:val="16"/>
                <w:szCs w:val="16"/>
              </w:rPr>
            </w:pPr>
          </w:p>
        </w:tc>
        <w:tc>
          <w:tcPr>
            <w:tcW w:w="252" w:type="pct"/>
          </w:tcPr>
          <w:p w14:paraId="622BC07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[0.00–0.27]</w:t>
            </w:r>
          </w:p>
        </w:tc>
        <w:tc>
          <w:tcPr>
            <w:tcW w:w="260" w:type="pct"/>
          </w:tcPr>
          <w:p w14:paraId="4382B3D3"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08397A66"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20195F3E" w14:textId="77777777" w:rsidR="00883193" w:rsidRDefault="00883193">
            <w:pPr>
              <w:jc w:val="center"/>
              <w:rPr>
                <w:rFonts w:ascii="Calibri" w:eastAsia="Arial" w:hAnsi="Calibri" w:cs="Calibri"/>
                <w:color w:val="000000" w:themeColor="text1"/>
                <w:sz w:val="16"/>
                <w:szCs w:val="16"/>
              </w:rPr>
            </w:pPr>
          </w:p>
        </w:tc>
        <w:tc>
          <w:tcPr>
            <w:tcW w:w="187" w:type="pct"/>
          </w:tcPr>
          <w:p w14:paraId="08678C3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0.07 [0.00–0.57]</w:t>
            </w:r>
          </w:p>
        </w:tc>
        <w:tc>
          <w:tcPr>
            <w:tcW w:w="268" w:type="pct"/>
          </w:tcPr>
          <w:p w14:paraId="077BDB47"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0.4%</w:t>
            </w:r>
          </w:p>
        </w:tc>
        <w:tc>
          <w:tcPr>
            <w:tcW w:w="96" w:type="pct"/>
          </w:tcPr>
          <w:p w14:paraId="3597E179" w14:textId="77777777" w:rsidR="00883193" w:rsidRDefault="00883193">
            <w:pPr>
              <w:jc w:val="center"/>
              <w:rPr>
                <w:rFonts w:ascii="Calibri" w:eastAsia="Arial" w:hAnsi="Calibri" w:cs="Calibri"/>
                <w:color w:val="000000" w:themeColor="text1"/>
                <w:sz w:val="16"/>
                <w:szCs w:val="16"/>
              </w:rPr>
            </w:pPr>
          </w:p>
        </w:tc>
        <w:tc>
          <w:tcPr>
            <w:tcW w:w="134" w:type="pct"/>
          </w:tcPr>
          <w:p w14:paraId="1EB1BF04"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23F9D10D"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0.17 [0.01–1.44]</w:t>
            </w:r>
          </w:p>
        </w:tc>
        <w:tc>
          <w:tcPr>
            <w:tcW w:w="234" w:type="pct"/>
            <w:gridSpan w:val="2"/>
          </w:tcPr>
          <w:p w14:paraId="41D595F9"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5.7%</w:t>
            </w:r>
          </w:p>
        </w:tc>
        <w:tc>
          <w:tcPr>
            <w:tcW w:w="186" w:type="pct"/>
            <w:gridSpan w:val="2"/>
          </w:tcPr>
          <w:p w14:paraId="39E7386A"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766C14DE"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2B698B1A"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0.91 [0.06–7.45]</w:t>
            </w:r>
          </w:p>
        </w:tc>
        <w:tc>
          <w:tcPr>
            <w:tcW w:w="557" w:type="pct"/>
            <w:gridSpan w:val="4"/>
          </w:tcPr>
          <w:p w14:paraId="0B0A2111"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46.9%</w:t>
            </w:r>
          </w:p>
        </w:tc>
      </w:tr>
      <w:tr w:rsidR="00883193" w:rsidRPr="00CE2A74" w14:paraId="13A6D115" w14:textId="77777777">
        <w:trPr>
          <w:trHeight w:val="145"/>
        </w:trPr>
        <w:tc>
          <w:tcPr>
            <w:tcW w:w="225" w:type="pct"/>
            <w:vMerge/>
          </w:tcPr>
          <w:p w14:paraId="770D07D4"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77" w:type="pct"/>
            <w:vMerge/>
          </w:tcPr>
          <w:p w14:paraId="49F24BF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82" w:type="pct"/>
          </w:tcPr>
          <w:p w14:paraId="6F586D6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65+</w:t>
            </w:r>
          </w:p>
        </w:tc>
        <w:tc>
          <w:tcPr>
            <w:tcW w:w="306" w:type="pct"/>
          </w:tcPr>
          <w:p w14:paraId="2E694D14" w14:textId="77777777" w:rsidR="00883193" w:rsidRDefault="00883193">
            <w:pPr>
              <w:jc w:val="center"/>
              <w:rPr>
                <w:rFonts w:ascii="Calibri" w:eastAsia="Arial" w:hAnsi="Calibri" w:cs="Calibri"/>
                <w:color w:val="000000" w:themeColor="text1"/>
                <w:sz w:val="16"/>
                <w:szCs w:val="16"/>
              </w:rPr>
            </w:pPr>
          </w:p>
        </w:tc>
        <w:tc>
          <w:tcPr>
            <w:tcW w:w="317" w:type="pct"/>
          </w:tcPr>
          <w:p w14:paraId="18BEB124" w14:textId="77777777" w:rsidR="00883193" w:rsidRDefault="00883193">
            <w:pPr>
              <w:jc w:val="center"/>
              <w:rPr>
                <w:rFonts w:ascii="Calibri" w:eastAsia="Arial" w:hAnsi="Calibri" w:cs="Calibri"/>
                <w:color w:val="000000" w:themeColor="text1"/>
                <w:sz w:val="16"/>
                <w:szCs w:val="16"/>
              </w:rPr>
            </w:pPr>
          </w:p>
        </w:tc>
        <w:tc>
          <w:tcPr>
            <w:tcW w:w="252" w:type="pct"/>
          </w:tcPr>
          <w:p w14:paraId="669E6062"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0.01 [0.00–0.09]</w:t>
            </w:r>
          </w:p>
        </w:tc>
        <w:tc>
          <w:tcPr>
            <w:tcW w:w="260" w:type="pct"/>
          </w:tcPr>
          <w:p w14:paraId="64E4732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303" w:type="pct"/>
          </w:tcPr>
          <w:p w14:paraId="2B2394E9" w14:textId="77777777" w:rsidR="00883193" w:rsidRDefault="00883193">
            <w:pPr>
              <w:jc w:val="center"/>
              <w:rPr>
                <w:rFonts w:ascii="Calibri" w:eastAsia="Arial" w:hAnsi="Calibri" w:cs="Calibri"/>
                <w:color w:val="000000" w:themeColor="text1"/>
                <w:sz w:val="16"/>
                <w:szCs w:val="16"/>
              </w:rPr>
            </w:pPr>
          </w:p>
        </w:tc>
        <w:tc>
          <w:tcPr>
            <w:tcW w:w="344" w:type="pct"/>
            <w:gridSpan w:val="2"/>
          </w:tcPr>
          <w:p w14:paraId="0F148963" w14:textId="77777777" w:rsidR="00883193" w:rsidRDefault="00883193">
            <w:pPr>
              <w:jc w:val="center"/>
              <w:rPr>
                <w:rFonts w:ascii="Calibri" w:eastAsia="Arial" w:hAnsi="Calibri" w:cs="Calibri"/>
                <w:color w:val="000000" w:themeColor="text1"/>
                <w:sz w:val="16"/>
                <w:szCs w:val="16"/>
              </w:rPr>
            </w:pPr>
          </w:p>
        </w:tc>
        <w:tc>
          <w:tcPr>
            <w:tcW w:w="187" w:type="pct"/>
          </w:tcPr>
          <w:p w14:paraId="21E74D2B"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0.03 [0.00–0.20]</w:t>
            </w:r>
          </w:p>
        </w:tc>
        <w:tc>
          <w:tcPr>
            <w:tcW w:w="268" w:type="pct"/>
          </w:tcPr>
          <w:p w14:paraId="418838EC"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w:t>
            </w:r>
          </w:p>
        </w:tc>
        <w:tc>
          <w:tcPr>
            <w:tcW w:w="96" w:type="pct"/>
          </w:tcPr>
          <w:p w14:paraId="21FC8875" w14:textId="77777777" w:rsidR="00883193" w:rsidRDefault="00883193">
            <w:pPr>
              <w:jc w:val="center"/>
              <w:rPr>
                <w:rFonts w:ascii="Calibri" w:eastAsia="Arial" w:hAnsi="Calibri" w:cs="Calibri"/>
                <w:color w:val="000000" w:themeColor="text1"/>
                <w:sz w:val="16"/>
                <w:szCs w:val="16"/>
              </w:rPr>
            </w:pPr>
          </w:p>
        </w:tc>
        <w:tc>
          <w:tcPr>
            <w:tcW w:w="134" w:type="pct"/>
          </w:tcPr>
          <w:p w14:paraId="700BB85C" w14:textId="77777777" w:rsidR="00883193" w:rsidRDefault="00883193">
            <w:pPr>
              <w:jc w:val="center"/>
              <w:rPr>
                <w:rFonts w:ascii="Calibri" w:eastAsia="Arial" w:hAnsi="Calibri" w:cs="Calibri"/>
                <w:color w:val="000000" w:themeColor="text1"/>
                <w:sz w:val="16"/>
                <w:szCs w:val="16"/>
              </w:rPr>
            </w:pPr>
          </w:p>
        </w:tc>
        <w:tc>
          <w:tcPr>
            <w:tcW w:w="255" w:type="pct"/>
            <w:gridSpan w:val="2"/>
          </w:tcPr>
          <w:p w14:paraId="0CAC82AF"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0.07 [0.00–0.50]</w:t>
            </w:r>
          </w:p>
        </w:tc>
        <w:tc>
          <w:tcPr>
            <w:tcW w:w="234" w:type="pct"/>
            <w:gridSpan w:val="2"/>
          </w:tcPr>
          <w:p w14:paraId="511E1E35"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0.2%</w:t>
            </w:r>
          </w:p>
        </w:tc>
        <w:tc>
          <w:tcPr>
            <w:tcW w:w="186" w:type="pct"/>
            <w:gridSpan w:val="2"/>
          </w:tcPr>
          <w:p w14:paraId="0B79BEA9" w14:textId="77777777" w:rsidR="00883193" w:rsidRDefault="00883193">
            <w:pPr>
              <w:jc w:val="center"/>
              <w:rPr>
                <w:rFonts w:ascii="Calibri" w:eastAsia="Arial" w:hAnsi="Calibri" w:cs="Calibri"/>
                <w:color w:val="000000" w:themeColor="text1"/>
                <w:sz w:val="16"/>
                <w:szCs w:val="16"/>
              </w:rPr>
            </w:pPr>
          </w:p>
        </w:tc>
        <w:tc>
          <w:tcPr>
            <w:tcW w:w="210" w:type="pct"/>
            <w:gridSpan w:val="2"/>
          </w:tcPr>
          <w:p w14:paraId="5893FFFB" w14:textId="77777777" w:rsidR="00883193" w:rsidRDefault="00883193">
            <w:pPr>
              <w:jc w:val="center"/>
              <w:rPr>
                <w:rFonts w:ascii="Calibri" w:eastAsia="Arial" w:hAnsi="Calibri" w:cs="Calibri"/>
                <w:color w:val="000000" w:themeColor="text1"/>
                <w:sz w:val="16"/>
                <w:szCs w:val="16"/>
              </w:rPr>
            </w:pPr>
          </w:p>
        </w:tc>
        <w:tc>
          <w:tcPr>
            <w:tcW w:w="306" w:type="pct"/>
            <w:gridSpan w:val="2"/>
          </w:tcPr>
          <w:p w14:paraId="40D02EEE"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0.35 [0.03–2.59]</w:t>
            </w:r>
          </w:p>
        </w:tc>
        <w:tc>
          <w:tcPr>
            <w:tcW w:w="557" w:type="pct"/>
            <w:gridSpan w:val="4"/>
          </w:tcPr>
          <w:p w14:paraId="0DA525C6" w14:textId="77777777" w:rsidR="00883193" w:rsidRPr="008E22C3" w:rsidRDefault="00883193">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6"/>
                <w:szCs w:val="16"/>
              </w:rPr>
            </w:pPr>
            <w:r w:rsidRPr="4829D2C5">
              <w:rPr>
                <w:rFonts w:ascii="Calibri" w:eastAsia="Arial" w:hAnsi="Calibri" w:cs="Calibri"/>
                <w:color w:val="000000" w:themeColor="text1"/>
                <w:sz w:val="16"/>
                <w:szCs w:val="16"/>
              </w:rPr>
              <w:t>17.8%</w:t>
            </w:r>
          </w:p>
        </w:tc>
      </w:tr>
    </w:tbl>
    <w:p w14:paraId="0F32DF96" w14:textId="77777777" w:rsidR="000A1541" w:rsidRDefault="000A1541"/>
    <w:p w14:paraId="4ECD7705" w14:textId="77777777" w:rsidR="0026291E" w:rsidRDefault="0026291E"/>
    <w:p w14:paraId="4D1F6105" w14:textId="77777777" w:rsidR="0026291E" w:rsidRDefault="0026291E"/>
    <w:p w14:paraId="0E73B585" w14:textId="77777777" w:rsidR="0026291E" w:rsidRDefault="0026291E"/>
    <w:p w14:paraId="20EC9A52" w14:textId="77777777" w:rsidR="0026291E" w:rsidRDefault="0026291E"/>
    <w:p w14:paraId="1AE43F31" w14:textId="77777777" w:rsidR="0026291E" w:rsidRDefault="0026291E"/>
    <w:p w14:paraId="0B9A4CE4" w14:textId="77777777" w:rsidR="0026291E" w:rsidRDefault="0026291E"/>
    <w:p w14:paraId="2B4EE8C2" w14:textId="77777777" w:rsidR="0026291E" w:rsidRDefault="0026291E"/>
    <w:p w14:paraId="0A89D0C5" w14:textId="77777777" w:rsidR="0026291E" w:rsidRDefault="0026291E"/>
    <w:p w14:paraId="70973413" w14:textId="77777777" w:rsidR="0026291E" w:rsidRDefault="0026291E"/>
    <w:p w14:paraId="1AE00C1E" w14:textId="77777777" w:rsidR="0026291E" w:rsidRDefault="0026291E"/>
    <w:p w14:paraId="75FBB9FD" w14:textId="77777777" w:rsidR="0026291E" w:rsidRDefault="0026291E"/>
    <w:p w14:paraId="0DE41D82" w14:textId="77777777" w:rsidR="0026291E" w:rsidRDefault="0026291E"/>
    <w:p w14:paraId="318F21CC" w14:textId="77777777" w:rsidR="0026291E" w:rsidRDefault="0026291E"/>
    <w:p w14:paraId="1C63DFD0" w14:textId="77777777" w:rsidR="0026291E" w:rsidRDefault="0026291E"/>
    <w:tbl>
      <w:tblPr>
        <w:tblStyle w:val="af0"/>
        <w:tblW w:w="14029" w:type="dxa"/>
        <w:tblLayout w:type="fixed"/>
        <w:tblLook w:val="0420" w:firstRow="1" w:lastRow="0" w:firstColumn="0" w:lastColumn="0" w:noHBand="0" w:noVBand="1"/>
      </w:tblPr>
      <w:tblGrid>
        <w:gridCol w:w="762"/>
        <w:gridCol w:w="949"/>
        <w:gridCol w:w="666"/>
        <w:gridCol w:w="666"/>
        <w:gridCol w:w="770"/>
        <w:gridCol w:w="848"/>
        <w:gridCol w:w="1430"/>
        <w:gridCol w:w="1559"/>
        <w:gridCol w:w="1276"/>
        <w:gridCol w:w="1842"/>
        <w:gridCol w:w="3261"/>
      </w:tblGrid>
      <w:tr w:rsidR="0026291E" w:rsidRPr="00CE2A74" w14:paraId="02D7CBC6" w14:textId="77777777">
        <w:trPr>
          <w:trHeight w:val="628"/>
        </w:trPr>
        <w:tc>
          <w:tcPr>
            <w:tcW w:w="2377" w:type="dxa"/>
            <w:gridSpan w:val="3"/>
          </w:tcPr>
          <w:p w14:paraId="06482C2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p>
        </w:tc>
        <w:tc>
          <w:tcPr>
            <w:tcW w:w="3714" w:type="dxa"/>
            <w:gridSpan w:val="4"/>
          </w:tcPr>
          <w:p w14:paraId="19D35BEB" w14:textId="77777777" w:rsidR="0026291E" w:rsidRDefault="0026291E">
            <w:pPr>
              <w:jc w:val="center"/>
              <w:rPr>
                <w:rFonts w:ascii="Calibri" w:eastAsia="Arial" w:hAnsi="Calibri" w:cs="Calibri"/>
                <w:b/>
                <w:bCs/>
                <w:color w:val="000000" w:themeColor="text1"/>
                <w:sz w:val="18"/>
                <w:szCs w:val="18"/>
              </w:rPr>
            </w:pPr>
          </w:p>
          <w:p w14:paraId="5C7A083B" w14:textId="77777777" w:rsidR="0026291E"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8"/>
                <w:szCs w:val="18"/>
              </w:rPr>
            </w:pPr>
            <w:r w:rsidRPr="4829D2C5">
              <w:rPr>
                <w:rFonts w:ascii="Calibri" w:eastAsia="Arial" w:hAnsi="Calibri" w:cs="Calibri"/>
                <w:b/>
                <w:bCs/>
                <w:color w:val="000000" w:themeColor="text1"/>
                <w:sz w:val="18"/>
                <w:szCs w:val="18"/>
              </w:rPr>
              <w:t xml:space="preserve">Vaccine protection against only disease </w:t>
            </w:r>
          </w:p>
        </w:tc>
        <w:tc>
          <w:tcPr>
            <w:tcW w:w="7938" w:type="dxa"/>
            <w:gridSpan w:val="4"/>
          </w:tcPr>
          <w:p w14:paraId="509AB2AC" w14:textId="77777777" w:rsidR="0026291E" w:rsidRDefault="0026291E">
            <w:pPr>
              <w:jc w:val="center"/>
              <w:rPr>
                <w:rFonts w:ascii="Calibri" w:eastAsia="Arial" w:hAnsi="Calibri" w:cs="Calibri"/>
                <w:b/>
                <w:bCs/>
                <w:color w:val="000000" w:themeColor="text1"/>
                <w:sz w:val="18"/>
                <w:szCs w:val="18"/>
              </w:rPr>
            </w:pPr>
          </w:p>
          <w:p w14:paraId="59C55842" w14:textId="77777777" w:rsidR="0026291E"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8"/>
                <w:szCs w:val="18"/>
              </w:rPr>
            </w:pPr>
            <w:r w:rsidRPr="4829D2C5">
              <w:rPr>
                <w:rFonts w:ascii="Calibri" w:eastAsia="Arial" w:hAnsi="Calibri" w:cs="Calibri"/>
                <w:b/>
                <w:bCs/>
                <w:color w:val="000000" w:themeColor="text1"/>
                <w:sz w:val="18"/>
                <w:szCs w:val="18"/>
              </w:rPr>
              <w:t>Vaccine protection against both disease and infection</w:t>
            </w:r>
          </w:p>
        </w:tc>
      </w:tr>
      <w:tr w:rsidR="0026291E" w:rsidRPr="00675036" w14:paraId="0E005A8F" w14:textId="77777777">
        <w:trPr>
          <w:trHeight w:val="628"/>
        </w:trPr>
        <w:tc>
          <w:tcPr>
            <w:tcW w:w="762" w:type="dxa"/>
          </w:tcPr>
          <w:p w14:paraId="2BB11EB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675036">
              <w:rPr>
                <w:rFonts w:ascii="Calibri" w:eastAsia="Arial" w:hAnsi="Calibri" w:cs="Calibri"/>
                <w:b/>
                <w:color w:val="000000"/>
                <w:sz w:val="18"/>
                <w:szCs w:val="18"/>
              </w:rPr>
              <w:t>Outcome</w:t>
            </w:r>
          </w:p>
        </w:tc>
        <w:tc>
          <w:tcPr>
            <w:tcW w:w="949" w:type="dxa"/>
          </w:tcPr>
          <w:p w14:paraId="44F3CCF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259B35A0">
              <w:rPr>
                <w:rFonts w:ascii="Calibri" w:eastAsia="Arial" w:hAnsi="Calibri" w:cs="Calibri"/>
                <w:b/>
                <w:bCs/>
                <w:color w:val="000000" w:themeColor="text1"/>
                <w:sz w:val="18"/>
                <w:szCs w:val="18"/>
              </w:rPr>
              <w:t>Transmission Setting</w:t>
            </w:r>
          </w:p>
        </w:tc>
        <w:tc>
          <w:tcPr>
            <w:tcW w:w="666" w:type="dxa"/>
          </w:tcPr>
          <w:p w14:paraId="5809F31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675036">
              <w:rPr>
                <w:rFonts w:ascii="Calibri" w:eastAsia="Arial" w:hAnsi="Calibri" w:cs="Calibri"/>
                <w:b/>
                <w:color w:val="000000"/>
                <w:sz w:val="18"/>
                <w:szCs w:val="18"/>
              </w:rPr>
              <w:t>Age Group</w:t>
            </w:r>
          </w:p>
        </w:tc>
        <w:tc>
          <w:tcPr>
            <w:tcW w:w="666" w:type="dxa"/>
          </w:tcPr>
          <w:p w14:paraId="10BFCCBE" w14:textId="77777777" w:rsidR="0026291E" w:rsidRDefault="0026291E">
            <w:pPr>
              <w:jc w:val="center"/>
              <w:rPr>
                <w:rFonts w:ascii="Calibri" w:eastAsia="Arial" w:hAnsi="Calibri" w:cs="Calibri"/>
                <w:b/>
                <w:bCs/>
                <w:color w:val="000000" w:themeColor="text1"/>
                <w:sz w:val="18"/>
                <w:szCs w:val="18"/>
              </w:rPr>
            </w:pPr>
            <w:commentRangeStart w:id="74"/>
            <w:ins w:id="75" w:author="Kaja Abbas" w:date="2026-03-07T09:18:00Z" w16du:dateUtc="2026-03-07T09:18:09Z">
              <w:r w:rsidRPr="4829D2C5">
                <w:rPr>
                  <w:rFonts w:ascii="Calibri" w:eastAsia="Arial" w:hAnsi="Calibri" w:cs="Calibri"/>
                  <w:b/>
                  <w:bCs/>
                  <w:color w:val="000000" w:themeColor="text1"/>
                  <w:sz w:val="18"/>
                  <w:szCs w:val="18"/>
                </w:rPr>
                <w:t>Outcome averted per 10,000 vaccinated individuals</w:t>
              </w:r>
            </w:ins>
          </w:p>
        </w:tc>
        <w:tc>
          <w:tcPr>
            <w:tcW w:w="770" w:type="dxa"/>
          </w:tcPr>
          <w:p w14:paraId="291E5384" w14:textId="77777777" w:rsidR="0026291E" w:rsidRDefault="0026291E">
            <w:pPr>
              <w:jc w:val="center"/>
              <w:rPr>
                <w:rFonts w:ascii="Calibri" w:eastAsia="Arial" w:hAnsi="Calibri" w:cs="Calibri"/>
                <w:b/>
                <w:bCs/>
                <w:color w:val="000000" w:themeColor="text1"/>
                <w:sz w:val="18"/>
                <w:szCs w:val="18"/>
              </w:rPr>
            </w:pPr>
            <w:ins w:id="76" w:author="Kaja Abbas" w:date="2026-03-07T09:18:00Z" w16du:dateUtc="2026-03-07T09:18:16Z">
              <w:r w:rsidRPr="4829D2C5">
                <w:rPr>
                  <w:rFonts w:ascii="Calibri" w:eastAsia="Arial" w:hAnsi="Calibri" w:cs="Calibri"/>
                  <w:b/>
                  <w:bCs/>
                  <w:color w:val="000000" w:themeColor="text1"/>
                  <w:sz w:val="18"/>
                  <w:szCs w:val="18"/>
                </w:rPr>
                <w:t>Outcome attributable to vaccination per 10,000 vaccinated individuals</w:t>
              </w:r>
            </w:ins>
            <w:commentRangeEnd w:id="74"/>
            <w:r>
              <w:rPr>
                <w:rStyle w:val="ad"/>
                <w:rFonts w:ascii="Calibri" w:eastAsia="Arial" w:hAnsi="Calibri" w:cs="Calibri"/>
                <w:b/>
                <w:bCs/>
                <w:color w:val="000000" w:themeColor="text1"/>
                <w:sz w:val="18"/>
                <w:szCs w:val="18"/>
              </w:rPr>
              <w:commentReference w:id="74"/>
            </w:r>
          </w:p>
        </w:tc>
        <w:tc>
          <w:tcPr>
            <w:tcW w:w="848" w:type="dxa"/>
          </w:tcPr>
          <w:p w14:paraId="0B76B52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8A0D89">
              <w:rPr>
                <w:rFonts w:ascii="Calibri" w:eastAsia="Arial" w:hAnsi="Calibri" w:cs="Calibri"/>
                <w:b/>
                <w:color w:val="000000" w:themeColor="text1"/>
                <w:sz w:val="18"/>
                <w:szCs w:val="18"/>
              </w:rPr>
              <w:t xml:space="preserve">BRR </w:t>
            </w:r>
            <w:r w:rsidRPr="00BB0EE3">
              <w:rPr>
                <w:rFonts w:ascii="Calibri" w:eastAsia="Arial" w:hAnsi="Calibri" w:cs="Calibri"/>
                <w:b/>
                <w:color w:val="000000" w:themeColor="text1"/>
                <w:sz w:val="18"/>
                <w:szCs w:val="18"/>
              </w:rPr>
              <w:t>[median &amp; 95%UI]</w:t>
            </w:r>
          </w:p>
        </w:tc>
        <w:tc>
          <w:tcPr>
            <w:tcW w:w="1430" w:type="dxa"/>
          </w:tcPr>
          <w:p w14:paraId="6410C74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sz w:val="18"/>
                <w:szCs w:val="18"/>
              </w:rPr>
            </w:pPr>
            <w:r w:rsidRPr="00675036">
              <w:rPr>
                <w:rFonts w:ascii="Calibri" w:eastAsia="Arial" w:hAnsi="Calibri" w:cs="Calibri"/>
                <w:b/>
                <w:bCs/>
                <w:color w:val="000000"/>
                <w:sz w:val="18"/>
                <w:szCs w:val="18"/>
                <w:lang w:val="en-US"/>
              </w:rPr>
              <w:t xml:space="preserve">Probability </w:t>
            </w:r>
            <w:r w:rsidRPr="00675036">
              <w:rPr>
                <w:rFonts w:ascii="Calibri" w:eastAsia="Arial" w:hAnsi="Calibri" w:cs="Calibri"/>
                <w:b/>
                <w:bCs/>
                <w:color w:val="000000"/>
                <w:sz w:val="18"/>
                <w:szCs w:val="18"/>
              </w:rPr>
              <w:t>(BRR &gt; 1)</w:t>
            </w:r>
          </w:p>
        </w:tc>
        <w:tc>
          <w:tcPr>
            <w:tcW w:w="1559" w:type="dxa"/>
          </w:tcPr>
          <w:p w14:paraId="72BAB3E7" w14:textId="77777777" w:rsidR="0026291E" w:rsidRDefault="0026291E">
            <w:pPr>
              <w:jc w:val="center"/>
              <w:rPr>
                <w:ins w:id="77" w:author="Kaja Abbas" w:date="2026-03-07T09:20:00Z" w16du:dateUtc="2026-03-07T09:20:41Z"/>
                <w:rFonts w:ascii="Calibri" w:eastAsia="Arial" w:hAnsi="Calibri" w:cs="Calibri"/>
                <w:b/>
                <w:bCs/>
                <w:color w:val="000000" w:themeColor="text1"/>
                <w:sz w:val="18"/>
                <w:szCs w:val="18"/>
              </w:rPr>
            </w:pPr>
            <w:commentRangeStart w:id="78"/>
            <w:ins w:id="79" w:author="Kaja Abbas" w:date="2026-03-07T09:20:00Z" w16du:dateUtc="2026-03-07T09:20:41Z">
              <w:r w:rsidRPr="4829D2C5">
                <w:rPr>
                  <w:rFonts w:ascii="Calibri" w:eastAsia="Arial" w:hAnsi="Calibri" w:cs="Calibri"/>
                  <w:b/>
                  <w:bCs/>
                  <w:color w:val="000000" w:themeColor="text1"/>
                  <w:sz w:val="18"/>
                  <w:szCs w:val="18"/>
                </w:rPr>
                <w:t>Outcome averted per 10,000 vaccinated individuals</w:t>
              </w:r>
            </w:ins>
          </w:p>
          <w:p w14:paraId="7F94AA70" w14:textId="77777777" w:rsidR="0026291E" w:rsidRDefault="0026291E">
            <w:pPr>
              <w:jc w:val="center"/>
              <w:rPr>
                <w:rFonts w:ascii="Calibri" w:eastAsia="Arial" w:hAnsi="Calibri" w:cs="Calibri"/>
                <w:b/>
                <w:bCs/>
                <w:color w:val="000000" w:themeColor="text1"/>
                <w:sz w:val="18"/>
                <w:szCs w:val="18"/>
              </w:rPr>
            </w:pPr>
          </w:p>
        </w:tc>
        <w:tc>
          <w:tcPr>
            <w:tcW w:w="1276" w:type="dxa"/>
          </w:tcPr>
          <w:p w14:paraId="055B7EC1" w14:textId="77777777" w:rsidR="0026291E" w:rsidRDefault="0026291E">
            <w:pPr>
              <w:jc w:val="center"/>
              <w:rPr>
                <w:ins w:id="80" w:author="Kaja Abbas" w:date="2026-03-07T09:20:00Z" w16du:dateUtc="2026-03-07T09:20:58Z"/>
                <w:rFonts w:ascii="Calibri" w:eastAsia="Arial" w:hAnsi="Calibri" w:cs="Calibri"/>
                <w:b/>
                <w:bCs/>
                <w:color w:val="000000" w:themeColor="text1"/>
                <w:sz w:val="18"/>
                <w:szCs w:val="18"/>
              </w:rPr>
            </w:pPr>
            <w:ins w:id="81" w:author="Kaja Abbas" w:date="2026-03-07T09:20:00Z" w16du:dateUtc="2026-03-07T09:20:58Z">
              <w:r w:rsidRPr="4829D2C5">
                <w:rPr>
                  <w:rFonts w:ascii="Calibri" w:eastAsia="Arial" w:hAnsi="Calibri" w:cs="Calibri"/>
                  <w:b/>
                  <w:bCs/>
                  <w:color w:val="000000" w:themeColor="text1"/>
                  <w:sz w:val="18"/>
                  <w:szCs w:val="18"/>
                </w:rPr>
                <w:t>Outcome attributable to vaccination per 10,000 vaccinated individuals</w:t>
              </w:r>
            </w:ins>
          </w:p>
          <w:commentRangeEnd w:id="78"/>
          <w:p w14:paraId="221A7387" w14:textId="77777777" w:rsidR="0026291E" w:rsidRDefault="0026291E">
            <w:pPr>
              <w:jc w:val="center"/>
              <w:rPr>
                <w:rFonts w:ascii="Calibri" w:eastAsia="Arial" w:hAnsi="Calibri" w:cs="Calibri"/>
                <w:b/>
                <w:bCs/>
                <w:color w:val="000000" w:themeColor="text1"/>
                <w:sz w:val="18"/>
                <w:szCs w:val="18"/>
              </w:rPr>
            </w:pPr>
            <w:r>
              <w:rPr>
                <w:rStyle w:val="ad"/>
                <w:rFonts w:ascii="Calibri" w:eastAsia="Arial" w:hAnsi="Calibri" w:cs="Calibri"/>
                <w:b/>
                <w:bCs/>
                <w:color w:val="000000" w:themeColor="text1"/>
                <w:sz w:val="18"/>
                <w:szCs w:val="18"/>
              </w:rPr>
              <w:commentReference w:id="78"/>
            </w:r>
          </w:p>
        </w:tc>
        <w:tc>
          <w:tcPr>
            <w:tcW w:w="1842" w:type="dxa"/>
          </w:tcPr>
          <w:p w14:paraId="6BCECB7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bCs/>
                <w:color w:val="000000" w:themeColor="text1"/>
                <w:sz w:val="18"/>
                <w:szCs w:val="18"/>
              </w:rPr>
            </w:pPr>
            <w:r w:rsidRPr="008A0D89">
              <w:rPr>
                <w:rFonts w:ascii="Calibri" w:eastAsia="Arial" w:hAnsi="Calibri" w:cs="Calibri"/>
                <w:b/>
                <w:color w:val="000000" w:themeColor="text1"/>
                <w:sz w:val="18"/>
                <w:szCs w:val="18"/>
              </w:rPr>
              <w:t xml:space="preserve">BRR </w:t>
            </w:r>
            <w:r w:rsidRPr="00BB0EE3">
              <w:rPr>
                <w:rFonts w:ascii="Calibri" w:eastAsia="Arial" w:hAnsi="Calibri" w:cs="Calibri"/>
                <w:b/>
                <w:color w:val="000000" w:themeColor="text1"/>
                <w:sz w:val="18"/>
                <w:szCs w:val="18"/>
              </w:rPr>
              <w:t>[median &amp; 95%UI]</w:t>
            </w:r>
          </w:p>
        </w:tc>
        <w:tc>
          <w:tcPr>
            <w:tcW w:w="3261" w:type="dxa"/>
          </w:tcPr>
          <w:p w14:paraId="7760BB18" w14:textId="77777777" w:rsidR="0026291E" w:rsidRPr="00675036" w:rsidRDefault="0026291E">
            <w:pPr>
              <w:jc w:val="center"/>
              <w:rPr>
                <w:rFonts w:ascii="Calibri" w:eastAsia="Arial" w:hAnsi="Calibri" w:cs="Calibri"/>
                <w:b/>
                <w:bCs/>
                <w:color w:val="000000"/>
                <w:sz w:val="18"/>
                <w:szCs w:val="18"/>
                <w:lang w:val="en-US"/>
              </w:rPr>
            </w:pPr>
            <w:r w:rsidRPr="00675036">
              <w:rPr>
                <w:rFonts w:ascii="Calibri" w:eastAsia="Arial" w:hAnsi="Calibri" w:cs="Calibri"/>
                <w:b/>
                <w:bCs/>
                <w:color w:val="000000"/>
                <w:sz w:val="18"/>
                <w:szCs w:val="18"/>
                <w:lang w:val="en-US"/>
              </w:rPr>
              <w:t>Probability</w:t>
            </w:r>
          </w:p>
          <w:p w14:paraId="54F67557" w14:textId="77777777" w:rsidR="0026291E" w:rsidRPr="00675036" w:rsidRDefault="0026291E">
            <w:pPr>
              <w:jc w:val="center"/>
              <w:rPr>
                <w:rFonts w:ascii="Calibri" w:eastAsia="Arial" w:hAnsi="Calibri" w:cs="Calibri"/>
                <w:b/>
                <w:bCs/>
                <w:color w:val="000000" w:themeColor="text1"/>
                <w:sz w:val="18"/>
                <w:szCs w:val="18"/>
              </w:rPr>
            </w:pPr>
            <w:r w:rsidRPr="00675036">
              <w:rPr>
                <w:rFonts w:ascii="Calibri" w:eastAsia="Arial" w:hAnsi="Calibri" w:cs="Calibri"/>
                <w:b/>
                <w:bCs/>
                <w:color w:val="000000"/>
                <w:sz w:val="18"/>
                <w:szCs w:val="18"/>
              </w:rPr>
              <w:t>(BRR &gt; 1)</w:t>
            </w:r>
          </w:p>
        </w:tc>
      </w:tr>
      <w:tr w:rsidR="0026291E" w:rsidRPr="00CE2A74" w14:paraId="2161202E" w14:textId="77777777">
        <w:trPr>
          <w:trHeight w:val="414"/>
        </w:trPr>
        <w:tc>
          <w:tcPr>
            <w:tcW w:w="762" w:type="dxa"/>
            <w:vMerge w:val="restart"/>
          </w:tcPr>
          <w:p w14:paraId="3E9ECC2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bCs/>
                <w:color w:val="000000"/>
                <w:sz w:val="18"/>
                <w:szCs w:val="18"/>
              </w:rPr>
            </w:pPr>
            <w:r w:rsidRPr="4829D2C5">
              <w:rPr>
                <w:rFonts w:ascii="Calibri" w:eastAsia="Arial" w:hAnsi="Calibri" w:cs="Calibri"/>
                <w:b/>
                <w:bCs/>
                <w:color w:val="000000" w:themeColor="text1"/>
                <w:sz w:val="18"/>
                <w:szCs w:val="18"/>
              </w:rPr>
              <w:t>DALY</w:t>
            </w:r>
          </w:p>
        </w:tc>
        <w:tc>
          <w:tcPr>
            <w:tcW w:w="949" w:type="dxa"/>
            <w:vMerge w:val="restart"/>
          </w:tcPr>
          <w:p w14:paraId="6D0AFAD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1128F8FB">
              <w:rPr>
                <w:rFonts w:ascii="Calibri" w:eastAsia="Arial" w:hAnsi="Calibri" w:cs="Calibri"/>
                <w:color w:val="000000" w:themeColor="text1"/>
                <w:sz w:val="18"/>
                <w:szCs w:val="18"/>
              </w:rPr>
              <w:t xml:space="preserve">Low </w:t>
            </w:r>
            <w:r w:rsidRPr="00675036">
              <w:rPr>
                <w:rFonts w:ascii="Calibri" w:eastAsia="Arial" w:hAnsi="Calibri" w:cs="Calibri"/>
                <w:color w:val="000000" w:themeColor="text1"/>
                <w:sz w:val="18"/>
                <w:szCs w:val="18"/>
              </w:rPr>
              <w:t>transmission</w:t>
            </w:r>
            <w:commentRangeStart w:id="82"/>
            <w:commentRangeEnd w:id="82"/>
            <w:r>
              <w:rPr>
                <w:rStyle w:val="ad"/>
                <w:rFonts w:ascii="Calibri" w:eastAsia="Arial" w:hAnsi="Calibri" w:cs="Calibri" w:hint="eastAsia"/>
                <w:color w:val="000000" w:themeColor="text1"/>
                <w:sz w:val="18"/>
                <w:szCs w:val="18"/>
              </w:rPr>
              <w:commentReference w:id="82"/>
            </w:r>
            <w:r>
              <w:rPr>
                <w:rFonts w:ascii="Calibri" w:eastAsia="Arial" w:hAnsi="Calibri" w:cs="Calibri" w:hint="eastAsia"/>
                <w:color w:val="000000" w:themeColor="text1"/>
                <w:sz w:val="18"/>
                <w:szCs w:val="18"/>
              </w:rPr>
              <w:t xml:space="preserve"> </w:t>
            </w:r>
          </w:p>
        </w:tc>
        <w:tc>
          <w:tcPr>
            <w:tcW w:w="666" w:type="dxa"/>
          </w:tcPr>
          <w:p w14:paraId="5944E70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43612110" w14:textId="77777777" w:rsidR="0026291E" w:rsidRDefault="0026291E">
            <w:pPr>
              <w:jc w:val="center"/>
              <w:rPr>
                <w:rFonts w:ascii="Calibri" w:eastAsia="Arial" w:hAnsi="Calibri" w:cs="Calibri"/>
                <w:color w:val="000000" w:themeColor="text1"/>
                <w:sz w:val="18"/>
                <w:szCs w:val="18"/>
              </w:rPr>
            </w:pPr>
          </w:p>
        </w:tc>
        <w:tc>
          <w:tcPr>
            <w:tcW w:w="770" w:type="dxa"/>
          </w:tcPr>
          <w:p w14:paraId="003E2AE6" w14:textId="77777777" w:rsidR="0026291E" w:rsidRDefault="0026291E">
            <w:pPr>
              <w:jc w:val="center"/>
              <w:rPr>
                <w:rFonts w:ascii="Calibri" w:eastAsia="Arial" w:hAnsi="Calibri" w:cs="Calibri"/>
                <w:color w:val="000000" w:themeColor="text1"/>
                <w:sz w:val="18"/>
                <w:szCs w:val="18"/>
              </w:rPr>
            </w:pPr>
          </w:p>
        </w:tc>
        <w:tc>
          <w:tcPr>
            <w:tcW w:w="848" w:type="dxa"/>
          </w:tcPr>
          <w:p w14:paraId="6C0062F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0.99 [0.03–75.27]</w:t>
            </w:r>
          </w:p>
        </w:tc>
        <w:tc>
          <w:tcPr>
            <w:tcW w:w="1430" w:type="dxa"/>
          </w:tcPr>
          <w:p w14:paraId="65E26EE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50%</w:t>
            </w:r>
          </w:p>
        </w:tc>
        <w:tc>
          <w:tcPr>
            <w:tcW w:w="1559" w:type="dxa"/>
          </w:tcPr>
          <w:p w14:paraId="3AC5B131" w14:textId="77777777" w:rsidR="0026291E" w:rsidRDefault="0026291E">
            <w:pPr>
              <w:jc w:val="center"/>
              <w:rPr>
                <w:rFonts w:ascii="Calibri" w:eastAsia="Arial" w:hAnsi="Calibri" w:cs="Calibri"/>
                <w:color w:val="000000" w:themeColor="text1"/>
                <w:sz w:val="18"/>
                <w:szCs w:val="18"/>
              </w:rPr>
            </w:pPr>
          </w:p>
        </w:tc>
        <w:tc>
          <w:tcPr>
            <w:tcW w:w="1276" w:type="dxa"/>
          </w:tcPr>
          <w:p w14:paraId="4D2B88C1" w14:textId="77777777" w:rsidR="0026291E" w:rsidRDefault="0026291E">
            <w:pPr>
              <w:jc w:val="center"/>
              <w:rPr>
                <w:rFonts w:ascii="Calibri" w:eastAsia="Arial" w:hAnsi="Calibri" w:cs="Calibri"/>
                <w:color w:val="000000" w:themeColor="text1"/>
                <w:sz w:val="18"/>
                <w:szCs w:val="18"/>
              </w:rPr>
            </w:pPr>
          </w:p>
        </w:tc>
        <w:tc>
          <w:tcPr>
            <w:tcW w:w="1842" w:type="dxa"/>
          </w:tcPr>
          <w:p w14:paraId="1A2A39CB"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2.99 [0.08–295.23]</w:t>
            </w:r>
          </w:p>
        </w:tc>
        <w:tc>
          <w:tcPr>
            <w:tcW w:w="3261" w:type="dxa"/>
          </w:tcPr>
          <w:p w14:paraId="60F7E6E1"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68%</w:t>
            </w:r>
          </w:p>
        </w:tc>
      </w:tr>
      <w:tr w:rsidR="0026291E" w:rsidRPr="00CE2A74" w14:paraId="711C013C" w14:textId="77777777">
        <w:trPr>
          <w:trHeight w:val="144"/>
        </w:trPr>
        <w:tc>
          <w:tcPr>
            <w:tcW w:w="762" w:type="dxa"/>
            <w:vMerge/>
          </w:tcPr>
          <w:p w14:paraId="261C416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2505EB3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6F1CFB1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45DA5D7A" w14:textId="77777777" w:rsidR="0026291E" w:rsidRDefault="0026291E">
            <w:pPr>
              <w:jc w:val="center"/>
              <w:rPr>
                <w:rFonts w:ascii="Calibri" w:eastAsia="Arial" w:hAnsi="Calibri" w:cs="Calibri"/>
                <w:color w:val="000000" w:themeColor="text1"/>
                <w:sz w:val="18"/>
                <w:szCs w:val="18"/>
              </w:rPr>
            </w:pPr>
          </w:p>
        </w:tc>
        <w:tc>
          <w:tcPr>
            <w:tcW w:w="770" w:type="dxa"/>
          </w:tcPr>
          <w:p w14:paraId="6540F858" w14:textId="77777777" w:rsidR="0026291E" w:rsidRDefault="0026291E">
            <w:pPr>
              <w:jc w:val="center"/>
              <w:rPr>
                <w:rFonts w:ascii="Calibri" w:eastAsia="Arial" w:hAnsi="Calibri" w:cs="Calibri"/>
                <w:color w:val="000000" w:themeColor="text1"/>
                <w:sz w:val="18"/>
                <w:szCs w:val="18"/>
              </w:rPr>
            </w:pPr>
          </w:p>
        </w:tc>
        <w:tc>
          <w:tcPr>
            <w:tcW w:w="848" w:type="dxa"/>
          </w:tcPr>
          <w:p w14:paraId="08843EC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0.73 [0.02–56.82]</w:t>
            </w:r>
          </w:p>
        </w:tc>
        <w:tc>
          <w:tcPr>
            <w:tcW w:w="1430" w:type="dxa"/>
          </w:tcPr>
          <w:p w14:paraId="546A41D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45%</w:t>
            </w:r>
          </w:p>
        </w:tc>
        <w:tc>
          <w:tcPr>
            <w:tcW w:w="1559" w:type="dxa"/>
          </w:tcPr>
          <w:p w14:paraId="0B6BFF17" w14:textId="77777777" w:rsidR="0026291E" w:rsidRDefault="0026291E">
            <w:pPr>
              <w:jc w:val="center"/>
              <w:rPr>
                <w:rFonts w:ascii="Calibri" w:eastAsia="Arial" w:hAnsi="Calibri" w:cs="Calibri"/>
                <w:color w:val="000000" w:themeColor="text1"/>
                <w:sz w:val="18"/>
                <w:szCs w:val="18"/>
              </w:rPr>
            </w:pPr>
          </w:p>
        </w:tc>
        <w:tc>
          <w:tcPr>
            <w:tcW w:w="1276" w:type="dxa"/>
          </w:tcPr>
          <w:p w14:paraId="4925DB1D" w14:textId="77777777" w:rsidR="0026291E" w:rsidRDefault="0026291E">
            <w:pPr>
              <w:jc w:val="center"/>
              <w:rPr>
                <w:rFonts w:ascii="Calibri" w:eastAsia="Arial" w:hAnsi="Calibri" w:cs="Calibri"/>
                <w:color w:val="000000" w:themeColor="text1"/>
                <w:sz w:val="18"/>
                <w:szCs w:val="18"/>
              </w:rPr>
            </w:pPr>
          </w:p>
        </w:tc>
        <w:tc>
          <w:tcPr>
            <w:tcW w:w="1842" w:type="dxa"/>
          </w:tcPr>
          <w:p w14:paraId="4C53C57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3.46 [0.07–294.29]</w:t>
            </w:r>
          </w:p>
        </w:tc>
        <w:tc>
          <w:tcPr>
            <w:tcW w:w="3261" w:type="dxa"/>
          </w:tcPr>
          <w:p w14:paraId="44CC6A6F"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71%</w:t>
            </w:r>
          </w:p>
        </w:tc>
      </w:tr>
      <w:tr w:rsidR="0026291E" w:rsidRPr="00CE2A74" w14:paraId="0390AEDD" w14:textId="77777777">
        <w:trPr>
          <w:trHeight w:val="144"/>
        </w:trPr>
        <w:tc>
          <w:tcPr>
            <w:tcW w:w="762" w:type="dxa"/>
            <w:vMerge/>
          </w:tcPr>
          <w:p w14:paraId="5A683DA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6C11137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6623BA9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03BA9D03" w14:textId="77777777" w:rsidR="0026291E" w:rsidRDefault="0026291E">
            <w:pPr>
              <w:jc w:val="center"/>
              <w:rPr>
                <w:rFonts w:ascii="Calibri" w:eastAsia="Arial" w:hAnsi="Calibri" w:cs="Calibri"/>
                <w:color w:val="000000" w:themeColor="text1"/>
                <w:sz w:val="18"/>
                <w:szCs w:val="18"/>
              </w:rPr>
            </w:pPr>
          </w:p>
        </w:tc>
        <w:tc>
          <w:tcPr>
            <w:tcW w:w="770" w:type="dxa"/>
          </w:tcPr>
          <w:p w14:paraId="29262142" w14:textId="77777777" w:rsidR="0026291E" w:rsidRDefault="0026291E">
            <w:pPr>
              <w:jc w:val="center"/>
              <w:rPr>
                <w:rFonts w:ascii="Calibri" w:eastAsia="Arial" w:hAnsi="Calibri" w:cs="Calibri"/>
                <w:color w:val="000000" w:themeColor="text1"/>
                <w:sz w:val="18"/>
                <w:szCs w:val="18"/>
              </w:rPr>
            </w:pPr>
          </w:p>
        </w:tc>
        <w:tc>
          <w:tcPr>
            <w:tcW w:w="848" w:type="dxa"/>
          </w:tcPr>
          <w:p w14:paraId="36D6980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0.75 [0.02–49.15]</w:t>
            </w:r>
          </w:p>
        </w:tc>
        <w:tc>
          <w:tcPr>
            <w:tcW w:w="1430" w:type="dxa"/>
          </w:tcPr>
          <w:p w14:paraId="6193F19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45%</w:t>
            </w:r>
          </w:p>
        </w:tc>
        <w:tc>
          <w:tcPr>
            <w:tcW w:w="1559" w:type="dxa"/>
          </w:tcPr>
          <w:p w14:paraId="03A89AB5" w14:textId="77777777" w:rsidR="0026291E" w:rsidRDefault="0026291E">
            <w:pPr>
              <w:jc w:val="center"/>
              <w:rPr>
                <w:rFonts w:ascii="Calibri" w:eastAsia="Arial" w:hAnsi="Calibri" w:cs="Calibri"/>
                <w:color w:val="000000" w:themeColor="text1"/>
                <w:sz w:val="18"/>
                <w:szCs w:val="18"/>
              </w:rPr>
            </w:pPr>
          </w:p>
        </w:tc>
        <w:tc>
          <w:tcPr>
            <w:tcW w:w="1276" w:type="dxa"/>
          </w:tcPr>
          <w:p w14:paraId="7643CB98" w14:textId="77777777" w:rsidR="0026291E" w:rsidRDefault="0026291E">
            <w:pPr>
              <w:jc w:val="center"/>
              <w:rPr>
                <w:rFonts w:ascii="Calibri" w:eastAsia="Arial" w:hAnsi="Calibri" w:cs="Calibri"/>
                <w:color w:val="000000" w:themeColor="text1"/>
                <w:sz w:val="18"/>
                <w:szCs w:val="18"/>
              </w:rPr>
            </w:pPr>
          </w:p>
        </w:tc>
        <w:tc>
          <w:tcPr>
            <w:tcW w:w="1842" w:type="dxa"/>
          </w:tcPr>
          <w:p w14:paraId="21E68F1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2.41 [0.05–184.89]</w:t>
            </w:r>
          </w:p>
        </w:tc>
        <w:tc>
          <w:tcPr>
            <w:tcW w:w="3261" w:type="dxa"/>
          </w:tcPr>
          <w:p w14:paraId="250D1FFB"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66%</w:t>
            </w:r>
          </w:p>
        </w:tc>
      </w:tr>
      <w:tr w:rsidR="0026291E" w:rsidRPr="00CE2A74" w14:paraId="3DEF6CB2" w14:textId="77777777">
        <w:trPr>
          <w:trHeight w:val="144"/>
        </w:trPr>
        <w:tc>
          <w:tcPr>
            <w:tcW w:w="762" w:type="dxa"/>
            <w:vMerge/>
          </w:tcPr>
          <w:p w14:paraId="6090FD1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354B67E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28DCDF8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3C773D9E" w14:textId="77777777" w:rsidR="0026291E" w:rsidRDefault="0026291E">
            <w:pPr>
              <w:jc w:val="center"/>
              <w:rPr>
                <w:rFonts w:ascii="Calibri" w:eastAsia="Arial" w:hAnsi="Calibri" w:cs="Calibri"/>
                <w:color w:val="000000" w:themeColor="text1"/>
                <w:sz w:val="18"/>
                <w:szCs w:val="18"/>
              </w:rPr>
            </w:pPr>
          </w:p>
        </w:tc>
        <w:tc>
          <w:tcPr>
            <w:tcW w:w="770" w:type="dxa"/>
          </w:tcPr>
          <w:p w14:paraId="4583A380" w14:textId="77777777" w:rsidR="0026291E" w:rsidRDefault="0026291E">
            <w:pPr>
              <w:jc w:val="center"/>
              <w:rPr>
                <w:rFonts w:ascii="Calibri" w:eastAsia="Arial" w:hAnsi="Calibri" w:cs="Calibri"/>
                <w:color w:val="000000" w:themeColor="text1"/>
                <w:sz w:val="18"/>
                <w:szCs w:val="18"/>
              </w:rPr>
            </w:pPr>
          </w:p>
        </w:tc>
        <w:tc>
          <w:tcPr>
            <w:tcW w:w="848" w:type="dxa"/>
          </w:tcPr>
          <w:p w14:paraId="66243BD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0.25 [0.01–6.79]</w:t>
            </w:r>
          </w:p>
        </w:tc>
        <w:tc>
          <w:tcPr>
            <w:tcW w:w="1430" w:type="dxa"/>
          </w:tcPr>
          <w:p w14:paraId="1717A45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21%</w:t>
            </w:r>
          </w:p>
        </w:tc>
        <w:tc>
          <w:tcPr>
            <w:tcW w:w="1559" w:type="dxa"/>
          </w:tcPr>
          <w:p w14:paraId="01091253" w14:textId="77777777" w:rsidR="0026291E" w:rsidRDefault="0026291E">
            <w:pPr>
              <w:jc w:val="center"/>
              <w:rPr>
                <w:rFonts w:ascii="Calibri" w:eastAsia="Arial" w:hAnsi="Calibri" w:cs="Calibri"/>
                <w:color w:val="000000" w:themeColor="text1"/>
                <w:sz w:val="18"/>
                <w:szCs w:val="18"/>
              </w:rPr>
            </w:pPr>
          </w:p>
        </w:tc>
        <w:tc>
          <w:tcPr>
            <w:tcW w:w="1276" w:type="dxa"/>
          </w:tcPr>
          <w:p w14:paraId="5410B6C5" w14:textId="77777777" w:rsidR="0026291E" w:rsidRDefault="0026291E">
            <w:pPr>
              <w:jc w:val="center"/>
              <w:rPr>
                <w:rFonts w:ascii="Calibri" w:eastAsia="Arial" w:hAnsi="Calibri" w:cs="Calibri"/>
                <w:color w:val="000000" w:themeColor="text1"/>
                <w:sz w:val="18"/>
                <w:szCs w:val="18"/>
              </w:rPr>
            </w:pPr>
          </w:p>
        </w:tc>
        <w:tc>
          <w:tcPr>
            <w:tcW w:w="1842" w:type="dxa"/>
          </w:tcPr>
          <w:p w14:paraId="20407B6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1.61 [0.05–52.77]</w:t>
            </w:r>
          </w:p>
        </w:tc>
        <w:tc>
          <w:tcPr>
            <w:tcW w:w="3261" w:type="dxa"/>
          </w:tcPr>
          <w:p w14:paraId="64CA3F68"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60%</w:t>
            </w:r>
          </w:p>
        </w:tc>
      </w:tr>
      <w:tr w:rsidR="0026291E" w:rsidRPr="00CE2A74" w14:paraId="229FE1AE" w14:textId="77777777">
        <w:trPr>
          <w:trHeight w:val="144"/>
        </w:trPr>
        <w:tc>
          <w:tcPr>
            <w:tcW w:w="762" w:type="dxa"/>
            <w:vMerge/>
          </w:tcPr>
          <w:p w14:paraId="2529C26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val="restart"/>
          </w:tcPr>
          <w:p w14:paraId="4E14C0A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1128F8FB">
              <w:rPr>
                <w:rFonts w:ascii="Calibri" w:eastAsia="Arial" w:hAnsi="Calibri" w:cs="Calibri"/>
                <w:color w:val="000000" w:themeColor="text1"/>
                <w:sz w:val="18"/>
                <w:szCs w:val="18"/>
              </w:rPr>
              <w:t xml:space="preserve">Moderate </w:t>
            </w:r>
            <w:r w:rsidRPr="00675036">
              <w:rPr>
                <w:rFonts w:ascii="Calibri" w:eastAsia="Arial" w:hAnsi="Calibri" w:cs="Calibri"/>
                <w:color w:val="000000" w:themeColor="text1"/>
                <w:sz w:val="18"/>
                <w:szCs w:val="18"/>
              </w:rPr>
              <w:t>transmission</w:t>
            </w:r>
            <w:commentRangeStart w:id="83"/>
            <w:commentRangeEnd w:id="83"/>
            <w:r>
              <w:rPr>
                <w:rStyle w:val="ad"/>
                <w:rFonts w:ascii="Calibri" w:eastAsia="Arial" w:hAnsi="Calibri" w:cs="Calibri" w:hint="eastAsia"/>
                <w:color w:val="000000" w:themeColor="text1"/>
                <w:sz w:val="18"/>
                <w:szCs w:val="18"/>
              </w:rPr>
              <w:commentReference w:id="83"/>
            </w:r>
            <w:r>
              <w:rPr>
                <w:rFonts w:ascii="Calibri" w:eastAsia="Arial" w:hAnsi="Calibri" w:cs="Calibri" w:hint="eastAsia"/>
                <w:color w:val="000000" w:themeColor="text1"/>
                <w:sz w:val="18"/>
                <w:szCs w:val="18"/>
              </w:rPr>
              <w:t xml:space="preserve"> </w:t>
            </w:r>
          </w:p>
        </w:tc>
        <w:tc>
          <w:tcPr>
            <w:tcW w:w="666" w:type="dxa"/>
          </w:tcPr>
          <w:p w14:paraId="0D30174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08F97FEC" w14:textId="77777777" w:rsidR="0026291E" w:rsidRDefault="0026291E">
            <w:pPr>
              <w:jc w:val="center"/>
              <w:rPr>
                <w:rFonts w:ascii="Calibri" w:eastAsia="Arial" w:hAnsi="Calibri" w:cs="Calibri"/>
                <w:color w:val="000000" w:themeColor="text1"/>
                <w:sz w:val="18"/>
                <w:szCs w:val="18"/>
              </w:rPr>
            </w:pPr>
          </w:p>
        </w:tc>
        <w:tc>
          <w:tcPr>
            <w:tcW w:w="770" w:type="dxa"/>
          </w:tcPr>
          <w:p w14:paraId="66AD29A5" w14:textId="77777777" w:rsidR="0026291E" w:rsidRDefault="0026291E">
            <w:pPr>
              <w:jc w:val="center"/>
              <w:rPr>
                <w:rFonts w:ascii="Calibri" w:eastAsia="Arial" w:hAnsi="Calibri" w:cs="Calibri"/>
                <w:color w:val="000000" w:themeColor="text1"/>
                <w:sz w:val="18"/>
                <w:szCs w:val="18"/>
              </w:rPr>
            </w:pPr>
          </w:p>
        </w:tc>
        <w:tc>
          <w:tcPr>
            <w:tcW w:w="848" w:type="dxa"/>
          </w:tcPr>
          <w:p w14:paraId="1C237F87"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2.48 [0.10–135.47]</w:t>
            </w:r>
          </w:p>
        </w:tc>
        <w:tc>
          <w:tcPr>
            <w:tcW w:w="1430" w:type="dxa"/>
          </w:tcPr>
          <w:p w14:paraId="18E016B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69%</w:t>
            </w:r>
          </w:p>
        </w:tc>
        <w:tc>
          <w:tcPr>
            <w:tcW w:w="1559" w:type="dxa"/>
          </w:tcPr>
          <w:p w14:paraId="67D34410" w14:textId="77777777" w:rsidR="0026291E" w:rsidRDefault="0026291E">
            <w:pPr>
              <w:jc w:val="center"/>
              <w:rPr>
                <w:rFonts w:ascii="Calibri" w:eastAsia="Arial" w:hAnsi="Calibri" w:cs="Calibri"/>
                <w:color w:val="000000" w:themeColor="text1"/>
                <w:sz w:val="18"/>
                <w:szCs w:val="18"/>
              </w:rPr>
            </w:pPr>
          </w:p>
        </w:tc>
        <w:tc>
          <w:tcPr>
            <w:tcW w:w="1276" w:type="dxa"/>
          </w:tcPr>
          <w:p w14:paraId="2EE709C2" w14:textId="77777777" w:rsidR="0026291E" w:rsidRDefault="0026291E">
            <w:pPr>
              <w:jc w:val="center"/>
              <w:rPr>
                <w:rFonts w:ascii="Calibri" w:eastAsia="Arial" w:hAnsi="Calibri" w:cs="Calibri"/>
                <w:color w:val="000000" w:themeColor="text1"/>
                <w:sz w:val="18"/>
                <w:szCs w:val="18"/>
              </w:rPr>
            </w:pPr>
          </w:p>
        </w:tc>
        <w:tc>
          <w:tcPr>
            <w:tcW w:w="1842" w:type="dxa"/>
          </w:tcPr>
          <w:p w14:paraId="706E193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7.06 [0.31–427.07]</w:t>
            </w:r>
          </w:p>
        </w:tc>
        <w:tc>
          <w:tcPr>
            <w:tcW w:w="3261" w:type="dxa"/>
          </w:tcPr>
          <w:p w14:paraId="4AC92BBD"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86%</w:t>
            </w:r>
          </w:p>
        </w:tc>
      </w:tr>
      <w:tr w:rsidR="0026291E" w:rsidRPr="00CE2A74" w14:paraId="26AD9094" w14:textId="77777777">
        <w:trPr>
          <w:trHeight w:val="144"/>
        </w:trPr>
        <w:tc>
          <w:tcPr>
            <w:tcW w:w="762" w:type="dxa"/>
            <w:vMerge/>
          </w:tcPr>
          <w:p w14:paraId="6AA198E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5473440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6504F11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09A2F76D" w14:textId="77777777" w:rsidR="0026291E" w:rsidRDefault="0026291E">
            <w:pPr>
              <w:jc w:val="center"/>
              <w:rPr>
                <w:rFonts w:ascii="Calibri" w:eastAsia="Arial" w:hAnsi="Calibri" w:cs="Calibri"/>
                <w:color w:val="000000" w:themeColor="text1"/>
                <w:sz w:val="18"/>
                <w:szCs w:val="18"/>
              </w:rPr>
            </w:pPr>
          </w:p>
        </w:tc>
        <w:tc>
          <w:tcPr>
            <w:tcW w:w="770" w:type="dxa"/>
          </w:tcPr>
          <w:p w14:paraId="4BFAB6D0" w14:textId="77777777" w:rsidR="0026291E" w:rsidRDefault="0026291E">
            <w:pPr>
              <w:jc w:val="center"/>
              <w:rPr>
                <w:rFonts w:ascii="Calibri" w:eastAsia="Arial" w:hAnsi="Calibri" w:cs="Calibri"/>
                <w:color w:val="000000" w:themeColor="text1"/>
                <w:sz w:val="18"/>
                <w:szCs w:val="18"/>
              </w:rPr>
            </w:pPr>
          </w:p>
        </w:tc>
        <w:tc>
          <w:tcPr>
            <w:tcW w:w="848" w:type="dxa"/>
          </w:tcPr>
          <w:p w14:paraId="6C44157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2.00 [0.08–88.05]</w:t>
            </w:r>
          </w:p>
        </w:tc>
        <w:tc>
          <w:tcPr>
            <w:tcW w:w="1430" w:type="dxa"/>
          </w:tcPr>
          <w:p w14:paraId="0AF8502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65%</w:t>
            </w:r>
          </w:p>
        </w:tc>
        <w:tc>
          <w:tcPr>
            <w:tcW w:w="1559" w:type="dxa"/>
          </w:tcPr>
          <w:p w14:paraId="73277414" w14:textId="77777777" w:rsidR="0026291E" w:rsidRDefault="0026291E">
            <w:pPr>
              <w:jc w:val="center"/>
              <w:rPr>
                <w:rFonts w:ascii="Calibri" w:eastAsia="Arial" w:hAnsi="Calibri" w:cs="Calibri"/>
                <w:color w:val="000000" w:themeColor="text1"/>
                <w:sz w:val="18"/>
                <w:szCs w:val="18"/>
              </w:rPr>
            </w:pPr>
          </w:p>
        </w:tc>
        <w:tc>
          <w:tcPr>
            <w:tcW w:w="1276" w:type="dxa"/>
          </w:tcPr>
          <w:p w14:paraId="4B9D1EE6" w14:textId="77777777" w:rsidR="0026291E" w:rsidRDefault="0026291E">
            <w:pPr>
              <w:jc w:val="center"/>
              <w:rPr>
                <w:rFonts w:ascii="Calibri" w:eastAsia="Arial" w:hAnsi="Calibri" w:cs="Calibri"/>
                <w:color w:val="000000" w:themeColor="text1"/>
                <w:sz w:val="18"/>
                <w:szCs w:val="18"/>
              </w:rPr>
            </w:pPr>
          </w:p>
        </w:tc>
        <w:tc>
          <w:tcPr>
            <w:tcW w:w="1842" w:type="dxa"/>
          </w:tcPr>
          <w:p w14:paraId="65B72C27"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7.83 [0.32–349.07]</w:t>
            </w:r>
          </w:p>
        </w:tc>
        <w:tc>
          <w:tcPr>
            <w:tcW w:w="3261" w:type="dxa"/>
          </w:tcPr>
          <w:p w14:paraId="3F25C2C3"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88%</w:t>
            </w:r>
          </w:p>
        </w:tc>
      </w:tr>
      <w:tr w:rsidR="0026291E" w:rsidRPr="00CE2A74" w14:paraId="7BDC048A" w14:textId="77777777">
        <w:trPr>
          <w:trHeight w:val="144"/>
        </w:trPr>
        <w:tc>
          <w:tcPr>
            <w:tcW w:w="762" w:type="dxa"/>
            <w:vMerge/>
          </w:tcPr>
          <w:p w14:paraId="6B903A2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1713F9C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7463359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1D0CC9D0" w14:textId="77777777" w:rsidR="0026291E" w:rsidRDefault="0026291E">
            <w:pPr>
              <w:jc w:val="center"/>
              <w:rPr>
                <w:rFonts w:ascii="Calibri" w:eastAsia="Arial" w:hAnsi="Calibri" w:cs="Calibri"/>
                <w:color w:val="000000" w:themeColor="text1"/>
                <w:sz w:val="18"/>
                <w:szCs w:val="18"/>
              </w:rPr>
            </w:pPr>
          </w:p>
        </w:tc>
        <w:tc>
          <w:tcPr>
            <w:tcW w:w="770" w:type="dxa"/>
          </w:tcPr>
          <w:p w14:paraId="0EA6FB1F" w14:textId="77777777" w:rsidR="0026291E" w:rsidRDefault="0026291E">
            <w:pPr>
              <w:jc w:val="center"/>
              <w:rPr>
                <w:rFonts w:ascii="Calibri" w:eastAsia="Arial" w:hAnsi="Calibri" w:cs="Calibri"/>
                <w:color w:val="000000" w:themeColor="text1"/>
                <w:sz w:val="18"/>
                <w:szCs w:val="18"/>
              </w:rPr>
            </w:pPr>
          </w:p>
        </w:tc>
        <w:tc>
          <w:tcPr>
            <w:tcW w:w="848" w:type="dxa"/>
          </w:tcPr>
          <w:p w14:paraId="36FC7D7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2.02 [0.07–86.52]</w:t>
            </w:r>
          </w:p>
        </w:tc>
        <w:tc>
          <w:tcPr>
            <w:tcW w:w="1430" w:type="dxa"/>
          </w:tcPr>
          <w:p w14:paraId="0F66610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65%</w:t>
            </w:r>
          </w:p>
        </w:tc>
        <w:tc>
          <w:tcPr>
            <w:tcW w:w="1559" w:type="dxa"/>
          </w:tcPr>
          <w:p w14:paraId="65A5FE3F" w14:textId="77777777" w:rsidR="0026291E" w:rsidRDefault="0026291E">
            <w:pPr>
              <w:jc w:val="center"/>
              <w:rPr>
                <w:rFonts w:ascii="Calibri" w:eastAsia="Arial" w:hAnsi="Calibri" w:cs="Calibri"/>
                <w:color w:val="000000" w:themeColor="text1"/>
                <w:sz w:val="18"/>
                <w:szCs w:val="18"/>
              </w:rPr>
            </w:pPr>
          </w:p>
        </w:tc>
        <w:tc>
          <w:tcPr>
            <w:tcW w:w="1276" w:type="dxa"/>
          </w:tcPr>
          <w:p w14:paraId="2C179E84" w14:textId="77777777" w:rsidR="0026291E" w:rsidRDefault="0026291E">
            <w:pPr>
              <w:jc w:val="center"/>
              <w:rPr>
                <w:rFonts w:ascii="Calibri" w:eastAsia="Arial" w:hAnsi="Calibri" w:cs="Calibri"/>
                <w:color w:val="000000" w:themeColor="text1"/>
                <w:sz w:val="18"/>
                <w:szCs w:val="18"/>
              </w:rPr>
            </w:pPr>
          </w:p>
        </w:tc>
        <w:tc>
          <w:tcPr>
            <w:tcW w:w="1842" w:type="dxa"/>
          </w:tcPr>
          <w:p w14:paraId="2128E97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7.60 [0.27–275.42]</w:t>
            </w:r>
          </w:p>
        </w:tc>
        <w:tc>
          <w:tcPr>
            <w:tcW w:w="3261" w:type="dxa"/>
          </w:tcPr>
          <w:p w14:paraId="39909CCC"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85%</w:t>
            </w:r>
          </w:p>
        </w:tc>
      </w:tr>
      <w:tr w:rsidR="0026291E" w:rsidRPr="00CE2A74" w14:paraId="4AD9E3D4" w14:textId="77777777">
        <w:trPr>
          <w:trHeight w:val="144"/>
        </w:trPr>
        <w:tc>
          <w:tcPr>
            <w:tcW w:w="762" w:type="dxa"/>
            <w:vMerge/>
          </w:tcPr>
          <w:p w14:paraId="42A7187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1F61A01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7F4646B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46132668" w14:textId="77777777" w:rsidR="0026291E" w:rsidRDefault="0026291E">
            <w:pPr>
              <w:jc w:val="center"/>
              <w:rPr>
                <w:rFonts w:ascii="Calibri" w:eastAsia="Arial" w:hAnsi="Calibri" w:cs="Calibri"/>
                <w:color w:val="000000" w:themeColor="text1"/>
                <w:sz w:val="18"/>
                <w:szCs w:val="18"/>
              </w:rPr>
            </w:pPr>
          </w:p>
        </w:tc>
        <w:tc>
          <w:tcPr>
            <w:tcW w:w="770" w:type="dxa"/>
          </w:tcPr>
          <w:p w14:paraId="67B5347A" w14:textId="77777777" w:rsidR="0026291E" w:rsidRDefault="0026291E">
            <w:pPr>
              <w:jc w:val="center"/>
              <w:rPr>
                <w:rFonts w:ascii="Calibri" w:eastAsia="Arial" w:hAnsi="Calibri" w:cs="Calibri"/>
                <w:color w:val="000000" w:themeColor="text1"/>
                <w:sz w:val="18"/>
                <w:szCs w:val="18"/>
              </w:rPr>
            </w:pPr>
          </w:p>
        </w:tc>
        <w:tc>
          <w:tcPr>
            <w:tcW w:w="848" w:type="dxa"/>
          </w:tcPr>
          <w:p w14:paraId="2DAB1E3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0.76 [0.02–10.64]</w:t>
            </w:r>
          </w:p>
        </w:tc>
        <w:tc>
          <w:tcPr>
            <w:tcW w:w="1430" w:type="dxa"/>
          </w:tcPr>
          <w:p w14:paraId="18B2DB0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43%</w:t>
            </w:r>
          </w:p>
        </w:tc>
        <w:tc>
          <w:tcPr>
            <w:tcW w:w="1559" w:type="dxa"/>
          </w:tcPr>
          <w:p w14:paraId="208A6EF8" w14:textId="77777777" w:rsidR="0026291E" w:rsidRDefault="0026291E">
            <w:pPr>
              <w:jc w:val="center"/>
              <w:rPr>
                <w:rFonts w:ascii="Calibri" w:eastAsia="Arial" w:hAnsi="Calibri" w:cs="Calibri"/>
                <w:color w:val="000000" w:themeColor="text1"/>
                <w:sz w:val="18"/>
                <w:szCs w:val="18"/>
              </w:rPr>
            </w:pPr>
          </w:p>
        </w:tc>
        <w:tc>
          <w:tcPr>
            <w:tcW w:w="1276" w:type="dxa"/>
          </w:tcPr>
          <w:p w14:paraId="79CFF37C" w14:textId="77777777" w:rsidR="0026291E" w:rsidRDefault="0026291E">
            <w:pPr>
              <w:jc w:val="center"/>
              <w:rPr>
                <w:rFonts w:ascii="Calibri" w:eastAsia="Arial" w:hAnsi="Calibri" w:cs="Calibri"/>
                <w:color w:val="000000" w:themeColor="text1"/>
                <w:sz w:val="18"/>
                <w:szCs w:val="18"/>
              </w:rPr>
            </w:pPr>
          </w:p>
        </w:tc>
        <w:tc>
          <w:tcPr>
            <w:tcW w:w="1842" w:type="dxa"/>
          </w:tcPr>
          <w:p w14:paraId="39BCE29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4.37 [0.21–49.35]</w:t>
            </w:r>
          </w:p>
        </w:tc>
        <w:tc>
          <w:tcPr>
            <w:tcW w:w="3261" w:type="dxa"/>
          </w:tcPr>
          <w:p w14:paraId="1E4EA9EE"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84%</w:t>
            </w:r>
          </w:p>
        </w:tc>
      </w:tr>
      <w:tr w:rsidR="0026291E" w:rsidRPr="00CE2A74" w14:paraId="165C87CC" w14:textId="77777777">
        <w:trPr>
          <w:trHeight w:val="144"/>
        </w:trPr>
        <w:tc>
          <w:tcPr>
            <w:tcW w:w="762" w:type="dxa"/>
            <w:vMerge/>
          </w:tcPr>
          <w:p w14:paraId="24062A1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val="restart"/>
          </w:tcPr>
          <w:p w14:paraId="1B89615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1128F8FB">
              <w:rPr>
                <w:rFonts w:ascii="Calibri" w:eastAsia="Arial" w:hAnsi="Calibri" w:cs="Calibri"/>
                <w:color w:val="000000" w:themeColor="text1"/>
                <w:sz w:val="18"/>
                <w:szCs w:val="18"/>
              </w:rPr>
              <w:t xml:space="preserve">High </w:t>
            </w:r>
            <w:r w:rsidRPr="00675036">
              <w:rPr>
                <w:rFonts w:ascii="Calibri" w:eastAsia="Arial" w:hAnsi="Calibri" w:cs="Calibri"/>
                <w:color w:val="000000" w:themeColor="text1"/>
                <w:sz w:val="18"/>
                <w:szCs w:val="18"/>
              </w:rPr>
              <w:t>transmission</w:t>
            </w:r>
            <w:commentRangeStart w:id="84"/>
            <w:commentRangeEnd w:id="84"/>
            <w:r>
              <w:rPr>
                <w:rStyle w:val="ad"/>
                <w:rFonts w:ascii="Calibri" w:eastAsia="Arial" w:hAnsi="Calibri" w:cs="Calibri" w:hint="eastAsia"/>
                <w:color w:val="000000" w:themeColor="text1"/>
                <w:sz w:val="18"/>
                <w:szCs w:val="18"/>
              </w:rPr>
              <w:commentReference w:id="84"/>
            </w:r>
            <w:r>
              <w:rPr>
                <w:rFonts w:ascii="Calibri" w:eastAsia="Arial" w:hAnsi="Calibri" w:cs="Calibri" w:hint="eastAsia"/>
                <w:color w:val="000000" w:themeColor="text1"/>
                <w:sz w:val="18"/>
                <w:szCs w:val="18"/>
              </w:rPr>
              <w:t xml:space="preserve"> </w:t>
            </w:r>
          </w:p>
        </w:tc>
        <w:tc>
          <w:tcPr>
            <w:tcW w:w="666" w:type="dxa"/>
          </w:tcPr>
          <w:p w14:paraId="0067134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0D5C57A1" w14:textId="77777777" w:rsidR="0026291E" w:rsidRDefault="0026291E">
            <w:pPr>
              <w:jc w:val="center"/>
              <w:rPr>
                <w:rFonts w:ascii="Calibri" w:eastAsia="Arial" w:hAnsi="Calibri" w:cs="Calibri"/>
                <w:color w:val="000000" w:themeColor="text1"/>
                <w:sz w:val="18"/>
                <w:szCs w:val="18"/>
              </w:rPr>
            </w:pPr>
          </w:p>
        </w:tc>
        <w:tc>
          <w:tcPr>
            <w:tcW w:w="770" w:type="dxa"/>
          </w:tcPr>
          <w:p w14:paraId="2A9A691F" w14:textId="77777777" w:rsidR="0026291E" w:rsidRDefault="0026291E">
            <w:pPr>
              <w:jc w:val="center"/>
              <w:rPr>
                <w:rFonts w:ascii="Calibri" w:eastAsia="Arial" w:hAnsi="Calibri" w:cs="Calibri"/>
                <w:color w:val="000000" w:themeColor="text1"/>
                <w:sz w:val="18"/>
                <w:szCs w:val="18"/>
              </w:rPr>
            </w:pPr>
          </w:p>
        </w:tc>
        <w:tc>
          <w:tcPr>
            <w:tcW w:w="848" w:type="dxa"/>
          </w:tcPr>
          <w:p w14:paraId="00BFA3D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7.24 [0.28–397.81]</w:t>
            </w:r>
          </w:p>
        </w:tc>
        <w:tc>
          <w:tcPr>
            <w:tcW w:w="1430" w:type="dxa"/>
          </w:tcPr>
          <w:p w14:paraId="52FDF38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88%</w:t>
            </w:r>
          </w:p>
        </w:tc>
        <w:tc>
          <w:tcPr>
            <w:tcW w:w="1559" w:type="dxa"/>
          </w:tcPr>
          <w:p w14:paraId="7375771C" w14:textId="77777777" w:rsidR="0026291E" w:rsidRDefault="0026291E">
            <w:pPr>
              <w:jc w:val="center"/>
              <w:rPr>
                <w:rFonts w:ascii="Calibri" w:eastAsia="Arial" w:hAnsi="Calibri" w:cs="Calibri"/>
                <w:color w:val="000000" w:themeColor="text1"/>
                <w:sz w:val="18"/>
                <w:szCs w:val="18"/>
              </w:rPr>
            </w:pPr>
          </w:p>
        </w:tc>
        <w:tc>
          <w:tcPr>
            <w:tcW w:w="1276" w:type="dxa"/>
          </w:tcPr>
          <w:p w14:paraId="7C676162" w14:textId="77777777" w:rsidR="0026291E" w:rsidRDefault="0026291E">
            <w:pPr>
              <w:jc w:val="center"/>
              <w:rPr>
                <w:rFonts w:ascii="Calibri" w:eastAsia="Arial" w:hAnsi="Calibri" w:cs="Calibri"/>
                <w:color w:val="000000" w:themeColor="text1"/>
                <w:sz w:val="18"/>
                <w:szCs w:val="18"/>
              </w:rPr>
            </w:pPr>
          </w:p>
        </w:tc>
        <w:tc>
          <w:tcPr>
            <w:tcW w:w="1842" w:type="dxa"/>
          </w:tcPr>
          <w:p w14:paraId="250FE25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24.47 [0.83–1545.27]</w:t>
            </w:r>
          </w:p>
        </w:tc>
        <w:tc>
          <w:tcPr>
            <w:tcW w:w="3261" w:type="dxa"/>
          </w:tcPr>
          <w:p w14:paraId="6D69FEB0"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97%</w:t>
            </w:r>
          </w:p>
        </w:tc>
      </w:tr>
      <w:tr w:rsidR="0026291E" w:rsidRPr="00CE2A74" w14:paraId="6228B6DE" w14:textId="77777777">
        <w:trPr>
          <w:trHeight w:val="144"/>
        </w:trPr>
        <w:tc>
          <w:tcPr>
            <w:tcW w:w="762" w:type="dxa"/>
            <w:vMerge/>
          </w:tcPr>
          <w:p w14:paraId="76D2592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7EB20D6B"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0FB9B83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62DBB5B8" w14:textId="77777777" w:rsidR="0026291E" w:rsidRDefault="0026291E">
            <w:pPr>
              <w:jc w:val="center"/>
              <w:rPr>
                <w:rFonts w:ascii="Calibri" w:eastAsia="Arial" w:hAnsi="Calibri" w:cs="Calibri"/>
                <w:color w:val="000000" w:themeColor="text1"/>
                <w:sz w:val="18"/>
                <w:szCs w:val="18"/>
              </w:rPr>
            </w:pPr>
          </w:p>
        </w:tc>
        <w:tc>
          <w:tcPr>
            <w:tcW w:w="770" w:type="dxa"/>
          </w:tcPr>
          <w:p w14:paraId="21D73B19" w14:textId="77777777" w:rsidR="0026291E" w:rsidRDefault="0026291E">
            <w:pPr>
              <w:jc w:val="center"/>
              <w:rPr>
                <w:rFonts w:ascii="Calibri" w:eastAsia="Arial" w:hAnsi="Calibri" w:cs="Calibri"/>
                <w:color w:val="000000" w:themeColor="text1"/>
                <w:sz w:val="18"/>
                <w:szCs w:val="18"/>
              </w:rPr>
            </w:pPr>
          </w:p>
        </w:tc>
        <w:tc>
          <w:tcPr>
            <w:tcW w:w="848" w:type="dxa"/>
          </w:tcPr>
          <w:p w14:paraId="5902ED1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5.97 [0.21–312.17]</w:t>
            </w:r>
          </w:p>
        </w:tc>
        <w:tc>
          <w:tcPr>
            <w:tcW w:w="1430" w:type="dxa"/>
          </w:tcPr>
          <w:p w14:paraId="604EA8B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83%</w:t>
            </w:r>
          </w:p>
        </w:tc>
        <w:tc>
          <w:tcPr>
            <w:tcW w:w="1559" w:type="dxa"/>
          </w:tcPr>
          <w:p w14:paraId="44AAEC50" w14:textId="77777777" w:rsidR="0026291E" w:rsidRDefault="0026291E">
            <w:pPr>
              <w:jc w:val="center"/>
              <w:rPr>
                <w:rFonts w:ascii="Calibri" w:eastAsia="Arial" w:hAnsi="Calibri" w:cs="Calibri"/>
                <w:color w:val="000000" w:themeColor="text1"/>
                <w:sz w:val="18"/>
                <w:szCs w:val="18"/>
              </w:rPr>
            </w:pPr>
          </w:p>
        </w:tc>
        <w:tc>
          <w:tcPr>
            <w:tcW w:w="1276" w:type="dxa"/>
          </w:tcPr>
          <w:p w14:paraId="6C389A9E" w14:textId="77777777" w:rsidR="0026291E" w:rsidRDefault="0026291E">
            <w:pPr>
              <w:jc w:val="center"/>
              <w:rPr>
                <w:rFonts w:ascii="Calibri" w:eastAsia="Arial" w:hAnsi="Calibri" w:cs="Calibri"/>
                <w:color w:val="000000" w:themeColor="text1"/>
                <w:sz w:val="18"/>
                <w:szCs w:val="18"/>
              </w:rPr>
            </w:pPr>
          </w:p>
        </w:tc>
        <w:tc>
          <w:tcPr>
            <w:tcW w:w="1842" w:type="dxa"/>
          </w:tcPr>
          <w:p w14:paraId="52908C4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25.22 [0.80–1724.18]</w:t>
            </w:r>
          </w:p>
        </w:tc>
        <w:tc>
          <w:tcPr>
            <w:tcW w:w="3261" w:type="dxa"/>
          </w:tcPr>
          <w:p w14:paraId="0E620A10"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97%</w:t>
            </w:r>
          </w:p>
        </w:tc>
      </w:tr>
      <w:tr w:rsidR="0026291E" w:rsidRPr="00CE2A74" w14:paraId="38FDE1BB" w14:textId="77777777">
        <w:trPr>
          <w:trHeight w:val="144"/>
        </w:trPr>
        <w:tc>
          <w:tcPr>
            <w:tcW w:w="762" w:type="dxa"/>
            <w:vMerge/>
          </w:tcPr>
          <w:p w14:paraId="4EFC3F2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3E10D46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26B2381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1E1E5958" w14:textId="77777777" w:rsidR="0026291E" w:rsidRDefault="0026291E">
            <w:pPr>
              <w:jc w:val="center"/>
              <w:rPr>
                <w:rFonts w:ascii="Calibri" w:eastAsia="Arial" w:hAnsi="Calibri" w:cs="Calibri"/>
                <w:color w:val="000000" w:themeColor="text1"/>
                <w:sz w:val="18"/>
                <w:szCs w:val="18"/>
              </w:rPr>
            </w:pPr>
          </w:p>
        </w:tc>
        <w:tc>
          <w:tcPr>
            <w:tcW w:w="770" w:type="dxa"/>
          </w:tcPr>
          <w:p w14:paraId="0D564509" w14:textId="77777777" w:rsidR="0026291E" w:rsidRDefault="0026291E">
            <w:pPr>
              <w:jc w:val="center"/>
              <w:rPr>
                <w:rFonts w:ascii="Calibri" w:eastAsia="Arial" w:hAnsi="Calibri" w:cs="Calibri"/>
                <w:color w:val="000000" w:themeColor="text1"/>
                <w:sz w:val="18"/>
                <w:szCs w:val="18"/>
              </w:rPr>
            </w:pPr>
          </w:p>
        </w:tc>
        <w:tc>
          <w:tcPr>
            <w:tcW w:w="848" w:type="dxa"/>
          </w:tcPr>
          <w:p w14:paraId="41A3295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5.51 [0.17–</w:t>
            </w:r>
            <w:r w:rsidRPr="00675036">
              <w:rPr>
                <w:rFonts w:ascii="Calibri" w:eastAsia="Arial" w:hAnsi="Calibri" w:cs="Calibri"/>
                <w:color w:val="000000"/>
                <w:sz w:val="18"/>
                <w:szCs w:val="18"/>
              </w:rPr>
              <w:lastRenderedPageBreak/>
              <w:t>284.67]</w:t>
            </w:r>
          </w:p>
        </w:tc>
        <w:tc>
          <w:tcPr>
            <w:tcW w:w="1430" w:type="dxa"/>
          </w:tcPr>
          <w:p w14:paraId="2B76860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lastRenderedPageBreak/>
              <w:t>81%</w:t>
            </w:r>
          </w:p>
        </w:tc>
        <w:tc>
          <w:tcPr>
            <w:tcW w:w="1559" w:type="dxa"/>
          </w:tcPr>
          <w:p w14:paraId="7D0007E3" w14:textId="77777777" w:rsidR="0026291E" w:rsidRDefault="0026291E">
            <w:pPr>
              <w:jc w:val="center"/>
              <w:rPr>
                <w:rFonts w:ascii="Calibri" w:eastAsia="Arial" w:hAnsi="Calibri" w:cs="Calibri"/>
                <w:color w:val="000000" w:themeColor="text1"/>
                <w:sz w:val="18"/>
                <w:szCs w:val="18"/>
              </w:rPr>
            </w:pPr>
          </w:p>
        </w:tc>
        <w:tc>
          <w:tcPr>
            <w:tcW w:w="1276" w:type="dxa"/>
          </w:tcPr>
          <w:p w14:paraId="053B97C3" w14:textId="77777777" w:rsidR="0026291E" w:rsidRDefault="0026291E">
            <w:pPr>
              <w:jc w:val="center"/>
              <w:rPr>
                <w:rFonts w:ascii="Calibri" w:eastAsia="Arial" w:hAnsi="Calibri" w:cs="Calibri"/>
                <w:color w:val="000000" w:themeColor="text1"/>
                <w:sz w:val="18"/>
                <w:szCs w:val="18"/>
              </w:rPr>
            </w:pPr>
          </w:p>
        </w:tc>
        <w:tc>
          <w:tcPr>
            <w:tcW w:w="1842" w:type="dxa"/>
          </w:tcPr>
          <w:p w14:paraId="5A39D6E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21.34 [0.62–1006.07]</w:t>
            </w:r>
          </w:p>
        </w:tc>
        <w:tc>
          <w:tcPr>
            <w:tcW w:w="3261" w:type="dxa"/>
          </w:tcPr>
          <w:p w14:paraId="77F62532"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95%</w:t>
            </w:r>
          </w:p>
        </w:tc>
      </w:tr>
      <w:tr w:rsidR="0026291E" w:rsidRPr="00CE2A74" w14:paraId="05B07830" w14:textId="77777777">
        <w:trPr>
          <w:trHeight w:val="144"/>
        </w:trPr>
        <w:tc>
          <w:tcPr>
            <w:tcW w:w="762" w:type="dxa"/>
            <w:vMerge/>
          </w:tcPr>
          <w:p w14:paraId="7EC9926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16037B7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1EA3BD6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0AA6BF7D" w14:textId="77777777" w:rsidR="0026291E" w:rsidRDefault="0026291E">
            <w:pPr>
              <w:jc w:val="center"/>
              <w:rPr>
                <w:rFonts w:ascii="Calibri" w:eastAsia="Arial" w:hAnsi="Calibri" w:cs="Calibri"/>
                <w:color w:val="000000" w:themeColor="text1"/>
                <w:sz w:val="18"/>
                <w:szCs w:val="18"/>
              </w:rPr>
            </w:pPr>
          </w:p>
        </w:tc>
        <w:tc>
          <w:tcPr>
            <w:tcW w:w="770" w:type="dxa"/>
          </w:tcPr>
          <w:p w14:paraId="3A0CDD6D" w14:textId="77777777" w:rsidR="0026291E" w:rsidRDefault="0026291E">
            <w:pPr>
              <w:jc w:val="center"/>
              <w:rPr>
                <w:rFonts w:ascii="Calibri" w:eastAsia="Arial" w:hAnsi="Calibri" w:cs="Calibri"/>
                <w:color w:val="000000" w:themeColor="text1"/>
                <w:sz w:val="18"/>
                <w:szCs w:val="18"/>
              </w:rPr>
            </w:pPr>
          </w:p>
        </w:tc>
        <w:tc>
          <w:tcPr>
            <w:tcW w:w="848" w:type="dxa"/>
          </w:tcPr>
          <w:p w14:paraId="1A976F3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1.83 [0.04–31.66]</w:t>
            </w:r>
          </w:p>
        </w:tc>
        <w:tc>
          <w:tcPr>
            <w:tcW w:w="1430" w:type="dxa"/>
          </w:tcPr>
          <w:p w14:paraId="3E92A24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63%</w:t>
            </w:r>
          </w:p>
        </w:tc>
        <w:tc>
          <w:tcPr>
            <w:tcW w:w="1559" w:type="dxa"/>
          </w:tcPr>
          <w:p w14:paraId="1A67EC43" w14:textId="77777777" w:rsidR="0026291E" w:rsidRDefault="0026291E">
            <w:pPr>
              <w:jc w:val="center"/>
              <w:rPr>
                <w:rFonts w:ascii="Calibri" w:eastAsia="Arial" w:hAnsi="Calibri" w:cs="Calibri"/>
                <w:color w:val="000000" w:themeColor="text1"/>
                <w:sz w:val="18"/>
                <w:szCs w:val="18"/>
              </w:rPr>
            </w:pPr>
          </w:p>
        </w:tc>
        <w:tc>
          <w:tcPr>
            <w:tcW w:w="1276" w:type="dxa"/>
          </w:tcPr>
          <w:p w14:paraId="1FDF8CDA" w14:textId="77777777" w:rsidR="0026291E" w:rsidRDefault="0026291E">
            <w:pPr>
              <w:jc w:val="center"/>
              <w:rPr>
                <w:rFonts w:ascii="Calibri" w:eastAsia="Arial" w:hAnsi="Calibri" w:cs="Calibri"/>
                <w:color w:val="000000" w:themeColor="text1"/>
                <w:sz w:val="18"/>
                <w:szCs w:val="18"/>
              </w:rPr>
            </w:pPr>
          </w:p>
        </w:tc>
        <w:tc>
          <w:tcPr>
            <w:tcW w:w="1842" w:type="dxa"/>
          </w:tcPr>
          <w:p w14:paraId="5E2B37B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13.34 [0.51–205.51]</w:t>
            </w:r>
          </w:p>
        </w:tc>
        <w:tc>
          <w:tcPr>
            <w:tcW w:w="3261" w:type="dxa"/>
          </w:tcPr>
          <w:p w14:paraId="3B068F33"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94%</w:t>
            </w:r>
          </w:p>
        </w:tc>
      </w:tr>
      <w:tr w:rsidR="0026291E" w:rsidRPr="00CE2A74" w14:paraId="6EC89491" w14:textId="77777777">
        <w:trPr>
          <w:trHeight w:val="414"/>
        </w:trPr>
        <w:tc>
          <w:tcPr>
            <w:tcW w:w="762" w:type="dxa"/>
            <w:vMerge w:val="restart"/>
          </w:tcPr>
          <w:p w14:paraId="5DFF890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bCs/>
                <w:color w:val="000000"/>
                <w:sz w:val="18"/>
                <w:szCs w:val="18"/>
              </w:rPr>
            </w:pPr>
            <w:r w:rsidRPr="4829D2C5">
              <w:rPr>
                <w:rFonts w:ascii="Calibri" w:eastAsia="Arial" w:hAnsi="Calibri" w:cs="Calibri"/>
                <w:b/>
                <w:bCs/>
                <w:color w:val="000000" w:themeColor="text1"/>
                <w:sz w:val="18"/>
                <w:szCs w:val="18"/>
              </w:rPr>
              <w:t>Death</w:t>
            </w:r>
          </w:p>
        </w:tc>
        <w:tc>
          <w:tcPr>
            <w:tcW w:w="949" w:type="dxa"/>
            <w:vMerge w:val="restart"/>
          </w:tcPr>
          <w:p w14:paraId="2F3999BB"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1128F8FB">
              <w:rPr>
                <w:rFonts w:ascii="Calibri" w:eastAsia="Arial" w:hAnsi="Calibri" w:cs="Calibri"/>
                <w:color w:val="000000" w:themeColor="text1"/>
                <w:sz w:val="18"/>
                <w:szCs w:val="18"/>
              </w:rPr>
              <w:t xml:space="preserve">Low </w:t>
            </w:r>
            <w:r w:rsidRPr="00675036">
              <w:rPr>
                <w:rFonts w:ascii="Calibri" w:eastAsia="Arial" w:hAnsi="Calibri" w:cs="Calibri"/>
                <w:color w:val="000000" w:themeColor="text1"/>
                <w:sz w:val="18"/>
                <w:szCs w:val="18"/>
              </w:rPr>
              <w:t>transmission</w:t>
            </w:r>
            <w:commentRangeStart w:id="85"/>
            <w:commentRangeEnd w:id="85"/>
            <w:r>
              <w:rPr>
                <w:rStyle w:val="ad"/>
                <w:rFonts w:ascii="Calibri" w:eastAsia="Arial" w:hAnsi="Calibri" w:cs="Calibri" w:hint="eastAsia"/>
                <w:color w:val="000000" w:themeColor="text1"/>
                <w:sz w:val="18"/>
                <w:szCs w:val="18"/>
              </w:rPr>
              <w:commentReference w:id="85"/>
            </w:r>
            <w:r>
              <w:rPr>
                <w:rFonts w:ascii="Calibri" w:eastAsia="Arial" w:hAnsi="Calibri" w:cs="Calibri" w:hint="eastAsia"/>
                <w:color w:val="000000" w:themeColor="text1"/>
                <w:sz w:val="18"/>
                <w:szCs w:val="18"/>
              </w:rPr>
              <w:t xml:space="preserve"> </w:t>
            </w:r>
          </w:p>
        </w:tc>
        <w:tc>
          <w:tcPr>
            <w:tcW w:w="666" w:type="dxa"/>
          </w:tcPr>
          <w:p w14:paraId="4FCB64E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48EA3D05" w14:textId="77777777" w:rsidR="0026291E" w:rsidRDefault="0026291E">
            <w:pPr>
              <w:jc w:val="center"/>
              <w:rPr>
                <w:rFonts w:ascii="Calibri" w:eastAsia="Arial" w:hAnsi="Calibri" w:cs="Calibri"/>
                <w:color w:val="000000" w:themeColor="text1"/>
                <w:sz w:val="18"/>
                <w:szCs w:val="18"/>
              </w:rPr>
            </w:pPr>
          </w:p>
        </w:tc>
        <w:tc>
          <w:tcPr>
            <w:tcW w:w="770" w:type="dxa"/>
          </w:tcPr>
          <w:p w14:paraId="5D33B983" w14:textId="77777777" w:rsidR="0026291E" w:rsidRDefault="0026291E">
            <w:pPr>
              <w:jc w:val="center"/>
              <w:rPr>
                <w:rFonts w:ascii="Calibri" w:eastAsia="Arial" w:hAnsi="Calibri" w:cs="Calibri"/>
                <w:color w:val="000000" w:themeColor="text1"/>
                <w:sz w:val="18"/>
                <w:szCs w:val="18"/>
              </w:rPr>
            </w:pPr>
          </w:p>
        </w:tc>
        <w:tc>
          <w:tcPr>
            <w:tcW w:w="848" w:type="dxa"/>
          </w:tcPr>
          <w:p w14:paraId="2460C87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0.31 [0.01–244.05]</w:t>
            </w:r>
          </w:p>
        </w:tc>
        <w:tc>
          <w:tcPr>
            <w:tcW w:w="1430" w:type="dxa"/>
          </w:tcPr>
          <w:p w14:paraId="2FF7F41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32%</w:t>
            </w:r>
          </w:p>
        </w:tc>
        <w:tc>
          <w:tcPr>
            <w:tcW w:w="1559" w:type="dxa"/>
          </w:tcPr>
          <w:p w14:paraId="565D1025" w14:textId="77777777" w:rsidR="0026291E" w:rsidRDefault="0026291E">
            <w:pPr>
              <w:jc w:val="center"/>
              <w:rPr>
                <w:rFonts w:ascii="Calibri" w:eastAsia="Arial" w:hAnsi="Calibri" w:cs="Calibri"/>
                <w:color w:val="000000" w:themeColor="text1"/>
                <w:sz w:val="18"/>
                <w:szCs w:val="18"/>
              </w:rPr>
            </w:pPr>
          </w:p>
        </w:tc>
        <w:tc>
          <w:tcPr>
            <w:tcW w:w="1276" w:type="dxa"/>
          </w:tcPr>
          <w:p w14:paraId="4B412ED6" w14:textId="77777777" w:rsidR="0026291E" w:rsidRDefault="0026291E">
            <w:pPr>
              <w:jc w:val="center"/>
              <w:rPr>
                <w:rFonts w:ascii="Calibri" w:eastAsia="Arial" w:hAnsi="Calibri" w:cs="Calibri"/>
                <w:color w:val="000000" w:themeColor="text1"/>
                <w:sz w:val="18"/>
                <w:szCs w:val="18"/>
              </w:rPr>
            </w:pPr>
          </w:p>
        </w:tc>
        <w:tc>
          <w:tcPr>
            <w:tcW w:w="1842" w:type="dxa"/>
          </w:tcPr>
          <w:p w14:paraId="1EAEA7F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1.03 [0.02–817.31]</w:t>
            </w:r>
          </w:p>
        </w:tc>
        <w:tc>
          <w:tcPr>
            <w:tcW w:w="3261" w:type="dxa"/>
          </w:tcPr>
          <w:p w14:paraId="2D6DF7CF"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51%</w:t>
            </w:r>
          </w:p>
        </w:tc>
      </w:tr>
      <w:tr w:rsidR="0026291E" w:rsidRPr="00CE2A74" w14:paraId="4413C719" w14:textId="77777777">
        <w:trPr>
          <w:trHeight w:val="144"/>
        </w:trPr>
        <w:tc>
          <w:tcPr>
            <w:tcW w:w="762" w:type="dxa"/>
            <w:vMerge/>
          </w:tcPr>
          <w:p w14:paraId="1FF86CB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1870AEC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35EE0ED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08BD16D2" w14:textId="77777777" w:rsidR="0026291E" w:rsidRDefault="0026291E">
            <w:pPr>
              <w:jc w:val="center"/>
              <w:rPr>
                <w:rFonts w:ascii="Calibri" w:eastAsia="Arial" w:hAnsi="Calibri" w:cs="Calibri"/>
                <w:color w:val="000000" w:themeColor="text1"/>
                <w:sz w:val="18"/>
                <w:szCs w:val="18"/>
              </w:rPr>
            </w:pPr>
          </w:p>
        </w:tc>
        <w:tc>
          <w:tcPr>
            <w:tcW w:w="770" w:type="dxa"/>
          </w:tcPr>
          <w:p w14:paraId="5921244B" w14:textId="77777777" w:rsidR="0026291E" w:rsidRDefault="0026291E">
            <w:pPr>
              <w:jc w:val="center"/>
              <w:rPr>
                <w:rFonts w:ascii="Calibri" w:eastAsia="Arial" w:hAnsi="Calibri" w:cs="Calibri"/>
                <w:color w:val="000000" w:themeColor="text1"/>
                <w:sz w:val="18"/>
                <w:szCs w:val="18"/>
              </w:rPr>
            </w:pPr>
          </w:p>
        </w:tc>
        <w:tc>
          <w:tcPr>
            <w:tcW w:w="848" w:type="dxa"/>
          </w:tcPr>
          <w:p w14:paraId="677A3F5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0.10 [0.00–73.69]</w:t>
            </w:r>
          </w:p>
        </w:tc>
        <w:tc>
          <w:tcPr>
            <w:tcW w:w="1430" w:type="dxa"/>
          </w:tcPr>
          <w:p w14:paraId="57DBD9B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19%</w:t>
            </w:r>
          </w:p>
        </w:tc>
        <w:tc>
          <w:tcPr>
            <w:tcW w:w="1559" w:type="dxa"/>
          </w:tcPr>
          <w:p w14:paraId="283D4DA1" w14:textId="77777777" w:rsidR="0026291E" w:rsidRDefault="0026291E">
            <w:pPr>
              <w:jc w:val="center"/>
              <w:rPr>
                <w:rFonts w:ascii="Calibri" w:eastAsia="Arial" w:hAnsi="Calibri" w:cs="Calibri"/>
                <w:color w:val="000000" w:themeColor="text1"/>
                <w:sz w:val="18"/>
                <w:szCs w:val="18"/>
              </w:rPr>
            </w:pPr>
          </w:p>
        </w:tc>
        <w:tc>
          <w:tcPr>
            <w:tcW w:w="1276" w:type="dxa"/>
          </w:tcPr>
          <w:p w14:paraId="52D7D9C7" w14:textId="77777777" w:rsidR="0026291E" w:rsidRDefault="0026291E">
            <w:pPr>
              <w:jc w:val="center"/>
              <w:rPr>
                <w:rFonts w:ascii="Calibri" w:eastAsia="Arial" w:hAnsi="Calibri" w:cs="Calibri"/>
                <w:color w:val="000000" w:themeColor="text1"/>
                <w:sz w:val="18"/>
                <w:szCs w:val="18"/>
              </w:rPr>
            </w:pPr>
          </w:p>
        </w:tc>
        <w:tc>
          <w:tcPr>
            <w:tcW w:w="1842" w:type="dxa"/>
          </w:tcPr>
          <w:p w14:paraId="3DCA7B4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0.79 [0.01–692.35]</w:t>
            </w:r>
          </w:p>
        </w:tc>
        <w:tc>
          <w:tcPr>
            <w:tcW w:w="3261" w:type="dxa"/>
          </w:tcPr>
          <w:p w14:paraId="1BE8911D"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46%</w:t>
            </w:r>
          </w:p>
        </w:tc>
      </w:tr>
      <w:tr w:rsidR="0026291E" w:rsidRPr="00CE2A74" w14:paraId="7CDCCCFD" w14:textId="77777777">
        <w:trPr>
          <w:trHeight w:val="144"/>
        </w:trPr>
        <w:tc>
          <w:tcPr>
            <w:tcW w:w="762" w:type="dxa"/>
            <w:vMerge/>
          </w:tcPr>
          <w:p w14:paraId="45C9E17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6CDACAA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209E16C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6BDCB884" w14:textId="77777777" w:rsidR="0026291E" w:rsidRDefault="0026291E">
            <w:pPr>
              <w:jc w:val="center"/>
              <w:rPr>
                <w:rFonts w:ascii="Calibri" w:eastAsia="Arial" w:hAnsi="Calibri" w:cs="Calibri"/>
                <w:color w:val="000000" w:themeColor="text1"/>
                <w:sz w:val="18"/>
                <w:szCs w:val="18"/>
              </w:rPr>
            </w:pPr>
          </w:p>
        </w:tc>
        <w:tc>
          <w:tcPr>
            <w:tcW w:w="770" w:type="dxa"/>
          </w:tcPr>
          <w:p w14:paraId="0D9F9332" w14:textId="77777777" w:rsidR="0026291E" w:rsidRDefault="0026291E">
            <w:pPr>
              <w:jc w:val="center"/>
              <w:rPr>
                <w:rFonts w:ascii="Calibri" w:eastAsia="Arial" w:hAnsi="Calibri" w:cs="Calibri"/>
                <w:color w:val="000000" w:themeColor="text1"/>
                <w:sz w:val="18"/>
                <w:szCs w:val="18"/>
              </w:rPr>
            </w:pPr>
          </w:p>
        </w:tc>
        <w:tc>
          <w:tcPr>
            <w:tcW w:w="848" w:type="dxa"/>
          </w:tcPr>
          <w:p w14:paraId="3DDEA69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0.05 [0.00–40.61]</w:t>
            </w:r>
          </w:p>
        </w:tc>
        <w:tc>
          <w:tcPr>
            <w:tcW w:w="1430" w:type="dxa"/>
          </w:tcPr>
          <w:p w14:paraId="21A9453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14%</w:t>
            </w:r>
          </w:p>
        </w:tc>
        <w:tc>
          <w:tcPr>
            <w:tcW w:w="1559" w:type="dxa"/>
          </w:tcPr>
          <w:p w14:paraId="75D0694D" w14:textId="77777777" w:rsidR="0026291E" w:rsidRDefault="0026291E">
            <w:pPr>
              <w:jc w:val="center"/>
              <w:rPr>
                <w:rFonts w:ascii="Calibri" w:eastAsia="Arial" w:hAnsi="Calibri" w:cs="Calibri"/>
                <w:color w:val="000000" w:themeColor="text1"/>
                <w:sz w:val="18"/>
                <w:szCs w:val="18"/>
              </w:rPr>
            </w:pPr>
          </w:p>
        </w:tc>
        <w:tc>
          <w:tcPr>
            <w:tcW w:w="1276" w:type="dxa"/>
          </w:tcPr>
          <w:p w14:paraId="57649C84" w14:textId="77777777" w:rsidR="0026291E" w:rsidRDefault="0026291E">
            <w:pPr>
              <w:jc w:val="center"/>
              <w:rPr>
                <w:rFonts w:ascii="Calibri" w:eastAsia="Arial" w:hAnsi="Calibri" w:cs="Calibri"/>
                <w:color w:val="000000" w:themeColor="text1"/>
                <w:sz w:val="18"/>
                <w:szCs w:val="18"/>
              </w:rPr>
            </w:pPr>
          </w:p>
        </w:tc>
        <w:tc>
          <w:tcPr>
            <w:tcW w:w="1842" w:type="dxa"/>
          </w:tcPr>
          <w:p w14:paraId="49D5633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0.38 [0.01–216.45]</w:t>
            </w:r>
          </w:p>
        </w:tc>
        <w:tc>
          <w:tcPr>
            <w:tcW w:w="3261" w:type="dxa"/>
          </w:tcPr>
          <w:p w14:paraId="1A4C516F"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35%</w:t>
            </w:r>
          </w:p>
        </w:tc>
      </w:tr>
      <w:tr w:rsidR="0026291E" w:rsidRPr="00CE2A74" w14:paraId="65CE27A4" w14:textId="77777777">
        <w:trPr>
          <w:trHeight w:val="144"/>
        </w:trPr>
        <w:tc>
          <w:tcPr>
            <w:tcW w:w="762" w:type="dxa"/>
            <w:vMerge/>
          </w:tcPr>
          <w:p w14:paraId="3DB0F28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485619F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2A2ECD2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60823D3E" w14:textId="77777777" w:rsidR="0026291E" w:rsidRDefault="0026291E">
            <w:pPr>
              <w:jc w:val="center"/>
              <w:rPr>
                <w:rFonts w:ascii="Calibri" w:eastAsia="Arial" w:hAnsi="Calibri" w:cs="Calibri"/>
                <w:color w:val="000000" w:themeColor="text1"/>
                <w:sz w:val="18"/>
                <w:szCs w:val="18"/>
              </w:rPr>
            </w:pPr>
          </w:p>
        </w:tc>
        <w:tc>
          <w:tcPr>
            <w:tcW w:w="770" w:type="dxa"/>
          </w:tcPr>
          <w:p w14:paraId="7F746410" w14:textId="77777777" w:rsidR="0026291E" w:rsidRDefault="0026291E">
            <w:pPr>
              <w:jc w:val="center"/>
              <w:rPr>
                <w:rFonts w:ascii="Calibri" w:eastAsia="Arial" w:hAnsi="Calibri" w:cs="Calibri"/>
                <w:color w:val="000000" w:themeColor="text1"/>
                <w:sz w:val="18"/>
                <w:szCs w:val="18"/>
              </w:rPr>
            </w:pPr>
          </w:p>
        </w:tc>
        <w:tc>
          <w:tcPr>
            <w:tcW w:w="848" w:type="dxa"/>
          </w:tcPr>
          <w:p w14:paraId="2F2FB34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0.04 [0.00–2.07]</w:t>
            </w:r>
          </w:p>
        </w:tc>
        <w:tc>
          <w:tcPr>
            <w:tcW w:w="1430" w:type="dxa"/>
          </w:tcPr>
          <w:p w14:paraId="53FD48D7"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w:t>
            </w:r>
          </w:p>
        </w:tc>
        <w:tc>
          <w:tcPr>
            <w:tcW w:w="1559" w:type="dxa"/>
          </w:tcPr>
          <w:p w14:paraId="36E033BA" w14:textId="77777777" w:rsidR="0026291E" w:rsidRDefault="0026291E">
            <w:pPr>
              <w:jc w:val="center"/>
              <w:rPr>
                <w:rFonts w:ascii="Calibri" w:eastAsia="Arial" w:hAnsi="Calibri" w:cs="Calibri"/>
                <w:color w:val="000000" w:themeColor="text1"/>
                <w:sz w:val="18"/>
                <w:szCs w:val="18"/>
              </w:rPr>
            </w:pPr>
          </w:p>
        </w:tc>
        <w:tc>
          <w:tcPr>
            <w:tcW w:w="1276" w:type="dxa"/>
          </w:tcPr>
          <w:p w14:paraId="522D3552" w14:textId="77777777" w:rsidR="0026291E" w:rsidRDefault="0026291E">
            <w:pPr>
              <w:jc w:val="center"/>
              <w:rPr>
                <w:rFonts w:ascii="Calibri" w:eastAsia="Arial" w:hAnsi="Calibri" w:cs="Calibri"/>
                <w:color w:val="000000" w:themeColor="text1"/>
                <w:sz w:val="18"/>
                <w:szCs w:val="18"/>
              </w:rPr>
            </w:pPr>
          </w:p>
        </w:tc>
        <w:tc>
          <w:tcPr>
            <w:tcW w:w="1842" w:type="dxa"/>
          </w:tcPr>
          <w:p w14:paraId="2B6360F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0.13 [0.00–6.41]</w:t>
            </w:r>
          </w:p>
        </w:tc>
        <w:tc>
          <w:tcPr>
            <w:tcW w:w="3261" w:type="dxa"/>
          </w:tcPr>
          <w:p w14:paraId="1E8B6C80"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14%</w:t>
            </w:r>
          </w:p>
        </w:tc>
      </w:tr>
      <w:tr w:rsidR="0026291E" w:rsidRPr="00CE2A74" w14:paraId="462EAF59" w14:textId="77777777">
        <w:trPr>
          <w:trHeight w:val="144"/>
        </w:trPr>
        <w:tc>
          <w:tcPr>
            <w:tcW w:w="762" w:type="dxa"/>
            <w:vMerge/>
          </w:tcPr>
          <w:p w14:paraId="30D3A0C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val="restart"/>
          </w:tcPr>
          <w:p w14:paraId="41CD040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1128F8FB">
              <w:rPr>
                <w:rFonts w:ascii="Calibri" w:eastAsia="Arial" w:hAnsi="Calibri" w:cs="Calibri"/>
                <w:color w:val="000000" w:themeColor="text1"/>
                <w:sz w:val="18"/>
                <w:szCs w:val="18"/>
              </w:rPr>
              <w:t>Moderate</w:t>
            </w:r>
            <w:r w:rsidRPr="1128F8FB">
              <w:rPr>
                <w:rFonts w:ascii="Calibri" w:eastAsia="Arial" w:hAnsi="Calibri" w:cs="Calibri" w:hint="eastAsia"/>
                <w:color w:val="000000" w:themeColor="text1"/>
                <w:sz w:val="18"/>
                <w:szCs w:val="18"/>
              </w:rPr>
              <w:t xml:space="preserve"> </w:t>
            </w:r>
            <w:r w:rsidRPr="00675036">
              <w:rPr>
                <w:rFonts w:ascii="Calibri" w:eastAsia="Arial" w:hAnsi="Calibri" w:cs="Calibri"/>
                <w:color w:val="000000" w:themeColor="text1"/>
                <w:sz w:val="18"/>
                <w:szCs w:val="18"/>
              </w:rPr>
              <w:t>transmission</w:t>
            </w:r>
            <w:commentRangeStart w:id="86"/>
            <w:commentRangeEnd w:id="86"/>
            <w:r>
              <w:rPr>
                <w:rStyle w:val="ad"/>
                <w:rFonts w:ascii="Calibri" w:eastAsia="Arial" w:hAnsi="Calibri" w:cs="Calibri" w:hint="eastAsia"/>
                <w:color w:val="000000" w:themeColor="text1"/>
                <w:sz w:val="18"/>
                <w:szCs w:val="18"/>
              </w:rPr>
              <w:commentReference w:id="86"/>
            </w:r>
            <w:r>
              <w:rPr>
                <w:rFonts w:ascii="Calibri" w:eastAsia="Arial" w:hAnsi="Calibri" w:cs="Calibri" w:hint="eastAsia"/>
                <w:color w:val="000000" w:themeColor="text1"/>
                <w:sz w:val="18"/>
                <w:szCs w:val="18"/>
              </w:rPr>
              <w:t xml:space="preserve"> </w:t>
            </w:r>
          </w:p>
        </w:tc>
        <w:tc>
          <w:tcPr>
            <w:tcW w:w="666" w:type="dxa"/>
          </w:tcPr>
          <w:p w14:paraId="71218BA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2EF6E467" w14:textId="77777777" w:rsidR="0026291E" w:rsidRDefault="0026291E">
            <w:pPr>
              <w:jc w:val="center"/>
              <w:rPr>
                <w:rFonts w:ascii="Calibri" w:eastAsia="Arial" w:hAnsi="Calibri" w:cs="Calibri"/>
                <w:color w:val="000000" w:themeColor="text1"/>
                <w:sz w:val="18"/>
                <w:szCs w:val="18"/>
              </w:rPr>
            </w:pPr>
          </w:p>
        </w:tc>
        <w:tc>
          <w:tcPr>
            <w:tcW w:w="770" w:type="dxa"/>
          </w:tcPr>
          <w:p w14:paraId="50A50461" w14:textId="77777777" w:rsidR="0026291E" w:rsidRDefault="0026291E">
            <w:pPr>
              <w:jc w:val="center"/>
              <w:rPr>
                <w:rFonts w:ascii="Calibri" w:eastAsia="Arial" w:hAnsi="Calibri" w:cs="Calibri"/>
                <w:color w:val="000000" w:themeColor="text1"/>
                <w:sz w:val="18"/>
                <w:szCs w:val="18"/>
              </w:rPr>
            </w:pPr>
          </w:p>
        </w:tc>
        <w:tc>
          <w:tcPr>
            <w:tcW w:w="848" w:type="dxa"/>
          </w:tcPr>
          <w:p w14:paraId="65A5E99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0.79 [0.03–465.83]</w:t>
            </w:r>
          </w:p>
        </w:tc>
        <w:tc>
          <w:tcPr>
            <w:tcW w:w="1430" w:type="dxa"/>
          </w:tcPr>
          <w:p w14:paraId="28FEEBF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46%</w:t>
            </w:r>
          </w:p>
        </w:tc>
        <w:tc>
          <w:tcPr>
            <w:tcW w:w="1559" w:type="dxa"/>
          </w:tcPr>
          <w:p w14:paraId="56B05A92" w14:textId="77777777" w:rsidR="0026291E" w:rsidRDefault="0026291E">
            <w:pPr>
              <w:jc w:val="center"/>
              <w:rPr>
                <w:rFonts w:ascii="Calibri" w:eastAsia="Arial" w:hAnsi="Calibri" w:cs="Calibri"/>
                <w:color w:val="000000" w:themeColor="text1"/>
                <w:sz w:val="18"/>
                <w:szCs w:val="18"/>
              </w:rPr>
            </w:pPr>
          </w:p>
        </w:tc>
        <w:tc>
          <w:tcPr>
            <w:tcW w:w="1276" w:type="dxa"/>
          </w:tcPr>
          <w:p w14:paraId="468F7113" w14:textId="77777777" w:rsidR="0026291E" w:rsidRDefault="0026291E">
            <w:pPr>
              <w:jc w:val="center"/>
              <w:rPr>
                <w:rFonts w:ascii="Calibri" w:eastAsia="Arial" w:hAnsi="Calibri" w:cs="Calibri"/>
                <w:color w:val="000000" w:themeColor="text1"/>
                <w:sz w:val="18"/>
                <w:szCs w:val="18"/>
              </w:rPr>
            </w:pPr>
          </w:p>
        </w:tc>
        <w:tc>
          <w:tcPr>
            <w:tcW w:w="1842" w:type="dxa"/>
          </w:tcPr>
          <w:p w14:paraId="07F1BE2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2.25 [0.09–1187.75]</w:t>
            </w:r>
          </w:p>
        </w:tc>
        <w:tc>
          <w:tcPr>
            <w:tcW w:w="3261" w:type="dxa"/>
          </w:tcPr>
          <w:p w14:paraId="60195069"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67%</w:t>
            </w:r>
          </w:p>
        </w:tc>
      </w:tr>
      <w:tr w:rsidR="0026291E" w:rsidRPr="00CE2A74" w14:paraId="3F7F959F" w14:textId="77777777">
        <w:trPr>
          <w:trHeight w:val="144"/>
        </w:trPr>
        <w:tc>
          <w:tcPr>
            <w:tcW w:w="762" w:type="dxa"/>
            <w:vMerge/>
          </w:tcPr>
          <w:p w14:paraId="0809D60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7C65A01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61BA82D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4B3B5EA2" w14:textId="77777777" w:rsidR="0026291E" w:rsidRDefault="0026291E">
            <w:pPr>
              <w:jc w:val="center"/>
              <w:rPr>
                <w:rFonts w:ascii="Calibri" w:eastAsia="Arial" w:hAnsi="Calibri" w:cs="Calibri"/>
                <w:color w:val="000000" w:themeColor="text1"/>
                <w:sz w:val="18"/>
                <w:szCs w:val="18"/>
              </w:rPr>
            </w:pPr>
          </w:p>
        </w:tc>
        <w:tc>
          <w:tcPr>
            <w:tcW w:w="770" w:type="dxa"/>
          </w:tcPr>
          <w:p w14:paraId="3FAA3A7A" w14:textId="77777777" w:rsidR="0026291E" w:rsidRDefault="0026291E">
            <w:pPr>
              <w:jc w:val="center"/>
              <w:rPr>
                <w:rFonts w:ascii="Calibri" w:eastAsia="Arial" w:hAnsi="Calibri" w:cs="Calibri"/>
                <w:color w:val="000000" w:themeColor="text1"/>
                <w:sz w:val="18"/>
                <w:szCs w:val="18"/>
              </w:rPr>
            </w:pPr>
          </w:p>
        </w:tc>
        <w:tc>
          <w:tcPr>
            <w:tcW w:w="848" w:type="dxa"/>
          </w:tcPr>
          <w:p w14:paraId="00923B0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0.22 [0.01–</w:t>
            </w:r>
            <w:r w:rsidRPr="00675036">
              <w:rPr>
                <w:rFonts w:ascii="Calibri" w:eastAsia="Arial" w:hAnsi="Calibri" w:cs="Calibri"/>
                <w:color w:val="000000"/>
                <w:sz w:val="18"/>
                <w:szCs w:val="18"/>
              </w:rPr>
              <w:lastRenderedPageBreak/>
              <w:t>96.26]</w:t>
            </w:r>
          </w:p>
        </w:tc>
        <w:tc>
          <w:tcPr>
            <w:tcW w:w="1430" w:type="dxa"/>
          </w:tcPr>
          <w:p w14:paraId="04F04EA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lastRenderedPageBreak/>
              <w:t>26%</w:t>
            </w:r>
          </w:p>
        </w:tc>
        <w:tc>
          <w:tcPr>
            <w:tcW w:w="1559" w:type="dxa"/>
          </w:tcPr>
          <w:p w14:paraId="1206D403" w14:textId="77777777" w:rsidR="0026291E" w:rsidRDefault="0026291E">
            <w:pPr>
              <w:jc w:val="center"/>
              <w:rPr>
                <w:rFonts w:ascii="Calibri" w:eastAsia="Arial" w:hAnsi="Calibri" w:cs="Calibri"/>
                <w:color w:val="000000" w:themeColor="text1"/>
                <w:sz w:val="18"/>
                <w:szCs w:val="18"/>
              </w:rPr>
            </w:pPr>
          </w:p>
        </w:tc>
        <w:tc>
          <w:tcPr>
            <w:tcW w:w="1276" w:type="dxa"/>
          </w:tcPr>
          <w:p w14:paraId="2B00268F" w14:textId="77777777" w:rsidR="0026291E" w:rsidRDefault="0026291E">
            <w:pPr>
              <w:jc w:val="center"/>
              <w:rPr>
                <w:rFonts w:ascii="Calibri" w:eastAsia="Arial" w:hAnsi="Calibri" w:cs="Calibri"/>
                <w:color w:val="000000" w:themeColor="text1"/>
                <w:sz w:val="18"/>
                <w:szCs w:val="18"/>
              </w:rPr>
            </w:pPr>
          </w:p>
        </w:tc>
        <w:tc>
          <w:tcPr>
            <w:tcW w:w="1842" w:type="dxa"/>
          </w:tcPr>
          <w:p w14:paraId="3FD4054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1.79 [0.05–778.88]</w:t>
            </w:r>
          </w:p>
        </w:tc>
        <w:tc>
          <w:tcPr>
            <w:tcW w:w="3261" w:type="dxa"/>
          </w:tcPr>
          <w:p w14:paraId="43DAE492"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61%</w:t>
            </w:r>
          </w:p>
        </w:tc>
      </w:tr>
      <w:tr w:rsidR="0026291E" w:rsidRPr="00CE2A74" w14:paraId="5B5BC21A" w14:textId="77777777">
        <w:trPr>
          <w:trHeight w:val="144"/>
        </w:trPr>
        <w:tc>
          <w:tcPr>
            <w:tcW w:w="762" w:type="dxa"/>
            <w:vMerge/>
          </w:tcPr>
          <w:p w14:paraId="1C9BD3C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211812B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3392003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0320329A" w14:textId="77777777" w:rsidR="0026291E" w:rsidRDefault="0026291E">
            <w:pPr>
              <w:jc w:val="center"/>
              <w:rPr>
                <w:rFonts w:ascii="Calibri" w:eastAsia="Arial" w:hAnsi="Calibri" w:cs="Calibri"/>
                <w:color w:val="000000" w:themeColor="text1"/>
                <w:sz w:val="18"/>
                <w:szCs w:val="18"/>
              </w:rPr>
            </w:pPr>
          </w:p>
        </w:tc>
        <w:tc>
          <w:tcPr>
            <w:tcW w:w="770" w:type="dxa"/>
          </w:tcPr>
          <w:p w14:paraId="0541FCE4" w14:textId="77777777" w:rsidR="0026291E" w:rsidRDefault="0026291E">
            <w:pPr>
              <w:jc w:val="center"/>
              <w:rPr>
                <w:rFonts w:ascii="Calibri" w:eastAsia="Arial" w:hAnsi="Calibri" w:cs="Calibri"/>
                <w:color w:val="000000" w:themeColor="text1"/>
                <w:sz w:val="18"/>
                <w:szCs w:val="18"/>
              </w:rPr>
            </w:pPr>
          </w:p>
        </w:tc>
        <w:tc>
          <w:tcPr>
            <w:tcW w:w="848" w:type="dxa"/>
          </w:tcPr>
          <w:p w14:paraId="4F8F5A1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0.12 [0.00–63.80]</w:t>
            </w:r>
          </w:p>
        </w:tc>
        <w:tc>
          <w:tcPr>
            <w:tcW w:w="1430" w:type="dxa"/>
          </w:tcPr>
          <w:p w14:paraId="498136F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18%</w:t>
            </w:r>
          </w:p>
        </w:tc>
        <w:tc>
          <w:tcPr>
            <w:tcW w:w="1559" w:type="dxa"/>
          </w:tcPr>
          <w:p w14:paraId="7D258C05" w14:textId="77777777" w:rsidR="0026291E" w:rsidRDefault="0026291E">
            <w:pPr>
              <w:jc w:val="center"/>
              <w:rPr>
                <w:rFonts w:ascii="Calibri" w:eastAsia="Arial" w:hAnsi="Calibri" w:cs="Calibri"/>
                <w:color w:val="000000" w:themeColor="text1"/>
                <w:sz w:val="18"/>
                <w:szCs w:val="18"/>
              </w:rPr>
            </w:pPr>
          </w:p>
        </w:tc>
        <w:tc>
          <w:tcPr>
            <w:tcW w:w="1276" w:type="dxa"/>
          </w:tcPr>
          <w:p w14:paraId="24799F2B" w14:textId="77777777" w:rsidR="0026291E" w:rsidRDefault="0026291E">
            <w:pPr>
              <w:jc w:val="center"/>
              <w:rPr>
                <w:rFonts w:ascii="Calibri" w:eastAsia="Arial" w:hAnsi="Calibri" w:cs="Calibri"/>
                <w:color w:val="000000" w:themeColor="text1"/>
                <w:sz w:val="18"/>
                <w:szCs w:val="18"/>
              </w:rPr>
            </w:pPr>
          </w:p>
        </w:tc>
        <w:tc>
          <w:tcPr>
            <w:tcW w:w="1842" w:type="dxa"/>
          </w:tcPr>
          <w:p w14:paraId="68DBF82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0.98 [0.03–656.79]</w:t>
            </w:r>
          </w:p>
        </w:tc>
        <w:tc>
          <w:tcPr>
            <w:tcW w:w="3261" w:type="dxa"/>
          </w:tcPr>
          <w:p w14:paraId="59CAFD14"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49%</w:t>
            </w:r>
          </w:p>
        </w:tc>
      </w:tr>
      <w:tr w:rsidR="0026291E" w:rsidRPr="00CE2A74" w14:paraId="4538CFEC" w14:textId="77777777">
        <w:trPr>
          <w:trHeight w:val="144"/>
        </w:trPr>
        <w:tc>
          <w:tcPr>
            <w:tcW w:w="762" w:type="dxa"/>
            <w:vMerge/>
          </w:tcPr>
          <w:p w14:paraId="6A32577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2852E31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0EDE1E2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7A36A3BD" w14:textId="77777777" w:rsidR="0026291E" w:rsidRDefault="0026291E">
            <w:pPr>
              <w:jc w:val="center"/>
              <w:rPr>
                <w:rFonts w:ascii="Calibri" w:eastAsia="Arial" w:hAnsi="Calibri" w:cs="Calibri"/>
                <w:color w:val="000000" w:themeColor="text1"/>
                <w:sz w:val="18"/>
                <w:szCs w:val="18"/>
              </w:rPr>
            </w:pPr>
          </w:p>
        </w:tc>
        <w:tc>
          <w:tcPr>
            <w:tcW w:w="770" w:type="dxa"/>
          </w:tcPr>
          <w:p w14:paraId="1D347C01" w14:textId="77777777" w:rsidR="0026291E" w:rsidRDefault="0026291E">
            <w:pPr>
              <w:jc w:val="center"/>
              <w:rPr>
                <w:rFonts w:ascii="Calibri" w:eastAsia="Arial" w:hAnsi="Calibri" w:cs="Calibri"/>
                <w:color w:val="000000" w:themeColor="text1"/>
                <w:sz w:val="18"/>
                <w:szCs w:val="18"/>
              </w:rPr>
            </w:pPr>
          </w:p>
        </w:tc>
        <w:tc>
          <w:tcPr>
            <w:tcW w:w="848" w:type="dxa"/>
          </w:tcPr>
          <w:p w14:paraId="0185ECE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0.13 [0.00–2.83]</w:t>
            </w:r>
          </w:p>
        </w:tc>
        <w:tc>
          <w:tcPr>
            <w:tcW w:w="1430" w:type="dxa"/>
          </w:tcPr>
          <w:p w14:paraId="09DD6EA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w:t>
            </w:r>
          </w:p>
        </w:tc>
        <w:tc>
          <w:tcPr>
            <w:tcW w:w="1559" w:type="dxa"/>
          </w:tcPr>
          <w:p w14:paraId="0EE99F69" w14:textId="77777777" w:rsidR="0026291E" w:rsidRDefault="0026291E">
            <w:pPr>
              <w:jc w:val="center"/>
              <w:rPr>
                <w:rFonts w:ascii="Calibri" w:eastAsia="Arial" w:hAnsi="Calibri" w:cs="Calibri"/>
                <w:color w:val="000000" w:themeColor="text1"/>
                <w:sz w:val="18"/>
                <w:szCs w:val="18"/>
              </w:rPr>
            </w:pPr>
          </w:p>
        </w:tc>
        <w:tc>
          <w:tcPr>
            <w:tcW w:w="1276" w:type="dxa"/>
          </w:tcPr>
          <w:p w14:paraId="33952F5D" w14:textId="77777777" w:rsidR="0026291E" w:rsidRDefault="0026291E">
            <w:pPr>
              <w:jc w:val="center"/>
              <w:rPr>
                <w:rFonts w:ascii="Calibri" w:eastAsia="Arial" w:hAnsi="Calibri" w:cs="Calibri"/>
                <w:color w:val="000000" w:themeColor="text1"/>
                <w:sz w:val="18"/>
                <w:szCs w:val="18"/>
              </w:rPr>
            </w:pPr>
          </w:p>
        </w:tc>
        <w:tc>
          <w:tcPr>
            <w:tcW w:w="1842" w:type="dxa"/>
          </w:tcPr>
          <w:p w14:paraId="7D46C50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0.36 [0.02–6.36]</w:t>
            </w:r>
          </w:p>
        </w:tc>
        <w:tc>
          <w:tcPr>
            <w:tcW w:w="3261" w:type="dxa"/>
          </w:tcPr>
          <w:p w14:paraId="1F02B079"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24%</w:t>
            </w:r>
          </w:p>
        </w:tc>
      </w:tr>
      <w:tr w:rsidR="0026291E" w:rsidRPr="00CE2A74" w14:paraId="7772F5CF" w14:textId="77777777">
        <w:trPr>
          <w:trHeight w:val="144"/>
        </w:trPr>
        <w:tc>
          <w:tcPr>
            <w:tcW w:w="762" w:type="dxa"/>
            <w:vMerge/>
          </w:tcPr>
          <w:p w14:paraId="2F8D72E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val="restart"/>
          </w:tcPr>
          <w:p w14:paraId="607D6CB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55BB27E6">
              <w:rPr>
                <w:rFonts w:ascii="Calibri" w:eastAsia="Arial" w:hAnsi="Calibri" w:cs="Calibri"/>
                <w:color w:val="000000" w:themeColor="text1"/>
                <w:sz w:val="18"/>
                <w:szCs w:val="18"/>
              </w:rPr>
              <w:t xml:space="preserve">High </w:t>
            </w:r>
            <w:r w:rsidRPr="00675036">
              <w:rPr>
                <w:rFonts w:ascii="Calibri" w:eastAsia="Arial" w:hAnsi="Calibri" w:cs="Calibri"/>
                <w:color w:val="000000" w:themeColor="text1"/>
                <w:sz w:val="18"/>
                <w:szCs w:val="18"/>
              </w:rPr>
              <w:t>transmission</w:t>
            </w:r>
            <w:commentRangeStart w:id="87"/>
            <w:commentRangeEnd w:id="87"/>
            <w:r>
              <w:rPr>
                <w:rStyle w:val="ad"/>
                <w:rFonts w:ascii="Calibri" w:eastAsia="Arial" w:hAnsi="Calibri" w:cs="Calibri" w:hint="eastAsia"/>
                <w:color w:val="000000" w:themeColor="text1"/>
                <w:sz w:val="18"/>
                <w:szCs w:val="18"/>
              </w:rPr>
              <w:commentReference w:id="87"/>
            </w:r>
            <w:r>
              <w:rPr>
                <w:rFonts w:ascii="Calibri" w:eastAsia="Arial" w:hAnsi="Calibri" w:cs="Calibri" w:hint="eastAsia"/>
                <w:color w:val="000000" w:themeColor="text1"/>
                <w:sz w:val="18"/>
                <w:szCs w:val="18"/>
              </w:rPr>
              <w:t xml:space="preserve"> </w:t>
            </w:r>
          </w:p>
        </w:tc>
        <w:tc>
          <w:tcPr>
            <w:tcW w:w="666" w:type="dxa"/>
          </w:tcPr>
          <w:p w14:paraId="46C0AB2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6872EEFA" w14:textId="77777777" w:rsidR="0026291E" w:rsidRDefault="0026291E">
            <w:pPr>
              <w:jc w:val="center"/>
              <w:rPr>
                <w:rFonts w:ascii="Calibri" w:eastAsia="Arial" w:hAnsi="Calibri" w:cs="Calibri"/>
                <w:color w:val="000000" w:themeColor="text1"/>
                <w:sz w:val="18"/>
                <w:szCs w:val="18"/>
              </w:rPr>
            </w:pPr>
          </w:p>
        </w:tc>
        <w:tc>
          <w:tcPr>
            <w:tcW w:w="770" w:type="dxa"/>
          </w:tcPr>
          <w:p w14:paraId="1C46D7AC" w14:textId="77777777" w:rsidR="0026291E" w:rsidRDefault="0026291E">
            <w:pPr>
              <w:jc w:val="center"/>
              <w:rPr>
                <w:rFonts w:ascii="Calibri" w:eastAsia="Arial" w:hAnsi="Calibri" w:cs="Calibri"/>
                <w:color w:val="000000" w:themeColor="text1"/>
                <w:sz w:val="18"/>
                <w:szCs w:val="18"/>
              </w:rPr>
            </w:pPr>
          </w:p>
        </w:tc>
        <w:tc>
          <w:tcPr>
            <w:tcW w:w="848" w:type="dxa"/>
          </w:tcPr>
          <w:p w14:paraId="64CC95B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2.21 [0.08–1168.87]</w:t>
            </w:r>
          </w:p>
        </w:tc>
        <w:tc>
          <w:tcPr>
            <w:tcW w:w="1430" w:type="dxa"/>
          </w:tcPr>
          <w:p w14:paraId="179831C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66%</w:t>
            </w:r>
          </w:p>
        </w:tc>
        <w:tc>
          <w:tcPr>
            <w:tcW w:w="1559" w:type="dxa"/>
          </w:tcPr>
          <w:p w14:paraId="44B942EE" w14:textId="77777777" w:rsidR="0026291E" w:rsidRDefault="0026291E">
            <w:pPr>
              <w:jc w:val="center"/>
              <w:rPr>
                <w:rFonts w:ascii="Calibri" w:eastAsia="Arial" w:hAnsi="Calibri" w:cs="Calibri"/>
                <w:color w:val="000000" w:themeColor="text1"/>
                <w:sz w:val="18"/>
                <w:szCs w:val="18"/>
              </w:rPr>
            </w:pPr>
          </w:p>
        </w:tc>
        <w:tc>
          <w:tcPr>
            <w:tcW w:w="1276" w:type="dxa"/>
          </w:tcPr>
          <w:p w14:paraId="12497670" w14:textId="77777777" w:rsidR="0026291E" w:rsidRDefault="0026291E">
            <w:pPr>
              <w:jc w:val="center"/>
              <w:rPr>
                <w:rFonts w:ascii="Calibri" w:eastAsia="Arial" w:hAnsi="Calibri" w:cs="Calibri"/>
                <w:color w:val="000000" w:themeColor="text1"/>
                <w:sz w:val="18"/>
                <w:szCs w:val="18"/>
              </w:rPr>
            </w:pPr>
          </w:p>
        </w:tc>
        <w:tc>
          <w:tcPr>
            <w:tcW w:w="1842" w:type="dxa"/>
          </w:tcPr>
          <w:p w14:paraId="27514F3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7.16 [0.23–3513.23]</w:t>
            </w:r>
          </w:p>
        </w:tc>
        <w:tc>
          <w:tcPr>
            <w:tcW w:w="3261" w:type="dxa"/>
          </w:tcPr>
          <w:p w14:paraId="755921CF"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85%</w:t>
            </w:r>
          </w:p>
        </w:tc>
      </w:tr>
      <w:tr w:rsidR="0026291E" w:rsidRPr="00CE2A74" w14:paraId="2FAFA688" w14:textId="77777777">
        <w:trPr>
          <w:trHeight w:val="144"/>
        </w:trPr>
        <w:tc>
          <w:tcPr>
            <w:tcW w:w="762" w:type="dxa"/>
            <w:vMerge/>
          </w:tcPr>
          <w:p w14:paraId="104D10E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778DDD0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1866675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2B9619E4" w14:textId="77777777" w:rsidR="0026291E" w:rsidRDefault="0026291E">
            <w:pPr>
              <w:jc w:val="center"/>
              <w:rPr>
                <w:rFonts w:ascii="Calibri" w:eastAsia="Arial" w:hAnsi="Calibri" w:cs="Calibri"/>
                <w:color w:val="000000" w:themeColor="text1"/>
                <w:sz w:val="18"/>
                <w:szCs w:val="18"/>
              </w:rPr>
            </w:pPr>
          </w:p>
        </w:tc>
        <w:tc>
          <w:tcPr>
            <w:tcW w:w="770" w:type="dxa"/>
          </w:tcPr>
          <w:p w14:paraId="386C11A7" w14:textId="77777777" w:rsidR="0026291E" w:rsidRDefault="0026291E">
            <w:pPr>
              <w:jc w:val="center"/>
              <w:rPr>
                <w:rFonts w:ascii="Calibri" w:eastAsia="Arial" w:hAnsi="Calibri" w:cs="Calibri"/>
                <w:color w:val="000000" w:themeColor="text1"/>
                <w:sz w:val="18"/>
                <w:szCs w:val="18"/>
              </w:rPr>
            </w:pPr>
          </w:p>
        </w:tc>
        <w:tc>
          <w:tcPr>
            <w:tcW w:w="848" w:type="dxa"/>
          </w:tcPr>
          <w:p w14:paraId="24EDF4A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0.69 [0.02–335.53]</w:t>
            </w:r>
          </w:p>
        </w:tc>
        <w:tc>
          <w:tcPr>
            <w:tcW w:w="1430" w:type="dxa"/>
          </w:tcPr>
          <w:p w14:paraId="57CEB0D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43%</w:t>
            </w:r>
          </w:p>
        </w:tc>
        <w:tc>
          <w:tcPr>
            <w:tcW w:w="1559" w:type="dxa"/>
          </w:tcPr>
          <w:p w14:paraId="2F62CE3F" w14:textId="77777777" w:rsidR="0026291E" w:rsidRDefault="0026291E">
            <w:pPr>
              <w:jc w:val="center"/>
              <w:rPr>
                <w:rFonts w:ascii="Calibri" w:eastAsia="Arial" w:hAnsi="Calibri" w:cs="Calibri"/>
                <w:color w:val="000000" w:themeColor="text1"/>
                <w:sz w:val="18"/>
                <w:szCs w:val="18"/>
              </w:rPr>
            </w:pPr>
          </w:p>
        </w:tc>
        <w:tc>
          <w:tcPr>
            <w:tcW w:w="1276" w:type="dxa"/>
          </w:tcPr>
          <w:p w14:paraId="7C8F0BD1" w14:textId="77777777" w:rsidR="0026291E" w:rsidRDefault="0026291E">
            <w:pPr>
              <w:jc w:val="center"/>
              <w:rPr>
                <w:rFonts w:ascii="Calibri" w:eastAsia="Arial" w:hAnsi="Calibri" w:cs="Calibri"/>
                <w:color w:val="000000" w:themeColor="text1"/>
                <w:sz w:val="18"/>
                <w:szCs w:val="18"/>
              </w:rPr>
            </w:pPr>
          </w:p>
        </w:tc>
        <w:tc>
          <w:tcPr>
            <w:tcW w:w="1842" w:type="dxa"/>
          </w:tcPr>
          <w:p w14:paraId="16C5555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5.85 [0.17–2831.32]</w:t>
            </w:r>
          </w:p>
        </w:tc>
        <w:tc>
          <w:tcPr>
            <w:tcW w:w="3261" w:type="dxa"/>
          </w:tcPr>
          <w:p w14:paraId="2B67297F"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81%</w:t>
            </w:r>
          </w:p>
        </w:tc>
      </w:tr>
      <w:tr w:rsidR="0026291E" w:rsidRPr="00CE2A74" w14:paraId="4E7779BB" w14:textId="77777777">
        <w:trPr>
          <w:trHeight w:val="144"/>
        </w:trPr>
        <w:tc>
          <w:tcPr>
            <w:tcW w:w="762" w:type="dxa"/>
            <w:vMerge/>
          </w:tcPr>
          <w:p w14:paraId="00948E7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5E2B3E8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3C09C6B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5E181B7D" w14:textId="77777777" w:rsidR="0026291E" w:rsidRDefault="0026291E">
            <w:pPr>
              <w:jc w:val="center"/>
              <w:rPr>
                <w:rFonts w:ascii="Calibri" w:eastAsia="Arial" w:hAnsi="Calibri" w:cs="Calibri"/>
                <w:color w:val="000000" w:themeColor="text1"/>
                <w:sz w:val="18"/>
                <w:szCs w:val="18"/>
              </w:rPr>
            </w:pPr>
          </w:p>
        </w:tc>
        <w:tc>
          <w:tcPr>
            <w:tcW w:w="770" w:type="dxa"/>
          </w:tcPr>
          <w:p w14:paraId="5DE3642C" w14:textId="77777777" w:rsidR="0026291E" w:rsidRDefault="0026291E">
            <w:pPr>
              <w:jc w:val="center"/>
              <w:rPr>
                <w:rFonts w:ascii="Calibri" w:eastAsia="Arial" w:hAnsi="Calibri" w:cs="Calibri"/>
                <w:color w:val="000000" w:themeColor="text1"/>
                <w:sz w:val="18"/>
                <w:szCs w:val="18"/>
              </w:rPr>
            </w:pPr>
          </w:p>
        </w:tc>
        <w:tc>
          <w:tcPr>
            <w:tcW w:w="848" w:type="dxa"/>
          </w:tcPr>
          <w:p w14:paraId="7786DD0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0.38 [0.01–212.13]</w:t>
            </w:r>
          </w:p>
        </w:tc>
        <w:tc>
          <w:tcPr>
            <w:tcW w:w="1430" w:type="dxa"/>
          </w:tcPr>
          <w:p w14:paraId="0BDB193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34%</w:t>
            </w:r>
          </w:p>
        </w:tc>
        <w:tc>
          <w:tcPr>
            <w:tcW w:w="1559" w:type="dxa"/>
          </w:tcPr>
          <w:p w14:paraId="6F63E0A5" w14:textId="77777777" w:rsidR="0026291E" w:rsidRDefault="0026291E">
            <w:pPr>
              <w:jc w:val="center"/>
              <w:rPr>
                <w:rFonts w:ascii="Calibri" w:eastAsia="Arial" w:hAnsi="Calibri" w:cs="Calibri"/>
                <w:color w:val="000000" w:themeColor="text1"/>
                <w:sz w:val="18"/>
                <w:szCs w:val="18"/>
              </w:rPr>
            </w:pPr>
          </w:p>
        </w:tc>
        <w:tc>
          <w:tcPr>
            <w:tcW w:w="1276" w:type="dxa"/>
          </w:tcPr>
          <w:p w14:paraId="65AE0F94" w14:textId="77777777" w:rsidR="0026291E" w:rsidRDefault="0026291E">
            <w:pPr>
              <w:jc w:val="center"/>
              <w:rPr>
                <w:rFonts w:ascii="Calibri" w:eastAsia="Arial" w:hAnsi="Calibri" w:cs="Calibri"/>
                <w:color w:val="000000" w:themeColor="text1"/>
                <w:sz w:val="18"/>
                <w:szCs w:val="18"/>
              </w:rPr>
            </w:pPr>
          </w:p>
        </w:tc>
        <w:tc>
          <w:tcPr>
            <w:tcW w:w="1842" w:type="dxa"/>
          </w:tcPr>
          <w:p w14:paraId="6198815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3.15 [0.08–1855.15]</w:t>
            </w:r>
          </w:p>
        </w:tc>
        <w:tc>
          <w:tcPr>
            <w:tcW w:w="3261" w:type="dxa"/>
          </w:tcPr>
          <w:p w14:paraId="32A71258"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71%</w:t>
            </w:r>
          </w:p>
        </w:tc>
      </w:tr>
      <w:tr w:rsidR="0026291E" w:rsidRPr="00CE2A74" w14:paraId="060E4121" w14:textId="77777777">
        <w:trPr>
          <w:trHeight w:val="144"/>
        </w:trPr>
        <w:tc>
          <w:tcPr>
            <w:tcW w:w="762" w:type="dxa"/>
            <w:vMerge/>
          </w:tcPr>
          <w:p w14:paraId="5885EAE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24907B7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55DCD01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13277F49" w14:textId="77777777" w:rsidR="0026291E" w:rsidRDefault="0026291E">
            <w:pPr>
              <w:jc w:val="center"/>
              <w:rPr>
                <w:rFonts w:ascii="Calibri" w:eastAsia="Arial" w:hAnsi="Calibri" w:cs="Calibri"/>
                <w:color w:val="000000" w:themeColor="text1"/>
                <w:sz w:val="18"/>
                <w:szCs w:val="18"/>
              </w:rPr>
            </w:pPr>
          </w:p>
        </w:tc>
        <w:tc>
          <w:tcPr>
            <w:tcW w:w="770" w:type="dxa"/>
          </w:tcPr>
          <w:p w14:paraId="6D4ADC33" w14:textId="77777777" w:rsidR="0026291E" w:rsidRDefault="0026291E">
            <w:pPr>
              <w:jc w:val="center"/>
              <w:rPr>
                <w:rFonts w:ascii="Calibri" w:eastAsia="Arial" w:hAnsi="Calibri" w:cs="Calibri"/>
                <w:color w:val="000000" w:themeColor="text1"/>
                <w:sz w:val="18"/>
                <w:szCs w:val="18"/>
              </w:rPr>
            </w:pPr>
          </w:p>
        </w:tc>
        <w:tc>
          <w:tcPr>
            <w:tcW w:w="848" w:type="dxa"/>
          </w:tcPr>
          <w:p w14:paraId="6BEE71B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0.32 [0.01–8.34]</w:t>
            </w:r>
          </w:p>
        </w:tc>
        <w:tc>
          <w:tcPr>
            <w:tcW w:w="1430" w:type="dxa"/>
          </w:tcPr>
          <w:p w14:paraId="358D1D3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26%</w:t>
            </w:r>
          </w:p>
        </w:tc>
        <w:tc>
          <w:tcPr>
            <w:tcW w:w="1559" w:type="dxa"/>
          </w:tcPr>
          <w:p w14:paraId="01A6DFEA" w14:textId="77777777" w:rsidR="0026291E" w:rsidRDefault="0026291E">
            <w:pPr>
              <w:jc w:val="center"/>
              <w:rPr>
                <w:rFonts w:ascii="Calibri" w:eastAsia="Arial" w:hAnsi="Calibri" w:cs="Calibri"/>
                <w:color w:val="000000" w:themeColor="text1"/>
                <w:sz w:val="18"/>
                <w:szCs w:val="18"/>
              </w:rPr>
            </w:pPr>
          </w:p>
        </w:tc>
        <w:tc>
          <w:tcPr>
            <w:tcW w:w="1276" w:type="dxa"/>
          </w:tcPr>
          <w:p w14:paraId="79E8BD11" w14:textId="77777777" w:rsidR="0026291E" w:rsidRDefault="0026291E">
            <w:pPr>
              <w:jc w:val="center"/>
              <w:rPr>
                <w:rFonts w:ascii="Calibri" w:eastAsia="Arial" w:hAnsi="Calibri" w:cs="Calibri"/>
                <w:color w:val="000000" w:themeColor="text1"/>
                <w:sz w:val="18"/>
                <w:szCs w:val="18"/>
              </w:rPr>
            </w:pPr>
          </w:p>
        </w:tc>
        <w:tc>
          <w:tcPr>
            <w:tcW w:w="1842" w:type="dxa"/>
          </w:tcPr>
          <w:p w14:paraId="70AA23B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1.02 [0.04–24.18]</w:t>
            </w:r>
          </w:p>
        </w:tc>
        <w:tc>
          <w:tcPr>
            <w:tcW w:w="3261" w:type="dxa"/>
          </w:tcPr>
          <w:p w14:paraId="4A2845E5"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50%</w:t>
            </w:r>
          </w:p>
        </w:tc>
      </w:tr>
      <w:tr w:rsidR="0026291E" w:rsidRPr="00CE2A74" w14:paraId="358A16C5" w14:textId="77777777">
        <w:trPr>
          <w:trHeight w:val="414"/>
        </w:trPr>
        <w:tc>
          <w:tcPr>
            <w:tcW w:w="762" w:type="dxa"/>
            <w:vMerge w:val="restart"/>
          </w:tcPr>
          <w:p w14:paraId="6BE547C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bCs/>
                <w:color w:val="000000"/>
                <w:sz w:val="18"/>
                <w:szCs w:val="18"/>
              </w:rPr>
            </w:pPr>
            <w:r w:rsidRPr="4829D2C5">
              <w:rPr>
                <w:rFonts w:ascii="Calibri" w:eastAsia="Arial" w:hAnsi="Calibri" w:cs="Calibri"/>
                <w:b/>
                <w:bCs/>
                <w:color w:val="000000" w:themeColor="text1"/>
                <w:sz w:val="18"/>
                <w:szCs w:val="18"/>
              </w:rPr>
              <w:t>SAE</w:t>
            </w:r>
          </w:p>
        </w:tc>
        <w:tc>
          <w:tcPr>
            <w:tcW w:w="949" w:type="dxa"/>
            <w:vMerge w:val="restart"/>
          </w:tcPr>
          <w:p w14:paraId="55FFB7B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55BB27E6">
              <w:rPr>
                <w:rFonts w:ascii="Calibri" w:eastAsia="Arial" w:hAnsi="Calibri" w:cs="Calibri"/>
                <w:color w:val="000000" w:themeColor="text1"/>
                <w:sz w:val="18"/>
                <w:szCs w:val="18"/>
              </w:rPr>
              <w:t xml:space="preserve">Low </w:t>
            </w:r>
            <w:r w:rsidRPr="00675036">
              <w:rPr>
                <w:rFonts w:ascii="Calibri" w:eastAsia="Arial" w:hAnsi="Calibri" w:cs="Calibri"/>
                <w:color w:val="000000" w:themeColor="text1"/>
                <w:sz w:val="18"/>
                <w:szCs w:val="18"/>
              </w:rPr>
              <w:t>transmission</w:t>
            </w:r>
            <w:commentRangeStart w:id="88"/>
            <w:commentRangeEnd w:id="88"/>
            <w:r>
              <w:rPr>
                <w:rStyle w:val="ad"/>
                <w:rFonts w:ascii="Calibri" w:eastAsia="Arial" w:hAnsi="Calibri" w:cs="Calibri" w:hint="eastAsia"/>
                <w:color w:val="000000" w:themeColor="text1"/>
                <w:sz w:val="18"/>
                <w:szCs w:val="18"/>
              </w:rPr>
              <w:commentReference w:id="88"/>
            </w:r>
            <w:r>
              <w:rPr>
                <w:rFonts w:ascii="Calibri" w:eastAsia="Arial" w:hAnsi="Calibri" w:cs="Calibri" w:hint="eastAsia"/>
                <w:color w:val="000000" w:themeColor="text1"/>
                <w:sz w:val="18"/>
                <w:szCs w:val="18"/>
              </w:rPr>
              <w:t xml:space="preserve"> </w:t>
            </w:r>
          </w:p>
        </w:tc>
        <w:tc>
          <w:tcPr>
            <w:tcW w:w="666" w:type="dxa"/>
          </w:tcPr>
          <w:p w14:paraId="4E37F59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53D69E31" w14:textId="77777777" w:rsidR="0026291E" w:rsidRDefault="0026291E">
            <w:pPr>
              <w:jc w:val="center"/>
              <w:rPr>
                <w:rFonts w:ascii="Calibri" w:eastAsia="Arial" w:hAnsi="Calibri" w:cs="Calibri"/>
                <w:color w:val="000000" w:themeColor="text1"/>
                <w:sz w:val="18"/>
                <w:szCs w:val="18"/>
              </w:rPr>
            </w:pPr>
          </w:p>
        </w:tc>
        <w:tc>
          <w:tcPr>
            <w:tcW w:w="770" w:type="dxa"/>
          </w:tcPr>
          <w:p w14:paraId="6B7F97F0" w14:textId="77777777" w:rsidR="0026291E" w:rsidRDefault="0026291E">
            <w:pPr>
              <w:jc w:val="center"/>
              <w:rPr>
                <w:rFonts w:ascii="Calibri" w:eastAsia="Arial" w:hAnsi="Calibri" w:cs="Calibri"/>
                <w:color w:val="000000" w:themeColor="text1"/>
                <w:sz w:val="18"/>
                <w:szCs w:val="18"/>
              </w:rPr>
            </w:pPr>
          </w:p>
        </w:tc>
        <w:tc>
          <w:tcPr>
            <w:tcW w:w="848" w:type="dxa"/>
          </w:tcPr>
          <w:p w14:paraId="18F4BFB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1.64 [0.21–</w:t>
            </w:r>
            <w:r w:rsidRPr="00675036">
              <w:rPr>
                <w:rFonts w:ascii="Calibri" w:eastAsia="Arial" w:hAnsi="Calibri" w:cs="Calibri"/>
                <w:color w:val="000000"/>
                <w:sz w:val="18"/>
                <w:szCs w:val="18"/>
              </w:rPr>
              <w:lastRenderedPageBreak/>
              <w:t>23.70]</w:t>
            </w:r>
          </w:p>
        </w:tc>
        <w:tc>
          <w:tcPr>
            <w:tcW w:w="1430" w:type="dxa"/>
          </w:tcPr>
          <w:p w14:paraId="006C583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lastRenderedPageBreak/>
              <w:t>64%</w:t>
            </w:r>
          </w:p>
        </w:tc>
        <w:tc>
          <w:tcPr>
            <w:tcW w:w="1559" w:type="dxa"/>
          </w:tcPr>
          <w:p w14:paraId="5780929D" w14:textId="77777777" w:rsidR="0026291E" w:rsidRDefault="0026291E">
            <w:pPr>
              <w:jc w:val="center"/>
              <w:rPr>
                <w:rFonts w:ascii="Calibri" w:eastAsia="Arial" w:hAnsi="Calibri" w:cs="Calibri"/>
                <w:color w:val="000000" w:themeColor="text1"/>
                <w:sz w:val="18"/>
                <w:szCs w:val="18"/>
              </w:rPr>
            </w:pPr>
          </w:p>
        </w:tc>
        <w:tc>
          <w:tcPr>
            <w:tcW w:w="1276" w:type="dxa"/>
          </w:tcPr>
          <w:p w14:paraId="7A857510" w14:textId="77777777" w:rsidR="0026291E" w:rsidRDefault="0026291E">
            <w:pPr>
              <w:jc w:val="center"/>
              <w:rPr>
                <w:rFonts w:ascii="Calibri" w:eastAsia="Arial" w:hAnsi="Calibri" w:cs="Calibri"/>
                <w:color w:val="000000" w:themeColor="text1"/>
                <w:sz w:val="18"/>
                <w:szCs w:val="18"/>
              </w:rPr>
            </w:pPr>
          </w:p>
        </w:tc>
        <w:tc>
          <w:tcPr>
            <w:tcW w:w="1842" w:type="dxa"/>
          </w:tcPr>
          <w:p w14:paraId="6CE8DEE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3.81 [0.37–72.31]</w:t>
            </w:r>
          </w:p>
        </w:tc>
        <w:tc>
          <w:tcPr>
            <w:tcW w:w="3261" w:type="dxa"/>
          </w:tcPr>
          <w:p w14:paraId="3CBCE42B"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84%</w:t>
            </w:r>
          </w:p>
        </w:tc>
      </w:tr>
      <w:tr w:rsidR="0026291E" w:rsidRPr="00CE2A74" w14:paraId="0BB58C96" w14:textId="77777777">
        <w:trPr>
          <w:trHeight w:val="144"/>
        </w:trPr>
        <w:tc>
          <w:tcPr>
            <w:tcW w:w="762" w:type="dxa"/>
            <w:vMerge/>
          </w:tcPr>
          <w:p w14:paraId="0D98528B"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27A3633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4221B16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219EE13C" w14:textId="77777777" w:rsidR="0026291E" w:rsidRDefault="0026291E">
            <w:pPr>
              <w:jc w:val="center"/>
              <w:rPr>
                <w:rFonts w:ascii="Calibri" w:eastAsia="Arial" w:hAnsi="Calibri" w:cs="Calibri"/>
                <w:color w:val="000000" w:themeColor="text1"/>
                <w:sz w:val="18"/>
                <w:szCs w:val="18"/>
              </w:rPr>
            </w:pPr>
          </w:p>
        </w:tc>
        <w:tc>
          <w:tcPr>
            <w:tcW w:w="770" w:type="dxa"/>
          </w:tcPr>
          <w:p w14:paraId="67336C19" w14:textId="77777777" w:rsidR="0026291E" w:rsidRDefault="0026291E">
            <w:pPr>
              <w:jc w:val="center"/>
              <w:rPr>
                <w:rFonts w:ascii="Calibri" w:eastAsia="Arial" w:hAnsi="Calibri" w:cs="Calibri"/>
                <w:color w:val="000000" w:themeColor="text1"/>
                <w:sz w:val="18"/>
                <w:szCs w:val="18"/>
              </w:rPr>
            </w:pPr>
          </w:p>
        </w:tc>
        <w:tc>
          <w:tcPr>
            <w:tcW w:w="848" w:type="dxa"/>
          </w:tcPr>
          <w:p w14:paraId="3AC6E8D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0.58 [0.06–9.29]</w:t>
            </w:r>
          </w:p>
        </w:tc>
        <w:tc>
          <w:tcPr>
            <w:tcW w:w="1430" w:type="dxa"/>
          </w:tcPr>
          <w:p w14:paraId="7BDFD10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37%</w:t>
            </w:r>
          </w:p>
        </w:tc>
        <w:tc>
          <w:tcPr>
            <w:tcW w:w="1559" w:type="dxa"/>
          </w:tcPr>
          <w:p w14:paraId="5461FD16" w14:textId="77777777" w:rsidR="0026291E" w:rsidRDefault="0026291E">
            <w:pPr>
              <w:jc w:val="center"/>
              <w:rPr>
                <w:rFonts w:ascii="Calibri" w:eastAsia="Arial" w:hAnsi="Calibri" w:cs="Calibri"/>
                <w:color w:val="000000" w:themeColor="text1"/>
                <w:sz w:val="18"/>
                <w:szCs w:val="18"/>
              </w:rPr>
            </w:pPr>
          </w:p>
        </w:tc>
        <w:tc>
          <w:tcPr>
            <w:tcW w:w="1276" w:type="dxa"/>
          </w:tcPr>
          <w:p w14:paraId="4E371A38" w14:textId="77777777" w:rsidR="0026291E" w:rsidRDefault="0026291E">
            <w:pPr>
              <w:jc w:val="center"/>
              <w:rPr>
                <w:rFonts w:ascii="Calibri" w:eastAsia="Arial" w:hAnsi="Calibri" w:cs="Calibri"/>
                <w:color w:val="000000" w:themeColor="text1"/>
                <w:sz w:val="18"/>
                <w:szCs w:val="18"/>
              </w:rPr>
            </w:pPr>
          </w:p>
        </w:tc>
        <w:tc>
          <w:tcPr>
            <w:tcW w:w="1842" w:type="dxa"/>
          </w:tcPr>
          <w:p w14:paraId="32F5BF6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2.74 [0.20–64.63]</w:t>
            </w:r>
          </w:p>
        </w:tc>
        <w:tc>
          <w:tcPr>
            <w:tcW w:w="3261" w:type="dxa"/>
          </w:tcPr>
          <w:p w14:paraId="18BC527F"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73%</w:t>
            </w:r>
          </w:p>
        </w:tc>
      </w:tr>
      <w:tr w:rsidR="0026291E" w:rsidRPr="00CE2A74" w14:paraId="4354142A" w14:textId="77777777">
        <w:trPr>
          <w:trHeight w:val="144"/>
        </w:trPr>
        <w:tc>
          <w:tcPr>
            <w:tcW w:w="762" w:type="dxa"/>
            <w:vMerge/>
          </w:tcPr>
          <w:p w14:paraId="4EDEFDA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5BB6D5F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103BA287"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5AD6CC30" w14:textId="77777777" w:rsidR="0026291E" w:rsidRDefault="0026291E">
            <w:pPr>
              <w:jc w:val="center"/>
              <w:rPr>
                <w:rFonts w:ascii="Calibri" w:eastAsia="Arial" w:hAnsi="Calibri" w:cs="Calibri"/>
                <w:color w:val="000000" w:themeColor="text1"/>
                <w:sz w:val="18"/>
                <w:szCs w:val="18"/>
              </w:rPr>
            </w:pPr>
          </w:p>
        </w:tc>
        <w:tc>
          <w:tcPr>
            <w:tcW w:w="770" w:type="dxa"/>
          </w:tcPr>
          <w:p w14:paraId="7D6441A6" w14:textId="77777777" w:rsidR="0026291E" w:rsidRDefault="0026291E">
            <w:pPr>
              <w:jc w:val="center"/>
              <w:rPr>
                <w:rFonts w:ascii="Calibri" w:eastAsia="Arial" w:hAnsi="Calibri" w:cs="Calibri"/>
                <w:color w:val="000000" w:themeColor="text1"/>
                <w:sz w:val="18"/>
                <w:szCs w:val="18"/>
              </w:rPr>
            </w:pPr>
          </w:p>
        </w:tc>
        <w:tc>
          <w:tcPr>
            <w:tcW w:w="848" w:type="dxa"/>
          </w:tcPr>
          <w:p w14:paraId="0A3772F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0.24 [0.02–4.36]</w:t>
            </w:r>
          </w:p>
        </w:tc>
        <w:tc>
          <w:tcPr>
            <w:tcW w:w="1430" w:type="dxa"/>
          </w:tcPr>
          <w:p w14:paraId="0C41682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18%</w:t>
            </w:r>
          </w:p>
        </w:tc>
        <w:tc>
          <w:tcPr>
            <w:tcW w:w="1559" w:type="dxa"/>
          </w:tcPr>
          <w:p w14:paraId="4444BF5C" w14:textId="77777777" w:rsidR="0026291E" w:rsidRDefault="0026291E">
            <w:pPr>
              <w:jc w:val="center"/>
              <w:rPr>
                <w:rFonts w:ascii="Calibri" w:eastAsia="Arial" w:hAnsi="Calibri" w:cs="Calibri"/>
                <w:color w:val="000000" w:themeColor="text1"/>
                <w:sz w:val="18"/>
                <w:szCs w:val="18"/>
              </w:rPr>
            </w:pPr>
          </w:p>
        </w:tc>
        <w:tc>
          <w:tcPr>
            <w:tcW w:w="1276" w:type="dxa"/>
          </w:tcPr>
          <w:p w14:paraId="1C6E128D" w14:textId="77777777" w:rsidR="0026291E" w:rsidRDefault="0026291E">
            <w:pPr>
              <w:jc w:val="center"/>
              <w:rPr>
                <w:rFonts w:ascii="Calibri" w:eastAsia="Arial" w:hAnsi="Calibri" w:cs="Calibri"/>
                <w:color w:val="000000" w:themeColor="text1"/>
                <w:sz w:val="18"/>
                <w:szCs w:val="18"/>
              </w:rPr>
            </w:pPr>
          </w:p>
        </w:tc>
        <w:tc>
          <w:tcPr>
            <w:tcW w:w="1842" w:type="dxa"/>
          </w:tcPr>
          <w:p w14:paraId="45CA74C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1.16 [0.08–22.04]</w:t>
            </w:r>
          </w:p>
        </w:tc>
        <w:tc>
          <w:tcPr>
            <w:tcW w:w="3261" w:type="dxa"/>
          </w:tcPr>
          <w:p w14:paraId="02EFC48D"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54%</w:t>
            </w:r>
          </w:p>
        </w:tc>
      </w:tr>
      <w:tr w:rsidR="0026291E" w:rsidRPr="00CE2A74" w14:paraId="19853D69" w14:textId="77777777">
        <w:trPr>
          <w:trHeight w:val="144"/>
        </w:trPr>
        <w:tc>
          <w:tcPr>
            <w:tcW w:w="762" w:type="dxa"/>
            <w:vMerge/>
          </w:tcPr>
          <w:p w14:paraId="0B9658EB"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21DDE8B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5934A66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53E121B9" w14:textId="77777777" w:rsidR="0026291E" w:rsidRDefault="0026291E">
            <w:pPr>
              <w:jc w:val="center"/>
              <w:rPr>
                <w:rFonts w:ascii="Calibri" w:eastAsia="Arial" w:hAnsi="Calibri" w:cs="Calibri"/>
                <w:color w:val="000000" w:themeColor="text1"/>
                <w:sz w:val="18"/>
                <w:szCs w:val="18"/>
              </w:rPr>
            </w:pPr>
          </w:p>
        </w:tc>
        <w:tc>
          <w:tcPr>
            <w:tcW w:w="770" w:type="dxa"/>
          </w:tcPr>
          <w:p w14:paraId="7ED7A1A7" w14:textId="77777777" w:rsidR="0026291E" w:rsidRDefault="0026291E">
            <w:pPr>
              <w:jc w:val="center"/>
              <w:rPr>
                <w:rFonts w:ascii="Calibri" w:eastAsia="Arial" w:hAnsi="Calibri" w:cs="Calibri"/>
                <w:color w:val="000000" w:themeColor="text1"/>
                <w:sz w:val="18"/>
                <w:szCs w:val="18"/>
              </w:rPr>
            </w:pPr>
          </w:p>
        </w:tc>
        <w:tc>
          <w:tcPr>
            <w:tcW w:w="848" w:type="dxa"/>
          </w:tcPr>
          <w:p w14:paraId="31616FA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0.04 [0.00–0.94]</w:t>
            </w:r>
          </w:p>
        </w:tc>
        <w:tc>
          <w:tcPr>
            <w:tcW w:w="1430" w:type="dxa"/>
          </w:tcPr>
          <w:p w14:paraId="0204B6A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w:t>
            </w:r>
          </w:p>
        </w:tc>
        <w:tc>
          <w:tcPr>
            <w:tcW w:w="1559" w:type="dxa"/>
          </w:tcPr>
          <w:p w14:paraId="09E0EB5C" w14:textId="77777777" w:rsidR="0026291E" w:rsidRDefault="0026291E">
            <w:pPr>
              <w:jc w:val="center"/>
              <w:rPr>
                <w:rFonts w:ascii="Calibri" w:eastAsia="Arial" w:hAnsi="Calibri" w:cs="Calibri"/>
                <w:color w:val="000000" w:themeColor="text1"/>
                <w:sz w:val="18"/>
                <w:szCs w:val="18"/>
              </w:rPr>
            </w:pPr>
          </w:p>
        </w:tc>
        <w:tc>
          <w:tcPr>
            <w:tcW w:w="1276" w:type="dxa"/>
          </w:tcPr>
          <w:p w14:paraId="14B1DA1B" w14:textId="77777777" w:rsidR="0026291E" w:rsidRDefault="0026291E">
            <w:pPr>
              <w:jc w:val="center"/>
              <w:rPr>
                <w:rFonts w:ascii="Calibri" w:eastAsia="Arial" w:hAnsi="Calibri" w:cs="Calibri"/>
                <w:color w:val="000000" w:themeColor="text1"/>
                <w:sz w:val="18"/>
                <w:szCs w:val="18"/>
              </w:rPr>
            </w:pPr>
          </w:p>
        </w:tc>
        <w:tc>
          <w:tcPr>
            <w:tcW w:w="1842" w:type="dxa"/>
          </w:tcPr>
          <w:p w14:paraId="0608F25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0.28 [0.01–7.03]</w:t>
            </w:r>
          </w:p>
        </w:tc>
        <w:tc>
          <w:tcPr>
            <w:tcW w:w="3261" w:type="dxa"/>
          </w:tcPr>
          <w:p w14:paraId="20453169"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25%</w:t>
            </w:r>
          </w:p>
        </w:tc>
      </w:tr>
      <w:tr w:rsidR="0026291E" w:rsidRPr="00CE2A74" w14:paraId="10CCDAA0" w14:textId="77777777">
        <w:trPr>
          <w:trHeight w:val="144"/>
        </w:trPr>
        <w:tc>
          <w:tcPr>
            <w:tcW w:w="762" w:type="dxa"/>
            <w:vMerge/>
          </w:tcPr>
          <w:p w14:paraId="2791A014"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val="restart"/>
          </w:tcPr>
          <w:p w14:paraId="18B6E09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6DBC453C">
              <w:rPr>
                <w:rFonts w:ascii="Calibri" w:eastAsia="Arial" w:hAnsi="Calibri" w:cs="Calibri"/>
                <w:color w:val="000000" w:themeColor="text1"/>
                <w:sz w:val="18"/>
                <w:szCs w:val="18"/>
              </w:rPr>
              <w:t xml:space="preserve">Moderate </w:t>
            </w:r>
            <w:r w:rsidRPr="00675036">
              <w:rPr>
                <w:rFonts w:ascii="Calibri" w:eastAsia="Arial" w:hAnsi="Calibri" w:cs="Calibri"/>
                <w:color w:val="000000" w:themeColor="text1"/>
                <w:sz w:val="18"/>
                <w:szCs w:val="18"/>
              </w:rPr>
              <w:t>transmission</w:t>
            </w:r>
            <w:commentRangeStart w:id="89"/>
            <w:commentRangeEnd w:id="89"/>
            <w:r>
              <w:rPr>
                <w:rStyle w:val="ad"/>
                <w:rFonts w:ascii="Calibri" w:eastAsia="Arial" w:hAnsi="Calibri" w:cs="Calibri" w:hint="eastAsia"/>
                <w:color w:val="000000" w:themeColor="text1"/>
                <w:sz w:val="18"/>
                <w:szCs w:val="18"/>
              </w:rPr>
              <w:commentReference w:id="89"/>
            </w:r>
            <w:r>
              <w:rPr>
                <w:rFonts w:ascii="Calibri" w:eastAsia="Arial" w:hAnsi="Calibri" w:cs="Calibri" w:hint="eastAsia"/>
                <w:color w:val="000000" w:themeColor="text1"/>
                <w:sz w:val="18"/>
                <w:szCs w:val="18"/>
              </w:rPr>
              <w:t xml:space="preserve"> </w:t>
            </w:r>
          </w:p>
        </w:tc>
        <w:tc>
          <w:tcPr>
            <w:tcW w:w="666" w:type="dxa"/>
          </w:tcPr>
          <w:p w14:paraId="3AD1ECD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22779AE2" w14:textId="77777777" w:rsidR="0026291E" w:rsidRDefault="0026291E">
            <w:pPr>
              <w:jc w:val="center"/>
              <w:rPr>
                <w:rFonts w:ascii="Calibri" w:eastAsia="Arial" w:hAnsi="Calibri" w:cs="Calibri"/>
                <w:color w:val="000000" w:themeColor="text1"/>
                <w:sz w:val="18"/>
                <w:szCs w:val="18"/>
              </w:rPr>
            </w:pPr>
          </w:p>
        </w:tc>
        <w:tc>
          <w:tcPr>
            <w:tcW w:w="770" w:type="dxa"/>
          </w:tcPr>
          <w:p w14:paraId="617D96C2" w14:textId="77777777" w:rsidR="0026291E" w:rsidRDefault="0026291E">
            <w:pPr>
              <w:jc w:val="center"/>
              <w:rPr>
                <w:rFonts w:ascii="Calibri" w:eastAsia="Arial" w:hAnsi="Calibri" w:cs="Calibri"/>
                <w:color w:val="000000" w:themeColor="text1"/>
                <w:sz w:val="18"/>
                <w:szCs w:val="18"/>
              </w:rPr>
            </w:pPr>
          </w:p>
        </w:tc>
        <w:tc>
          <w:tcPr>
            <w:tcW w:w="848" w:type="dxa"/>
          </w:tcPr>
          <w:p w14:paraId="2A0D755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4.89 [0.77–26.30]</w:t>
            </w:r>
          </w:p>
        </w:tc>
        <w:tc>
          <w:tcPr>
            <w:tcW w:w="1430" w:type="dxa"/>
          </w:tcPr>
          <w:p w14:paraId="615B041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96%</w:t>
            </w:r>
          </w:p>
        </w:tc>
        <w:tc>
          <w:tcPr>
            <w:tcW w:w="1559" w:type="dxa"/>
          </w:tcPr>
          <w:p w14:paraId="7BB8A165" w14:textId="77777777" w:rsidR="0026291E" w:rsidRDefault="0026291E">
            <w:pPr>
              <w:jc w:val="center"/>
              <w:rPr>
                <w:rFonts w:ascii="Calibri" w:eastAsia="Arial" w:hAnsi="Calibri" w:cs="Calibri"/>
                <w:color w:val="000000" w:themeColor="text1"/>
                <w:sz w:val="18"/>
                <w:szCs w:val="18"/>
              </w:rPr>
            </w:pPr>
          </w:p>
        </w:tc>
        <w:tc>
          <w:tcPr>
            <w:tcW w:w="1276" w:type="dxa"/>
          </w:tcPr>
          <w:p w14:paraId="7514A4FC" w14:textId="77777777" w:rsidR="0026291E" w:rsidRDefault="0026291E">
            <w:pPr>
              <w:jc w:val="center"/>
              <w:rPr>
                <w:rFonts w:ascii="Calibri" w:eastAsia="Arial" w:hAnsi="Calibri" w:cs="Calibri"/>
                <w:color w:val="000000" w:themeColor="text1"/>
                <w:sz w:val="18"/>
                <w:szCs w:val="18"/>
              </w:rPr>
            </w:pPr>
          </w:p>
        </w:tc>
        <w:tc>
          <w:tcPr>
            <w:tcW w:w="1842" w:type="dxa"/>
          </w:tcPr>
          <w:p w14:paraId="340A5D2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10.65 [1.55–55.07]</w:t>
            </w:r>
          </w:p>
        </w:tc>
        <w:tc>
          <w:tcPr>
            <w:tcW w:w="3261" w:type="dxa"/>
          </w:tcPr>
          <w:p w14:paraId="0CA42930"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99%</w:t>
            </w:r>
          </w:p>
        </w:tc>
      </w:tr>
      <w:tr w:rsidR="0026291E" w:rsidRPr="00CE2A74" w14:paraId="3884AAEC" w14:textId="77777777">
        <w:trPr>
          <w:trHeight w:val="144"/>
        </w:trPr>
        <w:tc>
          <w:tcPr>
            <w:tcW w:w="762" w:type="dxa"/>
            <w:vMerge/>
          </w:tcPr>
          <w:p w14:paraId="1DEBEAD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7E9D1537"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6B43DA6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251DE81A" w14:textId="77777777" w:rsidR="0026291E" w:rsidRDefault="0026291E">
            <w:pPr>
              <w:jc w:val="center"/>
              <w:rPr>
                <w:rFonts w:ascii="Calibri" w:eastAsia="Arial" w:hAnsi="Calibri" w:cs="Calibri"/>
                <w:color w:val="000000" w:themeColor="text1"/>
                <w:sz w:val="18"/>
                <w:szCs w:val="18"/>
              </w:rPr>
            </w:pPr>
          </w:p>
        </w:tc>
        <w:tc>
          <w:tcPr>
            <w:tcW w:w="770" w:type="dxa"/>
          </w:tcPr>
          <w:p w14:paraId="075DE2B9" w14:textId="77777777" w:rsidR="0026291E" w:rsidRDefault="0026291E">
            <w:pPr>
              <w:jc w:val="center"/>
              <w:rPr>
                <w:rFonts w:ascii="Calibri" w:eastAsia="Arial" w:hAnsi="Calibri" w:cs="Calibri"/>
                <w:color w:val="000000" w:themeColor="text1"/>
                <w:sz w:val="18"/>
                <w:szCs w:val="18"/>
              </w:rPr>
            </w:pPr>
          </w:p>
        </w:tc>
        <w:tc>
          <w:tcPr>
            <w:tcW w:w="848" w:type="dxa"/>
          </w:tcPr>
          <w:p w14:paraId="37CF8C4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1.74 [0.24–10.83]</w:t>
            </w:r>
          </w:p>
        </w:tc>
        <w:tc>
          <w:tcPr>
            <w:tcW w:w="1430" w:type="dxa"/>
          </w:tcPr>
          <w:p w14:paraId="30464F8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70%</w:t>
            </w:r>
          </w:p>
        </w:tc>
        <w:tc>
          <w:tcPr>
            <w:tcW w:w="1559" w:type="dxa"/>
          </w:tcPr>
          <w:p w14:paraId="14668514" w14:textId="77777777" w:rsidR="0026291E" w:rsidRDefault="0026291E">
            <w:pPr>
              <w:jc w:val="center"/>
              <w:rPr>
                <w:rFonts w:ascii="Calibri" w:eastAsia="Arial" w:hAnsi="Calibri" w:cs="Calibri"/>
                <w:color w:val="000000" w:themeColor="text1"/>
                <w:sz w:val="18"/>
                <w:szCs w:val="18"/>
              </w:rPr>
            </w:pPr>
          </w:p>
        </w:tc>
        <w:tc>
          <w:tcPr>
            <w:tcW w:w="1276" w:type="dxa"/>
          </w:tcPr>
          <w:p w14:paraId="3C0C143A" w14:textId="77777777" w:rsidR="0026291E" w:rsidRDefault="0026291E">
            <w:pPr>
              <w:jc w:val="center"/>
              <w:rPr>
                <w:rFonts w:ascii="Calibri" w:eastAsia="Arial" w:hAnsi="Calibri" w:cs="Calibri"/>
                <w:color w:val="000000" w:themeColor="text1"/>
                <w:sz w:val="18"/>
                <w:szCs w:val="18"/>
              </w:rPr>
            </w:pPr>
          </w:p>
        </w:tc>
        <w:tc>
          <w:tcPr>
            <w:tcW w:w="1842" w:type="dxa"/>
          </w:tcPr>
          <w:p w14:paraId="3670C53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7.15 [0.86–48.68]</w:t>
            </w:r>
          </w:p>
        </w:tc>
        <w:tc>
          <w:tcPr>
            <w:tcW w:w="3261" w:type="dxa"/>
          </w:tcPr>
          <w:p w14:paraId="1F4BC300"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97%</w:t>
            </w:r>
          </w:p>
        </w:tc>
      </w:tr>
      <w:tr w:rsidR="0026291E" w:rsidRPr="00CE2A74" w14:paraId="23758D1E" w14:textId="77777777">
        <w:trPr>
          <w:trHeight w:val="144"/>
        </w:trPr>
        <w:tc>
          <w:tcPr>
            <w:tcW w:w="762" w:type="dxa"/>
            <w:vMerge/>
          </w:tcPr>
          <w:p w14:paraId="549DE3F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4840735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6B94E7C7"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4A8CB913" w14:textId="77777777" w:rsidR="0026291E" w:rsidRDefault="0026291E">
            <w:pPr>
              <w:jc w:val="center"/>
              <w:rPr>
                <w:rFonts w:ascii="Calibri" w:eastAsia="Arial" w:hAnsi="Calibri" w:cs="Calibri"/>
                <w:color w:val="000000" w:themeColor="text1"/>
                <w:sz w:val="18"/>
                <w:szCs w:val="18"/>
              </w:rPr>
            </w:pPr>
          </w:p>
        </w:tc>
        <w:tc>
          <w:tcPr>
            <w:tcW w:w="770" w:type="dxa"/>
          </w:tcPr>
          <w:p w14:paraId="13A4EA71" w14:textId="77777777" w:rsidR="0026291E" w:rsidRDefault="0026291E">
            <w:pPr>
              <w:jc w:val="center"/>
              <w:rPr>
                <w:rFonts w:ascii="Calibri" w:eastAsia="Arial" w:hAnsi="Calibri" w:cs="Calibri"/>
                <w:color w:val="000000" w:themeColor="text1"/>
                <w:sz w:val="18"/>
                <w:szCs w:val="18"/>
              </w:rPr>
            </w:pPr>
          </w:p>
        </w:tc>
        <w:tc>
          <w:tcPr>
            <w:tcW w:w="848" w:type="dxa"/>
          </w:tcPr>
          <w:p w14:paraId="38C2B10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0.77 [0.06–5.18]</w:t>
            </w:r>
          </w:p>
        </w:tc>
        <w:tc>
          <w:tcPr>
            <w:tcW w:w="1430" w:type="dxa"/>
          </w:tcPr>
          <w:p w14:paraId="200EAB1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40%</w:t>
            </w:r>
          </w:p>
        </w:tc>
        <w:tc>
          <w:tcPr>
            <w:tcW w:w="1559" w:type="dxa"/>
          </w:tcPr>
          <w:p w14:paraId="6DC7799C" w14:textId="77777777" w:rsidR="0026291E" w:rsidRDefault="0026291E">
            <w:pPr>
              <w:jc w:val="center"/>
              <w:rPr>
                <w:rFonts w:ascii="Calibri" w:eastAsia="Arial" w:hAnsi="Calibri" w:cs="Calibri"/>
                <w:color w:val="000000" w:themeColor="text1"/>
                <w:sz w:val="18"/>
                <w:szCs w:val="18"/>
              </w:rPr>
            </w:pPr>
          </w:p>
        </w:tc>
        <w:tc>
          <w:tcPr>
            <w:tcW w:w="1276" w:type="dxa"/>
          </w:tcPr>
          <w:p w14:paraId="18913C1A" w14:textId="77777777" w:rsidR="0026291E" w:rsidRDefault="0026291E">
            <w:pPr>
              <w:jc w:val="center"/>
              <w:rPr>
                <w:rFonts w:ascii="Calibri" w:eastAsia="Arial" w:hAnsi="Calibri" w:cs="Calibri"/>
                <w:color w:val="000000" w:themeColor="text1"/>
                <w:sz w:val="18"/>
                <w:szCs w:val="18"/>
              </w:rPr>
            </w:pPr>
          </w:p>
        </w:tc>
        <w:tc>
          <w:tcPr>
            <w:tcW w:w="1842" w:type="dxa"/>
          </w:tcPr>
          <w:p w14:paraId="16BB709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3.47 [0.39–24.11]</w:t>
            </w:r>
          </w:p>
        </w:tc>
        <w:tc>
          <w:tcPr>
            <w:tcW w:w="3261" w:type="dxa"/>
          </w:tcPr>
          <w:p w14:paraId="2FDBEF3C"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87%</w:t>
            </w:r>
          </w:p>
        </w:tc>
      </w:tr>
      <w:tr w:rsidR="0026291E" w:rsidRPr="00CE2A74" w14:paraId="4914698D" w14:textId="77777777">
        <w:trPr>
          <w:trHeight w:val="144"/>
        </w:trPr>
        <w:tc>
          <w:tcPr>
            <w:tcW w:w="762" w:type="dxa"/>
            <w:vMerge/>
          </w:tcPr>
          <w:p w14:paraId="6FB373D7"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526FE4E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29AE78F8"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25639B43" w14:textId="77777777" w:rsidR="0026291E" w:rsidRDefault="0026291E">
            <w:pPr>
              <w:jc w:val="center"/>
              <w:rPr>
                <w:rFonts w:ascii="Calibri" w:eastAsia="Arial" w:hAnsi="Calibri" w:cs="Calibri"/>
                <w:color w:val="000000" w:themeColor="text1"/>
                <w:sz w:val="18"/>
                <w:szCs w:val="18"/>
              </w:rPr>
            </w:pPr>
          </w:p>
        </w:tc>
        <w:tc>
          <w:tcPr>
            <w:tcW w:w="770" w:type="dxa"/>
          </w:tcPr>
          <w:p w14:paraId="794812A8" w14:textId="77777777" w:rsidR="0026291E" w:rsidRDefault="0026291E">
            <w:pPr>
              <w:jc w:val="center"/>
              <w:rPr>
                <w:rFonts w:ascii="Calibri" w:eastAsia="Arial" w:hAnsi="Calibri" w:cs="Calibri"/>
                <w:color w:val="000000" w:themeColor="text1"/>
                <w:sz w:val="18"/>
                <w:szCs w:val="18"/>
              </w:rPr>
            </w:pPr>
          </w:p>
        </w:tc>
        <w:tc>
          <w:tcPr>
            <w:tcW w:w="848" w:type="dxa"/>
          </w:tcPr>
          <w:p w14:paraId="5D00B58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0.14 [0.00–1.26]</w:t>
            </w:r>
          </w:p>
        </w:tc>
        <w:tc>
          <w:tcPr>
            <w:tcW w:w="1430" w:type="dxa"/>
          </w:tcPr>
          <w:p w14:paraId="7F402D71"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4%</w:t>
            </w:r>
          </w:p>
        </w:tc>
        <w:tc>
          <w:tcPr>
            <w:tcW w:w="1559" w:type="dxa"/>
          </w:tcPr>
          <w:p w14:paraId="5C1C337F" w14:textId="77777777" w:rsidR="0026291E" w:rsidRDefault="0026291E">
            <w:pPr>
              <w:jc w:val="center"/>
              <w:rPr>
                <w:rFonts w:ascii="Calibri" w:eastAsia="Arial" w:hAnsi="Calibri" w:cs="Calibri"/>
                <w:color w:val="000000" w:themeColor="text1"/>
                <w:sz w:val="18"/>
                <w:szCs w:val="18"/>
              </w:rPr>
            </w:pPr>
          </w:p>
        </w:tc>
        <w:tc>
          <w:tcPr>
            <w:tcW w:w="1276" w:type="dxa"/>
          </w:tcPr>
          <w:p w14:paraId="40F07B1C" w14:textId="77777777" w:rsidR="0026291E" w:rsidRDefault="0026291E">
            <w:pPr>
              <w:jc w:val="center"/>
              <w:rPr>
                <w:rFonts w:ascii="Calibri" w:eastAsia="Arial" w:hAnsi="Calibri" w:cs="Calibri"/>
                <w:color w:val="000000" w:themeColor="text1"/>
                <w:sz w:val="18"/>
                <w:szCs w:val="18"/>
              </w:rPr>
            </w:pPr>
          </w:p>
        </w:tc>
        <w:tc>
          <w:tcPr>
            <w:tcW w:w="1842" w:type="dxa"/>
          </w:tcPr>
          <w:p w14:paraId="64AFB132"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0.82 [0.06–5.95]</w:t>
            </w:r>
          </w:p>
        </w:tc>
        <w:tc>
          <w:tcPr>
            <w:tcW w:w="3261" w:type="dxa"/>
          </w:tcPr>
          <w:p w14:paraId="432DA4B4"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45%</w:t>
            </w:r>
          </w:p>
        </w:tc>
      </w:tr>
      <w:tr w:rsidR="0026291E" w:rsidRPr="00CE2A74" w14:paraId="08C1F6EE" w14:textId="77777777">
        <w:trPr>
          <w:trHeight w:val="144"/>
        </w:trPr>
        <w:tc>
          <w:tcPr>
            <w:tcW w:w="762" w:type="dxa"/>
            <w:vMerge/>
          </w:tcPr>
          <w:p w14:paraId="2F22301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val="restart"/>
          </w:tcPr>
          <w:p w14:paraId="4D9BFBC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6DBC453C">
              <w:rPr>
                <w:rFonts w:ascii="Calibri" w:eastAsia="Arial" w:hAnsi="Calibri" w:cs="Calibri"/>
                <w:color w:val="000000" w:themeColor="text1"/>
                <w:sz w:val="18"/>
                <w:szCs w:val="18"/>
              </w:rPr>
              <w:t xml:space="preserve">High </w:t>
            </w:r>
            <w:r w:rsidRPr="00675036">
              <w:rPr>
                <w:rFonts w:ascii="Calibri" w:eastAsia="Arial" w:hAnsi="Calibri" w:cs="Calibri"/>
                <w:color w:val="000000" w:themeColor="text1"/>
                <w:sz w:val="18"/>
                <w:szCs w:val="18"/>
              </w:rPr>
              <w:t>transmission</w:t>
            </w:r>
            <w:commentRangeStart w:id="90"/>
            <w:commentRangeEnd w:id="90"/>
            <w:r>
              <w:rPr>
                <w:rStyle w:val="ad"/>
                <w:rFonts w:ascii="Calibri" w:eastAsia="Arial" w:hAnsi="Calibri" w:cs="Calibri" w:hint="eastAsia"/>
                <w:color w:val="000000" w:themeColor="text1"/>
                <w:sz w:val="18"/>
                <w:szCs w:val="18"/>
              </w:rPr>
              <w:commentReference w:id="90"/>
            </w:r>
            <w:r>
              <w:rPr>
                <w:rFonts w:ascii="Calibri" w:eastAsia="Arial" w:hAnsi="Calibri" w:cs="Calibri" w:hint="eastAsia"/>
                <w:color w:val="000000" w:themeColor="text1"/>
                <w:sz w:val="18"/>
                <w:szCs w:val="18"/>
              </w:rPr>
              <w:t xml:space="preserve"> </w:t>
            </w:r>
          </w:p>
        </w:tc>
        <w:tc>
          <w:tcPr>
            <w:tcW w:w="666" w:type="dxa"/>
          </w:tcPr>
          <w:p w14:paraId="74180E0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1-11</w:t>
            </w:r>
          </w:p>
        </w:tc>
        <w:tc>
          <w:tcPr>
            <w:tcW w:w="666" w:type="dxa"/>
          </w:tcPr>
          <w:p w14:paraId="59DF674E" w14:textId="77777777" w:rsidR="0026291E" w:rsidRDefault="0026291E">
            <w:pPr>
              <w:jc w:val="center"/>
              <w:rPr>
                <w:rFonts w:ascii="Calibri" w:eastAsia="Arial" w:hAnsi="Calibri" w:cs="Calibri"/>
                <w:color w:val="000000" w:themeColor="text1"/>
                <w:sz w:val="18"/>
                <w:szCs w:val="18"/>
              </w:rPr>
            </w:pPr>
          </w:p>
        </w:tc>
        <w:tc>
          <w:tcPr>
            <w:tcW w:w="770" w:type="dxa"/>
          </w:tcPr>
          <w:p w14:paraId="6A8AF4B9" w14:textId="77777777" w:rsidR="0026291E" w:rsidRDefault="0026291E">
            <w:pPr>
              <w:jc w:val="center"/>
              <w:rPr>
                <w:rFonts w:ascii="Calibri" w:eastAsia="Arial" w:hAnsi="Calibri" w:cs="Calibri"/>
                <w:color w:val="000000" w:themeColor="text1"/>
                <w:sz w:val="18"/>
                <w:szCs w:val="18"/>
              </w:rPr>
            </w:pPr>
          </w:p>
        </w:tc>
        <w:tc>
          <w:tcPr>
            <w:tcW w:w="848" w:type="dxa"/>
          </w:tcPr>
          <w:p w14:paraId="6FDB51CB"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14.96 [1.80–105.18]</w:t>
            </w:r>
          </w:p>
        </w:tc>
        <w:tc>
          <w:tcPr>
            <w:tcW w:w="1430" w:type="dxa"/>
          </w:tcPr>
          <w:p w14:paraId="4BDDCAD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100%</w:t>
            </w:r>
          </w:p>
        </w:tc>
        <w:tc>
          <w:tcPr>
            <w:tcW w:w="1559" w:type="dxa"/>
          </w:tcPr>
          <w:p w14:paraId="16BC4C57" w14:textId="77777777" w:rsidR="0026291E" w:rsidRDefault="0026291E">
            <w:pPr>
              <w:jc w:val="center"/>
              <w:rPr>
                <w:rFonts w:ascii="Calibri" w:eastAsia="Arial" w:hAnsi="Calibri" w:cs="Calibri"/>
                <w:color w:val="000000" w:themeColor="text1"/>
                <w:sz w:val="18"/>
                <w:szCs w:val="18"/>
              </w:rPr>
            </w:pPr>
          </w:p>
        </w:tc>
        <w:tc>
          <w:tcPr>
            <w:tcW w:w="1276" w:type="dxa"/>
          </w:tcPr>
          <w:p w14:paraId="50C96718" w14:textId="77777777" w:rsidR="0026291E" w:rsidRDefault="0026291E">
            <w:pPr>
              <w:jc w:val="center"/>
              <w:rPr>
                <w:rFonts w:ascii="Calibri" w:eastAsia="Arial" w:hAnsi="Calibri" w:cs="Calibri"/>
                <w:color w:val="000000" w:themeColor="text1"/>
                <w:sz w:val="18"/>
                <w:szCs w:val="18"/>
              </w:rPr>
            </w:pPr>
          </w:p>
        </w:tc>
        <w:tc>
          <w:tcPr>
            <w:tcW w:w="1842" w:type="dxa"/>
          </w:tcPr>
          <w:p w14:paraId="5984D41E"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33.65 [3.85–243.90]</w:t>
            </w:r>
          </w:p>
        </w:tc>
        <w:tc>
          <w:tcPr>
            <w:tcW w:w="3261" w:type="dxa"/>
          </w:tcPr>
          <w:p w14:paraId="57CA58EA"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100%</w:t>
            </w:r>
          </w:p>
        </w:tc>
      </w:tr>
      <w:tr w:rsidR="0026291E" w:rsidRPr="00CE2A74" w14:paraId="31FCBAC6" w14:textId="77777777">
        <w:trPr>
          <w:trHeight w:val="144"/>
        </w:trPr>
        <w:tc>
          <w:tcPr>
            <w:tcW w:w="762" w:type="dxa"/>
            <w:vMerge/>
          </w:tcPr>
          <w:p w14:paraId="142ACDD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4927B8F3"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13EF282F"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12-17</w:t>
            </w:r>
          </w:p>
        </w:tc>
        <w:tc>
          <w:tcPr>
            <w:tcW w:w="666" w:type="dxa"/>
          </w:tcPr>
          <w:p w14:paraId="58E547BF" w14:textId="77777777" w:rsidR="0026291E" w:rsidRDefault="0026291E">
            <w:pPr>
              <w:jc w:val="center"/>
              <w:rPr>
                <w:rFonts w:ascii="Calibri" w:eastAsia="Arial" w:hAnsi="Calibri" w:cs="Calibri"/>
                <w:color w:val="000000" w:themeColor="text1"/>
                <w:sz w:val="18"/>
                <w:szCs w:val="18"/>
              </w:rPr>
            </w:pPr>
          </w:p>
        </w:tc>
        <w:tc>
          <w:tcPr>
            <w:tcW w:w="770" w:type="dxa"/>
          </w:tcPr>
          <w:p w14:paraId="6EFE5ED3" w14:textId="77777777" w:rsidR="0026291E" w:rsidRDefault="0026291E">
            <w:pPr>
              <w:jc w:val="center"/>
              <w:rPr>
                <w:rFonts w:ascii="Calibri" w:eastAsia="Arial" w:hAnsi="Calibri" w:cs="Calibri"/>
                <w:color w:val="000000" w:themeColor="text1"/>
                <w:sz w:val="18"/>
                <w:szCs w:val="18"/>
              </w:rPr>
            </w:pPr>
          </w:p>
        </w:tc>
        <w:tc>
          <w:tcPr>
            <w:tcW w:w="848" w:type="dxa"/>
          </w:tcPr>
          <w:p w14:paraId="2F88A8D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5.02 [0.55–39.84]</w:t>
            </w:r>
          </w:p>
        </w:tc>
        <w:tc>
          <w:tcPr>
            <w:tcW w:w="1430" w:type="dxa"/>
          </w:tcPr>
          <w:p w14:paraId="28C1C7AD"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92%</w:t>
            </w:r>
          </w:p>
        </w:tc>
        <w:tc>
          <w:tcPr>
            <w:tcW w:w="1559" w:type="dxa"/>
          </w:tcPr>
          <w:p w14:paraId="2D15F896" w14:textId="77777777" w:rsidR="0026291E" w:rsidRDefault="0026291E">
            <w:pPr>
              <w:jc w:val="center"/>
              <w:rPr>
                <w:rFonts w:ascii="Calibri" w:eastAsia="Arial" w:hAnsi="Calibri" w:cs="Calibri"/>
                <w:color w:val="000000" w:themeColor="text1"/>
                <w:sz w:val="18"/>
                <w:szCs w:val="18"/>
              </w:rPr>
            </w:pPr>
          </w:p>
        </w:tc>
        <w:tc>
          <w:tcPr>
            <w:tcW w:w="1276" w:type="dxa"/>
          </w:tcPr>
          <w:p w14:paraId="3EEE69EF" w14:textId="77777777" w:rsidR="0026291E" w:rsidRDefault="0026291E">
            <w:pPr>
              <w:jc w:val="center"/>
              <w:rPr>
                <w:rFonts w:ascii="Calibri" w:eastAsia="Arial" w:hAnsi="Calibri" w:cs="Calibri"/>
                <w:color w:val="000000" w:themeColor="text1"/>
                <w:sz w:val="18"/>
                <w:szCs w:val="18"/>
              </w:rPr>
            </w:pPr>
          </w:p>
        </w:tc>
        <w:tc>
          <w:tcPr>
            <w:tcW w:w="1842" w:type="dxa"/>
          </w:tcPr>
          <w:p w14:paraId="5B62CEB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24.76 [2.33–191.62]</w:t>
            </w:r>
          </w:p>
        </w:tc>
        <w:tc>
          <w:tcPr>
            <w:tcW w:w="3261" w:type="dxa"/>
          </w:tcPr>
          <w:p w14:paraId="78A0201C"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99%</w:t>
            </w:r>
          </w:p>
        </w:tc>
      </w:tr>
      <w:tr w:rsidR="0026291E" w:rsidRPr="00CE2A74" w14:paraId="4C19702E" w14:textId="77777777">
        <w:trPr>
          <w:trHeight w:val="144"/>
        </w:trPr>
        <w:tc>
          <w:tcPr>
            <w:tcW w:w="762" w:type="dxa"/>
            <w:vMerge/>
          </w:tcPr>
          <w:p w14:paraId="47960749"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61A24EB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2AB1A79B"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18-64</w:t>
            </w:r>
          </w:p>
        </w:tc>
        <w:tc>
          <w:tcPr>
            <w:tcW w:w="666" w:type="dxa"/>
          </w:tcPr>
          <w:p w14:paraId="7C77ADD6" w14:textId="77777777" w:rsidR="0026291E" w:rsidRDefault="0026291E">
            <w:pPr>
              <w:jc w:val="center"/>
              <w:rPr>
                <w:rFonts w:ascii="Calibri" w:eastAsia="Arial" w:hAnsi="Calibri" w:cs="Calibri"/>
                <w:color w:val="000000" w:themeColor="text1"/>
                <w:sz w:val="18"/>
                <w:szCs w:val="18"/>
              </w:rPr>
            </w:pPr>
          </w:p>
        </w:tc>
        <w:tc>
          <w:tcPr>
            <w:tcW w:w="770" w:type="dxa"/>
          </w:tcPr>
          <w:p w14:paraId="1654E45B" w14:textId="77777777" w:rsidR="0026291E" w:rsidRDefault="0026291E">
            <w:pPr>
              <w:jc w:val="center"/>
              <w:rPr>
                <w:rFonts w:ascii="Calibri" w:eastAsia="Arial" w:hAnsi="Calibri" w:cs="Calibri"/>
                <w:color w:val="000000" w:themeColor="text1"/>
                <w:sz w:val="18"/>
                <w:szCs w:val="18"/>
              </w:rPr>
            </w:pPr>
          </w:p>
        </w:tc>
        <w:tc>
          <w:tcPr>
            <w:tcW w:w="848" w:type="dxa"/>
          </w:tcPr>
          <w:p w14:paraId="51C9230A"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2.07 [0.13–19.40]</w:t>
            </w:r>
          </w:p>
        </w:tc>
        <w:tc>
          <w:tcPr>
            <w:tcW w:w="1430" w:type="dxa"/>
          </w:tcPr>
          <w:p w14:paraId="2C522860"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71%</w:t>
            </w:r>
          </w:p>
        </w:tc>
        <w:tc>
          <w:tcPr>
            <w:tcW w:w="1559" w:type="dxa"/>
          </w:tcPr>
          <w:p w14:paraId="66E3BA5F" w14:textId="77777777" w:rsidR="0026291E" w:rsidRDefault="0026291E">
            <w:pPr>
              <w:jc w:val="center"/>
              <w:rPr>
                <w:rFonts w:ascii="Calibri" w:eastAsia="Arial" w:hAnsi="Calibri" w:cs="Calibri"/>
                <w:color w:val="000000" w:themeColor="text1"/>
                <w:sz w:val="18"/>
                <w:szCs w:val="18"/>
              </w:rPr>
            </w:pPr>
          </w:p>
        </w:tc>
        <w:tc>
          <w:tcPr>
            <w:tcW w:w="1276" w:type="dxa"/>
          </w:tcPr>
          <w:p w14:paraId="4971C400" w14:textId="77777777" w:rsidR="0026291E" w:rsidRDefault="0026291E">
            <w:pPr>
              <w:jc w:val="center"/>
              <w:rPr>
                <w:rFonts w:ascii="Calibri" w:eastAsia="Arial" w:hAnsi="Calibri" w:cs="Calibri"/>
                <w:color w:val="000000" w:themeColor="text1"/>
                <w:sz w:val="18"/>
                <w:szCs w:val="18"/>
              </w:rPr>
            </w:pPr>
          </w:p>
        </w:tc>
        <w:tc>
          <w:tcPr>
            <w:tcW w:w="1842" w:type="dxa"/>
          </w:tcPr>
          <w:p w14:paraId="2C7906A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11.59 [0.98–98.70]</w:t>
            </w:r>
          </w:p>
        </w:tc>
        <w:tc>
          <w:tcPr>
            <w:tcW w:w="3261" w:type="dxa"/>
          </w:tcPr>
          <w:p w14:paraId="3A00CF31"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97%</w:t>
            </w:r>
          </w:p>
        </w:tc>
      </w:tr>
      <w:tr w:rsidR="0026291E" w:rsidRPr="00CE2A74" w14:paraId="4240A2B5" w14:textId="77777777">
        <w:trPr>
          <w:trHeight w:val="144"/>
        </w:trPr>
        <w:tc>
          <w:tcPr>
            <w:tcW w:w="762" w:type="dxa"/>
            <w:vMerge/>
          </w:tcPr>
          <w:p w14:paraId="06F16556"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949" w:type="dxa"/>
            <w:vMerge/>
          </w:tcPr>
          <w:p w14:paraId="75C958C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66" w:type="dxa"/>
          </w:tcPr>
          <w:p w14:paraId="48609207"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65+</w:t>
            </w:r>
          </w:p>
        </w:tc>
        <w:tc>
          <w:tcPr>
            <w:tcW w:w="666" w:type="dxa"/>
          </w:tcPr>
          <w:p w14:paraId="3BCF036A" w14:textId="77777777" w:rsidR="0026291E" w:rsidRDefault="0026291E">
            <w:pPr>
              <w:jc w:val="center"/>
              <w:rPr>
                <w:rFonts w:ascii="Calibri" w:eastAsia="Arial" w:hAnsi="Calibri" w:cs="Calibri"/>
                <w:color w:val="000000" w:themeColor="text1"/>
                <w:sz w:val="18"/>
                <w:szCs w:val="18"/>
              </w:rPr>
            </w:pPr>
          </w:p>
        </w:tc>
        <w:tc>
          <w:tcPr>
            <w:tcW w:w="770" w:type="dxa"/>
          </w:tcPr>
          <w:p w14:paraId="0FC2D06E" w14:textId="77777777" w:rsidR="0026291E" w:rsidRDefault="0026291E">
            <w:pPr>
              <w:jc w:val="center"/>
              <w:rPr>
                <w:rFonts w:ascii="Calibri" w:eastAsia="Arial" w:hAnsi="Calibri" w:cs="Calibri"/>
                <w:color w:val="000000" w:themeColor="text1"/>
                <w:sz w:val="18"/>
                <w:szCs w:val="18"/>
              </w:rPr>
            </w:pPr>
          </w:p>
        </w:tc>
        <w:tc>
          <w:tcPr>
            <w:tcW w:w="848" w:type="dxa"/>
          </w:tcPr>
          <w:p w14:paraId="3FC2B40C"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675036">
              <w:rPr>
                <w:rFonts w:ascii="Calibri" w:eastAsia="Arial" w:hAnsi="Calibri" w:cs="Calibri"/>
                <w:color w:val="000000"/>
                <w:sz w:val="18"/>
                <w:szCs w:val="18"/>
              </w:rPr>
              <w:t>0.34 [0.01–4.16]</w:t>
            </w:r>
          </w:p>
        </w:tc>
        <w:tc>
          <w:tcPr>
            <w:tcW w:w="1430" w:type="dxa"/>
          </w:tcPr>
          <w:p w14:paraId="2B821105" w14:textId="77777777" w:rsidR="0026291E" w:rsidRPr="00675036" w:rsidRDefault="0026291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CE2A74">
              <w:rPr>
                <w:rFonts w:ascii="Calibri" w:eastAsia="Arial" w:hAnsi="Calibri" w:cs="Calibri"/>
                <w:color w:val="000000"/>
                <w:sz w:val="18"/>
                <w:szCs w:val="18"/>
              </w:rPr>
              <w:t>23%</w:t>
            </w:r>
          </w:p>
        </w:tc>
        <w:tc>
          <w:tcPr>
            <w:tcW w:w="1559" w:type="dxa"/>
          </w:tcPr>
          <w:p w14:paraId="37D3AC6E" w14:textId="77777777" w:rsidR="0026291E" w:rsidRDefault="0026291E">
            <w:pPr>
              <w:jc w:val="center"/>
              <w:rPr>
                <w:rFonts w:ascii="Calibri" w:eastAsia="Arial" w:hAnsi="Calibri" w:cs="Calibri"/>
                <w:color w:val="000000" w:themeColor="text1"/>
                <w:sz w:val="18"/>
                <w:szCs w:val="18"/>
              </w:rPr>
            </w:pPr>
          </w:p>
        </w:tc>
        <w:tc>
          <w:tcPr>
            <w:tcW w:w="1276" w:type="dxa"/>
          </w:tcPr>
          <w:p w14:paraId="4E8AD9F7" w14:textId="77777777" w:rsidR="0026291E" w:rsidRDefault="0026291E">
            <w:pPr>
              <w:jc w:val="center"/>
              <w:rPr>
                <w:rFonts w:ascii="Calibri" w:eastAsia="Arial" w:hAnsi="Calibri" w:cs="Calibri"/>
                <w:color w:val="000000" w:themeColor="text1"/>
                <w:sz w:val="18"/>
                <w:szCs w:val="18"/>
              </w:rPr>
            </w:pPr>
          </w:p>
        </w:tc>
        <w:tc>
          <w:tcPr>
            <w:tcW w:w="1842" w:type="dxa"/>
          </w:tcPr>
          <w:p w14:paraId="3FD8C90C" w14:textId="77777777" w:rsidR="0026291E" w:rsidRPr="00675036" w:rsidRDefault="0026291E">
            <w:pPr>
              <w:spacing w:before="100" w:after="100"/>
              <w:ind w:left="100" w:right="100"/>
              <w:jc w:val="center"/>
              <w:rPr>
                <w:rFonts w:ascii="Calibri" w:eastAsia="Arial" w:hAnsi="Calibri" w:cs="Calibri"/>
                <w:color w:val="000000" w:themeColor="text1"/>
                <w:sz w:val="18"/>
                <w:szCs w:val="18"/>
              </w:rPr>
            </w:pPr>
            <w:r w:rsidRPr="00675036">
              <w:rPr>
                <w:rFonts w:ascii="Calibri" w:eastAsia="Arial" w:hAnsi="Calibri" w:cs="Calibri"/>
                <w:color w:val="000000" w:themeColor="text1"/>
                <w:sz w:val="18"/>
                <w:szCs w:val="18"/>
              </w:rPr>
              <w:t>2.51 [0.12–22.93]</w:t>
            </w:r>
          </w:p>
        </w:tc>
        <w:tc>
          <w:tcPr>
            <w:tcW w:w="3261" w:type="dxa"/>
          </w:tcPr>
          <w:p w14:paraId="7AA5B5E9" w14:textId="77777777" w:rsidR="0026291E" w:rsidRPr="00675036" w:rsidRDefault="0026291E">
            <w:pPr>
              <w:jc w:val="center"/>
              <w:rPr>
                <w:rFonts w:ascii="Calibri" w:eastAsia="Arial" w:hAnsi="Calibri" w:cs="Calibri"/>
                <w:color w:val="000000" w:themeColor="text1"/>
                <w:sz w:val="18"/>
                <w:szCs w:val="18"/>
              </w:rPr>
            </w:pPr>
            <w:r w:rsidRPr="00CE2A74">
              <w:rPr>
                <w:rFonts w:ascii="Calibri" w:eastAsia="Arial" w:hAnsi="Calibri" w:cs="Calibri"/>
                <w:color w:val="000000"/>
                <w:sz w:val="18"/>
                <w:szCs w:val="18"/>
              </w:rPr>
              <w:t>74%</w:t>
            </w:r>
          </w:p>
        </w:tc>
      </w:tr>
    </w:tbl>
    <w:p w14:paraId="6641D2FD" w14:textId="77777777" w:rsidR="0026291E" w:rsidRDefault="0026291E">
      <w:pPr>
        <w:rPr>
          <w:rFonts w:eastAsiaTheme="minorEastAsia"/>
        </w:rPr>
      </w:pPr>
    </w:p>
    <w:p w14:paraId="299DE25A" w14:textId="77777777" w:rsidR="009146F2" w:rsidRDefault="009146F2">
      <w:pPr>
        <w:rPr>
          <w:rFonts w:eastAsiaTheme="minorEastAsia"/>
        </w:rPr>
      </w:pPr>
    </w:p>
    <w:p w14:paraId="36B4700A" w14:textId="77777777" w:rsidR="009146F2" w:rsidRDefault="009146F2">
      <w:pPr>
        <w:rPr>
          <w:rFonts w:eastAsiaTheme="minorEastAsia"/>
        </w:rPr>
      </w:pPr>
    </w:p>
    <w:p w14:paraId="47D67BEF" w14:textId="77777777" w:rsidR="009146F2" w:rsidRDefault="009146F2">
      <w:pPr>
        <w:rPr>
          <w:rFonts w:eastAsiaTheme="minorEastAsia"/>
        </w:rPr>
      </w:pPr>
    </w:p>
    <w:p w14:paraId="3C146B9C" w14:textId="77777777" w:rsidR="009146F2" w:rsidRDefault="009146F2">
      <w:pPr>
        <w:rPr>
          <w:rFonts w:eastAsiaTheme="minorEastAsia"/>
        </w:rPr>
      </w:pPr>
    </w:p>
    <w:p w14:paraId="6A293C90" w14:textId="77777777" w:rsidR="009146F2" w:rsidRDefault="009146F2">
      <w:pPr>
        <w:rPr>
          <w:rFonts w:eastAsiaTheme="minorEastAsia"/>
        </w:rPr>
      </w:pPr>
    </w:p>
    <w:p w14:paraId="277FC332" w14:textId="77777777" w:rsidR="009146F2" w:rsidRDefault="009146F2">
      <w:pPr>
        <w:rPr>
          <w:rFonts w:eastAsiaTheme="minorEastAsia"/>
        </w:rPr>
      </w:pPr>
    </w:p>
    <w:p w14:paraId="496C0F2C" w14:textId="77777777" w:rsidR="009146F2" w:rsidRDefault="009146F2">
      <w:pPr>
        <w:rPr>
          <w:rFonts w:eastAsiaTheme="minorEastAsia"/>
        </w:rPr>
      </w:pPr>
    </w:p>
    <w:p w14:paraId="7465A7DF" w14:textId="77777777" w:rsidR="009146F2" w:rsidRDefault="009146F2">
      <w:pPr>
        <w:rPr>
          <w:rFonts w:eastAsiaTheme="minorEastAsia"/>
        </w:rPr>
      </w:pPr>
    </w:p>
    <w:p w14:paraId="643A7867" w14:textId="77777777" w:rsidR="009146F2" w:rsidRDefault="009146F2">
      <w:pPr>
        <w:rPr>
          <w:rFonts w:eastAsiaTheme="minorEastAsia"/>
        </w:rPr>
      </w:pPr>
    </w:p>
    <w:p w14:paraId="0F458987" w14:textId="77777777" w:rsidR="009146F2" w:rsidRDefault="009146F2">
      <w:pPr>
        <w:rPr>
          <w:rFonts w:eastAsiaTheme="minorEastAsia"/>
        </w:rPr>
      </w:pPr>
    </w:p>
    <w:p w14:paraId="632BD25E" w14:textId="77777777" w:rsidR="009146F2" w:rsidRDefault="009146F2">
      <w:pPr>
        <w:rPr>
          <w:rFonts w:eastAsiaTheme="minorEastAsia"/>
        </w:rPr>
      </w:pPr>
    </w:p>
    <w:p w14:paraId="5B76D318" w14:textId="77777777" w:rsidR="009146F2" w:rsidRDefault="009146F2">
      <w:pPr>
        <w:rPr>
          <w:rFonts w:eastAsiaTheme="minorEastAsia"/>
        </w:rPr>
      </w:pPr>
    </w:p>
    <w:p w14:paraId="5AF473C5" w14:textId="77777777" w:rsidR="009146F2" w:rsidRDefault="009146F2">
      <w:pPr>
        <w:rPr>
          <w:rFonts w:eastAsiaTheme="minorEastAsia"/>
        </w:rPr>
      </w:pPr>
    </w:p>
    <w:p w14:paraId="45C46552" w14:textId="77777777" w:rsidR="009146F2" w:rsidRPr="00EF0785" w:rsidRDefault="009146F2" w:rsidP="009146F2">
      <w:pPr>
        <w:spacing w:line="360" w:lineRule="auto"/>
        <w:rPr>
          <w:rStyle w:val="a9"/>
          <w:rFonts w:ascii="Calibri" w:eastAsia="Malgun Gothic" w:hAnsi="Calibri" w:cs="Calibri"/>
          <w:i w:val="0"/>
          <w:sz w:val="28"/>
          <w:szCs w:val="28"/>
        </w:rPr>
      </w:pPr>
      <w:r w:rsidRPr="4CA7DDD5">
        <w:rPr>
          <w:rStyle w:val="a9"/>
          <w:rFonts w:ascii="Calibri" w:hAnsi="Calibri" w:cs="Calibri"/>
          <w:i w:val="0"/>
          <w:sz w:val="28"/>
          <w:szCs w:val="28"/>
        </w:rPr>
        <w:lastRenderedPageBreak/>
        <w:t>Tables</w:t>
      </w:r>
    </w:p>
    <w:p w14:paraId="1A6FC472" w14:textId="77777777" w:rsidR="009146F2" w:rsidRPr="00DC2205" w:rsidRDefault="009146F2" w:rsidP="009146F2">
      <w:pPr>
        <w:spacing w:line="360" w:lineRule="auto"/>
        <w:rPr>
          <w:rStyle w:val="a9"/>
          <w:rFonts w:ascii="Calibri" w:eastAsiaTheme="minorEastAsia" w:hAnsi="Calibri" w:cs="Calibri"/>
          <w:i w:val="0"/>
          <w:color w:val="auto"/>
          <w:sz w:val="22"/>
          <w:szCs w:val="22"/>
        </w:rPr>
      </w:pPr>
      <w:r w:rsidRPr="244993B8">
        <w:rPr>
          <w:rStyle w:val="a9"/>
          <w:rFonts w:ascii="Calibri" w:eastAsia="Malgun Gothic" w:hAnsi="Calibri" w:cs="Calibri"/>
          <w:b/>
          <w:bCs/>
          <w:i w:val="0"/>
          <w:iCs w:val="0"/>
          <w:color w:val="auto"/>
          <w:sz w:val="22"/>
          <w:szCs w:val="22"/>
        </w:rPr>
        <w:t>Table 1.</w:t>
      </w:r>
      <w:r w:rsidRPr="00DC2205">
        <w:rPr>
          <w:rStyle w:val="a9"/>
          <w:rFonts w:ascii="Calibri" w:eastAsiaTheme="minorEastAsia" w:hAnsi="Calibri" w:cs="Calibri"/>
          <w:b/>
          <w:i w:val="0"/>
          <w:color w:val="auto"/>
          <w:sz w:val="22"/>
          <w:szCs w:val="22"/>
        </w:rPr>
        <w:t xml:space="preserve"> </w:t>
      </w:r>
      <w:commentRangeStart w:id="91"/>
      <w:commentRangeStart w:id="92"/>
      <w:r w:rsidRPr="00DC2205">
        <w:rPr>
          <w:rStyle w:val="a9"/>
          <w:rFonts w:ascii="Calibri" w:eastAsiaTheme="minorEastAsia" w:hAnsi="Calibri" w:cs="Calibri"/>
          <w:b/>
          <w:bCs/>
          <w:i w:val="0"/>
          <w:iCs w:val="0"/>
          <w:color w:val="auto"/>
          <w:sz w:val="22"/>
          <w:szCs w:val="22"/>
        </w:rPr>
        <w:t xml:space="preserve">Benefit-risk assessment of travel vaccination. </w:t>
      </w:r>
      <w:commentRangeEnd w:id="91"/>
      <w:r w:rsidRPr="00DC2205">
        <w:rPr>
          <w:rStyle w:val="ad"/>
          <w:rFonts w:ascii="Calibri" w:eastAsiaTheme="minorEastAsia" w:hAnsi="Calibri" w:cs="Calibri"/>
          <w:iCs/>
          <w:sz w:val="22"/>
          <w:szCs w:val="22"/>
        </w:rPr>
        <w:commentReference w:id="91"/>
      </w:r>
      <w:commentRangeEnd w:id="92"/>
      <w:r w:rsidRPr="00DC2205">
        <w:rPr>
          <w:rStyle w:val="ad"/>
          <w:rFonts w:ascii="Calibri" w:eastAsiaTheme="minorEastAsia" w:hAnsi="Calibri" w:cs="Calibri"/>
          <w:iCs/>
          <w:sz w:val="22"/>
          <w:szCs w:val="22"/>
        </w:rPr>
        <w:commentReference w:id="92"/>
      </w:r>
      <w:commentRangeStart w:id="93"/>
      <w:r w:rsidRPr="00DC2205">
        <w:rPr>
          <w:rStyle w:val="a9"/>
          <w:rFonts w:ascii="Calibri" w:eastAsiaTheme="minorEastAsia" w:hAnsi="Calibri" w:cs="Calibri"/>
          <w:i w:val="0"/>
          <w:color w:val="auto"/>
          <w:sz w:val="22"/>
          <w:szCs w:val="22"/>
        </w:rPr>
        <w:t>Benefit risk ratios for travel vaccination</w:t>
      </w:r>
      <w:commentRangeEnd w:id="93"/>
      <w:r w:rsidRPr="00DC2205">
        <w:rPr>
          <w:rStyle w:val="ad"/>
          <w:rFonts w:ascii="Calibri" w:eastAsiaTheme="minorEastAsia" w:hAnsi="Calibri" w:cs="Calibri"/>
          <w:iCs/>
          <w:sz w:val="22"/>
          <w:szCs w:val="22"/>
        </w:rPr>
        <w:commentReference w:id="93"/>
      </w:r>
      <w:r w:rsidRPr="00DC2205">
        <w:rPr>
          <w:rStyle w:val="a9"/>
          <w:rFonts w:ascii="Calibri" w:eastAsiaTheme="minorEastAsia" w:hAnsi="Calibri" w:cs="Calibri"/>
          <w:i w:val="0"/>
          <w:color w:val="auto"/>
          <w:sz w:val="22"/>
          <w:szCs w:val="22"/>
        </w:rPr>
        <w:t xml:space="preserve"> scenarios</w:t>
      </w:r>
      <w:r w:rsidRPr="00DC2205">
        <w:rPr>
          <w:rStyle w:val="a9"/>
          <w:rFonts w:ascii="Calibri" w:eastAsiaTheme="minorEastAsia" w:hAnsi="Calibri" w:cs="Calibri"/>
          <w:i w:val="0"/>
          <w:iCs w:val="0"/>
          <w:color w:val="auto"/>
          <w:sz w:val="22"/>
          <w:szCs w:val="22"/>
        </w:rPr>
        <w:t xml:space="preserve"> by </w:t>
      </w:r>
      <w:r>
        <w:rPr>
          <w:rStyle w:val="a9"/>
          <w:rFonts w:ascii="Calibri" w:eastAsiaTheme="minorEastAsia" w:hAnsi="Calibri" w:cs="Calibri"/>
          <w:i w:val="0"/>
          <w:iCs w:val="0"/>
          <w:color w:val="auto"/>
          <w:sz w:val="22"/>
          <w:szCs w:val="22"/>
        </w:rPr>
        <w:t>transmission setting</w:t>
      </w:r>
      <w:r w:rsidRPr="00DC2205">
        <w:rPr>
          <w:rStyle w:val="a9"/>
          <w:rFonts w:ascii="Calibri" w:eastAsiaTheme="minorEastAsia" w:hAnsi="Calibri" w:cs="Calibri"/>
          <w:i w:val="0"/>
          <w:iCs w:val="0"/>
          <w:color w:val="auto"/>
          <w:sz w:val="22"/>
          <w:szCs w:val="22"/>
        </w:rPr>
        <w:t>, age group, and duration of travel. Benefit-risk ratio compares the benefits of DALYs/deaths/</w:t>
      </w:r>
      <w:r>
        <w:rPr>
          <w:rStyle w:val="a9"/>
          <w:rFonts w:ascii="Calibri" w:eastAsiaTheme="minorEastAsia" w:hAnsi="Calibri" w:cs="Calibri"/>
          <w:i w:val="0"/>
          <w:iCs w:val="0"/>
          <w:color w:val="auto"/>
          <w:sz w:val="22"/>
          <w:szCs w:val="22"/>
        </w:rPr>
        <w:t>SAEs</w:t>
      </w:r>
      <w:r w:rsidRPr="00DC2205">
        <w:rPr>
          <w:rStyle w:val="a9"/>
          <w:rFonts w:ascii="Calibri" w:eastAsiaTheme="minorEastAsia" w:hAnsi="Calibri" w:cs="Calibri"/>
          <w:i w:val="0"/>
          <w:iCs w:val="0"/>
          <w:color w:val="auto"/>
          <w:sz w:val="22"/>
          <w:szCs w:val="22"/>
        </w:rPr>
        <w:t xml:space="preserve"> averted by vaccination to the risk of DALYs/deaths/</w:t>
      </w:r>
      <w:r>
        <w:rPr>
          <w:rStyle w:val="a9"/>
          <w:rFonts w:ascii="Calibri" w:eastAsiaTheme="minorEastAsia" w:hAnsi="Calibri" w:cs="Calibri"/>
          <w:i w:val="0"/>
          <w:iCs w:val="0"/>
          <w:color w:val="auto"/>
          <w:sz w:val="22"/>
          <w:szCs w:val="22"/>
        </w:rPr>
        <w:t>SAEs</w:t>
      </w:r>
      <w:r w:rsidRPr="00DC2205">
        <w:rPr>
          <w:rStyle w:val="a9"/>
          <w:rFonts w:ascii="Calibri" w:eastAsiaTheme="minorEastAsia" w:hAnsi="Calibri" w:cs="Calibri"/>
          <w:i w:val="0"/>
          <w:iCs w:val="0"/>
          <w:color w:val="auto"/>
          <w:sz w:val="22"/>
          <w:szCs w:val="22"/>
        </w:rPr>
        <w:t xml:space="preserve"> attributable to vaccination.</w:t>
      </w:r>
    </w:p>
    <w:tbl>
      <w:tblPr>
        <w:tblStyle w:val="af6"/>
        <w:tblW w:w="0" w:type="auto"/>
        <w:tblLook w:val="04A0" w:firstRow="1" w:lastRow="0" w:firstColumn="1" w:lastColumn="0" w:noHBand="0" w:noVBand="1"/>
      </w:tblPr>
      <w:tblGrid>
        <w:gridCol w:w="1074"/>
        <w:gridCol w:w="1258"/>
        <w:gridCol w:w="1029"/>
        <w:gridCol w:w="1066"/>
        <w:gridCol w:w="2231"/>
        <w:gridCol w:w="2551"/>
        <w:gridCol w:w="2268"/>
        <w:gridCol w:w="2268"/>
      </w:tblGrid>
      <w:tr w:rsidR="009146F2" w:rsidRPr="0018281A" w14:paraId="60F8B117" w14:textId="77777777">
        <w:trPr>
          <w:tblHeader/>
        </w:trPr>
        <w:tc>
          <w:tcPr>
            <w:tcW w:w="1074" w:type="dxa"/>
            <w:shd w:val="clear" w:color="auto" w:fill="F2F2F2"/>
            <w:tcMar>
              <w:top w:w="80" w:type="dxa"/>
              <w:left w:w="80" w:type="dxa"/>
              <w:bottom w:w="80" w:type="dxa"/>
              <w:right w:w="80" w:type="dxa"/>
            </w:tcMar>
          </w:tcPr>
          <w:p w14:paraId="4CD01218" w14:textId="77777777" w:rsidR="009146F2" w:rsidRPr="0018281A" w:rsidRDefault="009146F2">
            <w:pPr>
              <w:jc w:val="center"/>
              <w:rPr>
                <w:rFonts w:ascii="Calibri" w:hAnsi="Calibri" w:cs="Calibri"/>
              </w:rPr>
            </w:pPr>
            <w:r w:rsidRPr="0018281A">
              <w:rPr>
                <w:rFonts w:ascii="Calibri" w:hAnsi="Calibri" w:cs="Calibri"/>
                <w:b/>
                <w:sz w:val="17"/>
              </w:rPr>
              <w:t>Outcome</w:t>
            </w:r>
          </w:p>
        </w:tc>
        <w:tc>
          <w:tcPr>
            <w:tcW w:w="1258" w:type="dxa"/>
            <w:shd w:val="clear" w:color="auto" w:fill="F2F2F2"/>
            <w:tcMar>
              <w:top w:w="80" w:type="dxa"/>
              <w:left w:w="80" w:type="dxa"/>
              <w:bottom w:w="80" w:type="dxa"/>
              <w:right w:w="80" w:type="dxa"/>
            </w:tcMar>
          </w:tcPr>
          <w:p w14:paraId="655303E6" w14:textId="77777777" w:rsidR="009146F2" w:rsidRPr="0018281A" w:rsidRDefault="009146F2">
            <w:pPr>
              <w:jc w:val="center"/>
              <w:rPr>
                <w:rFonts w:ascii="Calibri" w:hAnsi="Calibri" w:cs="Calibri"/>
              </w:rPr>
            </w:pPr>
            <w:r w:rsidRPr="0018281A">
              <w:rPr>
                <w:rFonts w:ascii="Calibri" w:hAnsi="Calibri" w:cs="Calibri"/>
                <w:b/>
                <w:sz w:val="17"/>
              </w:rPr>
              <w:t>Setting</w:t>
            </w:r>
          </w:p>
        </w:tc>
        <w:tc>
          <w:tcPr>
            <w:tcW w:w="1029" w:type="dxa"/>
            <w:shd w:val="clear" w:color="auto" w:fill="F2F2F2"/>
            <w:tcMar>
              <w:top w:w="80" w:type="dxa"/>
              <w:left w:w="80" w:type="dxa"/>
              <w:bottom w:w="80" w:type="dxa"/>
              <w:right w:w="80" w:type="dxa"/>
            </w:tcMar>
          </w:tcPr>
          <w:p w14:paraId="3CC97EF3" w14:textId="77777777" w:rsidR="009146F2" w:rsidRPr="0018281A" w:rsidRDefault="009146F2">
            <w:pPr>
              <w:jc w:val="center"/>
              <w:rPr>
                <w:rFonts w:ascii="Calibri" w:hAnsi="Calibri" w:cs="Calibri"/>
              </w:rPr>
            </w:pPr>
            <w:r w:rsidRPr="0018281A">
              <w:rPr>
                <w:rFonts w:ascii="Calibri" w:hAnsi="Calibri" w:cs="Calibri"/>
                <w:b/>
                <w:sz w:val="17"/>
              </w:rPr>
              <w:t>Age group</w:t>
            </w:r>
          </w:p>
        </w:tc>
        <w:tc>
          <w:tcPr>
            <w:tcW w:w="1066" w:type="dxa"/>
            <w:shd w:val="clear" w:color="auto" w:fill="F2F2F2"/>
            <w:tcMar>
              <w:top w:w="80" w:type="dxa"/>
              <w:left w:w="80" w:type="dxa"/>
              <w:bottom w:w="80" w:type="dxa"/>
              <w:right w:w="80" w:type="dxa"/>
            </w:tcMar>
          </w:tcPr>
          <w:p w14:paraId="1917F570" w14:textId="77777777" w:rsidR="009146F2" w:rsidRPr="0018281A" w:rsidRDefault="009146F2">
            <w:pPr>
              <w:jc w:val="center"/>
              <w:rPr>
                <w:rFonts w:ascii="Calibri" w:hAnsi="Calibri" w:cs="Calibri"/>
              </w:rPr>
            </w:pPr>
            <w:r w:rsidRPr="0018281A">
              <w:rPr>
                <w:rFonts w:ascii="Calibri" w:hAnsi="Calibri" w:cs="Calibri"/>
                <w:b/>
                <w:sz w:val="17"/>
              </w:rPr>
              <w:t>Travel duration</w:t>
            </w:r>
          </w:p>
        </w:tc>
        <w:tc>
          <w:tcPr>
            <w:tcW w:w="2231" w:type="dxa"/>
            <w:shd w:val="clear" w:color="auto" w:fill="F2F2F2"/>
            <w:tcMar>
              <w:top w:w="80" w:type="dxa"/>
              <w:left w:w="80" w:type="dxa"/>
              <w:bottom w:w="80" w:type="dxa"/>
              <w:right w:w="80" w:type="dxa"/>
            </w:tcMar>
          </w:tcPr>
          <w:p w14:paraId="472F9644" w14:textId="77777777" w:rsidR="009146F2" w:rsidRPr="0018281A" w:rsidRDefault="009146F2">
            <w:pPr>
              <w:jc w:val="center"/>
              <w:rPr>
                <w:rFonts w:ascii="Calibri" w:hAnsi="Calibri" w:cs="Calibri"/>
                <w:b/>
                <w:sz w:val="17"/>
              </w:rPr>
            </w:pPr>
            <w:r w:rsidRPr="0018281A">
              <w:rPr>
                <w:rFonts w:ascii="Calibri" w:hAnsi="Calibri" w:cs="Calibri"/>
                <w:b/>
                <w:sz w:val="17"/>
              </w:rPr>
              <w:t xml:space="preserve">Benefit: </w:t>
            </w:r>
          </w:p>
          <w:p w14:paraId="07A47A9C" w14:textId="77777777" w:rsidR="009146F2" w:rsidRPr="0018281A" w:rsidRDefault="009146F2">
            <w:pPr>
              <w:jc w:val="center"/>
              <w:rPr>
                <w:rFonts w:ascii="Calibri" w:hAnsi="Calibri" w:cs="Calibri"/>
              </w:rPr>
            </w:pPr>
            <w:r w:rsidRPr="0018281A">
              <w:rPr>
                <w:rFonts w:ascii="Calibri" w:hAnsi="Calibri" w:cs="Calibri"/>
                <w:b/>
                <w:sz w:val="17"/>
              </w:rPr>
              <w:t>Outcomes averted by vaccination</w:t>
            </w:r>
            <w:r w:rsidRPr="0018281A">
              <w:rPr>
                <w:rFonts w:ascii="Calibri" w:hAnsi="Calibri" w:cs="Calibri"/>
                <w:b/>
                <w:sz w:val="17"/>
              </w:rPr>
              <w:br/>
              <w:t>(per 10,000 vaccinated)</w:t>
            </w:r>
          </w:p>
        </w:tc>
        <w:tc>
          <w:tcPr>
            <w:tcW w:w="2551" w:type="dxa"/>
            <w:shd w:val="clear" w:color="auto" w:fill="F2F2F2"/>
            <w:tcMar>
              <w:top w:w="80" w:type="dxa"/>
              <w:left w:w="80" w:type="dxa"/>
              <w:bottom w:w="80" w:type="dxa"/>
              <w:right w:w="80" w:type="dxa"/>
            </w:tcMar>
          </w:tcPr>
          <w:p w14:paraId="4C006639" w14:textId="77777777" w:rsidR="009146F2" w:rsidRPr="0018281A" w:rsidRDefault="009146F2">
            <w:pPr>
              <w:jc w:val="center"/>
              <w:rPr>
                <w:rFonts w:ascii="Calibri" w:hAnsi="Calibri" w:cs="Calibri"/>
                <w:b/>
                <w:sz w:val="17"/>
              </w:rPr>
            </w:pPr>
            <w:r w:rsidRPr="0018281A">
              <w:rPr>
                <w:rFonts w:ascii="Calibri" w:hAnsi="Calibri" w:cs="Calibri"/>
                <w:b/>
                <w:sz w:val="17"/>
              </w:rPr>
              <w:t>Risk:</w:t>
            </w:r>
          </w:p>
          <w:p w14:paraId="465E7159" w14:textId="77777777" w:rsidR="009146F2" w:rsidRPr="0018281A" w:rsidRDefault="009146F2">
            <w:pPr>
              <w:jc w:val="center"/>
              <w:rPr>
                <w:rFonts w:ascii="Calibri" w:hAnsi="Calibri" w:cs="Calibri"/>
              </w:rPr>
            </w:pPr>
            <w:r w:rsidRPr="0018281A">
              <w:rPr>
                <w:rFonts w:ascii="Calibri" w:hAnsi="Calibri" w:cs="Calibri"/>
                <w:b/>
                <w:sz w:val="17"/>
              </w:rPr>
              <w:t>Outcomes attributable to vaccination</w:t>
            </w:r>
            <w:r w:rsidRPr="0018281A">
              <w:rPr>
                <w:rFonts w:ascii="Calibri" w:hAnsi="Calibri" w:cs="Calibri"/>
                <w:b/>
                <w:sz w:val="17"/>
              </w:rPr>
              <w:br/>
              <w:t>(per 10,000 vaccinated)</w:t>
            </w:r>
          </w:p>
        </w:tc>
        <w:tc>
          <w:tcPr>
            <w:tcW w:w="2268" w:type="dxa"/>
            <w:shd w:val="clear" w:color="auto" w:fill="F2F2F2"/>
            <w:tcMar>
              <w:top w:w="80" w:type="dxa"/>
              <w:left w:w="80" w:type="dxa"/>
              <w:bottom w:w="80" w:type="dxa"/>
              <w:right w:w="80" w:type="dxa"/>
            </w:tcMar>
          </w:tcPr>
          <w:p w14:paraId="302F389A" w14:textId="77777777" w:rsidR="009146F2" w:rsidRPr="0018281A" w:rsidRDefault="009146F2">
            <w:pPr>
              <w:jc w:val="center"/>
              <w:rPr>
                <w:rFonts w:ascii="Calibri" w:hAnsi="Calibri" w:cs="Calibri"/>
                <w:b/>
                <w:sz w:val="17"/>
              </w:rPr>
            </w:pPr>
            <w:r w:rsidRPr="0018281A">
              <w:rPr>
                <w:rFonts w:ascii="Calibri" w:hAnsi="Calibri" w:cs="Calibri"/>
                <w:b/>
                <w:sz w:val="17"/>
              </w:rPr>
              <w:t>Benefit-risk ratio:</w:t>
            </w:r>
          </w:p>
          <w:p w14:paraId="1E9B3A8C" w14:textId="77777777" w:rsidR="009146F2" w:rsidRPr="0018281A" w:rsidRDefault="009146F2">
            <w:pPr>
              <w:jc w:val="center"/>
              <w:rPr>
                <w:rFonts w:ascii="Calibri" w:hAnsi="Calibri" w:cs="Calibri"/>
              </w:rPr>
            </w:pPr>
            <w:r w:rsidRPr="0018281A">
              <w:rPr>
                <w:rFonts w:ascii="Calibri" w:hAnsi="Calibri" w:cs="Calibri"/>
                <w:b/>
                <w:sz w:val="17"/>
              </w:rPr>
              <w:t>Prevented outcome per 1 outcome caused by vaccination</w:t>
            </w:r>
            <w:r w:rsidRPr="0018281A">
              <w:rPr>
                <w:rFonts w:ascii="Calibri" w:hAnsi="Calibri" w:cs="Calibri"/>
                <w:b/>
                <w:sz w:val="17"/>
              </w:rPr>
              <w:br/>
              <w:t xml:space="preserve"> </w:t>
            </w:r>
          </w:p>
        </w:tc>
        <w:tc>
          <w:tcPr>
            <w:tcW w:w="2268" w:type="dxa"/>
            <w:shd w:val="clear" w:color="auto" w:fill="F2F2F2"/>
            <w:tcMar>
              <w:top w:w="80" w:type="dxa"/>
              <w:left w:w="80" w:type="dxa"/>
              <w:bottom w:w="80" w:type="dxa"/>
              <w:right w:w="80" w:type="dxa"/>
            </w:tcMar>
          </w:tcPr>
          <w:p w14:paraId="4421D517" w14:textId="77777777" w:rsidR="009146F2" w:rsidRPr="0018281A" w:rsidRDefault="009146F2">
            <w:pPr>
              <w:jc w:val="center"/>
              <w:rPr>
                <w:rFonts w:ascii="Calibri" w:hAnsi="Calibri" w:cs="Calibri"/>
              </w:rPr>
            </w:pPr>
            <w:r w:rsidRPr="0018281A">
              <w:rPr>
                <w:rFonts w:ascii="Calibri" w:hAnsi="Calibri" w:cs="Calibri"/>
                <w:b/>
                <w:sz w:val="17"/>
              </w:rPr>
              <w:t>Probability (BRR &gt; 1)</w:t>
            </w:r>
            <w:r w:rsidRPr="0018281A">
              <w:rPr>
                <w:rFonts w:ascii="Calibri" w:hAnsi="Calibri" w:cs="Calibri"/>
                <w:b/>
                <w:sz w:val="17"/>
              </w:rPr>
              <w:br/>
              <w:t>(%)</w:t>
            </w:r>
          </w:p>
        </w:tc>
      </w:tr>
      <w:tr w:rsidR="009146F2" w:rsidRPr="0018281A" w14:paraId="6FAC1ECF" w14:textId="77777777">
        <w:tc>
          <w:tcPr>
            <w:tcW w:w="1074" w:type="dxa"/>
            <w:vMerge w:val="restart"/>
            <w:tcMar>
              <w:top w:w="80" w:type="dxa"/>
              <w:left w:w="80" w:type="dxa"/>
              <w:bottom w:w="80" w:type="dxa"/>
              <w:right w:w="80" w:type="dxa"/>
            </w:tcMar>
          </w:tcPr>
          <w:p w14:paraId="3FAEA21C" w14:textId="77777777" w:rsidR="009146F2" w:rsidRPr="0018281A" w:rsidRDefault="009146F2">
            <w:pPr>
              <w:jc w:val="center"/>
              <w:rPr>
                <w:rFonts w:ascii="Calibri" w:hAnsi="Calibri" w:cs="Calibri"/>
              </w:rPr>
            </w:pPr>
            <w:r w:rsidRPr="0018281A">
              <w:rPr>
                <w:rFonts w:ascii="Calibri" w:hAnsi="Calibri" w:cs="Calibri"/>
                <w:sz w:val="16"/>
              </w:rPr>
              <w:t>DALY</w:t>
            </w:r>
          </w:p>
        </w:tc>
        <w:tc>
          <w:tcPr>
            <w:tcW w:w="1258" w:type="dxa"/>
            <w:vMerge w:val="restart"/>
            <w:tcMar>
              <w:top w:w="80" w:type="dxa"/>
              <w:left w:w="80" w:type="dxa"/>
              <w:bottom w:w="80" w:type="dxa"/>
              <w:right w:w="80" w:type="dxa"/>
            </w:tcMar>
          </w:tcPr>
          <w:p w14:paraId="298DF573" w14:textId="77777777" w:rsidR="009146F2" w:rsidRPr="0018281A" w:rsidRDefault="009146F2">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460DF81F"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20F491B5"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61869B6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0.22 [0.02–2.26]</w:t>
            </w:r>
          </w:p>
        </w:tc>
        <w:tc>
          <w:tcPr>
            <w:tcW w:w="2551" w:type="dxa"/>
            <w:tcMar>
              <w:top w:w="80" w:type="dxa"/>
              <w:left w:w="80" w:type="dxa"/>
              <w:bottom w:w="80" w:type="dxa"/>
              <w:right w:w="80" w:type="dxa"/>
            </w:tcMar>
          </w:tcPr>
          <w:p w14:paraId="04059A2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65F7F08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[0.00–3.73]</w:t>
            </w:r>
          </w:p>
        </w:tc>
        <w:tc>
          <w:tcPr>
            <w:tcW w:w="2268" w:type="dxa"/>
            <w:tcMar>
              <w:top w:w="80" w:type="dxa"/>
              <w:left w:w="80" w:type="dxa"/>
              <w:bottom w:w="80" w:type="dxa"/>
              <w:right w:w="80" w:type="dxa"/>
            </w:tcMar>
          </w:tcPr>
          <w:p w14:paraId="73D28E5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9.4%</w:t>
            </w:r>
          </w:p>
        </w:tc>
      </w:tr>
      <w:tr w:rsidR="009146F2" w:rsidRPr="0018281A" w14:paraId="540B9717" w14:textId="77777777">
        <w:tc>
          <w:tcPr>
            <w:tcW w:w="1074" w:type="dxa"/>
            <w:vMerge/>
            <w:tcMar>
              <w:top w:w="80" w:type="dxa"/>
              <w:left w:w="80" w:type="dxa"/>
              <w:bottom w:w="80" w:type="dxa"/>
              <w:right w:w="80" w:type="dxa"/>
            </w:tcMar>
          </w:tcPr>
          <w:p w14:paraId="3926DED0"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33EB5E5"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7D4CDFC"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9EF146F"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63EFE8F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0.49 [0.03–5.10]</w:t>
            </w:r>
          </w:p>
        </w:tc>
        <w:tc>
          <w:tcPr>
            <w:tcW w:w="2551" w:type="dxa"/>
            <w:tcMar>
              <w:top w:w="80" w:type="dxa"/>
              <w:left w:w="80" w:type="dxa"/>
              <w:bottom w:w="80" w:type="dxa"/>
              <w:right w:w="80" w:type="dxa"/>
            </w:tcMar>
          </w:tcPr>
          <w:p w14:paraId="05CA767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432EDE4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0.10 [0.00–8.29]</w:t>
            </w:r>
          </w:p>
        </w:tc>
        <w:tc>
          <w:tcPr>
            <w:tcW w:w="2268" w:type="dxa"/>
            <w:tcMar>
              <w:top w:w="80" w:type="dxa"/>
              <w:left w:w="80" w:type="dxa"/>
              <w:bottom w:w="80" w:type="dxa"/>
              <w:right w:w="80" w:type="dxa"/>
            </w:tcMar>
          </w:tcPr>
          <w:p w14:paraId="78118AE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16.5%</w:t>
            </w:r>
          </w:p>
        </w:tc>
      </w:tr>
      <w:tr w:rsidR="009146F2" w:rsidRPr="0018281A" w14:paraId="3750273B" w14:textId="77777777">
        <w:tc>
          <w:tcPr>
            <w:tcW w:w="1074" w:type="dxa"/>
            <w:vMerge/>
            <w:tcMar>
              <w:top w:w="80" w:type="dxa"/>
              <w:left w:w="80" w:type="dxa"/>
              <w:bottom w:w="80" w:type="dxa"/>
              <w:right w:w="80" w:type="dxa"/>
            </w:tcMar>
          </w:tcPr>
          <w:p w14:paraId="5BB023E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F5E0088"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44709F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45546A7"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6684684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1.16 [0.07–12.08]</w:t>
            </w:r>
          </w:p>
        </w:tc>
        <w:tc>
          <w:tcPr>
            <w:tcW w:w="2551" w:type="dxa"/>
            <w:tcMar>
              <w:top w:w="80" w:type="dxa"/>
              <w:left w:w="80" w:type="dxa"/>
              <w:bottom w:w="80" w:type="dxa"/>
              <w:right w:w="80" w:type="dxa"/>
            </w:tcMar>
          </w:tcPr>
          <w:p w14:paraId="00A1766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4D48755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0.24 [0.00–19.79]</w:t>
            </w:r>
          </w:p>
        </w:tc>
        <w:tc>
          <w:tcPr>
            <w:tcW w:w="2268" w:type="dxa"/>
            <w:tcMar>
              <w:top w:w="80" w:type="dxa"/>
              <w:left w:w="80" w:type="dxa"/>
              <w:bottom w:w="80" w:type="dxa"/>
              <w:right w:w="80" w:type="dxa"/>
            </w:tcMar>
          </w:tcPr>
          <w:p w14:paraId="6FCA19E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26.7%</w:t>
            </w:r>
          </w:p>
        </w:tc>
      </w:tr>
      <w:tr w:rsidR="009146F2" w:rsidRPr="0018281A" w14:paraId="6405CB00" w14:textId="77777777">
        <w:tc>
          <w:tcPr>
            <w:tcW w:w="1074" w:type="dxa"/>
            <w:vMerge/>
            <w:tcMar>
              <w:top w:w="80" w:type="dxa"/>
              <w:left w:w="80" w:type="dxa"/>
              <w:bottom w:w="80" w:type="dxa"/>
              <w:right w:w="80" w:type="dxa"/>
            </w:tcMar>
          </w:tcPr>
          <w:p w14:paraId="18FDCF6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C09D158"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FB108A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5A55617"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72E49A6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3.60 [0.27–40.88]</w:t>
            </w:r>
          </w:p>
        </w:tc>
        <w:tc>
          <w:tcPr>
            <w:tcW w:w="2551" w:type="dxa"/>
            <w:tcMar>
              <w:top w:w="80" w:type="dxa"/>
              <w:left w:w="80" w:type="dxa"/>
              <w:bottom w:w="80" w:type="dxa"/>
              <w:right w:w="80" w:type="dxa"/>
            </w:tcMar>
          </w:tcPr>
          <w:p w14:paraId="470355E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660350A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0.79 [0.02–64.31]</w:t>
            </w:r>
          </w:p>
        </w:tc>
        <w:tc>
          <w:tcPr>
            <w:tcW w:w="2268" w:type="dxa"/>
            <w:tcMar>
              <w:top w:w="80" w:type="dxa"/>
              <w:left w:w="80" w:type="dxa"/>
              <w:bottom w:w="80" w:type="dxa"/>
              <w:right w:w="80" w:type="dxa"/>
            </w:tcMar>
          </w:tcPr>
          <w:p w14:paraId="283A6A1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45.7%</w:t>
            </w:r>
          </w:p>
        </w:tc>
      </w:tr>
      <w:tr w:rsidR="009146F2" w:rsidRPr="0018281A" w14:paraId="1D715EF2" w14:textId="77777777">
        <w:tc>
          <w:tcPr>
            <w:tcW w:w="1074" w:type="dxa"/>
            <w:vMerge/>
            <w:tcMar>
              <w:top w:w="80" w:type="dxa"/>
              <w:left w:w="80" w:type="dxa"/>
              <w:bottom w:w="80" w:type="dxa"/>
              <w:right w:w="80" w:type="dxa"/>
            </w:tcMar>
          </w:tcPr>
          <w:p w14:paraId="4D49B17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F2AF73B"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4E5B5EB6"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224D4283"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08FD5FA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0.20 [0.01–2.03]</w:t>
            </w:r>
          </w:p>
        </w:tc>
        <w:tc>
          <w:tcPr>
            <w:tcW w:w="2551" w:type="dxa"/>
            <w:tcMar>
              <w:top w:w="80" w:type="dxa"/>
              <w:left w:w="80" w:type="dxa"/>
              <w:bottom w:w="80" w:type="dxa"/>
              <w:right w:w="80" w:type="dxa"/>
            </w:tcMar>
          </w:tcPr>
          <w:p w14:paraId="7B4A544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6D8F980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[0.00–3.52]</w:t>
            </w:r>
          </w:p>
        </w:tc>
        <w:tc>
          <w:tcPr>
            <w:tcW w:w="2268" w:type="dxa"/>
            <w:tcMar>
              <w:top w:w="80" w:type="dxa"/>
              <w:left w:w="80" w:type="dxa"/>
              <w:bottom w:w="80" w:type="dxa"/>
              <w:right w:w="80" w:type="dxa"/>
            </w:tcMar>
          </w:tcPr>
          <w:p w14:paraId="38C94BE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9.2%</w:t>
            </w:r>
          </w:p>
        </w:tc>
      </w:tr>
      <w:tr w:rsidR="009146F2" w:rsidRPr="0018281A" w14:paraId="0D525304" w14:textId="77777777">
        <w:tc>
          <w:tcPr>
            <w:tcW w:w="1074" w:type="dxa"/>
            <w:vMerge/>
            <w:tcMar>
              <w:top w:w="80" w:type="dxa"/>
              <w:left w:w="80" w:type="dxa"/>
              <w:bottom w:w="80" w:type="dxa"/>
              <w:right w:w="80" w:type="dxa"/>
            </w:tcMar>
          </w:tcPr>
          <w:p w14:paraId="215419B8"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26B7D57"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0B42FBF"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B98949D"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278A504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0.44 [0.03–4.56]</w:t>
            </w:r>
          </w:p>
        </w:tc>
        <w:tc>
          <w:tcPr>
            <w:tcW w:w="2551" w:type="dxa"/>
            <w:tcMar>
              <w:top w:w="80" w:type="dxa"/>
              <w:left w:w="80" w:type="dxa"/>
              <w:bottom w:w="80" w:type="dxa"/>
              <w:right w:w="80" w:type="dxa"/>
            </w:tcMar>
          </w:tcPr>
          <w:p w14:paraId="0035CC5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2AEC1F3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0.10 [0.00–7.86]</w:t>
            </w:r>
          </w:p>
        </w:tc>
        <w:tc>
          <w:tcPr>
            <w:tcW w:w="2268" w:type="dxa"/>
            <w:tcMar>
              <w:top w:w="80" w:type="dxa"/>
              <w:left w:w="80" w:type="dxa"/>
              <w:bottom w:w="80" w:type="dxa"/>
              <w:right w:w="80" w:type="dxa"/>
            </w:tcMar>
          </w:tcPr>
          <w:p w14:paraId="3F752D2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16.4%</w:t>
            </w:r>
          </w:p>
        </w:tc>
      </w:tr>
      <w:tr w:rsidR="009146F2" w:rsidRPr="0018281A" w14:paraId="31B98978" w14:textId="77777777">
        <w:tc>
          <w:tcPr>
            <w:tcW w:w="1074" w:type="dxa"/>
            <w:vMerge/>
            <w:tcMar>
              <w:top w:w="80" w:type="dxa"/>
              <w:left w:w="80" w:type="dxa"/>
              <w:bottom w:w="80" w:type="dxa"/>
              <w:right w:w="80" w:type="dxa"/>
            </w:tcMar>
          </w:tcPr>
          <w:p w14:paraId="2A47811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4312C6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D80158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5C592EF"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37A2C6F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1.03 [0.07–10.89]</w:t>
            </w:r>
          </w:p>
        </w:tc>
        <w:tc>
          <w:tcPr>
            <w:tcW w:w="2551" w:type="dxa"/>
            <w:tcMar>
              <w:top w:w="80" w:type="dxa"/>
              <w:left w:w="80" w:type="dxa"/>
              <w:bottom w:w="80" w:type="dxa"/>
              <w:right w:w="80" w:type="dxa"/>
            </w:tcMar>
          </w:tcPr>
          <w:p w14:paraId="7AB70FF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5BEBB58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0.25 [0.01–18.64]</w:t>
            </w:r>
          </w:p>
        </w:tc>
        <w:tc>
          <w:tcPr>
            <w:tcW w:w="2268" w:type="dxa"/>
            <w:tcMar>
              <w:top w:w="80" w:type="dxa"/>
              <w:left w:w="80" w:type="dxa"/>
              <w:bottom w:w="80" w:type="dxa"/>
              <w:right w:w="80" w:type="dxa"/>
            </w:tcMar>
          </w:tcPr>
          <w:p w14:paraId="7CA06E6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26.7%</w:t>
            </w:r>
          </w:p>
        </w:tc>
      </w:tr>
      <w:tr w:rsidR="009146F2" w:rsidRPr="0018281A" w14:paraId="338136A2" w14:textId="77777777">
        <w:tc>
          <w:tcPr>
            <w:tcW w:w="1074" w:type="dxa"/>
            <w:vMerge/>
            <w:tcMar>
              <w:top w:w="80" w:type="dxa"/>
              <w:left w:w="80" w:type="dxa"/>
              <w:bottom w:w="80" w:type="dxa"/>
              <w:right w:w="80" w:type="dxa"/>
            </w:tcMar>
          </w:tcPr>
          <w:p w14:paraId="35DB7EDC"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09E9597"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EDD894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3E7AD27"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59EA748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3.19 [0.24–36.46]</w:t>
            </w:r>
          </w:p>
        </w:tc>
        <w:tc>
          <w:tcPr>
            <w:tcW w:w="2551" w:type="dxa"/>
            <w:tcMar>
              <w:top w:w="80" w:type="dxa"/>
              <w:left w:w="80" w:type="dxa"/>
              <w:bottom w:w="80" w:type="dxa"/>
              <w:right w:w="80" w:type="dxa"/>
            </w:tcMar>
          </w:tcPr>
          <w:p w14:paraId="1285443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1D96143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0.80 [0.02–61.09]</w:t>
            </w:r>
          </w:p>
        </w:tc>
        <w:tc>
          <w:tcPr>
            <w:tcW w:w="2268" w:type="dxa"/>
            <w:tcMar>
              <w:top w:w="80" w:type="dxa"/>
              <w:left w:w="80" w:type="dxa"/>
              <w:bottom w:w="80" w:type="dxa"/>
              <w:right w:w="80" w:type="dxa"/>
            </w:tcMar>
          </w:tcPr>
          <w:p w14:paraId="219385D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45.9%</w:t>
            </w:r>
          </w:p>
        </w:tc>
      </w:tr>
      <w:tr w:rsidR="009146F2" w:rsidRPr="0018281A" w14:paraId="05D69756" w14:textId="77777777">
        <w:tc>
          <w:tcPr>
            <w:tcW w:w="1074" w:type="dxa"/>
            <w:vMerge/>
            <w:tcMar>
              <w:top w:w="80" w:type="dxa"/>
              <w:left w:w="80" w:type="dxa"/>
              <w:bottom w:w="80" w:type="dxa"/>
              <w:right w:w="80" w:type="dxa"/>
            </w:tcMar>
          </w:tcPr>
          <w:p w14:paraId="7F19B5EC"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8650D1B"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77B48DB6"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64AD7534"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6D762FE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0.18 [0.01–1.89]</w:t>
            </w:r>
          </w:p>
        </w:tc>
        <w:tc>
          <w:tcPr>
            <w:tcW w:w="2551" w:type="dxa"/>
            <w:tcMar>
              <w:top w:w="80" w:type="dxa"/>
              <w:left w:w="80" w:type="dxa"/>
              <w:bottom w:w="80" w:type="dxa"/>
              <w:right w:w="80" w:type="dxa"/>
            </w:tcMar>
          </w:tcPr>
          <w:p w14:paraId="6A19370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64607CF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[0.00–3.93]</w:t>
            </w:r>
          </w:p>
        </w:tc>
        <w:tc>
          <w:tcPr>
            <w:tcW w:w="2268" w:type="dxa"/>
            <w:tcMar>
              <w:top w:w="80" w:type="dxa"/>
              <w:left w:w="80" w:type="dxa"/>
              <w:bottom w:w="80" w:type="dxa"/>
              <w:right w:w="80" w:type="dxa"/>
            </w:tcMar>
          </w:tcPr>
          <w:p w14:paraId="64A76B9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11.1%</w:t>
            </w:r>
          </w:p>
        </w:tc>
      </w:tr>
      <w:tr w:rsidR="009146F2" w:rsidRPr="0018281A" w14:paraId="3CC83123" w14:textId="77777777">
        <w:tc>
          <w:tcPr>
            <w:tcW w:w="1074" w:type="dxa"/>
            <w:vMerge/>
            <w:tcMar>
              <w:top w:w="80" w:type="dxa"/>
              <w:left w:w="80" w:type="dxa"/>
              <w:bottom w:w="80" w:type="dxa"/>
              <w:right w:w="80" w:type="dxa"/>
            </w:tcMar>
          </w:tcPr>
          <w:p w14:paraId="147862C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9736B4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BE65E1B"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FB4DBD8"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7862C37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0.40 [0.03–4.31]</w:t>
            </w:r>
          </w:p>
        </w:tc>
        <w:tc>
          <w:tcPr>
            <w:tcW w:w="2551" w:type="dxa"/>
            <w:tcMar>
              <w:top w:w="80" w:type="dxa"/>
              <w:left w:w="80" w:type="dxa"/>
              <w:bottom w:w="80" w:type="dxa"/>
              <w:right w:w="80" w:type="dxa"/>
            </w:tcMar>
          </w:tcPr>
          <w:p w14:paraId="7FF259F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0F72448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0.16 [0.00–8.83]</w:t>
            </w:r>
          </w:p>
        </w:tc>
        <w:tc>
          <w:tcPr>
            <w:tcW w:w="2268" w:type="dxa"/>
            <w:tcMar>
              <w:top w:w="80" w:type="dxa"/>
              <w:left w:w="80" w:type="dxa"/>
              <w:bottom w:w="80" w:type="dxa"/>
              <w:right w:w="80" w:type="dxa"/>
            </w:tcMar>
          </w:tcPr>
          <w:p w14:paraId="2DBCBDC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20.0%</w:t>
            </w:r>
          </w:p>
        </w:tc>
      </w:tr>
      <w:tr w:rsidR="009146F2" w:rsidRPr="0018281A" w14:paraId="1E036D9B" w14:textId="77777777">
        <w:tc>
          <w:tcPr>
            <w:tcW w:w="1074" w:type="dxa"/>
            <w:vMerge/>
            <w:tcMar>
              <w:top w:w="80" w:type="dxa"/>
              <w:left w:w="80" w:type="dxa"/>
              <w:bottom w:w="80" w:type="dxa"/>
              <w:right w:w="80" w:type="dxa"/>
            </w:tcMar>
          </w:tcPr>
          <w:p w14:paraId="6711E301"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43E8EA8"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EF38F15"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0C5007B"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60B03F1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0.95 [0.06–10.20]</w:t>
            </w:r>
          </w:p>
        </w:tc>
        <w:tc>
          <w:tcPr>
            <w:tcW w:w="2551" w:type="dxa"/>
            <w:tcMar>
              <w:top w:w="80" w:type="dxa"/>
              <w:left w:w="80" w:type="dxa"/>
              <w:bottom w:w="80" w:type="dxa"/>
              <w:right w:w="80" w:type="dxa"/>
            </w:tcMar>
          </w:tcPr>
          <w:p w14:paraId="6470DEA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591A4DD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0.37 [0.01–21.15]</w:t>
            </w:r>
          </w:p>
        </w:tc>
        <w:tc>
          <w:tcPr>
            <w:tcW w:w="2268" w:type="dxa"/>
            <w:tcMar>
              <w:top w:w="80" w:type="dxa"/>
              <w:left w:w="80" w:type="dxa"/>
              <w:bottom w:w="80" w:type="dxa"/>
              <w:right w:w="80" w:type="dxa"/>
            </w:tcMar>
          </w:tcPr>
          <w:p w14:paraId="6129DCA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32.2%</w:t>
            </w:r>
          </w:p>
        </w:tc>
      </w:tr>
      <w:tr w:rsidR="009146F2" w:rsidRPr="0018281A" w14:paraId="4DE3CDDB" w14:textId="77777777">
        <w:tc>
          <w:tcPr>
            <w:tcW w:w="1074" w:type="dxa"/>
            <w:vMerge/>
            <w:tcMar>
              <w:top w:w="80" w:type="dxa"/>
              <w:left w:w="80" w:type="dxa"/>
              <w:bottom w:w="80" w:type="dxa"/>
              <w:right w:w="80" w:type="dxa"/>
            </w:tcMar>
          </w:tcPr>
          <w:p w14:paraId="049092DA"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95E69DF"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6105E1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CF6562B"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4154AA4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2.95 [0.22–34.22]</w:t>
            </w:r>
          </w:p>
        </w:tc>
        <w:tc>
          <w:tcPr>
            <w:tcW w:w="2551" w:type="dxa"/>
            <w:tcMar>
              <w:top w:w="80" w:type="dxa"/>
              <w:left w:w="80" w:type="dxa"/>
              <w:bottom w:w="80" w:type="dxa"/>
              <w:right w:w="80" w:type="dxa"/>
            </w:tcMar>
          </w:tcPr>
          <w:p w14:paraId="68154CF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1436A48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1.21 [0.03–69.62]</w:t>
            </w:r>
          </w:p>
        </w:tc>
        <w:tc>
          <w:tcPr>
            <w:tcW w:w="2268" w:type="dxa"/>
            <w:tcMar>
              <w:top w:w="80" w:type="dxa"/>
              <w:left w:w="80" w:type="dxa"/>
              <w:bottom w:w="80" w:type="dxa"/>
              <w:right w:w="80" w:type="dxa"/>
            </w:tcMar>
          </w:tcPr>
          <w:p w14:paraId="0F51BD9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53.4%</w:t>
            </w:r>
          </w:p>
        </w:tc>
      </w:tr>
      <w:tr w:rsidR="009146F2" w:rsidRPr="0018281A" w14:paraId="1E395E40" w14:textId="77777777">
        <w:tc>
          <w:tcPr>
            <w:tcW w:w="1074" w:type="dxa"/>
            <w:vMerge/>
            <w:tcMar>
              <w:top w:w="80" w:type="dxa"/>
              <w:left w:w="80" w:type="dxa"/>
              <w:bottom w:w="80" w:type="dxa"/>
              <w:right w:w="80" w:type="dxa"/>
            </w:tcMar>
          </w:tcPr>
          <w:p w14:paraId="375D2FA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CF95B55"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55317A8F"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6637A001"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7F02415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0.21 [0.02–2.19]</w:t>
            </w:r>
          </w:p>
        </w:tc>
        <w:tc>
          <w:tcPr>
            <w:tcW w:w="2551" w:type="dxa"/>
            <w:tcMar>
              <w:top w:w="80" w:type="dxa"/>
              <w:left w:w="80" w:type="dxa"/>
              <w:bottom w:w="80" w:type="dxa"/>
              <w:right w:w="80" w:type="dxa"/>
            </w:tcMar>
          </w:tcPr>
          <w:p w14:paraId="1490C36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10A50D6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[0.00–0.71]</w:t>
            </w:r>
          </w:p>
        </w:tc>
        <w:tc>
          <w:tcPr>
            <w:tcW w:w="2268" w:type="dxa"/>
            <w:tcMar>
              <w:top w:w="80" w:type="dxa"/>
              <w:left w:w="80" w:type="dxa"/>
              <w:bottom w:w="80" w:type="dxa"/>
              <w:right w:w="80" w:type="dxa"/>
            </w:tcMar>
          </w:tcPr>
          <w:p w14:paraId="26FEF63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1.4%</w:t>
            </w:r>
          </w:p>
        </w:tc>
      </w:tr>
      <w:tr w:rsidR="009146F2" w:rsidRPr="0018281A" w14:paraId="1A7C67E7" w14:textId="77777777">
        <w:tc>
          <w:tcPr>
            <w:tcW w:w="1074" w:type="dxa"/>
            <w:vMerge/>
            <w:tcMar>
              <w:top w:w="80" w:type="dxa"/>
              <w:left w:w="80" w:type="dxa"/>
              <w:bottom w:w="80" w:type="dxa"/>
              <w:right w:w="80" w:type="dxa"/>
            </w:tcMar>
          </w:tcPr>
          <w:p w14:paraId="19E179C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A0A3197"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41D6DAE"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805A7EB"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7C07B80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0.46 [0.03–4.83]</w:t>
            </w:r>
          </w:p>
        </w:tc>
        <w:tc>
          <w:tcPr>
            <w:tcW w:w="2551" w:type="dxa"/>
            <w:tcMar>
              <w:top w:w="80" w:type="dxa"/>
              <w:left w:w="80" w:type="dxa"/>
              <w:bottom w:w="80" w:type="dxa"/>
              <w:right w:w="80" w:type="dxa"/>
            </w:tcMar>
          </w:tcPr>
          <w:p w14:paraId="4F2B3C8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48BE078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0.10 [0.00–1.58]</w:t>
            </w:r>
          </w:p>
        </w:tc>
        <w:tc>
          <w:tcPr>
            <w:tcW w:w="2268" w:type="dxa"/>
            <w:tcMar>
              <w:top w:w="80" w:type="dxa"/>
              <w:left w:w="80" w:type="dxa"/>
              <w:bottom w:w="80" w:type="dxa"/>
              <w:right w:w="80" w:type="dxa"/>
            </w:tcMar>
          </w:tcPr>
          <w:p w14:paraId="3D344D0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5.2%</w:t>
            </w:r>
          </w:p>
        </w:tc>
      </w:tr>
      <w:tr w:rsidR="009146F2" w:rsidRPr="0018281A" w14:paraId="472E2802" w14:textId="77777777">
        <w:tc>
          <w:tcPr>
            <w:tcW w:w="1074" w:type="dxa"/>
            <w:vMerge/>
            <w:tcMar>
              <w:top w:w="80" w:type="dxa"/>
              <w:left w:w="80" w:type="dxa"/>
              <w:bottom w:w="80" w:type="dxa"/>
              <w:right w:w="80" w:type="dxa"/>
            </w:tcMar>
          </w:tcPr>
          <w:p w14:paraId="31AAD8A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245EF9D"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005F9F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052EE05"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5882014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1.09 [0.07–11.48]</w:t>
            </w:r>
          </w:p>
        </w:tc>
        <w:tc>
          <w:tcPr>
            <w:tcW w:w="2551" w:type="dxa"/>
            <w:tcMar>
              <w:top w:w="80" w:type="dxa"/>
              <w:left w:w="80" w:type="dxa"/>
              <w:bottom w:w="80" w:type="dxa"/>
              <w:right w:w="80" w:type="dxa"/>
            </w:tcMar>
          </w:tcPr>
          <w:p w14:paraId="0E778A8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1B0A74C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0.23 [0.01–3.76]</w:t>
            </w:r>
          </w:p>
        </w:tc>
        <w:tc>
          <w:tcPr>
            <w:tcW w:w="2268" w:type="dxa"/>
            <w:tcMar>
              <w:top w:w="80" w:type="dxa"/>
              <w:left w:w="80" w:type="dxa"/>
              <w:bottom w:w="80" w:type="dxa"/>
              <w:right w:w="80" w:type="dxa"/>
            </w:tcMar>
          </w:tcPr>
          <w:p w14:paraId="7B2EA2F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16.2%</w:t>
            </w:r>
          </w:p>
        </w:tc>
      </w:tr>
      <w:tr w:rsidR="009146F2" w:rsidRPr="0018281A" w14:paraId="77012DE0" w14:textId="77777777">
        <w:tc>
          <w:tcPr>
            <w:tcW w:w="1074" w:type="dxa"/>
            <w:vMerge/>
            <w:tcMar>
              <w:top w:w="80" w:type="dxa"/>
              <w:left w:w="80" w:type="dxa"/>
              <w:bottom w:w="80" w:type="dxa"/>
              <w:right w:w="80" w:type="dxa"/>
            </w:tcMar>
          </w:tcPr>
          <w:p w14:paraId="50C1A59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FF9D1D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DF506D8"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C145419"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12EB35C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3.41 [0.25–38.57]</w:t>
            </w:r>
          </w:p>
        </w:tc>
        <w:tc>
          <w:tcPr>
            <w:tcW w:w="2551" w:type="dxa"/>
            <w:tcMar>
              <w:top w:w="80" w:type="dxa"/>
              <w:left w:w="80" w:type="dxa"/>
              <w:bottom w:w="80" w:type="dxa"/>
              <w:right w:w="80" w:type="dxa"/>
            </w:tcMar>
          </w:tcPr>
          <w:p w14:paraId="647BB07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782DD1D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0.73 [0.04–12.57]</w:t>
            </w:r>
          </w:p>
        </w:tc>
        <w:tc>
          <w:tcPr>
            <w:tcW w:w="2268" w:type="dxa"/>
            <w:tcMar>
              <w:top w:w="80" w:type="dxa"/>
              <w:left w:w="80" w:type="dxa"/>
              <w:bottom w:w="80" w:type="dxa"/>
              <w:right w:w="80" w:type="dxa"/>
            </w:tcMar>
          </w:tcPr>
          <w:p w14:paraId="10D92F8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42.2%</w:t>
            </w:r>
          </w:p>
        </w:tc>
      </w:tr>
      <w:tr w:rsidR="009146F2" w:rsidRPr="0018281A" w14:paraId="09047A30" w14:textId="77777777">
        <w:tc>
          <w:tcPr>
            <w:tcW w:w="1074" w:type="dxa"/>
            <w:vMerge/>
            <w:tcMar>
              <w:top w:w="80" w:type="dxa"/>
              <w:left w:w="80" w:type="dxa"/>
              <w:bottom w:w="80" w:type="dxa"/>
              <w:right w:w="80" w:type="dxa"/>
            </w:tcMar>
          </w:tcPr>
          <w:p w14:paraId="0349D06E" w14:textId="77777777" w:rsidR="009146F2" w:rsidRPr="0018281A" w:rsidRDefault="009146F2">
            <w:pPr>
              <w:jc w:val="center"/>
              <w:rPr>
                <w:rFonts w:ascii="Calibri" w:hAnsi="Calibri" w:cs="Calibri"/>
              </w:rPr>
            </w:pPr>
          </w:p>
        </w:tc>
        <w:tc>
          <w:tcPr>
            <w:tcW w:w="1258" w:type="dxa"/>
            <w:vMerge w:val="restart"/>
            <w:tcMar>
              <w:top w:w="80" w:type="dxa"/>
              <w:left w:w="80" w:type="dxa"/>
              <w:bottom w:w="80" w:type="dxa"/>
              <w:right w:w="80" w:type="dxa"/>
            </w:tcMar>
          </w:tcPr>
          <w:p w14:paraId="41CDCEB9" w14:textId="77777777" w:rsidR="009146F2" w:rsidRPr="0018281A" w:rsidRDefault="009146F2">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0F8062FC"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4B620482"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0A53DA7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0.25 [0.04–1.39]</w:t>
            </w:r>
          </w:p>
        </w:tc>
        <w:tc>
          <w:tcPr>
            <w:tcW w:w="2551" w:type="dxa"/>
            <w:tcMar>
              <w:top w:w="80" w:type="dxa"/>
              <w:left w:w="80" w:type="dxa"/>
              <w:bottom w:w="80" w:type="dxa"/>
              <w:right w:w="80" w:type="dxa"/>
            </w:tcMar>
          </w:tcPr>
          <w:p w14:paraId="4DF044D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158DEED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[0.00–2.91]</w:t>
            </w:r>
          </w:p>
        </w:tc>
        <w:tc>
          <w:tcPr>
            <w:tcW w:w="2268" w:type="dxa"/>
            <w:tcMar>
              <w:top w:w="80" w:type="dxa"/>
              <w:left w:w="80" w:type="dxa"/>
              <w:bottom w:w="80" w:type="dxa"/>
              <w:right w:w="80" w:type="dxa"/>
            </w:tcMar>
          </w:tcPr>
          <w:p w14:paraId="01111FF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8.9%</w:t>
            </w:r>
          </w:p>
        </w:tc>
      </w:tr>
      <w:tr w:rsidR="009146F2" w:rsidRPr="0018281A" w14:paraId="5F60F673" w14:textId="77777777">
        <w:tc>
          <w:tcPr>
            <w:tcW w:w="1074" w:type="dxa"/>
            <w:vMerge/>
            <w:tcMar>
              <w:top w:w="80" w:type="dxa"/>
              <w:left w:w="80" w:type="dxa"/>
              <w:bottom w:w="80" w:type="dxa"/>
              <w:right w:w="80" w:type="dxa"/>
            </w:tcMar>
          </w:tcPr>
          <w:p w14:paraId="0BD0380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E02AA3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749DD1C"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7B44F64"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6B568F7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0.55 [0.08–3.32]</w:t>
            </w:r>
          </w:p>
        </w:tc>
        <w:tc>
          <w:tcPr>
            <w:tcW w:w="2551" w:type="dxa"/>
            <w:tcMar>
              <w:top w:w="80" w:type="dxa"/>
              <w:left w:w="80" w:type="dxa"/>
              <w:bottom w:w="80" w:type="dxa"/>
              <w:right w:w="80" w:type="dxa"/>
            </w:tcMar>
          </w:tcPr>
          <w:p w14:paraId="72CA7D6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5D3ABD9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0.12 [0.00–6.43]</w:t>
            </w:r>
          </w:p>
        </w:tc>
        <w:tc>
          <w:tcPr>
            <w:tcW w:w="2268" w:type="dxa"/>
            <w:tcMar>
              <w:top w:w="80" w:type="dxa"/>
              <w:left w:w="80" w:type="dxa"/>
              <w:bottom w:w="80" w:type="dxa"/>
              <w:right w:w="80" w:type="dxa"/>
            </w:tcMar>
          </w:tcPr>
          <w:p w14:paraId="3188924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16.9%</w:t>
            </w:r>
          </w:p>
        </w:tc>
      </w:tr>
      <w:tr w:rsidR="009146F2" w:rsidRPr="0018281A" w14:paraId="237F54D1" w14:textId="77777777">
        <w:tc>
          <w:tcPr>
            <w:tcW w:w="1074" w:type="dxa"/>
            <w:vMerge/>
            <w:tcMar>
              <w:top w:w="80" w:type="dxa"/>
              <w:left w:w="80" w:type="dxa"/>
              <w:bottom w:w="80" w:type="dxa"/>
              <w:right w:w="80" w:type="dxa"/>
            </w:tcMar>
          </w:tcPr>
          <w:p w14:paraId="25DB8441"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16D695B"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D6FCDA9"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5317AC7"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263FE87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1.28 [0.20–7.40]</w:t>
            </w:r>
          </w:p>
        </w:tc>
        <w:tc>
          <w:tcPr>
            <w:tcW w:w="2551" w:type="dxa"/>
            <w:tcMar>
              <w:top w:w="80" w:type="dxa"/>
              <w:left w:w="80" w:type="dxa"/>
              <w:bottom w:w="80" w:type="dxa"/>
              <w:right w:w="80" w:type="dxa"/>
            </w:tcMar>
          </w:tcPr>
          <w:p w14:paraId="7CC6756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6492A52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0.27 [0.01–15.04]</w:t>
            </w:r>
          </w:p>
        </w:tc>
        <w:tc>
          <w:tcPr>
            <w:tcW w:w="2268" w:type="dxa"/>
            <w:tcMar>
              <w:top w:w="80" w:type="dxa"/>
              <w:left w:w="80" w:type="dxa"/>
              <w:bottom w:w="80" w:type="dxa"/>
              <w:right w:w="80" w:type="dxa"/>
            </w:tcMar>
          </w:tcPr>
          <w:p w14:paraId="68D737A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27.2%</w:t>
            </w:r>
          </w:p>
        </w:tc>
      </w:tr>
      <w:tr w:rsidR="009146F2" w:rsidRPr="0018281A" w14:paraId="015370FC" w14:textId="77777777">
        <w:tc>
          <w:tcPr>
            <w:tcW w:w="1074" w:type="dxa"/>
            <w:vMerge/>
            <w:tcMar>
              <w:top w:w="80" w:type="dxa"/>
              <w:left w:w="80" w:type="dxa"/>
              <w:bottom w:w="80" w:type="dxa"/>
              <w:right w:w="80" w:type="dxa"/>
            </w:tcMar>
          </w:tcPr>
          <w:p w14:paraId="66E5AA8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3CB8CE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2EA4D6C"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1A8DC3B"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7615C5E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5.48 [0.84–32.55]</w:t>
            </w:r>
          </w:p>
        </w:tc>
        <w:tc>
          <w:tcPr>
            <w:tcW w:w="2551" w:type="dxa"/>
            <w:tcMar>
              <w:top w:w="80" w:type="dxa"/>
              <w:left w:w="80" w:type="dxa"/>
              <w:bottom w:w="80" w:type="dxa"/>
              <w:right w:w="80" w:type="dxa"/>
            </w:tcMar>
          </w:tcPr>
          <w:p w14:paraId="3C55690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33AA5FF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1.18 [0.05–64.78]</w:t>
            </w:r>
          </w:p>
        </w:tc>
        <w:tc>
          <w:tcPr>
            <w:tcW w:w="2268" w:type="dxa"/>
            <w:tcMar>
              <w:top w:w="80" w:type="dxa"/>
              <w:left w:w="80" w:type="dxa"/>
              <w:bottom w:w="80" w:type="dxa"/>
              <w:right w:w="80" w:type="dxa"/>
            </w:tcMar>
          </w:tcPr>
          <w:p w14:paraId="2A2FA82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53.3%</w:t>
            </w:r>
          </w:p>
        </w:tc>
      </w:tr>
      <w:tr w:rsidR="009146F2" w:rsidRPr="0018281A" w14:paraId="77C7308B" w14:textId="77777777">
        <w:tc>
          <w:tcPr>
            <w:tcW w:w="1074" w:type="dxa"/>
            <w:vMerge/>
            <w:tcMar>
              <w:top w:w="80" w:type="dxa"/>
              <w:left w:w="80" w:type="dxa"/>
              <w:bottom w:w="80" w:type="dxa"/>
              <w:right w:w="80" w:type="dxa"/>
            </w:tcMar>
          </w:tcPr>
          <w:p w14:paraId="7922349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0482B72"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5BB78868"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2AF8EF60"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2B03F77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0.22 [0.03–1.28]</w:t>
            </w:r>
          </w:p>
        </w:tc>
        <w:tc>
          <w:tcPr>
            <w:tcW w:w="2551" w:type="dxa"/>
            <w:tcMar>
              <w:top w:w="80" w:type="dxa"/>
              <w:left w:w="80" w:type="dxa"/>
              <w:bottom w:w="80" w:type="dxa"/>
              <w:right w:w="80" w:type="dxa"/>
            </w:tcMar>
          </w:tcPr>
          <w:p w14:paraId="52385B0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5709F9F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[0.00–2.69]</w:t>
            </w:r>
          </w:p>
        </w:tc>
        <w:tc>
          <w:tcPr>
            <w:tcW w:w="2268" w:type="dxa"/>
            <w:tcMar>
              <w:top w:w="80" w:type="dxa"/>
              <w:left w:w="80" w:type="dxa"/>
              <w:bottom w:w="80" w:type="dxa"/>
              <w:right w:w="80" w:type="dxa"/>
            </w:tcMar>
          </w:tcPr>
          <w:p w14:paraId="34C8007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8.4%</w:t>
            </w:r>
          </w:p>
        </w:tc>
      </w:tr>
      <w:tr w:rsidR="009146F2" w:rsidRPr="0018281A" w14:paraId="07675996" w14:textId="77777777">
        <w:tc>
          <w:tcPr>
            <w:tcW w:w="1074" w:type="dxa"/>
            <w:vMerge/>
            <w:tcMar>
              <w:top w:w="80" w:type="dxa"/>
              <w:left w:w="80" w:type="dxa"/>
              <w:bottom w:w="80" w:type="dxa"/>
              <w:right w:w="80" w:type="dxa"/>
            </w:tcMar>
          </w:tcPr>
          <w:p w14:paraId="2F9E37B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3CD0F38"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CCDD51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F740BCD"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71F57F6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0.50 [0.07–2.92]</w:t>
            </w:r>
          </w:p>
        </w:tc>
        <w:tc>
          <w:tcPr>
            <w:tcW w:w="2551" w:type="dxa"/>
            <w:tcMar>
              <w:top w:w="80" w:type="dxa"/>
              <w:left w:w="80" w:type="dxa"/>
              <w:bottom w:w="80" w:type="dxa"/>
              <w:right w:w="80" w:type="dxa"/>
            </w:tcMar>
          </w:tcPr>
          <w:p w14:paraId="72257AA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22DED8E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0.12 [0.01–6.16]</w:t>
            </w:r>
          </w:p>
        </w:tc>
        <w:tc>
          <w:tcPr>
            <w:tcW w:w="2268" w:type="dxa"/>
            <w:tcMar>
              <w:top w:w="80" w:type="dxa"/>
              <w:left w:w="80" w:type="dxa"/>
              <w:bottom w:w="80" w:type="dxa"/>
              <w:right w:w="80" w:type="dxa"/>
            </w:tcMar>
          </w:tcPr>
          <w:p w14:paraId="5A3391A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16.5%</w:t>
            </w:r>
          </w:p>
        </w:tc>
      </w:tr>
      <w:tr w:rsidR="009146F2" w:rsidRPr="0018281A" w14:paraId="5DCBF790" w14:textId="77777777">
        <w:tc>
          <w:tcPr>
            <w:tcW w:w="1074" w:type="dxa"/>
            <w:vMerge/>
            <w:tcMar>
              <w:top w:w="80" w:type="dxa"/>
              <w:left w:w="80" w:type="dxa"/>
              <w:bottom w:w="80" w:type="dxa"/>
              <w:right w:w="80" w:type="dxa"/>
            </w:tcMar>
          </w:tcPr>
          <w:p w14:paraId="22E47F86"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2FCFBB7"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E5172A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5A7211F"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77AE503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1.13 [0.17–6.54]</w:t>
            </w:r>
          </w:p>
        </w:tc>
        <w:tc>
          <w:tcPr>
            <w:tcW w:w="2551" w:type="dxa"/>
            <w:tcMar>
              <w:top w:w="80" w:type="dxa"/>
              <w:left w:w="80" w:type="dxa"/>
              <w:bottom w:w="80" w:type="dxa"/>
              <w:right w:w="80" w:type="dxa"/>
            </w:tcMar>
          </w:tcPr>
          <w:p w14:paraId="75474EE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4BAACB5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0.28 [0.01–14.00]</w:t>
            </w:r>
          </w:p>
        </w:tc>
        <w:tc>
          <w:tcPr>
            <w:tcW w:w="2268" w:type="dxa"/>
            <w:tcMar>
              <w:top w:w="80" w:type="dxa"/>
              <w:left w:w="80" w:type="dxa"/>
              <w:bottom w:w="80" w:type="dxa"/>
              <w:right w:w="80" w:type="dxa"/>
            </w:tcMar>
          </w:tcPr>
          <w:p w14:paraId="7248615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27.3%</w:t>
            </w:r>
          </w:p>
        </w:tc>
      </w:tr>
      <w:tr w:rsidR="009146F2" w:rsidRPr="0018281A" w14:paraId="7EDF3104" w14:textId="77777777">
        <w:tc>
          <w:tcPr>
            <w:tcW w:w="1074" w:type="dxa"/>
            <w:vMerge/>
            <w:tcMar>
              <w:top w:w="80" w:type="dxa"/>
              <w:left w:w="80" w:type="dxa"/>
              <w:bottom w:w="80" w:type="dxa"/>
              <w:right w:w="80" w:type="dxa"/>
            </w:tcMar>
          </w:tcPr>
          <w:p w14:paraId="74E533F0"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8067C38"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BD837E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0E55E4D"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3A5F917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4.92 [0.75–29.53]</w:t>
            </w:r>
          </w:p>
        </w:tc>
        <w:tc>
          <w:tcPr>
            <w:tcW w:w="2551" w:type="dxa"/>
            <w:tcMar>
              <w:top w:w="80" w:type="dxa"/>
              <w:left w:w="80" w:type="dxa"/>
              <w:bottom w:w="80" w:type="dxa"/>
              <w:right w:w="80" w:type="dxa"/>
            </w:tcMar>
          </w:tcPr>
          <w:p w14:paraId="7F5BF50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05D4820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1.20 [0.05–60.92]</w:t>
            </w:r>
          </w:p>
        </w:tc>
        <w:tc>
          <w:tcPr>
            <w:tcW w:w="2268" w:type="dxa"/>
            <w:tcMar>
              <w:top w:w="80" w:type="dxa"/>
              <w:left w:w="80" w:type="dxa"/>
              <w:bottom w:w="80" w:type="dxa"/>
              <w:right w:w="80" w:type="dxa"/>
            </w:tcMar>
          </w:tcPr>
          <w:p w14:paraId="448D616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53.9%</w:t>
            </w:r>
          </w:p>
        </w:tc>
      </w:tr>
      <w:tr w:rsidR="009146F2" w:rsidRPr="0018281A" w14:paraId="6D9C0F49" w14:textId="77777777">
        <w:tc>
          <w:tcPr>
            <w:tcW w:w="1074" w:type="dxa"/>
            <w:vMerge/>
            <w:tcMar>
              <w:top w:w="80" w:type="dxa"/>
              <w:left w:w="80" w:type="dxa"/>
              <w:bottom w:w="80" w:type="dxa"/>
              <w:right w:w="80" w:type="dxa"/>
            </w:tcMar>
          </w:tcPr>
          <w:p w14:paraId="53685CEA"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5C15D97"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463048DD"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45682C6A"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487CA81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0.20 [0.03–1.19]</w:t>
            </w:r>
          </w:p>
        </w:tc>
        <w:tc>
          <w:tcPr>
            <w:tcW w:w="2551" w:type="dxa"/>
            <w:tcMar>
              <w:top w:w="80" w:type="dxa"/>
              <w:left w:w="80" w:type="dxa"/>
              <w:bottom w:w="80" w:type="dxa"/>
              <w:right w:w="80" w:type="dxa"/>
            </w:tcMar>
          </w:tcPr>
          <w:p w14:paraId="71493C1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21923D7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[0.00–2.90]</w:t>
            </w:r>
          </w:p>
        </w:tc>
        <w:tc>
          <w:tcPr>
            <w:tcW w:w="2268" w:type="dxa"/>
            <w:tcMar>
              <w:top w:w="80" w:type="dxa"/>
              <w:left w:w="80" w:type="dxa"/>
              <w:bottom w:w="80" w:type="dxa"/>
              <w:right w:w="80" w:type="dxa"/>
            </w:tcMar>
          </w:tcPr>
          <w:p w14:paraId="024D615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10.4%</w:t>
            </w:r>
          </w:p>
        </w:tc>
      </w:tr>
      <w:tr w:rsidR="009146F2" w:rsidRPr="0018281A" w14:paraId="03FED8AE" w14:textId="77777777">
        <w:tc>
          <w:tcPr>
            <w:tcW w:w="1074" w:type="dxa"/>
            <w:vMerge/>
            <w:tcMar>
              <w:top w:w="80" w:type="dxa"/>
              <w:left w:w="80" w:type="dxa"/>
              <w:bottom w:w="80" w:type="dxa"/>
              <w:right w:w="80" w:type="dxa"/>
            </w:tcMar>
          </w:tcPr>
          <w:p w14:paraId="170344B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36F8E6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9B7A7B1"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5A8FEDA"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2F45CAF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0.45 [0.07–2.76]</w:t>
            </w:r>
          </w:p>
        </w:tc>
        <w:tc>
          <w:tcPr>
            <w:tcW w:w="2551" w:type="dxa"/>
            <w:tcMar>
              <w:top w:w="80" w:type="dxa"/>
              <w:left w:w="80" w:type="dxa"/>
              <w:bottom w:w="80" w:type="dxa"/>
              <w:right w:w="80" w:type="dxa"/>
            </w:tcMar>
          </w:tcPr>
          <w:p w14:paraId="23880A1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34F7320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0.18 [0.01–6.62]</w:t>
            </w:r>
          </w:p>
        </w:tc>
        <w:tc>
          <w:tcPr>
            <w:tcW w:w="2268" w:type="dxa"/>
            <w:tcMar>
              <w:top w:w="80" w:type="dxa"/>
              <w:left w:w="80" w:type="dxa"/>
              <w:bottom w:w="80" w:type="dxa"/>
              <w:right w:w="80" w:type="dxa"/>
            </w:tcMar>
          </w:tcPr>
          <w:p w14:paraId="0A47EA9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20.3%</w:t>
            </w:r>
          </w:p>
        </w:tc>
      </w:tr>
      <w:tr w:rsidR="009146F2" w:rsidRPr="0018281A" w14:paraId="45DC29A8" w14:textId="77777777">
        <w:tc>
          <w:tcPr>
            <w:tcW w:w="1074" w:type="dxa"/>
            <w:vMerge/>
            <w:tcMar>
              <w:top w:w="80" w:type="dxa"/>
              <w:left w:w="80" w:type="dxa"/>
              <w:bottom w:w="80" w:type="dxa"/>
              <w:right w:w="80" w:type="dxa"/>
            </w:tcMar>
          </w:tcPr>
          <w:p w14:paraId="62CB456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B336BF9"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EC1EF38"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103274A"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110703B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1.05 [0.15–6.06]</w:t>
            </w:r>
          </w:p>
        </w:tc>
        <w:tc>
          <w:tcPr>
            <w:tcW w:w="2551" w:type="dxa"/>
            <w:tcMar>
              <w:top w:w="80" w:type="dxa"/>
              <w:left w:w="80" w:type="dxa"/>
              <w:bottom w:w="80" w:type="dxa"/>
              <w:right w:w="80" w:type="dxa"/>
            </w:tcMar>
          </w:tcPr>
          <w:p w14:paraId="5527834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67E3891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0.42 [0.02–14.55]</w:t>
            </w:r>
          </w:p>
        </w:tc>
        <w:tc>
          <w:tcPr>
            <w:tcW w:w="2268" w:type="dxa"/>
            <w:tcMar>
              <w:top w:w="80" w:type="dxa"/>
              <w:left w:w="80" w:type="dxa"/>
              <w:bottom w:w="80" w:type="dxa"/>
              <w:right w:w="80" w:type="dxa"/>
            </w:tcMar>
          </w:tcPr>
          <w:p w14:paraId="1F100D5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33.5%</w:t>
            </w:r>
          </w:p>
        </w:tc>
      </w:tr>
      <w:tr w:rsidR="009146F2" w:rsidRPr="0018281A" w14:paraId="20C4C017" w14:textId="77777777">
        <w:tc>
          <w:tcPr>
            <w:tcW w:w="1074" w:type="dxa"/>
            <w:vMerge/>
            <w:tcMar>
              <w:top w:w="80" w:type="dxa"/>
              <w:left w:w="80" w:type="dxa"/>
              <w:bottom w:w="80" w:type="dxa"/>
              <w:right w:w="80" w:type="dxa"/>
            </w:tcMar>
          </w:tcPr>
          <w:p w14:paraId="2A36D93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537DBE3"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AFB6331"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9190C78"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11001DE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4.55 [0.66–27.52]</w:t>
            </w:r>
          </w:p>
        </w:tc>
        <w:tc>
          <w:tcPr>
            <w:tcW w:w="2551" w:type="dxa"/>
            <w:tcMar>
              <w:top w:w="80" w:type="dxa"/>
              <w:left w:w="80" w:type="dxa"/>
              <w:bottom w:w="80" w:type="dxa"/>
              <w:right w:w="80" w:type="dxa"/>
            </w:tcMar>
          </w:tcPr>
          <w:p w14:paraId="4C8702C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72815A8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1.85 [0.08–65.44]</w:t>
            </w:r>
          </w:p>
        </w:tc>
        <w:tc>
          <w:tcPr>
            <w:tcW w:w="2268" w:type="dxa"/>
            <w:tcMar>
              <w:top w:w="80" w:type="dxa"/>
              <w:left w:w="80" w:type="dxa"/>
              <w:bottom w:w="80" w:type="dxa"/>
              <w:right w:w="80" w:type="dxa"/>
            </w:tcMar>
          </w:tcPr>
          <w:p w14:paraId="677C25D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62.9%</w:t>
            </w:r>
          </w:p>
        </w:tc>
      </w:tr>
      <w:tr w:rsidR="009146F2" w:rsidRPr="0018281A" w14:paraId="6053B8C6" w14:textId="77777777">
        <w:tc>
          <w:tcPr>
            <w:tcW w:w="1074" w:type="dxa"/>
            <w:vMerge/>
            <w:tcMar>
              <w:top w:w="80" w:type="dxa"/>
              <w:left w:w="80" w:type="dxa"/>
              <w:bottom w:w="80" w:type="dxa"/>
              <w:right w:w="80" w:type="dxa"/>
            </w:tcMar>
          </w:tcPr>
          <w:p w14:paraId="3709E60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1CB8DAA"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49067FC9"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1961115F"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3BE42AB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0.23 [0.03–1.32]</w:t>
            </w:r>
          </w:p>
        </w:tc>
        <w:tc>
          <w:tcPr>
            <w:tcW w:w="2551" w:type="dxa"/>
            <w:tcMar>
              <w:top w:w="80" w:type="dxa"/>
              <w:left w:w="80" w:type="dxa"/>
              <w:bottom w:w="80" w:type="dxa"/>
              <w:right w:w="80" w:type="dxa"/>
            </w:tcMar>
          </w:tcPr>
          <w:p w14:paraId="3B46EFE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B6ECA8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[0.01–0.46]</w:t>
            </w:r>
          </w:p>
        </w:tc>
        <w:tc>
          <w:tcPr>
            <w:tcW w:w="2268" w:type="dxa"/>
            <w:tcMar>
              <w:top w:w="80" w:type="dxa"/>
              <w:left w:w="80" w:type="dxa"/>
              <w:bottom w:w="80" w:type="dxa"/>
              <w:right w:w="80" w:type="dxa"/>
            </w:tcMar>
          </w:tcPr>
          <w:p w14:paraId="545BC9A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w:t>
            </w:r>
          </w:p>
        </w:tc>
      </w:tr>
      <w:tr w:rsidR="009146F2" w:rsidRPr="0018281A" w14:paraId="57DCBD55" w14:textId="77777777">
        <w:tc>
          <w:tcPr>
            <w:tcW w:w="1074" w:type="dxa"/>
            <w:vMerge/>
            <w:tcMar>
              <w:top w:w="80" w:type="dxa"/>
              <w:left w:w="80" w:type="dxa"/>
              <w:bottom w:w="80" w:type="dxa"/>
              <w:right w:w="80" w:type="dxa"/>
            </w:tcMar>
          </w:tcPr>
          <w:p w14:paraId="06E46B1C"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3EDC939"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44D3E1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253BC8B"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5174DF3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0.53 [0.08–3.13]</w:t>
            </w:r>
          </w:p>
        </w:tc>
        <w:tc>
          <w:tcPr>
            <w:tcW w:w="2551" w:type="dxa"/>
            <w:tcMar>
              <w:top w:w="80" w:type="dxa"/>
              <w:left w:w="80" w:type="dxa"/>
              <w:bottom w:w="80" w:type="dxa"/>
              <w:right w:w="80" w:type="dxa"/>
            </w:tcMar>
          </w:tcPr>
          <w:p w14:paraId="0BA3F5B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C16DBF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0.12 [0.01–1.07]</w:t>
            </w:r>
          </w:p>
        </w:tc>
        <w:tc>
          <w:tcPr>
            <w:tcW w:w="2268" w:type="dxa"/>
            <w:tcMar>
              <w:top w:w="80" w:type="dxa"/>
              <w:left w:w="80" w:type="dxa"/>
              <w:bottom w:w="80" w:type="dxa"/>
              <w:right w:w="80" w:type="dxa"/>
            </w:tcMar>
          </w:tcPr>
          <w:p w14:paraId="0401E5E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2.9%</w:t>
            </w:r>
          </w:p>
        </w:tc>
      </w:tr>
      <w:tr w:rsidR="009146F2" w:rsidRPr="0018281A" w14:paraId="205704E8" w14:textId="77777777">
        <w:tc>
          <w:tcPr>
            <w:tcW w:w="1074" w:type="dxa"/>
            <w:vMerge/>
            <w:tcMar>
              <w:top w:w="80" w:type="dxa"/>
              <w:left w:w="80" w:type="dxa"/>
              <w:bottom w:w="80" w:type="dxa"/>
              <w:right w:w="80" w:type="dxa"/>
            </w:tcMar>
          </w:tcPr>
          <w:p w14:paraId="4A58427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6FBA2BB"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E9EBA4B"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A5DD1B2"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5C427CA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1.21 [0.18–7.05]</w:t>
            </w:r>
          </w:p>
        </w:tc>
        <w:tc>
          <w:tcPr>
            <w:tcW w:w="2551" w:type="dxa"/>
            <w:tcMar>
              <w:top w:w="80" w:type="dxa"/>
              <w:left w:w="80" w:type="dxa"/>
              <w:bottom w:w="80" w:type="dxa"/>
              <w:right w:w="80" w:type="dxa"/>
            </w:tcMar>
          </w:tcPr>
          <w:p w14:paraId="7DB49DC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1514F0D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0.26 [0.03–2.46]</w:t>
            </w:r>
          </w:p>
        </w:tc>
        <w:tc>
          <w:tcPr>
            <w:tcW w:w="2268" w:type="dxa"/>
            <w:tcMar>
              <w:top w:w="80" w:type="dxa"/>
              <w:left w:w="80" w:type="dxa"/>
              <w:bottom w:w="80" w:type="dxa"/>
              <w:right w:w="80" w:type="dxa"/>
            </w:tcMar>
          </w:tcPr>
          <w:p w14:paraId="5F677DE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12.4%</w:t>
            </w:r>
          </w:p>
        </w:tc>
      </w:tr>
      <w:tr w:rsidR="009146F2" w:rsidRPr="0018281A" w14:paraId="05F98508" w14:textId="77777777">
        <w:tc>
          <w:tcPr>
            <w:tcW w:w="1074" w:type="dxa"/>
            <w:vMerge/>
            <w:tcMar>
              <w:top w:w="80" w:type="dxa"/>
              <w:left w:w="80" w:type="dxa"/>
              <w:bottom w:w="80" w:type="dxa"/>
              <w:right w:w="80" w:type="dxa"/>
            </w:tcMar>
          </w:tcPr>
          <w:p w14:paraId="4563EBE8"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55E02E4"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2A1B5FA"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0CF06CC"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114484D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5.23 [0.79–31.70]</w:t>
            </w:r>
          </w:p>
        </w:tc>
        <w:tc>
          <w:tcPr>
            <w:tcW w:w="2551" w:type="dxa"/>
            <w:tcMar>
              <w:top w:w="80" w:type="dxa"/>
              <w:left w:w="80" w:type="dxa"/>
              <w:bottom w:w="80" w:type="dxa"/>
              <w:right w:w="80" w:type="dxa"/>
            </w:tcMar>
          </w:tcPr>
          <w:p w14:paraId="0CA8356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C162E8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1.14 [0.11–10.95]</w:t>
            </w:r>
          </w:p>
        </w:tc>
        <w:tc>
          <w:tcPr>
            <w:tcW w:w="2268" w:type="dxa"/>
            <w:tcMar>
              <w:top w:w="80" w:type="dxa"/>
              <w:left w:w="80" w:type="dxa"/>
              <w:bottom w:w="80" w:type="dxa"/>
              <w:right w:w="80" w:type="dxa"/>
            </w:tcMar>
          </w:tcPr>
          <w:p w14:paraId="6A02BC2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54.4%</w:t>
            </w:r>
          </w:p>
        </w:tc>
      </w:tr>
      <w:tr w:rsidR="009146F2" w:rsidRPr="0018281A" w14:paraId="364C9C16" w14:textId="77777777">
        <w:tc>
          <w:tcPr>
            <w:tcW w:w="1074" w:type="dxa"/>
            <w:vMerge/>
            <w:tcMar>
              <w:top w:w="80" w:type="dxa"/>
              <w:left w:w="80" w:type="dxa"/>
              <w:bottom w:w="80" w:type="dxa"/>
              <w:right w:w="80" w:type="dxa"/>
            </w:tcMar>
          </w:tcPr>
          <w:p w14:paraId="50713B5A" w14:textId="77777777" w:rsidR="009146F2" w:rsidRPr="0018281A" w:rsidRDefault="009146F2">
            <w:pPr>
              <w:jc w:val="center"/>
              <w:rPr>
                <w:rFonts w:ascii="Calibri" w:hAnsi="Calibri" w:cs="Calibri"/>
              </w:rPr>
            </w:pPr>
          </w:p>
        </w:tc>
        <w:tc>
          <w:tcPr>
            <w:tcW w:w="1258" w:type="dxa"/>
            <w:vMerge w:val="restart"/>
            <w:tcMar>
              <w:top w:w="80" w:type="dxa"/>
              <w:left w:w="80" w:type="dxa"/>
              <w:bottom w:w="80" w:type="dxa"/>
              <w:right w:w="80" w:type="dxa"/>
            </w:tcMar>
          </w:tcPr>
          <w:p w14:paraId="22FED56C" w14:textId="77777777" w:rsidR="009146F2" w:rsidRPr="0018281A" w:rsidRDefault="009146F2">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254E4F07"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483A7B43"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06978A4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0.63 [0.03–10.39]</w:t>
            </w:r>
          </w:p>
        </w:tc>
        <w:tc>
          <w:tcPr>
            <w:tcW w:w="2551" w:type="dxa"/>
            <w:tcMar>
              <w:top w:w="80" w:type="dxa"/>
              <w:left w:w="80" w:type="dxa"/>
              <w:bottom w:w="80" w:type="dxa"/>
              <w:right w:w="80" w:type="dxa"/>
            </w:tcMar>
          </w:tcPr>
          <w:p w14:paraId="7EA00CC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5D16D90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0.13 [0.00–14.51]</w:t>
            </w:r>
          </w:p>
        </w:tc>
        <w:tc>
          <w:tcPr>
            <w:tcW w:w="2268" w:type="dxa"/>
            <w:tcMar>
              <w:top w:w="80" w:type="dxa"/>
              <w:left w:w="80" w:type="dxa"/>
              <w:bottom w:w="80" w:type="dxa"/>
              <w:right w:w="80" w:type="dxa"/>
            </w:tcMar>
          </w:tcPr>
          <w:p w14:paraId="508FC38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19.9%</w:t>
            </w:r>
          </w:p>
        </w:tc>
      </w:tr>
      <w:tr w:rsidR="009146F2" w:rsidRPr="0018281A" w14:paraId="11D85BEC" w14:textId="77777777">
        <w:tc>
          <w:tcPr>
            <w:tcW w:w="1074" w:type="dxa"/>
            <w:vMerge/>
            <w:tcMar>
              <w:top w:w="80" w:type="dxa"/>
              <w:left w:w="80" w:type="dxa"/>
              <w:bottom w:w="80" w:type="dxa"/>
              <w:right w:w="80" w:type="dxa"/>
            </w:tcMar>
          </w:tcPr>
          <w:p w14:paraId="340CB88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70F15C3"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8C2BF11"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228D839"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23FBF5E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1.42 [0.07–24.72]</w:t>
            </w:r>
          </w:p>
        </w:tc>
        <w:tc>
          <w:tcPr>
            <w:tcW w:w="2551" w:type="dxa"/>
            <w:tcMar>
              <w:top w:w="80" w:type="dxa"/>
              <w:left w:w="80" w:type="dxa"/>
              <w:bottom w:w="80" w:type="dxa"/>
              <w:right w:w="80" w:type="dxa"/>
            </w:tcMar>
          </w:tcPr>
          <w:p w14:paraId="14144CE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69D6C1B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0.30 [0.01–32.27]</w:t>
            </w:r>
          </w:p>
        </w:tc>
        <w:tc>
          <w:tcPr>
            <w:tcW w:w="2268" w:type="dxa"/>
            <w:tcMar>
              <w:top w:w="80" w:type="dxa"/>
              <w:left w:w="80" w:type="dxa"/>
              <w:bottom w:w="80" w:type="dxa"/>
              <w:right w:w="80" w:type="dxa"/>
            </w:tcMar>
          </w:tcPr>
          <w:p w14:paraId="6ED238C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30.5%</w:t>
            </w:r>
          </w:p>
        </w:tc>
      </w:tr>
      <w:tr w:rsidR="009146F2" w:rsidRPr="0018281A" w14:paraId="52B12D94" w14:textId="77777777">
        <w:tc>
          <w:tcPr>
            <w:tcW w:w="1074" w:type="dxa"/>
            <w:vMerge/>
            <w:tcMar>
              <w:top w:w="80" w:type="dxa"/>
              <w:left w:w="80" w:type="dxa"/>
              <w:bottom w:w="80" w:type="dxa"/>
              <w:right w:w="80" w:type="dxa"/>
            </w:tcMar>
          </w:tcPr>
          <w:p w14:paraId="344B208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12B08C6"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AFC5CD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E824D78"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57E2B24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3.60 [0.17–59.18]</w:t>
            </w:r>
          </w:p>
        </w:tc>
        <w:tc>
          <w:tcPr>
            <w:tcW w:w="2551" w:type="dxa"/>
            <w:tcMar>
              <w:top w:w="80" w:type="dxa"/>
              <w:left w:w="80" w:type="dxa"/>
              <w:bottom w:w="80" w:type="dxa"/>
              <w:right w:w="80" w:type="dxa"/>
            </w:tcMar>
          </w:tcPr>
          <w:p w14:paraId="2EDD7AA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01B60E2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0.76 [0.01–78.60]</w:t>
            </w:r>
          </w:p>
        </w:tc>
        <w:tc>
          <w:tcPr>
            <w:tcW w:w="2268" w:type="dxa"/>
            <w:tcMar>
              <w:top w:w="80" w:type="dxa"/>
              <w:left w:w="80" w:type="dxa"/>
              <w:bottom w:w="80" w:type="dxa"/>
              <w:right w:w="80" w:type="dxa"/>
            </w:tcMar>
          </w:tcPr>
          <w:p w14:paraId="40492F8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45.2%</w:t>
            </w:r>
          </w:p>
        </w:tc>
      </w:tr>
      <w:tr w:rsidR="009146F2" w:rsidRPr="0018281A" w14:paraId="4A70934B" w14:textId="77777777">
        <w:tc>
          <w:tcPr>
            <w:tcW w:w="1074" w:type="dxa"/>
            <w:vMerge/>
            <w:tcMar>
              <w:top w:w="80" w:type="dxa"/>
              <w:left w:w="80" w:type="dxa"/>
              <w:bottom w:w="80" w:type="dxa"/>
              <w:right w:w="80" w:type="dxa"/>
            </w:tcMar>
          </w:tcPr>
          <w:p w14:paraId="722E67F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9569F4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B2A5EDD"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385EA92"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7384DC4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19.08 [1.07–229.80]</w:t>
            </w:r>
          </w:p>
        </w:tc>
        <w:tc>
          <w:tcPr>
            <w:tcW w:w="2551" w:type="dxa"/>
            <w:tcMar>
              <w:top w:w="80" w:type="dxa"/>
              <w:left w:w="80" w:type="dxa"/>
              <w:bottom w:w="80" w:type="dxa"/>
              <w:right w:w="80" w:type="dxa"/>
            </w:tcMar>
          </w:tcPr>
          <w:p w14:paraId="4B033F5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 [0.13–54.25]</w:t>
            </w:r>
          </w:p>
        </w:tc>
        <w:tc>
          <w:tcPr>
            <w:tcW w:w="2268" w:type="dxa"/>
            <w:tcMar>
              <w:top w:w="80" w:type="dxa"/>
              <w:left w:w="80" w:type="dxa"/>
              <w:bottom w:w="80" w:type="dxa"/>
              <w:right w:w="80" w:type="dxa"/>
            </w:tcMar>
          </w:tcPr>
          <w:p w14:paraId="56A3068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4.00 [0.09–302.46]</w:t>
            </w:r>
          </w:p>
        </w:tc>
        <w:tc>
          <w:tcPr>
            <w:tcW w:w="2268" w:type="dxa"/>
            <w:tcMar>
              <w:top w:w="80" w:type="dxa"/>
              <w:left w:w="80" w:type="dxa"/>
              <w:bottom w:w="80" w:type="dxa"/>
              <w:right w:w="80" w:type="dxa"/>
            </w:tcMar>
          </w:tcPr>
          <w:p w14:paraId="473EAC9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75.6%</w:t>
            </w:r>
          </w:p>
        </w:tc>
      </w:tr>
      <w:tr w:rsidR="009146F2" w:rsidRPr="0018281A" w14:paraId="71233D16" w14:textId="77777777">
        <w:tc>
          <w:tcPr>
            <w:tcW w:w="1074" w:type="dxa"/>
            <w:vMerge/>
            <w:tcMar>
              <w:top w:w="80" w:type="dxa"/>
              <w:left w:w="80" w:type="dxa"/>
              <w:bottom w:w="80" w:type="dxa"/>
              <w:right w:w="80" w:type="dxa"/>
            </w:tcMar>
          </w:tcPr>
          <w:p w14:paraId="5BCF8E0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489281E"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5CD4E4DB"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6E5C9D37"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72084A4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0.56 [0.03–9.43]</w:t>
            </w:r>
          </w:p>
        </w:tc>
        <w:tc>
          <w:tcPr>
            <w:tcW w:w="2551" w:type="dxa"/>
            <w:tcMar>
              <w:top w:w="80" w:type="dxa"/>
              <w:left w:w="80" w:type="dxa"/>
              <w:bottom w:w="80" w:type="dxa"/>
              <w:right w:w="80" w:type="dxa"/>
            </w:tcMar>
          </w:tcPr>
          <w:p w14:paraId="4315827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2B3A195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0.14 [0.00–13.30]</w:t>
            </w:r>
          </w:p>
        </w:tc>
        <w:tc>
          <w:tcPr>
            <w:tcW w:w="2268" w:type="dxa"/>
            <w:tcMar>
              <w:top w:w="80" w:type="dxa"/>
              <w:left w:w="80" w:type="dxa"/>
              <w:bottom w:w="80" w:type="dxa"/>
              <w:right w:w="80" w:type="dxa"/>
            </w:tcMar>
          </w:tcPr>
          <w:p w14:paraId="6EEC0FB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19.9%</w:t>
            </w:r>
          </w:p>
        </w:tc>
      </w:tr>
      <w:tr w:rsidR="009146F2" w:rsidRPr="0018281A" w14:paraId="7995885B" w14:textId="77777777">
        <w:tc>
          <w:tcPr>
            <w:tcW w:w="1074" w:type="dxa"/>
            <w:vMerge/>
            <w:tcMar>
              <w:top w:w="80" w:type="dxa"/>
              <w:left w:w="80" w:type="dxa"/>
              <w:bottom w:w="80" w:type="dxa"/>
              <w:right w:w="80" w:type="dxa"/>
            </w:tcMar>
          </w:tcPr>
          <w:p w14:paraId="6FEB66F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4D9A97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D47C3DB"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53158CF"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3128FC8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1.27 [0.06–22.71]</w:t>
            </w:r>
          </w:p>
        </w:tc>
        <w:tc>
          <w:tcPr>
            <w:tcW w:w="2551" w:type="dxa"/>
            <w:tcMar>
              <w:top w:w="80" w:type="dxa"/>
              <w:left w:w="80" w:type="dxa"/>
              <w:bottom w:w="80" w:type="dxa"/>
              <w:right w:w="80" w:type="dxa"/>
            </w:tcMar>
          </w:tcPr>
          <w:p w14:paraId="0C6BABA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19A4970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0.31 [0.01–30.89]</w:t>
            </w:r>
          </w:p>
        </w:tc>
        <w:tc>
          <w:tcPr>
            <w:tcW w:w="2268" w:type="dxa"/>
            <w:tcMar>
              <w:top w:w="80" w:type="dxa"/>
              <w:left w:w="80" w:type="dxa"/>
              <w:bottom w:w="80" w:type="dxa"/>
              <w:right w:w="80" w:type="dxa"/>
            </w:tcMar>
          </w:tcPr>
          <w:p w14:paraId="5A43E42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30.5%</w:t>
            </w:r>
          </w:p>
        </w:tc>
      </w:tr>
      <w:tr w:rsidR="009146F2" w:rsidRPr="0018281A" w14:paraId="7A6914DD" w14:textId="77777777">
        <w:tc>
          <w:tcPr>
            <w:tcW w:w="1074" w:type="dxa"/>
            <w:vMerge/>
            <w:tcMar>
              <w:top w:w="80" w:type="dxa"/>
              <w:left w:w="80" w:type="dxa"/>
              <w:bottom w:w="80" w:type="dxa"/>
              <w:right w:w="80" w:type="dxa"/>
            </w:tcMar>
          </w:tcPr>
          <w:p w14:paraId="789D0E7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C41759A"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6496498"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8A4F848"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2BD5AC9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3.19 [0.15–53.11]</w:t>
            </w:r>
          </w:p>
        </w:tc>
        <w:tc>
          <w:tcPr>
            <w:tcW w:w="2551" w:type="dxa"/>
            <w:tcMar>
              <w:top w:w="80" w:type="dxa"/>
              <w:left w:w="80" w:type="dxa"/>
              <w:bottom w:w="80" w:type="dxa"/>
              <w:right w:w="80" w:type="dxa"/>
            </w:tcMar>
          </w:tcPr>
          <w:p w14:paraId="3F49D1F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0E08359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0.78 [0.01–72.15]</w:t>
            </w:r>
          </w:p>
        </w:tc>
        <w:tc>
          <w:tcPr>
            <w:tcW w:w="2268" w:type="dxa"/>
            <w:tcMar>
              <w:top w:w="80" w:type="dxa"/>
              <w:left w:w="80" w:type="dxa"/>
              <w:bottom w:w="80" w:type="dxa"/>
              <w:right w:w="80" w:type="dxa"/>
            </w:tcMar>
          </w:tcPr>
          <w:p w14:paraId="6BFD95C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45.4%</w:t>
            </w:r>
          </w:p>
        </w:tc>
      </w:tr>
      <w:tr w:rsidR="009146F2" w:rsidRPr="0018281A" w14:paraId="6173E871" w14:textId="77777777">
        <w:tc>
          <w:tcPr>
            <w:tcW w:w="1074" w:type="dxa"/>
            <w:vMerge/>
            <w:tcMar>
              <w:top w:w="80" w:type="dxa"/>
              <w:left w:w="80" w:type="dxa"/>
              <w:bottom w:w="80" w:type="dxa"/>
              <w:right w:w="80" w:type="dxa"/>
            </w:tcMar>
          </w:tcPr>
          <w:p w14:paraId="2C526D6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13CD446"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5A86DED"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98DF789"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065E25D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16.85 [0.99–204.78]</w:t>
            </w:r>
          </w:p>
        </w:tc>
        <w:tc>
          <w:tcPr>
            <w:tcW w:w="2551" w:type="dxa"/>
            <w:tcMar>
              <w:top w:w="80" w:type="dxa"/>
              <w:left w:w="80" w:type="dxa"/>
              <w:bottom w:w="80" w:type="dxa"/>
              <w:right w:w="80" w:type="dxa"/>
            </w:tcMar>
          </w:tcPr>
          <w:p w14:paraId="64DDEE6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4.41 [0.13–47.16]</w:t>
            </w:r>
          </w:p>
        </w:tc>
        <w:tc>
          <w:tcPr>
            <w:tcW w:w="2268" w:type="dxa"/>
            <w:tcMar>
              <w:top w:w="80" w:type="dxa"/>
              <w:left w:w="80" w:type="dxa"/>
              <w:bottom w:w="80" w:type="dxa"/>
              <w:right w:w="80" w:type="dxa"/>
            </w:tcMar>
          </w:tcPr>
          <w:p w14:paraId="31110FE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4.06 [0.09–290.50]</w:t>
            </w:r>
          </w:p>
        </w:tc>
        <w:tc>
          <w:tcPr>
            <w:tcW w:w="2268" w:type="dxa"/>
            <w:tcMar>
              <w:top w:w="80" w:type="dxa"/>
              <w:left w:w="80" w:type="dxa"/>
              <w:bottom w:w="80" w:type="dxa"/>
              <w:right w:w="80" w:type="dxa"/>
            </w:tcMar>
          </w:tcPr>
          <w:p w14:paraId="769C339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75.8%</w:t>
            </w:r>
          </w:p>
        </w:tc>
      </w:tr>
      <w:tr w:rsidR="009146F2" w:rsidRPr="0018281A" w14:paraId="1B4C77FA" w14:textId="77777777">
        <w:tc>
          <w:tcPr>
            <w:tcW w:w="1074" w:type="dxa"/>
            <w:vMerge/>
            <w:tcMar>
              <w:top w:w="80" w:type="dxa"/>
              <w:left w:w="80" w:type="dxa"/>
              <w:bottom w:w="80" w:type="dxa"/>
              <w:right w:w="80" w:type="dxa"/>
            </w:tcMar>
          </w:tcPr>
          <w:p w14:paraId="36A9271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24CA639"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21919387"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68D56C12"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5E9FDA0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0.51 [0.03–9.09]</w:t>
            </w:r>
          </w:p>
        </w:tc>
        <w:tc>
          <w:tcPr>
            <w:tcW w:w="2551" w:type="dxa"/>
            <w:tcMar>
              <w:top w:w="80" w:type="dxa"/>
              <w:left w:w="80" w:type="dxa"/>
              <w:bottom w:w="80" w:type="dxa"/>
              <w:right w:w="80" w:type="dxa"/>
            </w:tcMar>
          </w:tcPr>
          <w:p w14:paraId="357D646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26811C3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0.20 [0.00–15.84]</w:t>
            </w:r>
          </w:p>
        </w:tc>
        <w:tc>
          <w:tcPr>
            <w:tcW w:w="2268" w:type="dxa"/>
            <w:tcMar>
              <w:top w:w="80" w:type="dxa"/>
              <w:left w:w="80" w:type="dxa"/>
              <w:bottom w:w="80" w:type="dxa"/>
              <w:right w:w="80" w:type="dxa"/>
            </w:tcMar>
          </w:tcPr>
          <w:p w14:paraId="4224DD5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23.8%</w:t>
            </w:r>
          </w:p>
        </w:tc>
      </w:tr>
      <w:tr w:rsidR="009146F2" w:rsidRPr="0018281A" w14:paraId="0E8ED78F" w14:textId="77777777">
        <w:tc>
          <w:tcPr>
            <w:tcW w:w="1074" w:type="dxa"/>
            <w:vMerge/>
            <w:tcMar>
              <w:top w:w="80" w:type="dxa"/>
              <w:left w:w="80" w:type="dxa"/>
              <w:bottom w:w="80" w:type="dxa"/>
              <w:right w:w="80" w:type="dxa"/>
            </w:tcMar>
          </w:tcPr>
          <w:p w14:paraId="5FA360B9"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9C28E2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7D4F637"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FF679B8"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4DA8443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1.15 [0.05–20.70]</w:t>
            </w:r>
          </w:p>
        </w:tc>
        <w:tc>
          <w:tcPr>
            <w:tcW w:w="2551" w:type="dxa"/>
            <w:tcMar>
              <w:top w:w="80" w:type="dxa"/>
              <w:left w:w="80" w:type="dxa"/>
              <w:bottom w:w="80" w:type="dxa"/>
              <w:right w:w="80" w:type="dxa"/>
            </w:tcMar>
          </w:tcPr>
          <w:p w14:paraId="4B4E9B1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219FE33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0.46 [0.01–35.95]</w:t>
            </w:r>
          </w:p>
        </w:tc>
        <w:tc>
          <w:tcPr>
            <w:tcW w:w="2268" w:type="dxa"/>
            <w:tcMar>
              <w:top w:w="80" w:type="dxa"/>
              <w:left w:w="80" w:type="dxa"/>
              <w:bottom w:w="80" w:type="dxa"/>
              <w:right w:w="80" w:type="dxa"/>
            </w:tcMar>
          </w:tcPr>
          <w:p w14:paraId="0DDDBC5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36.2%</w:t>
            </w:r>
          </w:p>
        </w:tc>
      </w:tr>
      <w:tr w:rsidR="009146F2" w:rsidRPr="0018281A" w14:paraId="017D258F" w14:textId="77777777">
        <w:tc>
          <w:tcPr>
            <w:tcW w:w="1074" w:type="dxa"/>
            <w:vMerge/>
            <w:tcMar>
              <w:top w:w="80" w:type="dxa"/>
              <w:left w:w="80" w:type="dxa"/>
              <w:bottom w:w="80" w:type="dxa"/>
              <w:right w:w="80" w:type="dxa"/>
            </w:tcMar>
          </w:tcPr>
          <w:p w14:paraId="18F031CA"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1B2C5A2"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254BAFB"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79614F0"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73AE084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2.97 [0.14–49.39]</w:t>
            </w:r>
          </w:p>
        </w:tc>
        <w:tc>
          <w:tcPr>
            <w:tcW w:w="2551" w:type="dxa"/>
            <w:tcMar>
              <w:top w:w="80" w:type="dxa"/>
              <w:left w:w="80" w:type="dxa"/>
              <w:bottom w:w="80" w:type="dxa"/>
              <w:right w:w="80" w:type="dxa"/>
            </w:tcMar>
          </w:tcPr>
          <w:p w14:paraId="7680D53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477FE8F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1.18 [0.02–82.16]</w:t>
            </w:r>
          </w:p>
        </w:tc>
        <w:tc>
          <w:tcPr>
            <w:tcW w:w="2268" w:type="dxa"/>
            <w:tcMar>
              <w:top w:w="80" w:type="dxa"/>
              <w:left w:w="80" w:type="dxa"/>
              <w:bottom w:w="80" w:type="dxa"/>
              <w:right w:w="80" w:type="dxa"/>
            </w:tcMar>
          </w:tcPr>
          <w:p w14:paraId="1118DA5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53.2%</w:t>
            </w:r>
          </w:p>
        </w:tc>
      </w:tr>
      <w:tr w:rsidR="009146F2" w:rsidRPr="0018281A" w14:paraId="3D530F2F" w14:textId="77777777">
        <w:tc>
          <w:tcPr>
            <w:tcW w:w="1074" w:type="dxa"/>
            <w:vMerge/>
            <w:tcMar>
              <w:top w:w="80" w:type="dxa"/>
              <w:left w:w="80" w:type="dxa"/>
              <w:bottom w:w="80" w:type="dxa"/>
              <w:right w:w="80" w:type="dxa"/>
            </w:tcMar>
          </w:tcPr>
          <w:p w14:paraId="39168C48"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1107BE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06D1DE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5205B50"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555C01B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15.60 [0.89–194.45]</w:t>
            </w:r>
          </w:p>
        </w:tc>
        <w:tc>
          <w:tcPr>
            <w:tcW w:w="2551" w:type="dxa"/>
            <w:tcMar>
              <w:top w:w="80" w:type="dxa"/>
              <w:left w:w="80" w:type="dxa"/>
              <w:bottom w:w="80" w:type="dxa"/>
              <w:right w:w="80" w:type="dxa"/>
            </w:tcMar>
          </w:tcPr>
          <w:p w14:paraId="45BA109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 [0.12–27.95]</w:t>
            </w:r>
          </w:p>
        </w:tc>
        <w:tc>
          <w:tcPr>
            <w:tcW w:w="2268" w:type="dxa"/>
            <w:tcMar>
              <w:top w:w="80" w:type="dxa"/>
              <w:left w:w="80" w:type="dxa"/>
              <w:bottom w:w="80" w:type="dxa"/>
              <w:right w:w="80" w:type="dxa"/>
            </w:tcMar>
          </w:tcPr>
          <w:p w14:paraId="0E1C0FA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6.18 [0.14–329.02]</w:t>
            </w:r>
          </w:p>
        </w:tc>
        <w:tc>
          <w:tcPr>
            <w:tcW w:w="2268" w:type="dxa"/>
            <w:tcMar>
              <w:top w:w="80" w:type="dxa"/>
              <w:left w:w="80" w:type="dxa"/>
              <w:bottom w:w="80" w:type="dxa"/>
              <w:right w:w="80" w:type="dxa"/>
            </w:tcMar>
          </w:tcPr>
          <w:p w14:paraId="65926C5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82.4%</w:t>
            </w:r>
          </w:p>
        </w:tc>
      </w:tr>
      <w:tr w:rsidR="009146F2" w:rsidRPr="0018281A" w14:paraId="73B7BAE9" w14:textId="77777777">
        <w:tc>
          <w:tcPr>
            <w:tcW w:w="1074" w:type="dxa"/>
            <w:vMerge/>
            <w:tcMar>
              <w:top w:w="80" w:type="dxa"/>
              <w:left w:w="80" w:type="dxa"/>
              <w:bottom w:w="80" w:type="dxa"/>
              <w:right w:w="80" w:type="dxa"/>
            </w:tcMar>
          </w:tcPr>
          <w:p w14:paraId="367A662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0ADA51C"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70A3ECD3"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5BC149B2"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2135130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0.59 [0.03–10.02]</w:t>
            </w:r>
          </w:p>
        </w:tc>
        <w:tc>
          <w:tcPr>
            <w:tcW w:w="2551" w:type="dxa"/>
            <w:tcMar>
              <w:top w:w="80" w:type="dxa"/>
              <w:left w:w="80" w:type="dxa"/>
              <w:bottom w:w="80" w:type="dxa"/>
              <w:right w:w="80" w:type="dxa"/>
            </w:tcMar>
          </w:tcPr>
          <w:p w14:paraId="0C26989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3FB92F3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0.13 [0.00–3.31]</w:t>
            </w:r>
          </w:p>
        </w:tc>
        <w:tc>
          <w:tcPr>
            <w:tcW w:w="2268" w:type="dxa"/>
            <w:tcMar>
              <w:top w:w="80" w:type="dxa"/>
              <w:left w:w="80" w:type="dxa"/>
              <w:bottom w:w="80" w:type="dxa"/>
              <w:right w:w="80" w:type="dxa"/>
            </w:tcMar>
          </w:tcPr>
          <w:p w14:paraId="3E55916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8.7%</w:t>
            </w:r>
          </w:p>
        </w:tc>
      </w:tr>
      <w:tr w:rsidR="009146F2" w:rsidRPr="0018281A" w14:paraId="079D843A" w14:textId="77777777">
        <w:tc>
          <w:tcPr>
            <w:tcW w:w="1074" w:type="dxa"/>
            <w:vMerge/>
            <w:tcMar>
              <w:top w:w="80" w:type="dxa"/>
              <w:left w:w="80" w:type="dxa"/>
              <w:bottom w:w="80" w:type="dxa"/>
              <w:right w:w="80" w:type="dxa"/>
            </w:tcMar>
          </w:tcPr>
          <w:p w14:paraId="6A8A7A1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D7A077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D7C3A0A"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1CB701F"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44990A9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1.34 [0.06–23.75]</w:t>
            </w:r>
          </w:p>
        </w:tc>
        <w:tc>
          <w:tcPr>
            <w:tcW w:w="2551" w:type="dxa"/>
            <w:tcMar>
              <w:top w:w="80" w:type="dxa"/>
              <w:left w:w="80" w:type="dxa"/>
              <w:bottom w:w="80" w:type="dxa"/>
              <w:right w:w="80" w:type="dxa"/>
            </w:tcMar>
          </w:tcPr>
          <w:p w14:paraId="3E38E91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853498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0.29 [0.01–7.87]</w:t>
            </w:r>
          </w:p>
        </w:tc>
        <w:tc>
          <w:tcPr>
            <w:tcW w:w="2268" w:type="dxa"/>
            <w:tcMar>
              <w:top w:w="80" w:type="dxa"/>
              <w:left w:w="80" w:type="dxa"/>
              <w:bottom w:w="80" w:type="dxa"/>
              <w:right w:w="80" w:type="dxa"/>
            </w:tcMar>
          </w:tcPr>
          <w:p w14:paraId="1E38E45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20.6%</w:t>
            </w:r>
          </w:p>
        </w:tc>
      </w:tr>
      <w:tr w:rsidR="009146F2" w:rsidRPr="0018281A" w14:paraId="20C7D6D7" w14:textId="77777777">
        <w:tc>
          <w:tcPr>
            <w:tcW w:w="1074" w:type="dxa"/>
            <w:vMerge/>
            <w:tcMar>
              <w:top w:w="80" w:type="dxa"/>
              <w:left w:w="80" w:type="dxa"/>
              <w:bottom w:w="80" w:type="dxa"/>
              <w:right w:w="80" w:type="dxa"/>
            </w:tcMar>
          </w:tcPr>
          <w:p w14:paraId="40E660A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116369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C381AFD"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F702C3B"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0D5DC8D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3.40 [0.16–55.52]</w:t>
            </w:r>
          </w:p>
        </w:tc>
        <w:tc>
          <w:tcPr>
            <w:tcW w:w="2551" w:type="dxa"/>
            <w:tcMar>
              <w:top w:w="80" w:type="dxa"/>
              <w:left w:w="80" w:type="dxa"/>
              <w:bottom w:w="80" w:type="dxa"/>
              <w:right w:w="80" w:type="dxa"/>
            </w:tcMar>
          </w:tcPr>
          <w:p w14:paraId="61EEF89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27C35E7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0.73 [0.03–18.03]</w:t>
            </w:r>
          </w:p>
        </w:tc>
        <w:tc>
          <w:tcPr>
            <w:tcW w:w="2268" w:type="dxa"/>
            <w:tcMar>
              <w:top w:w="80" w:type="dxa"/>
              <w:left w:w="80" w:type="dxa"/>
              <w:bottom w:w="80" w:type="dxa"/>
              <w:right w:w="80" w:type="dxa"/>
            </w:tcMar>
          </w:tcPr>
          <w:p w14:paraId="0D0C027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42.0%</w:t>
            </w:r>
          </w:p>
        </w:tc>
      </w:tr>
      <w:tr w:rsidR="009146F2" w:rsidRPr="0018281A" w14:paraId="7A874AB8" w14:textId="77777777">
        <w:tc>
          <w:tcPr>
            <w:tcW w:w="1074" w:type="dxa"/>
            <w:vMerge/>
            <w:tcMar>
              <w:top w:w="80" w:type="dxa"/>
              <w:left w:w="80" w:type="dxa"/>
              <w:bottom w:w="80" w:type="dxa"/>
              <w:right w:w="80" w:type="dxa"/>
            </w:tcMar>
          </w:tcPr>
          <w:p w14:paraId="2D89CBC0"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A5A4FD5"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5B5520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817CFF8"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7492549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17.95 [1.05–216.50]</w:t>
            </w:r>
          </w:p>
        </w:tc>
        <w:tc>
          <w:tcPr>
            <w:tcW w:w="2551" w:type="dxa"/>
            <w:tcMar>
              <w:top w:w="80" w:type="dxa"/>
              <w:left w:w="80" w:type="dxa"/>
              <w:bottom w:w="80" w:type="dxa"/>
              <w:right w:w="80" w:type="dxa"/>
            </w:tcMar>
          </w:tcPr>
          <w:p w14:paraId="2CC48D4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4.72 [1.05–16.41]</w:t>
            </w:r>
          </w:p>
        </w:tc>
        <w:tc>
          <w:tcPr>
            <w:tcW w:w="2268" w:type="dxa"/>
            <w:tcMar>
              <w:top w:w="80" w:type="dxa"/>
              <w:left w:w="80" w:type="dxa"/>
              <w:bottom w:w="80" w:type="dxa"/>
              <w:right w:w="80" w:type="dxa"/>
            </w:tcMar>
          </w:tcPr>
          <w:p w14:paraId="0B6CEE6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3.88 [0.17–66.71]</w:t>
            </w:r>
          </w:p>
        </w:tc>
        <w:tc>
          <w:tcPr>
            <w:tcW w:w="2268" w:type="dxa"/>
            <w:tcMar>
              <w:top w:w="80" w:type="dxa"/>
              <w:left w:w="80" w:type="dxa"/>
              <w:bottom w:w="80" w:type="dxa"/>
              <w:right w:w="80" w:type="dxa"/>
            </w:tcMar>
          </w:tcPr>
          <w:p w14:paraId="6D01D64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81.6%</w:t>
            </w:r>
          </w:p>
        </w:tc>
      </w:tr>
      <w:tr w:rsidR="009146F2" w:rsidRPr="0018281A" w14:paraId="3C540589" w14:textId="77777777">
        <w:tc>
          <w:tcPr>
            <w:tcW w:w="1074" w:type="dxa"/>
            <w:vMerge w:val="restart"/>
            <w:tcMar>
              <w:top w:w="80" w:type="dxa"/>
              <w:left w:w="80" w:type="dxa"/>
              <w:bottom w:w="80" w:type="dxa"/>
              <w:right w:w="80" w:type="dxa"/>
            </w:tcMar>
          </w:tcPr>
          <w:p w14:paraId="334A73B3" w14:textId="77777777" w:rsidR="009146F2" w:rsidRPr="0018281A" w:rsidRDefault="009146F2">
            <w:pPr>
              <w:jc w:val="center"/>
              <w:rPr>
                <w:rFonts w:ascii="Calibri" w:hAnsi="Calibri" w:cs="Calibri"/>
              </w:rPr>
            </w:pPr>
            <w:r w:rsidRPr="0018281A">
              <w:rPr>
                <w:rFonts w:ascii="Calibri" w:hAnsi="Calibri" w:cs="Calibri"/>
                <w:sz w:val="16"/>
              </w:rPr>
              <w:t>Death</w:t>
            </w:r>
          </w:p>
        </w:tc>
        <w:tc>
          <w:tcPr>
            <w:tcW w:w="1258" w:type="dxa"/>
            <w:vMerge w:val="restart"/>
            <w:tcMar>
              <w:top w:w="80" w:type="dxa"/>
              <w:left w:w="80" w:type="dxa"/>
              <w:bottom w:w="80" w:type="dxa"/>
              <w:right w:w="80" w:type="dxa"/>
            </w:tcMar>
          </w:tcPr>
          <w:p w14:paraId="4A45616F" w14:textId="77777777" w:rsidR="009146F2" w:rsidRPr="0018281A" w:rsidRDefault="009146F2">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62B7BD22"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3DDFAB13"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48B2DD0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10D7442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D5EF68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[0.00–9.33]</w:t>
            </w:r>
          </w:p>
        </w:tc>
        <w:tc>
          <w:tcPr>
            <w:tcW w:w="2268" w:type="dxa"/>
            <w:tcMar>
              <w:top w:w="80" w:type="dxa"/>
              <w:left w:w="80" w:type="dxa"/>
              <w:bottom w:w="80" w:type="dxa"/>
              <w:right w:w="80" w:type="dxa"/>
            </w:tcMar>
          </w:tcPr>
          <w:p w14:paraId="2F2512E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7.7%</w:t>
            </w:r>
          </w:p>
        </w:tc>
      </w:tr>
      <w:tr w:rsidR="009146F2" w:rsidRPr="0018281A" w14:paraId="244194A7" w14:textId="77777777">
        <w:tc>
          <w:tcPr>
            <w:tcW w:w="1074" w:type="dxa"/>
            <w:vMerge/>
            <w:tcMar>
              <w:top w:w="80" w:type="dxa"/>
              <w:left w:w="80" w:type="dxa"/>
              <w:bottom w:w="80" w:type="dxa"/>
              <w:right w:w="80" w:type="dxa"/>
            </w:tcMar>
          </w:tcPr>
          <w:p w14:paraId="7E6520C6"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8A73B21"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294036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3528863"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20472A3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652C2BB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A9514B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0.03 [0.00–20.54]</w:t>
            </w:r>
          </w:p>
        </w:tc>
        <w:tc>
          <w:tcPr>
            <w:tcW w:w="2268" w:type="dxa"/>
            <w:tcMar>
              <w:top w:w="80" w:type="dxa"/>
              <w:left w:w="80" w:type="dxa"/>
              <w:bottom w:w="80" w:type="dxa"/>
              <w:right w:w="80" w:type="dxa"/>
            </w:tcMar>
          </w:tcPr>
          <w:p w14:paraId="7448B48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11.4%</w:t>
            </w:r>
          </w:p>
        </w:tc>
      </w:tr>
      <w:tr w:rsidR="009146F2" w:rsidRPr="0018281A" w14:paraId="494BBD01" w14:textId="77777777">
        <w:tc>
          <w:tcPr>
            <w:tcW w:w="1074" w:type="dxa"/>
            <w:vMerge/>
            <w:tcMar>
              <w:top w:w="80" w:type="dxa"/>
              <w:left w:w="80" w:type="dxa"/>
              <w:bottom w:w="80" w:type="dxa"/>
              <w:right w:w="80" w:type="dxa"/>
            </w:tcMar>
          </w:tcPr>
          <w:p w14:paraId="02F091C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215413A"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4744847"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C05C673"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649B10E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[0.00–0.05]</w:t>
            </w:r>
          </w:p>
        </w:tc>
        <w:tc>
          <w:tcPr>
            <w:tcW w:w="2551" w:type="dxa"/>
            <w:tcMar>
              <w:top w:w="80" w:type="dxa"/>
              <w:left w:w="80" w:type="dxa"/>
              <w:bottom w:w="80" w:type="dxa"/>
              <w:right w:w="80" w:type="dxa"/>
            </w:tcMar>
          </w:tcPr>
          <w:p w14:paraId="2BE35F2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CC7409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[0.00–48.91]</w:t>
            </w:r>
          </w:p>
        </w:tc>
        <w:tc>
          <w:tcPr>
            <w:tcW w:w="2268" w:type="dxa"/>
            <w:tcMar>
              <w:top w:w="80" w:type="dxa"/>
              <w:left w:w="80" w:type="dxa"/>
              <w:bottom w:w="80" w:type="dxa"/>
              <w:right w:w="80" w:type="dxa"/>
            </w:tcMar>
          </w:tcPr>
          <w:p w14:paraId="1305319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17.3%</w:t>
            </w:r>
          </w:p>
        </w:tc>
      </w:tr>
      <w:tr w:rsidR="009146F2" w:rsidRPr="0018281A" w14:paraId="7C43A198" w14:textId="77777777">
        <w:tc>
          <w:tcPr>
            <w:tcW w:w="1074" w:type="dxa"/>
            <w:vMerge/>
            <w:tcMar>
              <w:top w:w="80" w:type="dxa"/>
              <w:left w:w="80" w:type="dxa"/>
              <w:bottom w:w="80" w:type="dxa"/>
              <w:right w:w="80" w:type="dxa"/>
            </w:tcMar>
          </w:tcPr>
          <w:p w14:paraId="799E98B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4559E03"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39BCAE7"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AC3FCC0"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0BC41CE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[0.00–0.18]</w:t>
            </w:r>
          </w:p>
        </w:tc>
        <w:tc>
          <w:tcPr>
            <w:tcW w:w="2551" w:type="dxa"/>
            <w:tcMar>
              <w:top w:w="80" w:type="dxa"/>
              <w:left w:w="80" w:type="dxa"/>
              <w:bottom w:w="80" w:type="dxa"/>
              <w:right w:w="80" w:type="dxa"/>
            </w:tcMar>
          </w:tcPr>
          <w:p w14:paraId="7D95AAD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1C92ED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0.27 [0.01–154.67]</w:t>
            </w:r>
          </w:p>
        </w:tc>
        <w:tc>
          <w:tcPr>
            <w:tcW w:w="2268" w:type="dxa"/>
            <w:tcMar>
              <w:top w:w="80" w:type="dxa"/>
              <w:left w:w="80" w:type="dxa"/>
              <w:bottom w:w="80" w:type="dxa"/>
              <w:right w:w="80" w:type="dxa"/>
            </w:tcMar>
          </w:tcPr>
          <w:p w14:paraId="4E17A5E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29.5%</w:t>
            </w:r>
          </w:p>
        </w:tc>
      </w:tr>
      <w:tr w:rsidR="009146F2" w:rsidRPr="0018281A" w14:paraId="6D736380" w14:textId="77777777">
        <w:tc>
          <w:tcPr>
            <w:tcW w:w="1074" w:type="dxa"/>
            <w:vMerge/>
            <w:tcMar>
              <w:top w:w="80" w:type="dxa"/>
              <w:left w:w="80" w:type="dxa"/>
              <w:bottom w:w="80" w:type="dxa"/>
              <w:right w:w="80" w:type="dxa"/>
            </w:tcMar>
          </w:tcPr>
          <w:p w14:paraId="499B43E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48895CF"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66E81C6F"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7197C04A"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65B8BB4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7AF5C8A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21F35B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[0.00–7.33]</w:t>
            </w:r>
          </w:p>
        </w:tc>
        <w:tc>
          <w:tcPr>
            <w:tcW w:w="2268" w:type="dxa"/>
            <w:tcMar>
              <w:top w:w="80" w:type="dxa"/>
              <w:left w:w="80" w:type="dxa"/>
              <w:bottom w:w="80" w:type="dxa"/>
              <w:right w:w="80" w:type="dxa"/>
            </w:tcMar>
          </w:tcPr>
          <w:p w14:paraId="425C63F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6.8%</w:t>
            </w:r>
          </w:p>
        </w:tc>
      </w:tr>
      <w:tr w:rsidR="009146F2" w:rsidRPr="0018281A" w14:paraId="50C4ADBE" w14:textId="77777777">
        <w:tc>
          <w:tcPr>
            <w:tcW w:w="1074" w:type="dxa"/>
            <w:vMerge/>
            <w:tcMar>
              <w:top w:w="80" w:type="dxa"/>
              <w:left w:w="80" w:type="dxa"/>
              <w:bottom w:w="80" w:type="dxa"/>
              <w:right w:w="80" w:type="dxa"/>
            </w:tcMar>
          </w:tcPr>
          <w:p w14:paraId="7EBD19DC"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7961092"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306906D"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DDF61D6"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7DB9507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494FE91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9AD58A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0.03 [0.00–15.83]</w:t>
            </w:r>
          </w:p>
        </w:tc>
        <w:tc>
          <w:tcPr>
            <w:tcW w:w="2268" w:type="dxa"/>
            <w:tcMar>
              <w:top w:w="80" w:type="dxa"/>
              <w:left w:w="80" w:type="dxa"/>
              <w:bottom w:w="80" w:type="dxa"/>
              <w:right w:w="80" w:type="dxa"/>
            </w:tcMar>
          </w:tcPr>
          <w:p w14:paraId="2A2E642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10.0%</w:t>
            </w:r>
          </w:p>
        </w:tc>
      </w:tr>
      <w:tr w:rsidR="009146F2" w:rsidRPr="0018281A" w14:paraId="4E144B5C" w14:textId="77777777">
        <w:tc>
          <w:tcPr>
            <w:tcW w:w="1074" w:type="dxa"/>
            <w:vMerge/>
            <w:tcMar>
              <w:top w:w="80" w:type="dxa"/>
              <w:left w:w="80" w:type="dxa"/>
              <w:bottom w:w="80" w:type="dxa"/>
              <w:right w:w="80" w:type="dxa"/>
            </w:tcMar>
          </w:tcPr>
          <w:p w14:paraId="244A24B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B707B3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534DAC8"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7B9FBA7"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44F81D1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7D80087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3D2922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0.06 [0.00–37.24]</w:t>
            </w:r>
          </w:p>
        </w:tc>
        <w:tc>
          <w:tcPr>
            <w:tcW w:w="2268" w:type="dxa"/>
            <w:tcMar>
              <w:top w:w="80" w:type="dxa"/>
              <w:left w:w="80" w:type="dxa"/>
              <w:bottom w:w="80" w:type="dxa"/>
              <w:right w:w="80" w:type="dxa"/>
            </w:tcMar>
          </w:tcPr>
          <w:p w14:paraId="303DCDF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15.2%</w:t>
            </w:r>
          </w:p>
        </w:tc>
      </w:tr>
      <w:tr w:rsidR="009146F2" w:rsidRPr="0018281A" w14:paraId="0EBEBF22" w14:textId="77777777">
        <w:tc>
          <w:tcPr>
            <w:tcW w:w="1074" w:type="dxa"/>
            <w:vMerge/>
            <w:tcMar>
              <w:top w:w="80" w:type="dxa"/>
              <w:left w:w="80" w:type="dxa"/>
              <w:bottom w:w="80" w:type="dxa"/>
              <w:right w:w="80" w:type="dxa"/>
            </w:tcMar>
          </w:tcPr>
          <w:p w14:paraId="7B9BEA3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774A84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16982E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7CF3468"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331A298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[0.00–0.14]</w:t>
            </w:r>
          </w:p>
        </w:tc>
        <w:tc>
          <w:tcPr>
            <w:tcW w:w="2551" w:type="dxa"/>
            <w:tcMar>
              <w:top w:w="80" w:type="dxa"/>
              <w:left w:w="80" w:type="dxa"/>
              <w:bottom w:w="80" w:type="dxa"/>
              <w:right w:w="80" w:type="dxa"/>
            </w:tcMar>
          </w:tcPr>
          <w:p w14:paraId="0DB7551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D49212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0.20 [0.00–120.44]</w:t>
            </w:r>
          </w:p>
        </w:tc>
        <w:tc>
          <w:tcPr>
            <w:tcW w:w="2268" w:type="dxa"/>
            <w:tcMar>
              <w:top w:w="80" w:type="dxa"/>
              <w:left w:w="80" w:type="dxa"/>
              <w:bottom w:w="80" w:type="dxa"/>
              <w:right w:w="80" w:type="dxa"/>
            </w:tcMar>
          </w:tcPr>
          <w:p w14:paraId="098A03C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26.3%</w:t>
            </w:r>
          </w:p>
        </w:tc>
      </w:tr>
      <w:tr w:rsidR="009146F2" w:rsidRPr="0018281A" w14:paraId="0F11B86B" w14:textId="77777777">
        <w:tc>
          <w:tcPr>
            <w:tcW w:w="1074" w:type="dxa"/>
            <w:vMerge/>
            <w:tcMar>
              <w:top w:w="80" w:type="dxa"/>
              <w:left w:w="80" w:type="dxa"/>
              <w:bottom w:w="80" w:type="dxa"/>
              <w:right w:w="80" w:type="dxa"/>
            </w:tcMar>
          </w:tcPr>
          <w:p w14:paraId="46B741C9"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F638BF7"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28FD7BAB"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1F7E0931"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41336DE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6D0AF26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801626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[0.00–8.72]</w:t>
            </w:r>
          </w:p>
        </w:tc>
        <w:tc>
          <w:tcPr>
            <w:tcW w:w="2268" w:type="dxa"/>
            <w:tcMar>
              <w:top w:w="80" w:type="dxa"/>
              <w:left w:w="80" w:type="dxa"/>
              <w:bottom w:w="80" w:type="dxa"/>
              <w:right w:w="80" w:type="dxa"/>
            </w:tcMar>
          </w:tcPr>
          <w:p w14:paraId="482A051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7.5%</w:t>
            </w:r>
          </w:p>
        </w:tc>
      </w:tr>
      <w:tr w:rsidR="009146F2" w:rsidRPr="0018281A" w14:paraId="768B3DA4" w14:textId="77777777">
        <w:tc>
          <w:tcPr>
            <w:tcW w:w="1074" w:type="dxa"/>
            <w:vMerge/>
            <w:tcMar>
              <w:top w:w="80" w:type="dxa"/>
              <w:left w:w="80" w:type="dxa"/>
              <w:bottom w:w="80" w:type="dxa"/>
              <w:right w:w="80" w:type="dxa"/>
            </w:tcMar>
          </w:tcPr>
          <w:p w14:paraId="35DCA6C8"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CF70C3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C9B7CDB"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411BB4B"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474B0F0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[0.00–0.02]</w:t>
            </w:r>
          </w:p>
        </w:tc>
        <w:tc>
          <w:tcPr>
            <w:tcW w:w="2551" w:type="dxa"/>
            <w:tcMar>
              <w:top w:w="80" w:type="dxa"/>
              <w:left w:w="80" w:type="dxa"/>
              <w:bottom w:w="80" w:type="dxa"/>
              <w:right w:w="80" w:type="dxa"/>
            </w:tcMar>
          </w:tcPr>
          <w:p w14:paraId="258B5C4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E5FCB2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0.03 [0.00–19.98]</w:t>
            </w:r>
          </w:p>
        </w:tc>
        <w:tc>
          <w:tcPr>
            <w:tcW w:w="2268" w:type="dxa"/>
            <w:tcMar>
              <w:top w:w="80" w:type="dxa"/>
              <w:left w:w="80" w:type="dxa"/>
              <w:bottom w:w="80" w:type="dxa"/>
              <w:right w:w="80" w:type="dxa"/>
            </w:tcMar>
          </w:tcPr>
          <w:p w14:paraId="6C00D22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11.0%</w:t>
            </w:r>
          </w:p>
        </w:tc>
      </w:tr>
      <w:tr w:rsidR="009146F2" w:rsidRPr="0018281A" w14:paraId="058B5AB9" w14:textId="77777777">
        <w:tc>
          <w:tcPr>
            <w:tcW w:w="1074" w:type="dxa"/>
            <w:vMerge/>
            <w:tcMar>
              <w:top w:w="80" w:type="dxa"/>
              <w:left w:w="80" w:type="dxa"/>
              <w:bottom w:w="80" w:type="dxa"/>
              <w:right w:w="80" w:type="dxa"/>
            </w:tcMar>
          </w:tcPr>
          <w:p w14:paraId="56C8B92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D751C9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0D7730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4648BD1"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4054943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[0.00–0.05]</w:t>
            </w:r>
          </w:p>
        </w:tc>
        <w:tc>
          <w:tcPr>
            <w:tcW w:w="2551" w:type="dxa"/>
            <w:tcMar>
              <w:top w:w="80" w:type="dxa"/>
              <w:left w:w="80" w:type="dxa"/>
              <w:bottom w:w="80" w:type="dxa"/>
              <w:right w:w="80" w:type="dxa"/>
            </w:tcMar>
          </w:tcPr>
          <w:p w14:paraId="07C6B9C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DD2D3A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[0.00–45.59]</w:t>
            </w:r>
          </w:p>
        </w:tc>
        <w:tc>
          <w:tcPr>
            <w:tcW w:w="2268" w:type="dxa"/>
            <w:tcMar>
              <w:top w:w="80" w:type="dxa"/>
              <w:left w:w="80" w:type="dxa"/>
              <w:bottom w:w="80" w:type="dxa"/>
              <w:right w:w="80" w:type="dxa"/>
            </w:tcMar>
          </w:tcPr>
          <w:p w14:paraId="4C0F646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16.7%</w:t>
            </w:r>
          </w:p>
        </w:tc>
      </w:tr>
      <w:tr w:rsidR="009146F2" w:rsidRPr="0018281A" w14:paraId="4B921334" w14:textId="77777777">
        <w:tc>
          <w:tcPr>
            <w:tcW w:w="1074" w:type="dxa"/>
            <w:vMerge/>
            <w:tcMar>
              <w:top w:w="80" w:type="dxa"/>
              <w:left w:w="80" w:type="dxa"/>
              <w:bottom w:w="80" w:type="dxa"/>
              <w:right w:w="80" w:type="dxa"/>
            </w:tcMar>
          </w:tcPr>
          <w:p w14:paraId="4E24317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D8B70C9"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972A9D5"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EEA2FE9"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093CEE3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[0.00–0.16]</w:t>
            </w:r>
          </w:p>
        </w:tc>
        <w:tc>
          <w:tcPr>
            <w:tcW w:w="2551" w:type="dxa"/>
            <w:tcMar>
              <w:top w:w="80" w:type="dxa"/>
              <w:left w:w="80" w:type="dxa"/>
              <w:bottom w:w="80" w:type="dxa"/>
              <w:right w:w="80" w:type="dxa"/>
            </w:tcMar>
          </w:tcPr>
          <w:p w14:paraId="018A7A8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88B9E1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0.25 [0.01–148.47]</w:t>
            </w:r>
          </w:p>
        </w:tc>
        <w:tc>
          <w:tcPr>
            <w:tcW w:w="2268" w:type="dxa"/>
            <w:tcMar>
              <w:top w:w="80" w:type="dxa"/>
              <w:left w:w="80" w:type="dxa"/>
              <w:bottom w:w="80" w:type="dxa"/>
              <w:right w:w="80" w:type="dxa"/>
            </w:tcMar>
          </w:tcPr>
          <w:p w14:paraId="5F3D3E7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28.7%</w:t>
            </w:r>
          </w:p>
        </w:tc>
      </w:tr>
      <w:tr w:rsidR="009146F2" w:rsidRPr="0018281A" w14:paraId="2EAB3FC0" w14:textId="77777777">
        <w:tc>
          <w:tcPr>
            <w:tcW w:w="1074" w:type="dxa"/>
            <w:vMerge/>
            <w:tcMar>
              <w:top w:w="80" w:type="dxa"/>
              <w:left w:w="80" w:type="dxa"/>
              <w:bottom w:w="80" w:type="dxa"/>
              <w:right w:w="80" w:type="dxa"/>
            </w:tcMar>
          </w:tcPr>
          <w:p w14:paraId="3DF77FA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AE98B6D"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4C96B94D"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4D4F9D9B"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025E2CF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[0.00–0.10]</w:t>
            </w:r>
          </w:p>
        </w:tc>
        <w:tc>
          <w:tcPr>
            <w:tcW w:w="2551" w:type="dxa"/>
            <w:tcMar>
              <w:top w:w="80" w:type="dxa"/>
              <w:left w:w="80" w:type="dxa"/>
              <w:bottom w:w="80" w:type="dxa"/>
              <w:right w:w="80" w:type="dxa"/>
            </w:tcMar>
          </w:tcPr>
          <w:p w14:paraId="71EF913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0EA1C4A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[0.00–0.42]</w:t>
            </w:r>
          </w:p>
        </w:tc>
        <w:tc>
          <w:tcPr>
            <w:tcW w:w="2268" w:type="dxa"/>
            <w:tcMar>
              <w:top w:w="80" w:type="dxa"/>
              <w:left w:w="80" w:type="dxa"/>
              <w:bottom w:w="80" w:type="dxa"/>
              <w:right w:w="80" w:type="dxa"/>
            </w:tcMar>
          </w:tcPr>
          <w:p w14:paraId="6F01AF3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1.0%</w:t>
            </w:r>
          </w:p>
        </w:tc>
      </w:tr>
      <w:tr w:rsidR="009146F2" w:rsidRPr="0018281A" w14:paraId="261C047F" w14:textId="77777777">
        <w:tc>
          <w:tcPr>
            <w:tcW w:w="1074" w:type="dxa"/>
            <w:vMerge/>
            <w:tcMar>
              <w:top w:w="80" w:type="dxa"/>
              <w:left w:w="80" w:type="dxa"/>
              <w:bottom w:w="80" w:type="dxa"/>
              <w:right w:w="80" w:type="dxa"/>
            </w:tcMar>
          </w:tcPr>
          <w:p w14:paraId="7AB964EA"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5615FB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3A2C3E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6416FFF"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57725AC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[0.00–0.21]</w:t>
            </w:r>
          </w:p>
        </w:tc>
        <w:tc>
          <w:tcPr>
            <w:tcW w:w="2551" w:type="dxa"/>
            <w:tcMar>
              <w:top w:w="80" w:type="dxa"/>
              <w:left w:w="80" w:type="dxa"/>
              <w:bottom w:w="80" w:type="dxa"/>
              <w:right w:w="80" w:type="dxa"/>
            </w:tcMar>
          </w:tcPr>
          <w:p w14:paraId="59119FF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1433BE5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[0.00–0.96]</w:t>
            </w:r>
          </w:p>
        </w:tc>
        <w:tc>
          <w:tcPr>
            <w:tcW w:w="2268" w:type="dxa"/>
            <w:tcMar>
              <w:top w:w="80" w:type="dxa"/>
              <w:left w:w="80" w:type="dxa"/>
              <w:bottom w:w="80" w:type="dxa"/>
              <w:right w:w="80" w:type="dxa"/>
            </w:tcMar>
          </w:tcPr>
          <w:p w14:paraId="201A257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2.4%</w:t>
            </w:r>
          </w:p>
        </w:tc>
      </w:tr>
      <w:tr w:rsidR="009146F2" w:rsidRPr="0018281A" w14:paraId="6134BE83" w14:textId="77777777">
        <w:tc>
          <w:tcPr>
            <w:tcW w:w="1074" w:type="dxa"/>
            <w:vMerge/>
            <w:tcMar>
              <w:top w:w="80" w:type="dxa"/>
              <w:left w:w="80" w:type="dxa"/>
              <w:bottom w:w="80" w:type="dxa"/>
              <w:right w:w="80" w:type="dxa"/>
            </w:tcMar>
          </w:tcPr>
          <w:p w14:paraId="1BE553C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7CCCD3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6EAA15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23C239A"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182EB01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[0.00–0.51]</w:t>
            </w:r>
          </w:p>
        </w:tc>
        <w:tc>
          <w:tcPr>
            <w:tcW w:w="2551" w:type="dxa"/>
            <w:tcMar>
              <w:top w:w="80" w:type="dxa"/>
              <w:left w:w="80" w:type="dxa"/>
              <w:bottom w:w="80" w:type="dxa"/>
              <w:right w:w="80" w:type="dxa"/>
            </w:tcMar>
          </w:tcPr>
          <w:p w14:paraId="5226912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2C9BC92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[0.00–2.24]</w:t>
            </w:r>
          </w:p>
        </w:tc>
        <w:tc>
          <w:tcPr>
            <w:tcW w:w="2268" w:type="dxa"/>
            <w:tcMar>
              <w:top w:w="80" w:type="dxa"/>
              <w:left w:w="80" w:type="dxa"/>
              <w:bottom w:w="80" w:type="dxa"/>
              <w:right w:w="80" w:type="dxa"/>
            </w:tcMar>
          </w:tcPr>
          <w:p w14:paraId="6F81CA2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6.5%</w:t>
            </w:r>
          </w:p>
        </w:tc>
      </w:tr>
      <w:tr w:rsidR="009146F2" w:rsidRPr="0018281A" w14:paraId="5693BACE" w14:textId="77777777">
        <w:tc>
          <w:tcPr>
            <w:tcW w:w="1074" w:type="dxa"/>
            <w:vMerge/>
            <w:tcMar>
              <w:top w:w="80" w:type="dxa"/>
              <w:left w:w="80" w:type="dxa"/>
              <w:bottom w:w="80" w:type="dxa"/>
              <w:right w:w="80" w:type="dxa"/>
            </w:tcMar>
          </w:tcPr>
          <w:p w14:paraId="3F7D961C"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FF486F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2E98C1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4AF2AB7"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4F066D5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0.16 [0.01–1.71]</w:t>
            </w:r>
          </w:p>
        </w:tc>
        <w:tc>
          <w:tcPr>
            <w:tcW w:w="2551" w:type="dxa"/>
            <w:tcMar>
              <w:top w:w="80" w:type="dxa"/>
              <w:left w:w="80" w:type="dxa"/>
              <w:bottom w:w="80" w:type="dxa"/>
              <w:right w:w="80" w:type="dxa"/>
            </w:tcMar>
          </w:tcPr>
          <w:p w14:paraId="449DB20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70C3369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0.27 [0.01–7.41]</w:t>
            </w:r>
          </w:p>
        </w:tc>
        <w:tc>
          <w:tcPr>
            <w:tcW w:w="2268" w:type="dxa"/>
            <w:tcMar>
              <w:top w:w="80" w:type="dxa"/>
              <w:left w:w="80" w:type="dxa"/>
              <w:bottom w:w="80" w:type="dxa"/>
              <w:right w:w="80" w:type="dxa"/>
            </w:tcMar>
          </w:tcPr>
          <w:p w14:paraId="0C132C3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21.1%</w:t>
            </w:r>
          </w:p>
        </w:tc>
      </w:tr>
      <w:tr w:rsidR="009146F2" w:rsidRPr="0018281A" w14:paraId="6E881989" w14:textId="77777777">
        <w:tc>
          <w:tcPr>
            <w:tcW w:w="1074" w:type="dxa"/>
            <w:vMerge/>
            <w:tcMar>
              <w:top w:w="80" w:type="dxa"/>
              <w:left w:w="80" w:type="dxa"/>
              <w:bottom w:w="80" w:type="dxa"/>
              <w:right w:w="80" w:type="dxa"/>
            </w:tcMar>
          </w:tcPr>
          <w:p w14:paraId="7C724A99" w14:textId="77777777" w:rsidR="009146F2" w:rsidRPr="0018281A" w:rsidRDefault="009146F2">
            <w:pPr>
              <w:jc w:val="center"/>
              <w:rPr>
                <w:rFonts w:ascii="Calibri" w:hAnsi="Calibri" w:cs="Calibri"/>
              </w:rPr>
            </w:pPr>
          </w:p>
        </w:tc>
        <w:tc>
          <w:tcPr>
            <w:tcW w:w="1258" w:type="dxa"/>
            <w:vMerge w:val="restart"/>
            <w:tcMar>
              <w:top w:w="80" w:type="dxa"/>
              <w:left w:w="80" w:type="dxa"/>
              <w:bottom w:w="80" w:type="dxa"/>
              <w:right w:w="80" w:type="dxa"/>
            </w:tcMar>
          </w:tcPr>
          <w:p w14:paraId="47A4C0A6" w14:textId="77777777" w:rsidR="009146F2" w:rsidRPr="0018281A" w:rsidRDefault="009146F2">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167F7DE5"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340D68A6"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0174737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6B7E307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315FA5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[0.00–8.57]</w:t>
            </w:r>
          </w:p>
        </w:tc>
        <w:tc>
          <w:tcPr>
            <w:tcW w:w="2268" w:type="dxa"/>
            <w:tcMar>
              <w:top w:w="80" w:type="dxa"/>
              <w:left w:w="80" w:type="dxa"/>
              <w:bottom w:w="80" w:type="dxa"/>
              <w:right w:w="80" w:type="dxa"/>
            </w:tcMar>
          </w:tcPr>
          <w:p w14:paraId="5D32523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7.6%</w:t>
            </w:r>
          </w:p>
        </w:tc>
      </w:tr>
      <w:tr w:rsidR="009146F2" w:rsidRPr="0018281A" w14:paraId="1FFE02BA" w14:textId="77777777">
        <w:tc>
          <w:tcPr>
            <w:tcW w:w="1074" w:type="dxa"/>
            <w:vMerge/>
            <w:tcMar>
              <w:top w:w="80" w:type="dxa"/>
              <w:left w:w="80" w:type="dxa"/>
              <w:bottom w:w="80" w:type="dxa"/>
              <w:right w:w="80" w:type="dxa"/>
            </w:tcMar>
          </w:tcPr>
          <w:p w14:paraId="764880A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67C3F17"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78D26A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D10B193"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04795D9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3F08808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437EC5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[0.00–19.40]</w:t>
            </w:r>
          </w:p>
        </w:tc>
        <w:tc>
          <w:tcPr>
            <w:tcW w:w="2268" w:type="dxa"/>
            <w:tcMar>
              <w:top w:w="80" w:type="dxa"/>
              <w:left w:w="80" w:type="dxa"/>
              <w:bottom w:w="80" w:type="dxa"/>
              <w:right w:w="80" w:type="dxa"/>
            </w:tcMar>
          </w:tcPr>
          <w:p w14:paraId="3071FCD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11.4%</w:t>
            </w:r>
          </w:p>
        </w:tc>
      </w:tr>
      <w:tr w:rsidR="009146F2" w:rsidRPr="0018281A" w14:paraId="2B4B9AC0" w14:textId="77777777">
        <w:tc>
          <w:tcPr>
            <w:tcW w:w="1074" w:type="dxa"/>
            <w:vMerge/>
            <w:tcMar>
              <w:top w:w="80" w:type="dxa"/>
              <w:left w:w="80" w:type="dxa"/>
              <w:bottom w:w="80" w:type="dxa"/>
              <w:right w:w="80" w:type="dxa"/>
            </w:tcMar>
          </w:tcPr>
          <w:p w14:paraId="6EBB50A4"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31190D3"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3EDC23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33FE650"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45733F2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[0.00–0.03]</w:t>
            </w:r>
          </w:p>
        </w:tc>
        <w:tc>
          <w:tcPr>
            <w:tcW w:w="2551" w:type="dxa"/>
            <w:tcMar>
              <w:top w:w="80" w:type="dxa"/>
              <w:left w:w="80" w:type="dxa"/>
              <w:bottom w:w="80" w:type="dxa"/>
              <w:right w:w="80" w:type="dxa"/>
            </w:tcMar>
          </w:tcPr>
          <w:p w14:paraId="714A04C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FA5EF5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0.09 [0.00–42.51]</w:t>
            </w:r>
          </w:p>
        </w:tc>
        <w:tc>
          <w:tcPr>
            <w:tcW w:w="2268" w:type="dxa"/>
            <w:tcMar>
              <w:top w:w="80" w:type="dxa"/>
              <w:left w:w="80" w:type="dxa"/>
              <w:bottom w:w="80" w:type="dxa"/>
              <w:right w:w="80" w:type="dxa"/>
            </w:tcMar>
          </w:tcPr>
          <w:p w14:paraId="5BDC3E3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17.0%</w:t>
            </w:r>
          </w:p>
        </w:tc>
      </w:tr>
      <w:tr w:rsidR="009146F2" w:rsidRPr="0018281A" w14:paraId="61143498" w14:textId="77777777">
        <w:tc>
          <w:tcPr>
            <w:tcW w:w="1074" w:type="dxa"/>
            <w:vMerge/>
            <w:tcMar>
              <w:top w:w="80" w:type="dxa"/>
              <w:left w:w="80" w:type="dxa"/>
              <w:bottom w:w="80" w:type="dxa"/>
              <w:right w:w="80" w:type="dxa"/>
            </w:tcMar>
          </w:tcPr>
          <w:p w14:paraId="0E7C7844"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81E8B3D"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6D0886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90D2704"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789E914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[0.00–0.14]</w:t>
            </w:r>
          </w:p>
        </w:tc>
        <w:tc>
          <w:tcPr>
            <w:tcW w:w="2551" w:type="dxa"/>
            <w:tcMar>
              <w:top w:w="80" w:type="dxa"/>
              <w:left w:w="80" w:type="dxa"/>
              <w:bottom w:w="80" w:type="dxa"/>
              <w:right w:w="80" w:type="dxa"/>
            </w:tcMar>
          </w:tcPr>
          <w:p w14:paraId="76374B6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2553BC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0.39 [0.02–192.63]</w:t>
            </w:r>
          </w:p>
        </w:tc>
        <w:tc>
          <w:tcPr>
            <w:tcW w:w="2268" w:type="dxa"/>
            <w:tcMar>
              <w:top w:w="80" w:type="dxa"/>
              <w:left w:w="80" w:type="dxa"/>
              <w:bottom w:w="80" w:type="dxa"/>
              <w:right w:w="80" w:type="dxa"/>
            </w:tcMar>
          </w:tcPr>
          <w:p w14:paraId="5AE367D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33.6%</w:t>
            </w:r>
          </w:p>
        </w:tc>
      </w:tr>
      <w:tr w:rsidR="009146F2" w:rsidRPr="0018281A" w14:paraId="716B0845" w14:textId="77777777">
        <w:tc>
          <w:tcPr>
            <w:tcW w:w="1074" w:type="dxa"/>
            <w:vMerge/>
            <w:tcMar>
              <w:top w:w="80" w:type="dxa"/>
              <w:left w:w="80" w:type="dxa"/>
              <w:bottom w:w="80" w:type="dxa"/>
              <w:right w:w="80" w:type="dxa"/>
            </w:tcMar>
          </w:tcPr>
          <w:p w14:paraId="5F32849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01622E6"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5C459D4E"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75B0ABAC"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15B6ECB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[0.00–0.00]</w:t>
            </w:r>
          </w:p>
        </w:tc>
        <w:tc>
          <w:tcPr>
            <w:tcW w:w="2551" w:type="dxa"/>
            <w:tcMar>
              <w:top w:w="80" w:type="dxa"/>
              <w:left w:w="80" w:type="dxa"/>
              <w:bottom w:w="80" w:type="dxa"/>
              <w:right w:w="80" w:type="dxa"/>
            </w:tcMar>
          </w:tcPr>
          <w:p w14:paraId="25A4968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62F95A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[0.00–6.80]</w:t>
            </w:r>
          </w:p>
        </w:tc>
        <w:tc>
          <w:tcPr>
            <w:tcW w:w="2268" w:type="dxa"/>
            <w:tcMar>
              <w:top w:w="80" w:type="dxa"/>
              <w:left w:w="80" w:type="dxa"/>
              <w:bottom w:w="80" w:type="dxa"/>
              <w:right w:w="80" w:type="dxa"/>
            </w:tcMar>
          </w:tcPr>
          <w:p w14:paraId="5A8D14F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6.6%</w:t>
            </w:r>
          </w:p>
        </w:tc>
      </w:tr>
      <w:tr w:rsidR="009146F2" w:rsidRPr="0018281A" w14:paraId="3593CB92" w14:textId="77777777">
        <w:tc>
          <w:tcPr>
            <w:tcW w:w="1074" w:type="dxa"/>
            <w:vMerge/>
            <w:tcMar>
              <w:top w:w="80" w:type="dxa"/>
              <w:left w:w="80" w:type="dxa"/>
              <w:bottom w:w="80" w:type="dxa"/>
              <w:right w:w="80" w:type="dxa"/>
            </w:tcMar>
          </w:tcPr>
          <w:p w14:paraId="3229418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3C347E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5AB73A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D802FEC"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79BB464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2084E27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4F00D9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0.03 [0.00–15.54]</w:t>
            </w:r>
          </w:p>
        </w:tc>
        <w:tc>
          <w:tcPr>
            <w:tcW w:w="2268" w:type="dxa"/>
            <w:tcMar>
              <w:top w:w="80" w:type="dxa"/>
              <w:left w:w="80" w:type="dxa"/>
              <w:bottom w:w="80" w:type="dxa"/>
              <w:right w:w="80" w:type="dxa"/>
            </w:tcMar>
          </w:tcPr>
          <w:p w14:paraId="28468CC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10.1%</w:t>
            </w:r>
          </w:p>
        </w:tc>
      </w:tr>
      <w:tr w:rsidR="009146F2" w:rsidRPr="0018281A" w14:paraId="5BC131BF" w14:textId="77777777">
        <w:tc>
          <w:tcPr>
            <w:tcW w:w="1074" w:type="dxa"/>
            <w:vMerge/>
            <w:tcMar>
              <w:top w:w="80" w:type="dxa"/>
              <w:left w:w="80" w:type="dxa"/>
              <w:bottom w:w="80" w:type="dxa"/>
              <w:right w:w="80" w:type="dxa"/>
            </w:tcMar>
          </w:tcPr>
          <w:p w14:paraId="01F55DA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D15CF2B"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8B96AC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C415F8E"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02FBA49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[0.00–0.03]</w:t>
            </w:r>
          </w:p>
        </w:tc>
        <w:tc>
          <w:tcPr>
            <w:tcW w:w="2551" w:type="dxa"/>
            <w:tcMar>
              <w:top w:w="80" w:type="dxa"/>
              <w:left w:w="80" w:type="dxa"/>
              <w:bottom w:w="80" w:type="dxa"/>
              <w:right w:w="80" w:type="dxa"/>
            </w:tcMar>
          </w:tcPr>
          <w:p w14:paraId="0AE57B0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20ACF33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[0.00–34.63]</w:t>
            </w:r>
          </w:p>
        </w:tc>
        <w:tc>
          <w:tcPr>
            <w:tcW w:w="2268" w:type="dxa"/>
            <w:tcMar>
              <w:top w:w="80" w:type="dxa"/>
              <w:left w:w="80" w:type="dxa"/>
              <w:bottom w:w="80" w:type="dxa"/>
              <w:right w:w="80" w:type="dxa"/>
            </w:tcMar>
          </w:tcPr>
          <w:p w14:paraId="25FC512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14.8%</w:t>
            </w:r>
          </w:p>
        </w:tc>
      </w:tr>
      <w:tr w:rsidR="009146F2" w:rsidRPr="0018281A" w14:paraId="55971F3C" w14:textId="77777777">
        <w:tc>
          <w:tcPr>
            <w:tcW w:w="1074" w:type="dxa"/>
            <w:vMerge/>
            <w:tcMar>
              <w:top w:w="80" w:type="dxa"/>
              <w:left w:w="80" w:type="dxa"/>
              <w:bottom w:w="80" w:type="dxa"/>
              <w:right w:w="80" w:type="dxa"/>
            </w:tcMar>
          </w:tcPr>
          <w:p w14:paraId="1D9E4AE9"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CAC989F"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467ECA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1EE4A77"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2DAB668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[0.00–0.11]</w:t>
            </w:r>
          </w:p>
        </w:tc>
        <w:tc>
          <w:tcPr>
            <w:tcW w:w="2551" w:type="dxa"/>
            <w:tcMar>
              <w:top w:w="80" w:type="dxa"/>
              <w:left w:w="80" w:type="dxa"/>
              <w:bottom w:w="80" w:type="dxa"/>
              <w:right w:w="80" w:type="dxa"/>
            </w:tcMar>
          </w:tcPr>
          <w:p w14:paraId="23887AA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5D6E31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0.30 [0.01–150.90]</w:t>
            </w:r>
          </w:p>
        </w:tc>
        <w:tc>
          <w:tcPr>
            <w:tcW w:w="2268" w:type="dxa"/>
            <w:tcMar>
              <w:top w:w="80" w:type="dxa"/>
              <w:left w:w="80" w:type="dxa"/>
              <w:bottom w:w="80" w:type="dxa"/>
              <w:right w:w="80" w:type="dxa"/>
            </w:tcMar>
          </w:tcPr>
          <w:p w14:paraId="5FD3A61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29.8%</w:t>
            </w:r>
          </w:p>
        </w:tc>
      </w:tr>
      <w:tr w:rsidR="009146F2" w:rsidRPr="0018281A" w14:paraId="086696F2" w14:textId="77777777">
        <w:tc>
          <w:tcPr>
            <w:tcW w:w="1074" w:type="dxa"/>
            <w:vMerge/>
            <w:tcMar>
              <w:top w:w="80" w:type="dxa"/>
              <w:left w:w="80" w:type="dxa"/>
              <w:bottom w:w="80" w:type="dxa"/>
              <w:right w:w="80" w:type="dxa"/>
            </w:tcMar>
          </w:tcPr>
          <w:p w14:paraId="21963610"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AA4C18E"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3DA231D6"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125EC300"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586B8BD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30DFF9A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1B79CAB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[0.00–8.18]</w:t>
            </w:r>
          </w:p>
        </w:tc>
        <w:tc>
          <w:tcPr>
            <w:tcW w:w="2268" w:type="dxa"/>
            <w:tcMar>
              <w:top w:w="80" w:type="dxa"/>
              <w:left w:w="80" w:type="dxa"/>
              <w:bottom w:w="80" w:type="dxa"/>
              <w:right w:w="80" w:type="dxa"/>
            </w:tcMar>
          </w:tcPr>
          <w:p w14:paraId="2A61E3A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7.4%</w:t>
            </w:r>
          </w:p>
        </w:tc>
      </w:tr>
      <w:tr w:rsidR="009146F2" w:rsidRPr="0018281A" w14:paraId="0ED9073D" w14:textId="77777777">
        <w:tc>
          <w:tcPr>
            <w:tcW w:w="1074" w:type="dxa"/>
            <w:vMerge/>
            <w:tcMar>
              <w:top w:w="80" w:type="dxa"/>
              <w:left w:w="80" w:type="dxa"/>
              <w:bottom w:w="80" w:type="dxa"/>
              <w:right w:w="80" w:type="dxa"/>
            </w:tcMar>
          </w:tcPr>
          <w:p w14:paraId="62B97444"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FAE30F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8985807"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775F3A9"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3311828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[0.00–0.01]</w:t>
            </w:r>
          </w:p>
        </w:tc>
        <w:tc>
          <w:tcPr>
            <w:tcW w:w="2551" w:type="dxa"/>
            <w:tcMar>
              <w:top w:w="80" w:type="dxa"/>
              <w:left w:w="80" w:type="dxa"/>
              <w:bottom w:w="80" w:type="dxa"/>
              <w:right w:w="80" w:type="dxa"/>
            </w:tcMar>
          </w:tcPr>
          <w:p w14:paraId="41C9FAC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CA61D1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[0.00–19.34]</w:t>
            </w:r>
          </w:p>
        </w:tc>
        <w:tc>
          <w:tcPr>
            <w:tcW w:w="2268" w:type="dxa"/>
            <w:tcMar>
              <w:top w:w="80" w:type="dxa"/>
              <w:left w:w="80" w:type="dxa"/>
              <w:bottom w:w="80" w:type="dxa"/>
              <w:right w:w="80" w:type="dxa"/>
            </w:tcMar>
          </w:tcPr>
          <w:p w14:paraId="0BB7378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11.0%</w:t>
            </w:r>
          </w:p>
        </w:tc>
      </w:tr>
      <w:tr w:rsidR="009146F2" w:rsidRPr="0018281A" w14:paraId="15B33DE2" w14:textId="77777777">
        <w:tc>
          <w:tcPr>
            <w:tcW w:w="1074" w:type="dxa"/>
            <w:vMerge/>
            <w:tcMar>
              <w:top w:w="80" w:type="dxa"/>
              <w:left w:w="80" w:type="dxa"/>
              <w:bottom w:w="80" w:type="dxa"/>
              <w:right w:w="80" w:type="dxa"/>
            </w:tcMar>
          </w:tcPr>
          <w:p w14:paraId="36F76B8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CE5E97F"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B3B8ED8"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6E3C8EA"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0B9F87B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[0.00–0.03]</w:t>
            </w:r>
          </w:p>
        </w:tc>
        <w:tc>
          <w:tcPr>
            <w:tcW w:w="2551" w:type="dxa"/>
            <w:tcMar>
              <w:top w:w="80" w:type="dxa"/>
              <w:left w:w="80" w:type="dxa"/>
              <w:bottom w:w="80" w:type="dxa"/>
              <w:right w:w="80" w:type="dxa"/>
            </w:tcMar>
          </w:tcPr>
          <w:p w14:paraId="022513C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3746C8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[0.00–39.53]</w:t>
            </w:r>
          </w:p>
        </w:tc>
        <w:tc>
          <w:tcPr>
            <w:tcW w:w="2268" w:type="dxa"/>
            <w:tcMar>
              <w:top w:w="80" w:type="dxa"/>
              <w:left w:w="80" w:type="dxa"/>
              <w:bottom w:w="80" w:type="dxa"/>
              <w:right w:w="80" w:type="dxa"/>
            </w:tcMar>
          </w:tcPr>
          <w:p w14:paraId="0474F3A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16.3%</w:t>
            </w:r>
          </w:p>
        </w:tc>
      </w:tr>
      <w:tr w:rsidR="009146F2" w:rsidRPr="0018281A" w14:paraId="4F798465" w14:textId="77777777">
        <w:tc>
          <w:tcPr>
            <w:tcW w:w="1074" w:type="dxa"/>
            <w:vMerge/>
            <w:tcMar>
              <w:top w:w="80" w:type="dxa"/>
              <w:left w:w="80" w:type="dxa"/>
              <w:bottom w:w="80" w:type="dxa"/>
              <w:right w:w="80" w:type="dxa"/>
            </w:tcMar>
          </w:tcPr>
          <w:p w14:paraId="1859CB24"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7D2D4DB"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E3CB8E9"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A8EBD4D"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51011A2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[0.00–0.13]</w:t>
            </w:r>
          </w:p>
        </w:tc>
        <w:tc>
          <w:tcPr>
            <w:tcW w:w="2551" w:type="dxa"/>
            <w:tcMar>
              <w:top w:w="80" w:type="dxa"/>
              <w:left w:w="80" w:type="dxa"/>
              <w:bottom w:w="80" w:type="dxa"/>
              <w:right w:w="80" w:type="dxa"/>
            </w:tcMar>
          </w:tcPr>
          <w:p w14:paraId="3255024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245AC9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0.37 [0.02–181.39]</w:t>
            </w:r>
          </w:p>
        </w:tc>
        <w:tc>
          <w:tcPr>
            <w:tcW w:w="2268" w:type="dxa"/>
            <w:tcMar>
              <w:top w:w="80" w:type="dxa"/>
              <w:left w:w="80" w:type="dxa"/>
              <w:bottom w:w="80" w:type="dxa"/>
              <w:right w:w="80" w:type="dxa"/>
            </w:tcMar>
          </w:tcPr>
          <w:p w14:paraId="45FB29A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32.4%</w:t>
            </w:r>
          </w:p>
        </w:tc>
      </w:tr>
      <w:tr w:rsidR="009146F2" w:rsidRPr="0018281A" w14:paraId="5EDA4752" w14:textId="77777777">
        <w:tc>
          <w:tcPr>
            <w:tcW w:w="1074" w:type="dxa"/>
            <w:vMerge/>
            <w:tcMar>
              <w:top w:w="80" w:type="dxa"/>
              <w:left w:w="80" w:type="dxa"/>
              <w:bottom w:w="80" w:type="dxa"/>
              <w:right w:w="80" w:type="dxa"/>
            </w:tcMar>
          </w:tcPr>
          <w:p w14:paraId="03D9054A"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7AC9F41"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7466635E"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16FEF66D"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4E406F0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[0.00–0.06]</w:t>
            </w:r>
          </w:p>
        </w:tc>
        <w:tc>
          <w:tcPr>
            <w:tcW w:w="2551" w:type="dxa"/>
            <w:tcMar>
              <w:top w:w="80" w:type="dxa"/>
              <w:left w:w="80" w:type="dxa"/>
              <w:bottom w:w="80" w:type="dxa"/>
              <w:right w:w="80" w:type="dxa"/>
            </w:tcMar>
          </w:tcPr>
          <w:p w14:paraId="18EFC7D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41D35A3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[0.00–0.30]</w:t>
            </w:r>
          </w:p>
        </w:tc>
        <w:tc>
          <w:tcPr>
            <w:tcW w:w="2268" w:type="dxa"/>
            <w:tcMar>
              <w:top w:w="80" w:type="dxa"/>
              <w:left w:w="80" w:type="dxa"/>
              <w:bottom w:w="80" w:type="dxa"/>
              <w:right w:w="80" w:type="dxa"/>
            </w:tcMar>
          </w:tcPr>
          <w:p w14:paraId="64384C7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w:t>
            </w:r>
          </w:p>
        </w:tc>
      </w:tr>
      <w:tr w:rsidR="009146F2" w:rsidRPr="0018281A" w14:paraId="1EB47CDA" w14:textId="77777777">
        <w:tc>
          <w:tcPr>
            <w:tcW w:w="1074" w:type="dxa"/>
            <w:vMerge/>
            <w:tcMar>
              <w:top w:w="80" w:type="dxa"/>
              <w:left w:w="80" w:type="dxa"/>
              <w:bottom w:w="80" w:type="dxa"/>
              <w:right w:w="80" w:type="dxa"/>
            </w:tcMar>
          </w:tcPr>
          <w:p w14:paraId="76EF09A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B531979"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E0518E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498A5D1"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5F1E053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[0.00–0.14]</w:t>
            </w:r>
          </w:p>
        </w:tc>
        <w:tc>
          <w:tcPr>
            <w:tcW w:w="2551" w:type="dxa"/>
            <w:tcMar>
              <w:top w:w="80" w:type="dxa"/>
              <w:left w:w="80" w:type="dxa"/>
              <w:bottom w:w="80" w:type="dxa"/>
              <w:right w:w="80" w:type="dxa"/>
            </w:tcMar>
          </w:tcPr>
          <w:p w14:paraId="1DBBC57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4793F51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[0.00–0.69]</w:t>
            </w:r>
          </w:p>
        </w:tc>
        <w:tc>
          <w:tcPr>
            <w:tcW w:w="2268" w:type="dxa"/>
            <w:tcMar>
              <w:top w:w="80" w:type="dxa"/>
              <w:left w:w="80" w:type="dxa"/>
              <w:bottom w:w="80" w:type="dxa"/>
              <w:right w:w="80" w:type="dxa"/>
            </w:tcMar>
          </w:tcPr>
          <w:p w14:paraId="122E8BC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1.5%</w:t>
            </w:r>
          </w:p>
        </w:tc>
      </w:tr>
      <w:tr w:rsidR="009146F2" w:rsidRPr="0018281A" w14:paraId="7383B6E7" w14:textId="77777777">
        <w:tc>
          <w:tcPr>
            <w:tcW w:w="1074" w:type="dxa"/>
            <w:vMerge/>
            <w:tcMar>
              <w:top w:w="80" w:type="dxa"/>
              <w:left w:w="80" w:type="dxa"/>
              <w:bottom w:w="80" w:type="dxa"/>
              <w:right w:w="80" w:type="dxa"/>
            </w:tcMar>
          </w:tcPr>
          <w:p w14:paraId="0D2675D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78366E4"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70EEBA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2725F2D"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78B9F31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0.06 [0.01–0.31]</w:t>
            </w:r>
          </w:p>
        </w:tc>
        <w:tc>
          <w:tcPr>
            <w:tcW w:w="2551" w:type="dxa"/>
            <w:tcMar>
              <w:top w:w="80" w:type="dxa"/>
              <w:left w:w="80" w:type="dxa"/>
              <w:bottom w:w="80" w:type="dxa"/>
              <w:right w:w="80" w:type="dxa"/>
            </w:tcMar>
          </w:tcPr>
          <w:p w14:paraId="10AFF74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49AF210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0.09 [0.01–1.55]</w:t>
            </w:r>
          </w:p>
        </w:tc>
        <w:tc>
          <w:tcPr>
            <w:tcW w:w="2268" w:type="dxa"/>
            <w:tcMar>
              <w:top w:w="80" w:type="dxa"/>
              <w:left w:w="80" w:type="dxa"/>
              <w:bottom w:w="80" w:type="dxa"/>
              <w:right w:w="80" w:type="dxa"/>
            </w:tcMar>
          </w:tcPr>
          <w:p w14:paraId="5E941F5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4.7%</w:t>
            </w:r>
          </w:p>
        </w:tc>
      </w:tr>
      <w:tr w:rsidR="009146F2" w:rsidRPr="0018281A" w14:paraId="7E7DF025" w14:textId="77777777">
        <w:tc>
          <w:tcPr>
            <w:tcW w:w="1074" w:type="dxa"/>
            <w:vMerge/>
            <w:tcMar>
              <w:top w:w="80" w:type="dxa"/>
              <w:left w:w="80" w:type="dxa"/>
              <w:bottom w:w="80" w:type="dxa"/>
              <w:right w:w="80" w:type="dxa"/>
            </w:tcMar>
          </w:tcPr>
          <w:p w14:paraId="1F0CBBB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68B63BB"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C7DD28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20162F9"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7A3EC8A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0.24 [0.04–1.41]</w:t>
            </w:r>
          </w:p>
        </w:tc>
        <w:tc>
          <w:tcPr>
            <w:tcW w:w="2551" w:type="dxa"/>
            <w:tcMar>
              <w:top w:w="80" w:type="dxa"/>
              <w:left w:w="80" w:type="dxa"/>
              <w:bottom w:w="80" w:type="dxa"/>
              <w:right w:w="80" w:type="dxa"/>
            </w:tcMar>
          </w:tcPr>
          <w:p w14:paraId="55A421C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14B0C63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0.41 [0.04–6.99]</w:t>
            </w:r>
          </w:p>
        </w:tc>
        <w:tc>
          <w:tcPr>
            <w:tcW w:w="2268" w:type="dxa"/>
            <w:tcMar>
              <w:top w:w="80" w:type="dxa"/>
              <w:left w:w="80" w:type="dxa"/>
              <w:bottom w:w="80" w:type="dxa"/>
              <w:right w:w="80" w:type="dxa"/>
            </w:tcMar>
          </w:tcPr>
          <w:p w14:paraId="5CB09CD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24.8%</w:t>
            </w:r>
          </w:p>
        </w:tc>
      </w:tr>
      <w:tr w:rsidR="009146F2" w:rsidRPr="0018281A" w14:paraId="7472EA5D" w14:textId="77777777">
        <w:tc>
          <w:tcPr>
            <w:tcW w:w="1074" w:type="dxa"/>
            <w:vMerge/>
            <w:tcMar>
              <w:top w:w="80" w:type="dxa"/>
              <w:left w:w="80" w:type="dxa"/>
              <w:bottom w:w="80" w:type="dxa"/>
              <w:right w:w="80" w:type="dxa"/>
            </w:tcMar>
          </w:tcPr>
          <w:p w14:paraId="4072A7F0" w14:textId="77777777" w:rsidR="009146F2" w:rsidRPr="0018281A" w:rsidRDefault="009146F2">
            <w:pPr>
              <w:jc w:val="center"/>
              <w:rPr>
                <w:rFonts w:ascii="Calibri" w:hAnsi="Calibri" w:cs="Calibri"/>
              </w:rPr>
            </w:pPr>
          </w:p>
        </w:tc>
        <w:tc>
          <w:tcPr>
            <w:tcW w:w="1258" w:type="dxa"/>
            <w:vMerge w:val="restart"/>
            <w:tcMar>
              <w:top w:w="80" w:type="dxa"/>
              <w:left w:w="80" w:type="dxa"/>
              <w:bottom w:w="80" w:type="dxa"/>
              <w:right w:w="80" w:type="dxa"/>
            </w:tcMar>
          </w:tcPr>
          <w:p w14:paraId="09A17CA1" w14:textId="77777777" w:rsidR="009146F2" w:rsidRPr="0018281A" w:rsidRDefault="009146F2">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1336E92F"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3C9C687F"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5761A15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[0.00–0.05]</w:t>
            </w:r>
          </w:p>
        </w:tc>
        <w:tc>
          <w:tcPr>
            <w:tcW w:w="2551" w:type="dxa"/>
            <w:tcMar>
              <w:top w:w="80" w:type="dxa"/>
              <w:left w:w="80" w:type="dxa"/>
              <w:bottom w:w="80" w:type="dxa"/>
              <w:right w:w="80" w:type="dxa"/>
            </w:tcMar>
          </w:tcPr>
          <w:p w14:paraId="57781C5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5E502B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[0.00–32.55]</w:t>
            </w:r>
          </w:p>
        </w:tc>
        <w:tc>
          <w:tcPr>
            <w:tcW w:w="2268" w:type="dxa"/>
            <w:tcMar>
              <w:top w:w="80" w:type="dxa"/>
              <w:left w:w="80" w:type="dxa"/>
              <w:bottom w:w="80" w:type="dxa"/>
              <w:right w:w="80" w:type="dxa"/>
            </w:tcMar>
          </w:tcPr>
          <w:p w14:paraId="2DA6D62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13.8%</w:t>
            </w:r>
          </w:p>
        </w:tc>
      </w:tr>
      <w:tr w:rsidR="009146F2" w:rsidRPr="0018281A" w14:paraId="509285AF" w14:textId="77777777">
        <w:tc>
          <w:tcPr>
            <w:tcW w:w="1074" w:type="dxa"/>
            <w:vMerge/>
            <w:tcMar>
              <w:top w:w="80" w:type="dxa"/>
              <w:left w:w="80" w:type="dxa"/>
              <w:bottom w:w="80" w:type="dxa"/>
              <w:right w:w="80" w:type="dxa"/>
            </w:tcMar>
          </w:tcPr>
          <w:p w14:paraId="7795DB3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B076FF9"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75F76B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459A9AA"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1ECEA35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[0.00–0.11]</w:t>
            </w:r>
          </w:p>
        </w:tc>
        <w:tc>
          <w:tcPr>
            <w:tcW w:w="2551" w:type="dxa"/>
            <w:tcMar>
              <w:top w:w="80" w:type="dxa"/>
              <w:left w:w="80" w:type="dxa"/>
              <w:bottom w:w="80" w:type="dxa"/>
              <w:right w:w="80" w:type="dxa"/>
            </w:tcMar>
          </w:tcPr>
          <w:p w14:paraId="785C3BF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0575F90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0.10 [0.00–72.15]</w:t>
            </w:r>
          </w:p>
        </w:tc>
        <w:tc>
          <w:tcPr>
            <w:tcW w:w="2268" w:type="dxa"/>
            <w:tcMar>
              <w:top w:w="80" w:type="dxa"/>
              <w:left w:w="80" w:type="dxa"/>
              <w:bottom w:w="80" w:type="dxa"/>
              <w:right w:w="80" w:type="dxa"/>
            </w:tcMar>
          </w:tcPr>
          <w:p w14:paraId="19E0651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20.0%</w:t>
            </w:r>
          </w:p>
        </w:tc>
      </w:tr>
      <w:tr w:rsidR="009146F2" w:rsidRPr="0018281A" w14:paraId="12D8AE76" w14:textId="77777777">
        <w:tc>
          <w:tcPr>
            <w:tcW w:w="1074" w:type="dxa"/>
            <w:vMerge/>
            <w:tcMar>
              <w:top w:w="80" w:type="dxa"/>
              <w:left w:w="80" w:type="dxa"/>
              <w:bottom w:w="80" w:type="dxa"/>
              <w:right w:w="80" w:type="dxa"/>
            </w:tcMar>
          </w:tcPr>
          <w:p w14:paraId="201F671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FC38385"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A998A2A"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F56490C"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1C3D186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[0.00–0.26]</w:t>
            </w:r>
          </w:p>
        </w:tc>
        <w:tc>
          <w:tcPr>
            <w:tcW w:w="2551" w:type="dxa"/>
            <w:tcMar>
              <w:top w:w="80" w:type="dxa"/>
              <w:left w:w="80" w:type="dxa"/>
              <w:bottom w:w="80" w:type="dxa"/>
              <w:right w:w="80" w:type="dxa"/>
            </w:tcMar>
          </w:tcPr>
          <w:p w14:paraId="6EDD95A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5C34C5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0.26 [0.00–178.57]</w:t>
            </w:r>
          </w:p>
        </w:tc>
        <w:tc>
          <w:tcPr>
            <w:tcW w:w="2268" w:type="dxa"/>
            <w:tcMar>
              <w:top w:w="80" w:type="dxa"/>
              <w:left w:w="80" w:type="dxa"/>
              <w:bottom w:w="80" w:type="dxa"/>
              <w:right w:w="80" w:type="dxa"/>
            </w:tcMar>
          </w:tcPr>
          <w:p w14:paraId="705548D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29.6%</w:t>
            </w:r>
          </w:p>
        </w:tc>
      </w:tr>
      <w:tr w:rsidR="009146F2" w:rsidRPr="0018281A" w14:paraId="19D522B4" w14:textId="77777777">
        <w:tc>
          <w:tcPr>
            <w:tcW w:w="1074" w:type="dxa"/>
            <w:vMerge/>
            <w:tcMar>
              <w:top w:w="80" w:type="dxa"/>
              <w:left w:w="80" w:type="dxa"/>
              <w:bottom w:w="80" w:type="dxa"/>
              <w:right w:w="80" w:type="dxa"/>
            </w:tcMar>
          </w:tcPr>
          <w:p w14:paraId="1DA9A1A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FAAA99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1396C69"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300CE77"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40FD684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0.09 [0.00–1.01]</w:t>
            </w:r>
          </w:p>
        </w:tc>
        <w:tc>
          <w:tcPr>
            <w:tcW w:w="2551" w:type="dxa"/>
            <w:tcMar>
              <w:top w:w="80" w:type="dxa"/>
              <w:left w:w="80" w:type="dxa"/>
              <w:bottom w:w="80" w:type="dxa"/>
              <w:right w:w="80" w:type="dxa"/>
            </w:tcMar>
          </w:tcPr>
          <w:p w14:paraId="549706D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0EF7BF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1.34 [0.03–753.72]</w:t>
            </w:r>
          </w:p>
        </w:tc>
        <w:tc>
          <w:tcPr>
            <w:tcW w:w="2268" w:type="dxa"/>
            <w:tcMar>
              <w:top w:w="80" w:type="dxa"/>
              <w:left w:w="80" w:type="dxa"/>
              <w:bottom w:w="80" w:type="dxa"/>
              <w:right w:w="80" w:type="dxa"/>
            </w:tcMar>
          </w:tcPr>
          <w:p w14:paraId="3E74971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55.3%</w:t>
            </w:r>
          </w:p>
        </w:tc>
      </w:tr>
      <w:tr w:rsidR="009146F2" w:rsidRPr="0018281A" w14:paraId="299A3B91" w14:textId="77777777">
        <w:tc>
          <w:tcPr>
            <w:tcW w:w="1074" w:type="dxa"/>
            <w:vMerge/>
            <w:tcMar>
              <w:top w:w="80" w:type="dxa"/>
              <w:left w:w="80" w:type="dxa"/>
              <w:bottom w:w="80" w:type="dxa"/>
              <w:right w:w="80" w:type="dxa"/>
            </w:tcMar>
          </w:tcPr>
          <w:p w14:paraId="20A10299"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BED6BB1"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3E494369"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1BABF262"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2E7E47E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3D9972D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2D84B1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0.03 [0.00–25.03]</w:t>
            </w:r>
          </w:p>
        </w:tc>
        <w:tc>
          <w:tcPr>
            <w:tcW w:w="2268" w:type="dxa"/>
            <w:tcMar>
              <w:top w:w="80" w:type="dxa"/>
              <w:left w:w="80" w:type="dxa"/>
              <w:bottom w:w="80" w:type="dxa"/>
              <w:right w:w="80" w:type="dxa"/>
            </w:tcMar>
          </w:tcPr>
          <w:p w14:paraId="7EC6BEF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12.3%</w:t>
            </w:r>
          </w:p>
        </w:tc>
      </w:tr>
      <w:tr w:rsidR="009146F2" w:rsidRPr="0018281A" w14:paraId="7F2BE92B" w14:textId="77777777">
        <w:tc>
          <w:tcPr>
            <w:tcW w:w="1074" w:type="dxa"/>
            <w:vMerge/>
            <w:tcMar>
              <w:top w:w="80" w:type="dxa"/>
              <w:left w:w="80" w:type="dxa"/>
              <w:bottom w:w="80" w:type="dxa"/>
              <w:right w:w="80" w:type="dxa"/>
            </w:tcMar>
          </w:tcPr>
          <w:p w14:paraId="1CEBF821"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39AC449"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368E42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A04CE5B"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556D696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[0.00–0.08]</w:t>
            </w:r>
          </w:p>
        </w:tc>
        <w:tc>
          <w:tcPr>
            <w:tcW w:w="2551" w:type="dxa"/>
            <w:tcMar>
              <w:top w:w="80" w:type="dxa"/>
              <w:left w:w="80" w:type="dxa"/>
              <w:bottom w:w="80" w:type="dxa"/>
              <w:right w:w="80" w:type="dxa"/>
            </w:tcMar>
          </w:tcPr>
          <w:p w14:paraId="61706C6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30FC88A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[0.00–55.78]</w:t>
            </w:r>
          </w:p>
        </w:tc>
        <w:tc>
          <w:tcPr>
            <w:tcW w:w="2268" w:type="dxa"/>
            <w:tcMar>
              <w:top w:w="80" w:type="dxa"/>
              <w:left w:w="80" w:type="dxa"/>
              <w:bottom w:w="80" w:type="dxa"/>
              <w:right w:w="80" w:type="dxa"/>
            </w:tcMar>
          </w:tcPr>
          <w:p w14:paraId="631386E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17.7%</w:t>
            </w:r>
          </w:p>
        </w:tc>
      </w:tr>
      <w:tr w:rsidR="009146F2" w:rsidRPr="0018281A" w14:paraId="04288C57" w14:textId="77777777">
        <w:tc>
          <w:tcPr>
            <w:tcW w:w="1074" w:type="dxa"/>
            <w:vMerge/>
            <w:tcMar>
              <w:top w:w="80" w:type="dxa"/>
              <w:left w:w="80" w:type="dxa"/>
              <w:bottom w:w="80" w:type="dxa"/>
              <w:right w:w="80" w:type="dxa"/>
            </w:tcMar>
          </w:tcPr>
          <w:p w14:paraId="529D03D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CAA2F31"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7E158F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B1E1659"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4C4C5DC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[0.00–0.19]</w:t>
            </w:r>
          </w:p>
        </w:tc>
        <w:tc>
          <w:tcPr>
            <w:tcW w:w="2551" w:type="dxa"/>
            <w:tcMar>
              <w:top w:w="80" w:type="dxa"/>
              <w:left w:w="80" w:type="dxa"/>
              <w:bottom w:w="80" w:type="dxa"/>
              <w:right w:w="80" w:type="dxa"/>
            </w:tcMar>
          </w:tcPr>
          <w:p w14:paraId="28B56DB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33DB1B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0.20 [0.00–132.03]</w:t>
            </w:r>
          </w:p>
        </w:tc>
        <w:tc>
          <w:tcPr>
            <w:tcW w:w="2268" w:type="dxa"/>
            <w:tcMar>
              <w:top w:w="80" w:type="dxa"/>
              <w:left w:w="80" w:type="dxa"/>
              <w:bottom w:w="80" w:type="dxa"/>
              <w:right w:w="80" w:type="dxa"/>
            </w:tcMar>
          </w:tcPr>
          <w:p w14:paraId="00D8470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26.5%</w:t>
            </w:r>
          </w:p>
        </w:tc>
      </w:tr>
      <w:tr w:rsidR="009146F2" w:rsidRPr="0018281A" w14:paraId="08926976" w14:textId="77777777">
        <w:tc>
          <w:tcPr>
            <w:tcW w:w="1074" w:type="dxa"/>
            <w:vMerge/>
            <w:tcMar>
              <w:top w:w="80" w:type="dxa"/>
              <w:left w:w="80" w:type="dxa"/>
              <w:bottom w:w="80" w:type="dxa"/>
              <w:right w:w="80" w:type="dxa"/>
            </w:tcMar>
          </w:tcPr>
          <w:p w14:paraId="229CA81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EE87DE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83407A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F15D74D"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73F16BB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[0.00–0.78]</w:t>
            </w:r>
          </w:p>
        </w:tc>
        <w:tc>
          <w:tcPr>
            <w:tcW w:w="2551" w:type="dxa"/>
            <w:tcMar>
              <w:top w:w="80" w:type="dxa"/>
              <w:left w:w="80" w:type="dxa"/>
              <w:bottom w:w="80" w:type="dxa"/>
              <w:right w:w="80" w:type="dxa"/>
            </w:tcMar>
          </w:tcPr>
          <w:p w14:paraId="0FBDC43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7E1D342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1.03 [0.02–593.13]</w:t>
            </w:r>
          </w:p>
        </w:tc>
        <w:tc>
          <w:tcPr>
            <w:tcW w:w="2268" w:type="dxa"/>
            <w:tcMar>
              <w:top w:w="80" w:type="dxa"/>
              <w:left w:w="80" w:type="dxa"/>
              <w:bottom w:w="80" w:type="dxa"/>
              <w:right w:w="80" w:type="dxa"/>
            </w:tcMar>
          </w:tcPr>
          <w:p w14:paraId="416631D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50.6%</w:t>
            </w:r>
          </w:p>
        </w:tc>
      </w:tr>
      <w:tr w:rsidR="009146F2" w:rsidRPr="0018281A" w14:paraId="16EB378E" w14:textId="77777777">
        <w:tc>
          <w:tcPr>
            <w:tcW w:w="1074" w:type="dxa"/>
            <w:vMerge/>
            <w:tcMar>
              <w:top w:w="80" w:type="dxa"/>
              <w:left w:w="80" w:type="dxa"/>
              <w:bottom w:w="80" w:type="dxa"/>
              <w:right w:w="80" w:type="dxa"/>
            </w:tcMar>
          </w:tcPr>
          <w:p w14:paraId="73E4865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103AE53"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25436877"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260B6D8E"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1F76AFA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0.00 [0.00–0.04]</w:t>
            </w:r>
          </w:p>
        </w:tc>
        <w:tc>
          <w:tcPr>
            <w:tcW w:w="2551" w:type="dxa"/>
            <w:tcMar>
              <w:top w:w="80" w:type="dxa"/>
              <w:left w:w="80" w:type="dxa"/>
              <w:bottom w:w="80" w:type="dxa"/>
              <w:right w:w="80" w:type="dxa"/>
            </w:tcMar>
          </w:tcPr>
          <w:p w14:paraId="273CCBE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6266D53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[0.00–30.82]</w:t>
            </w:r>
          </w:p>
        </w:tc>
        <w:tc>
          <w:tcPr>
            <w:tcW w:w="2268" w:type="dxa"/>
            <w:tcMar>
              <w:top w:w="80" w:type="dxa"/>
              <w:left w:w="80" w:type="dxa"/>
              <w:bottom w:w="80" w:type="dxa"/>
              <w:right w:w="80" w:type="dxa"/>
            </w:tcMar>
          </w:tcPr>
          <w:p w14:paraId="1E0DEA8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13.3%</w:t>
            </w:r>
          </w:p>
        </w:tc>
      </w:tr>
      <w:tr w:rsidR="009146F2" w:rsidRPr="0018281A" w14:paraId="6C535A32" w14:textId="77777777">
        <w:tc>
          <w:tcPr>
            <w:tcW w:w="1074" w:type="dxa"/>
            <w:vMerge/>
            <w:tcMar>
              <w:top w:w="80" w:type="dxa"/>
              <w:left w:w="80" w:type="dxa"/>
              <w:bottom w:w="80" w:type="dxa"/>
              <w:right w:w="80" w:type="dxa"/>
            </w:tcMar>
          </w:tcPr>
          <w:p w14:paraId="58BEF56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0D8B6A6"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4E3D66D"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3A5B817"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77940F7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[0.00–0.10]</w:t>
            </w:r>
          </w:p>
        </w:tc>
        <w:tc>
          <w:tcPr>
            <w:tcW w:w="2551" w:type="dxa"/>
            <w:tcMar>
              <w:top w:w="80" w:type="dxa"/>
              <w:left w:w="80" w:type="dxa"/>
              <w:bottom w:w="80" w:type="dxa"/>
              <w:right w:w="80" w:type="dxa"/>
            </w:tcMar>
          </w:tcPr>
          <w:p w14:paraId="062127A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40FB4E7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0.10 [0.00–66.87]</w:t>
            </w:r>
          </w:p>
        </w:tc>
        <w:tc>
          <w:tcPr>
            <w:tcW w:w="2268" w:type="dxa"/>
            <w:tcMar>
              <w:top w:w="80" w:type="dxa"/>
              <w:left w:w="80" w:type="dxa"/>
              <w:bottom w:w="80" w:type="dxa"/>
              <w:right w:w="80" w:type="dxa"/>
            </w:tcMar>
          </w:tcPr>
          <w:p w14:paraId="03FF184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19.2%</w:t>
            </w:r>
          </w:p>
        </w:tc>
      </w:tr>
      <w:tr w:rsidR="009146F2" w:rsidRPr="0018281A" w14:paraId="0530965F" w14:textId="77777777">
        <w:tc>
          <w:tcPr>
            <w:tcW w:w="1074" w:type="dxa"/>
            <w:vMerge/>
            <w:tcMar>
              <w:top w:w="80" w:type="dxa"/>
              <w:left w:w="80" w:type="dxa"/>
              <w:bottom w:w="80" w:type="dxa"/>
              <w:right w:w="80" w:type="dxa"/>
            </w:tcMar>
          </w:tcPr>
          <w:p w14:paraId="54B81A69"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5DA1DDD"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BB87A7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F3EA5CF"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616BBEB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[0.00–0.23]</w:t>
            </w:r>
          </w:p>
        </w:tc>
        <w:tc>
          <w:tcPr>
            <w:tcW w:w="2551" w:type="dxa"/>
            <w:tcMar>
              <w:top w:w="80" w:type="dxa"/>
              <w:left w:w="80" w:type="dxa"/>
              <w:bottom w:w="80" w:type="dxa"/>
              <w:right w:w="80" w:type="dxa"/>
            </w:tcMar>
          </w:tcPr>
          <w:p w14:paraId="7D80DF2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3FEB9F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0.25 [0.00–158.75]</w:t>
            </w:r>
          </w:p>
        </w:tc>
        <w:tc>
          <w:tcPr>
            <w:tcW w:w="2268" w:type="dxa"/>
            <w:tcMar>
              <w:top w:w="80" w:type="dxa"/>
              <w:left w:w="80" w:type="dxa"/>
              <w:bottom w:w="80" w:type="dxa"/>
              <w:right w:w="80" w:type="dxa"/>
            </w:tcMar>
          </w:tcPr>
          <w:p w14:paraId="6E31BD1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28.5%</w:t>
            </w:r>
          </w:p>
        </w:tc>
      </w:tr>
      <w:tr w:rsidR="009146F2" w:rsidRPr="0018281A" w14:paraId="3D519C4B" w14:textId="77777777">
        <w:tc>
          <w:tcPr>
            <w:tcW w:w="1074" w:type="dxa"/>
            <w:vMerge/>
            <w:tcMar>
              <w:top w:w="80" w:type="dxa"/>
              <w:left w:w="80" w:type="dxa"/>
              <w:bottom w:w="80" w:type="dxa"/>
              <w:right w:w="80" w:type="dxa"/>
            </w:tcMar>
          </w:tcPr>
          <w:p w14:paraId="34055AC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C7975B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AA4CD8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F6CD5A2"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1D4C86C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[0.00–0.93]</w:t>
            </w:r>
          </w:p>
        </w:tc>
        <w:tc>
          <w:tcPr>
            <w:tcW w:w="2551" w:type="dxa"/>
            <w:tcMar>
              <w:top w:w="80" w:type="dxa"/>
              <w:left w:w="80" w:type="dxa"/>
              <w:bottom w:w="80" w:type="dxa"/>
              <w:right w:w="80" w:type="dxa"/>
            </w:tcMar>
          </w:tcPr>
          <w:p w14:paraId="1BDBAC2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[0.00–0.76]</w:t>
            </w:r>
          </w:p>
        </w:tc>
        <w:tc>
          <w:tcPr>
            <w:tcW w:w="2268" w:type="dxa"/>
            <w:tcMar>
              <w:top w:w="80" w:type="dxa"/>
              <w:left w:w="80" w:type="dxa"/>
              <w:bottom w:w="80" w:type="dxa"/>
              <w:right w:w="80" w:type="dxa"/>
            </w:tcMar>
          </w:tcPr>
          <w:p w14:paraId="55692E6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1.26 [0.03–702.72]</w:t>
            </w:r>
          </w:p>
        </w:tc>
        <w:tc>
          <w:tcPr>
            <w:tcW w:w="2268" w:type="dxa"/>
            <w:tcMar>
              <w:top w:w="80" w:type="dxa"/>
              <w:left w:w="80" w:type="dxa"/>
              <w:bottom w:w="80" w:type="dxa"/>
              <w:right w:w="80" w:type="dxa"/>
            </w:tcMar>
          </w:tcPr>
          <w:p w14:paraId="3F2659D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54.3%</w:t>
            </w:r>
          </w:p>
        </w:tc>
      </w:tr>
      <w:tr w:rsidR="009146F2" w:rsidRPr="0018281A" w14:paraId="2E4B9B5C" w14:textId="77777777">
        <w:tc>
          <w:tcPr>
            <w:tcW w:w="1074" w:type="dxa"/>
            <w:vMerge/>
            <w:tcMar>
              <w:top w:w="80" w:type="dxa"/>
              <w:left w:w="80" w:type="dxa"/>
              <w:bottom w:w="80" w:type="dxa"/>
              <w:right w:w="80" w:type="dxa"/>
            </w:tcMar>
          </w:tcPr>
          <w:p w14:paraId="7EE5C781"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0238D08"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7EE65EC5"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66CE96DD"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1E7E7A5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0.03 [0.00–0.44]</w:t>
            </w:r>
          </w:p>
        </w:tc>
        <w:tc>
          <w:tcPr>
            <w:tcW w:w="2551" w:type="dxa"/>
            <w:tcMar>
              <w:top w:w="80" w:type="dxa"/>
              <w:left w:w="80" w:type="dxa"/>
              <w:bottom w:w="80" w:type="dxa"/>
              <w:right w:w="80" w:type="dxa"/>
            </w:tcMar>
          </w:tcPr>
          <w:p w14:paraId="7527740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059C15E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[0.00–2.19]</w:t>
            </w:r>
          </w:p>
        </w:tc>
        <w:tc>
          <w:tcPr>
            <w:tcW w:w="2268" w:type="dxa"/>
            <w:tcMar>
              <w:top w:w="80" w:type="dxa"/>
              <w:left w:w="80" w:type="dxa"/>
              <w:bottom w:w="80" w:type="dxa"/>
              <w:right w:w="80" w:type="dxa"/>
            </w:tcMar>
          </w:tcPr>
          <w:p w14:paraId="500015A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4.5%</w:t>
            </w:r>
          </w:p>
        </w:tc>
      </w:tr>
      <w:tr w:rsidR="009146F2" w:rsidRPr="0018281A" w14:paraId="09B27F6C" w14:textId="77777777">
        <w:tc>
          <w:tcPr>
            <w:tcW w:w="1074" w:type="dxa"/>
            <w:vMerge/>
            <w:tcMar>
              <w:top w:w="80" w:type="dxa"/>
              <w:left w:w="80" w:type="dxa"/>
              <w:bottom w:w="80" w:type="dxa"/>
              <w:right w:w="80" w:type="dxa"/>
            </w:tcMar>
          </w:tcPr>
          <w:p w14:paraId="2593DD48"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49CEA39"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2D26919"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D169622"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468A7D1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0.06 [0.00–1.05]</w:t>
            </w:r>
          </w:p>
        </w:tc>
        <w:tc>
          <w:tcPr>
            <w:tcW w:w="2551" w:type="dxa"/>
            <w:tcMar>
              <w:top w:w="80" w:type="dxa"/>
              <w:left w:w="80" w:type="dxa"/>
              <w:bottom w:w="80" w:type="dxa"/>
              <w:right w:w="80" w:type="dxa"/>
            </w:tcMar>
          </w:tcPr>
          <w:p w14:paraId="49ED5A3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31AB6DD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0.11 [0.00–4.92]</w:t>
            </w:r>
          </w:p>
        </w:tc>
        <w:tc>
          <w:tcPr>
            <w:tcW w:w="2268" w:type="dxa"/>
            <w:tcMar>
              <w:top w:w="80" w:type="dxa"/>
              <w:left w:w="80" w:type="dxa"/>
              <w:bottom w:w="80" w:type="dxa"/>
              <w:right w:w="80" w:type="dxa"/>
            </w:tcMar>
          </w:tcPr>
          <w:p w14:paraId="18A193D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9.4%</w:t>
            </w:r>
          </w:p>
        </w:tc>
      </w:tr>
      <w:tr w:rsidR="009146F2" w:rsidRPr="0018281A" w14:paraId="45249497" w14:textId="77777777">
        <w:tc>
          <w:tcPr>
            <w:tcW w:w="1074" w:type="dxa"/>
            <w:vMerge/>
            <w:tcMar>
              <w:top w:w="80" w:type="dxa"/>
              <w:left w:w="80" w:type="dxa"/>
              <w:bottom w:w="80" w:type="dxa"/>
              <w:right w:w="80" w:type="dxa"/>
            </w:tcMar>
          </w:tcPr>
          <w:p w14:paraId="1FCF088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48823DF"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5D51E9E"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C046FDC"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01442A4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0.16 [0.01–2.48]</w:t>
            </w:r>
          </w:p>
        </w:tc>
        <w:tc>
          <w:tcPr>
            <w:tcW w:w="2551" w:type="dxa"/>
            <w:tcMar>
              <w:top w:w="80" w:type="dxa"/>
              <w:left w:w="80" w:type="dxa"/>
              <w:bottom w:w="80" w:type="dxa"/>
              <w:right w:w="80" w:type="dxa"/>
            </w:tcMar>
          </w:tcPr>
          <w:p w14:paraId="2F17D50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4053DCC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0.26 [0.01–11.37]</w:t>
            </w:r>
          </w:p>
        </w:tc>
        <w:tc>
          <w:tcPr>
            <w:tcW w:w="2268" w:type="dxa"/>
            <w:tcMar>
              <w:top w:w="80" w:type="dxa"/>
              <w:left w:w="80" w:type="dxa"/>
              <w:bottom w:w="80" w:type="dxa"/>
              <w:right w:w="80" w:type="dxa"/>
            </w:tcMar>
          </w:tcPr>
          <w:p w14:paraId="6C48EFC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20.8%</w:t>
            </w:r>
          </w:p>
        </w:tc>
      </w:tr>
      <w:tr w:rsidR="009146F2" w:rsidRPr="0018281A" w14:paraId="0F605B3A" w14:textId="77777777">
        <w:tc>
          <w:tcPr>
            <w:tcW w:w="1074" w:type="dxa"/>
            <w:vMerge/>
            <w:tcMar>
              <w:top w:w="80" w:type="dxa"/>
              <w:left w:w="80" w:type="dxa"/>
              <w:bottom w:w="80" w:type="dxa"/>
              <w:right w:w="80" w:type="dxa"/>
            </w:tcMar>
          </w:tcPr>
          <w:p w14:paraId="27654E48"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478E96F"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DA039E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6D9AF53"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4827F8A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0.84 [0.05–9.62]</w:t>
            </w:r>
          </w:p>
        </w:tc>
        <w:tc>
          <w:tcPr>
            <w:tcW w:w="2551" w:type="dxa"/>
            <w:tcMar>
              <w:top w:w="80" w:type="dxa"/>
              <w:left w:w="80" w:type="dxa"/>
              <w:bottom w:w="80" w:type="dxa"/>
              <w:right w:w="80" w:type="dxa"/>
            </w:tcMar>
          </w:tcPr>
          <w:p w14:paraId="407A7E3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0.64 [0.06–2.53]</w:t>
            </w:r>
          </w:p>
        </w:tc>
        <w:tc>
          <w:tcPr>
            <w:tcW w:w="2268" w:type="dxa"/>
            <w:tcMar>
              <w:top w:w="80" w:type="dxa"/>
              <w:left w:w="80" w:type="dxa"/>
              <w:bottom w:w="80" w:type="dxa"/>
              <w:right w:w="80" w:type="dxa"/>
            </w:tcMar>
          </w:tcPr>
          <w:p w14:paraId="364937F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1.39 [0.06–38.06]</w:t>
            </w:r>
          </w:p>
        </w:tc>
        <w:tc>
          <w:tcPr>
            <w:tcW w:w="2268" w:type="dxa"/>
            <w:tcMar>
              <w:top w:w="80" w:type="dxa"/>
              <w:left w:w="80" w:type="dxa"/>
              <w:bottom w:w="80" w:type="dxa"/>
              <w:right w:w="80" w:type="dxa"/>
            </w:tcMar>
          </w:tcPr>
          <w:p w14:paraId="31F4976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58.7%</w:t>
            </w:r>
          </w:p>
        </w:tc>
      </w:tr>
      <w:tr w:rsidR="009146F2" w:rsidRPr="0018281A" w14:paraId="5FCA3C34" w14:textId="77777777">
        <w:tc>
          <w:tcPr>
            <w:tcW w:w="1074" w:type="dxa"/>
            <w:vMerge w:val="restart"/>
            <w:tcMar>
              <w:top w:w="80" w:type="dxa"/>
              <w:left w:w="80" w:type="dxa"/>
              <w:bottom w:w="80" w:type="dxa"/>
              <w:right w:w="80" w:type="dxa"/>
            </w:tcMar>
          </w:tcPr>
          <w:p w14:paraId="7E9884A0" w14:textId="77777777" w:rsidR="009146F2" w:rsidRPr="0018281A" w:rsidRDefault="009146F2">
            <w:pPr>
              <w:jc w:val="center"/>
              <w:rPr>
                <w:rFonts w:ascii="Calibri" w:hAnsi="Calibri" w:cs="Calibri"/>
              </w:rPr>
            </w:pPr>
            <w:r w:rsidRPr="0018281A">
              <w:rPr>
                <w:rFonts w:ascii="Calibri" w:hAnsi="Calibri" w:cs="Calibri"/>
                <w:sz w:val="16"/>
              </w:rPr>
              <w:t>SAE</w:t>
            </w:r>
          </w:p>
        </w:tc>
        <w:tc>
          <w:tcPr>
            <w:tcW w:w="1258" w:type="dxa"/>
            <w:vMerge w:val="restart"/>
            <w:tcMar>
              <w:top w:w="80" w:type="dxa"/>
              <w:left w:w="80" w:type="dxa"/>
              <w:bottom w:w="80" w:type="dxa"/>
              <w:right w:w="80" w:type="dxa"/>
            </w:tcMar>
          </w:tcPr>
          <w:p w14:paraId="3C24F60C" w14:textId="77777777" w:rsidR="009146F2" w:rsidRPr="0018281A" w:rsidRDefault="009146F2">
            <w:pPr>
              <w:jc w:val="center"/>
              <w:rPr>
                <w:rFonts w:ascii="Calibri" w:hAnsi="Calibri" w:cs="Calibri"/>
              </w:rPr>
            </w:pPr>
            <w:r w:rsidRPr="0018281A">
              <w:rPr>
                <w:rFonts w:ascii="Calibri" w:hAnsi="Calibri" w:cs="Calibri"/>
                <w:sz w:val="16"/>
              </w:rPr>
              <w:t>Low</w:t>
            </w:r>
          </w:p>
        </w:tc>
        <w:tc>
          <w:tcPr>
            <w:tcW w:w="1029" w:type="dxa"/>
            <w:vMerge w:val="restart"/>
            <w:tcMar>
              <w:top w:w="80" w:type="dxa"/>
              <w:left w:w="80" w:type="dxa"/>
              <w:bottom w:w="80" w:type="dxa"/>
              <w:right w:w="80" w:type="dxa"/>
            </w:tcMar>
          </w:tcPr>
          <w:p w14:paraId="70FFF104"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25CE0B4F"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6C949C0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0.12 [0.01–1.11]</w:t>
            </w:r>
          </w:p>
        </w:tc>
        <w:tc>
          <w:tcPr>
            <w:tcW w:w="2551" w:type="dxa"/>
            <w:tcMar>
              <w:top w:w="80" w:type="dxa"/>
              <w:left w:w="80" w:type="dxa"/>
              <w:bottom w:w="80" w:type="dxa"/>
              <w:right w:w="80" w:type="dxa"/>
            </w:tcMar>
          </w:tcPr>
          <w:p w14:paraId="1C33B46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69DB6C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0.06 [0.00–0.67]</w:t>
            </w:r>
          </w:p>
        </w:tc>
        <w:tc>
          <w:tcPr>
            <w:tcW w:w="2268" w:type="dxa"/>
            <w:tcMar>
              <w:top w:w="80" w:type="dxa"/>
              <w:left w:w="80" w:type="dxa"/>
              <w:bottom w:w="80" w:type="dxa"/>
              <w:right w:w="80" w:type="dxa"/>
            </w:tcMar>
          </w:tcPr>
          <w:p w14:paraId="6B7AC45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1.3%</w:t>
            </w:r>
          </w:p>
        </w:tc>
      </w:tr>
      <w:tr w:rsidR="009146F2" w:rsidRPr="0018281A" w14:paraId="41BC4616" w14:textId="77777777">
        <w:tc>
          <w:tcPr>
            <w:tcW w:w="1074" w:type="dxa"/>
            <w:vMerge/>
            <w:tcMar>
              <w:top w:w="80" w:type="dxa"/>
              <w:left w:w="80" w:type="dxa"/>
              <w:bottom w:w="80" w:type="dxa"/>
              <w:right w:w="80" w:type="dxa"/>
            </w:tcMar>
          </w:tcPr>
          <w:p w14:paraId="6C747C91"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BDBB32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675796C"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3C0074B"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18E480A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0.26 [0.02–2.53]</w:t>
            </w:r>
          </w:p>
        </w:tc>
        <w:tc>
          <w:tcPr>
            <w:tcW w:w="2551" w:type="dxa"/>
            <w:tcMar>
              <w:top w:w="80" w:type="dxa"/>
              <w:left w:w="80" w:type="dxa"/>
              <w:bottom w:w="80" w:type="dxa"/>
              <w:right w:w="80" w:type="dxa"/>
            </w:tcMar>
          </w:tcPr>
          <w:p w14:paraId="1128F15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ABF92E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0.13 [0.01–1.51]</w:t>
            </w:r>
          </w:p>
        </w:tc>
        <w:tc>
          <w:tcPr>
            <w:tcW w:w="2268" w:type="dxa"/>
            <w:tcMar>
              <w:top w:w="80" w:type="dxa"/>
              <w:left w:w="80" w:type="dxa"/>
              <w:bottom w:w="80" w:type="dxa"/>
              <w:right w:w="80" w:type="dxa"/>
            </w:tcMar>
          </w:tcPr>
          <w:p w14:paraId="5273DB9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5.0%</w:t>
            </w:r>
          </w:p>
        </w:tc>
      </w:tr>
      <w:tr w:rsidR="009146F2" w:rsidRPr="0018281A" w14:paraId="1FF14814" w14:textId="77777777">
        <w:tc>
          <w:tcPr>
            <w:tcW w:w="1074" w:type="dxa"/>
            <w:vMerge/>
            <w:tcMar>
              <w:top w:w="80" w:type="dxa"/>
              <w:left w:w="80" w:type="dxa"/>
              <w:bottom w:w="80" w:type="dxa"/>
              <w:right w:w="80" w:type="dxa"/>
            </w:tcMar>
          </w:tcPr>
          <w:p w14:paraId="6ED99B19"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D1FF782"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E66FF95"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067CA4D"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78C8B74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0.61 [0.04–5.95]</w:t>
            </w:r>
          </w:p>
        </w:tc>
        <w:tc>
          <w:tcPr>
            <w:tcW w:w="2551" w:type="dxa"/>
            <w:tcMar>
              <w:top w:w="80" w:type="dxa"/>
              <w:left w:w="80" w:type="dxa"/>
              <w:bottom w:w="80" w:type="dxa"/>
              <w:right w:w="80" w:type="dxa"/>
            </w:tcMar>
          </w:tcPr>
          <w:p w14:paraId="472BE75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A562E6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0.30 [0.02–3.55]</w:t>
            </w:r>
          </w:p>
        </w:tc>
        <w:tc>
          <w:tcPr>
            <w:tcW w:w="2268" w:type="dxa"/>
            <w:tcMar>
              <w:top w:w="80" w:type="dxa"/>
              <w:left w:w="80" w:type="dxa"/>
              <w:bottom w:w="80" w:type="dxa"/>
              <w:right w:w="80" w:type="dxa"/>
            </w:tcMar>
          </w:tcPr>
          <w:p w14:paraId="573ED15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18.3%</w:t>
            </w:r>
          </w:p>
        </w:tc>
      </w:tr>
      <w:tr w:rsidR="009146F2" w:rsidRPr="0018281A" w14:paraId="06FF84FD" w14:textId="77777777">
        <w:tc>
          <w:tcPr>
            <w:tcW w:w="1074" w:type="dxa"/>
            <w:vMerge/>
            <w:tcMar>
              <w:top w:w="80" w:type="dxa"/>
              <w:left w:w="80" w:type="dxa"/>
              <w:bottom w:w="80" w:type="dxa"/>
              <w:right w:w="80" w:type="dxa"/>
            </w:tcMar>
          </w:tcPr>
          <w:p w14:paraId="0666E276"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40A8F6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42B2CCB"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7623632"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6DC5FCD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1.87 [0.15–19.89]</w:t>
            </w:r>
          </w:p>
        </w:tc>
        <w:tc>
          <w:tcPr>
            <w:tcW w:w="2551" w:type="dxa"/>
            <w:tcMar>
              <w:top w:w="80" w:type="dxa"/>
              <w:left w:w="80" w:type="dxa"/>
              <w:bottom w:w="80" w:type="dxa"/>
              <w:right w:w="80" w:type="dxa"/>
            </w:tcMar>
          </w:tcPr>
          <w:p w14:paraId="5F80EA4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FA814C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0.94 [0.07–12.00]</w:t>
            </w:r>
          </w:p>
        </w:tc>
        <w:tc>
          <w:tcPr>
            <w:tcW w:w="2268" w:type="dxa"/>
            <w:tcMar>
              <w:top w:w="80" w:type="dxa"/>
              <w:left w:w="80" w:type="dxa"/>
              <w:bottom w:w="80" w:type="dxa"/>
              <w:right w:w="80" w:type="dxa"/>
            </w:tcMar>
          </w:tcPr>
          <w:p w14:paraId="1E3233F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48.2%</w:t>
            </w:r>
          </w:p>
        </w:tc>
      </w:tr>
      <w:tr w:rsidR="009146F2" w:rsidRPr="0018281A" w14:paraId="1CC4B558" w14:textId="77777777">
        <w:tc>
          <w:tcPr>
            <w:tcW w:w="1074" w:type="dxa"/>
            <w:vMerge/>
            <w:tcMar>
              <w:top w:w="80" w:type="dxa"/>
              <w:left w:w="80" w:type="dxa"/>
              <w:bottom w:w="80" w:type="dxa"/>
              <w:right w:w="80" w:type="dxa"/>
            </w:tcMar>
          </w:tcPr>
          <w:p w14:paraId="139D889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D8F03C5"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12906566"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488EC2CF"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27D4675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[0.00–0.52]</w:t>
            </w:r>
          </w:p>
        </w:tc>
        <w:tc>
          <w:tcPr>
            <w:tcW w:w="2551" w:type="dxa"/>
            <w:tcMar>
              <w:top w:w="80" w:type="dxa"/>
              <w:left w:w="80" w:type="dxa"/>
              <w:bottom w:w="80" w:type="dxa"/>
              <w:right w:w="80" w:type="dxa"/>
            </w:tcMar>
          </w:tcPr>
          <w:p w14:paraId="1A8DAD9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849D8D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0.03 [0.00–0.31]</w:t>
            </w:r>
          </w:p>
        </w:tc>
        <w:tc>
          <w:tcPr>
            <w:tcW w:w="2268" w:type="dxa"/>
            <w:tcMar>
              <w:top w:w="80" w:type="dxa"/>
              <w:left w:w="80" w:type="dxa"/>
              <w:bottom w:w="80" w:type="dxa"/>
              <w:right w:w="80" w:type="dxa"/>
            </w:tcMar>
          </w:tcPr>
          <w:p w14:paraId="54109F8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w:t>
            </w:r>
          </w:p>
        </w:tc>
      </w:tr>
      <w:tr w:rsidR="009146F2" w:rsidRPr="0018281A" w14:paraId="0D1D0725" w14:textId="77777777">
        <w:tc>
          <w:tcPr>
            <w:tcW w:w="1074" w:type="dxa"/>
            <w:vMerge/>
            <w:tcMar>
              <w:top w:w="80" w:type="dxa"/>
              <w:left w:w="80" w:type="dxa"/>
              <w:bottom w:w="80" w:type="dxa"/>
              <w:right w:w="80" w:type="dxa"/>
            </w:tcMar>
          </w:tcPr>
          <w:p w14:paraId="416DA66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69537BA"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587958A"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D80A718"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4B974D5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0.12 [0.01–1.17]</w:t>
            </w:r>
          </w:p>
        </w:tc>
        <w:tc>
          <w:tcPr>
            <w:tcW w:w="2551" w:type="dxa"/>
            <w:tcMar>
              <w:top w:w="80" w:type="dxa"/>
              <w:left w:w="80" w:type="dxa"/>
              <w:bottom w:w="80" w:type="dxa"/>
              <w:right w:w="80" w:type="dxa"/>
            </w:tcMar>
          </w:tcPr>
          <w:p w14:paraId="067FB63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C7D1B4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0.06 [0.00–0.69]</w:t>
            </w:r>
          </w:p>
        </w:tc>
        <w:tc>
          <w:tcPr>
            <w:tcW w:w="2268" w:type="dxa"/>
            <w:tcMar>
              <w:top w:w="80" w:type="dxa"/>
              <w:left w:w="80" w:type="dxa"/>
              <w:bottom w:w="80" w:type="dxa"/>
              <w:right w:w="80" w:type="dxa"/>
            </w:tcMar>
          </w:tcPr>
          <w:p w14:paraId="168BD2A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1.3%</w:t>
            </w:r>
          </w:p>
        </w:tc>
      </w:tr>
      <w:tr w:rsidR="009146F2" w:rsidRPr="0018281A" w14:paraId="770F1D20" w14:textId="77777777">
        <w:tc>
          <w:tcPr>
            <w:tcW w:w="1074" w:type="dxa"/>
            <w:vMerge/>
            <w:tcMar>
              <w:top w:w="80" w:type="dxa"/>
              <w:left w:w="80" w:type="dxa"/>
              <w:bottom w:w="80" w:type="dxa"/>
              <w:right w:w="80" w:type="dxa"/>
            </w:tcMar>
          </w:tcPr>
          <w:p w14:paraId="2DA7CBF1"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947AA8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D66C06E"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9F13AAB"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56646B9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0.29 [0.02–2.79]</w:t>
            </w:r>
          </w:p>
        </w:tc>
        <w:tc>
          <w:tcPr>
            <w:tcW w:w="2551" w:type="dxa"/>
            <w:tcMar>
              <w:top w:w="80" w:type="dxa"/>
              <w:left w:w="80" w:type="dxa"/>
              <w:bottom w:w="80" w:type="dxa"/>
              <w:right w:w="80" w:type="dxa"/>
            </w:tcMar>
          </w:tcPr>
          <w:p w14:paraId="658065E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9D25E4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0.14 [0.01–1.69]</w:t>
            </w:r>
          </w:p>
        </w:tc>
        <w:tc>
          <w:tcPr>
            <w:tcW w:w="2268" w:type="dxa"/>
            <w:tcMar>
              <w:top w:w="80" w:type="dxa"/>
              <w:left w:w="80" w:type="dxa"/>
              <w:bottom w:w="80" w:type="dxa"/>
              <w:right w:w="80" w:type="dxa"/>
            </w:tcMar>
          </w:tcPr>
          <w:p w14:paraId="6676CFC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6.2%</w:t>
            </w:r>
          </w:p>
        </w:tc>
      </w:tr>
      <w:tr w:rsidR="009146F2" w:rsidRPr="0018281A" w14:paraId="1C4FA3C5" w14:textId="77777777">
        <w:tc>
          <w:tcPr>
            <w:tcW w:w="1074" w:type="dxa"/>
            <w:vMerge/>
            <w:tcMar>
              <w:top w:w="80" w:type="dxa"/>
              <w:left w:w="80" w:type="dxa"/>
              <w:bottom w:w="80" w:type="dxa"/>
              <w:right w:w="80" w:type="dxa"/>
            </w:tcMar>
          </w:tcPr>
          <w:p w14:paraId="19DD482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92650B1"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DF2838C"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BAD6541"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56124ED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0.88 [0.07–9.32]</w:t>
            </w:r>
          </w:p>
        </w:tc>
        <w:tc>
          <w:tcPr>
            <w:tcW w:w="2551" w:type="dxa"/>
            <w:tcMar>
              <w:top w:w="80" w:type="dxa"/>
              <w:left w:w="80" w:type="dxa"/>
              <w:bottom w:w="80" w:type="dxa"/>
              <w:right w:w="80" w:type="dxa"/>
            </w:tcMar>
          </w:tcPr>
          <w:p w14:paraId="1766B0D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99A3CA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0.44 [0.03–5.64]</w:t>
            </w:r>
          </w:p>
        </w:tc>
        <w:tc>
          <w:tcPr>
            <w:tcW w:w="2268" w:type="dxa"/>
            <w:tcMar>
              <w:top w:w="80" w:type="dxa"/>
              <w:left w:w="80" w:type="dxa"/>
              <w:bottom w:w="80" w:type="dxa"/>
              <w:right w:w="80" w:type="dxa"/>
            </w:tcMar>
          </w:tcPr>
          <w:p w14:paraId="0D15E71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28.2%</w:t>
            </w:r>
          </w:p>
        </w:tc>
      </w:tr>
      <w:tr w:rsidR="009146F2" w:rsidRPr="0018281A" w14:paraId="675334D4" w14:textId="77777777">
        <w:tc>
          <w:tcPr>
            <w:tcW w:w="1074" w:type="dxa"/>
            <w:vMerge/>
            <w:tcMar>
              <w:top w:w="80" w:type="dxa"/>
              <w:left w:w="80" w:type="dxa"/>
              <w:bottom w:w="80" w:type="dxa"/>
              <w:right w:w="80" w:type="dxa"/>
            </w:tcMar>
          </w:tcPr>
          <w:p w14:paraId="364A6F7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0A228B3"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48005563"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4FD88231"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400779B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[0.00–0.33]</w:t>
            </w:r>
          </w:p>
        </w:tc>
        <w:tc>
          <w:tcPr>
            <w:tcW w:w="2551" w:type="dxa"/>
            <w:tcMar>
              <w:top w:w="80" w:type="dxa"/>
              <w:left w:w="80" w:type="dxa"/>
              <w:bottom w:w="80" w:type="dxa"/>
              <w:right w:w="80" w:type="dxa"/>
            </w:tcMar>
          </w:tcPr>
          <w:p w14:paraId="79D5ABE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531E81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[0.00–0.20]</w:t>
            </w:r>
          </w:p>
        </w:tc>
        <w:tc>
          <w:tcPr>
            <w:tcW w:w="2268" w:type="dxa"/>
            <w:tcMar>
              <w:top w:w="80" w:type="dxa"/>
              <w:left w:w="80" w:type="dxa"/>
              <w:bottom w:w="80" w:type="dxa"/>
              <w:right w:w="80" w:type="dxa"/>
            </w:tcMar>
          </w:tcPr>
          <w:p w14:paraId="36A15C0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w:t>
            </w:r>
          </w:p>
        </w:tc>
      </w:tr>
      <w:tr w:rsidR="009146F2" w:rsidRPr="0018281A" w14:paraId="466589F4" w14:textId="77777777">
        <w:tc>
          <w:tcPr>
            <w:tcW w:w="1074" w:type="dxa"/>
            <w:vMerge/>
            <w:tcMar>
              <w:top w:w="80" w:type="dxa"/>
              <w:left w:w="80" w:type="dxa"/>
              <w:bottom w:w="80" w:type="dxa"/>
              <w:right w:w="80" w:type="dxa"/>
            </w:tcMar>
          </w:tcPr>
          <w:p w14:paraId="7E1E9821"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6BF388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0E772EC"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A309B47"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65C1E0F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[0.01–0.77]</w:t>
            </w:r>
          </w:p>
        </w:tc>
        <w:tc>
          <w:tcPr>
            <w:tcW w:w="2551" w:type="dxa"/>
            <w:tcMar>
              <w:top w:w="80" w:type="dxa"/>
              <w:left w:w="80" w:type="dxa"/>
              <w:bottom w:w="80" w:type="dxa"/>
              <w:right w:w="80" w:type="dxa"/>
            </w:tcMar>
          </w:tcPr>
          <w:p w14:paraId="59DF317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279EA7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[0.00–0.46]</w:t>
            </w:r>
          </w:p>
        </w:tc>
        <w:tc>
          <w:tcPr>
            <w:tcW w:w="2268" w:type="dxa"/>
            <w:tcMar>
              <w:top w:w="80" w:type="dxa"/>
              <w:left w:w="80" w:type="dxa"/>
              <w:bottom w:w="80" w:type="dxa"/>
              <w:right w:w="80" w:type="dxa"/>
            </w:tcMar>
          </w:tcPr>
          <w:p w14:paraId="7A23B1B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w:t>
            </w:r>
          </w:p>
        </w:tc>
      </w:tr>
      <w:tr w:rsidR="009146F2" w:rsidRPr="0018281A" w14:paraId="1F9FC7C2" w14:textId="77777777">
        <w:tc>
          <w:tcPr>
            <w:tcW w:w="1074" w:type="dxa"/>
            <w:vMerge/>
            <w:tcMar>
              <w:top w:w="80" w:type="dxa"/>
              <w:left w:w="80" w:type="dxa"/>
              <w:bottom w:w="80" w:type="dxa"/>
              <w:right w:w="80" w:type="dxa"/>
            </w:tcMar>
          </w:tcPr>
          <w:p w14:paraId="406A32C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52ACDAA"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620D6A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4D709EE"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48A4935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0.18 [0.01–1.79]</w:t>
            </w:r>
          </w:p>
        </w:tc>
        <w:tc>
          <w:tcPr>
            <w:tcW w:w="2551" w:type="dxa"/>
            <w:tcMar>
              <w:top w:w="80" w:type="dxa"/>
              <w:left w:w="80" w:type="dxa"/>
              <w:bottom w:w="80" w:type="dxa"/>
              <w:right w:w="80" w:type="dxa"/>
            </w:tcMar>
          </w:tcPr>
          <w:p w14:paraId="6CB5BDC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133DA20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0.09 [0.01–1.07]</w:t>
            </w:r>
          </w:p>
        </w:tc>
        <w:tc>
          <w:tcPr>
            <w:tcW w:w="2268" w:type="dxa"/>
            <w:tcMar>
              <w:top w:w="80" w:type="dxa"/>
              <w:left w:w="80" w:type="dxa"/>
              <w:bottom w:w="80" w:type="dxa"/>
              <w:right w:w="80" w:type="dxa"/>
            </w:tcMar>
          </w:tcPr>
          <w:p w14:paraId="3E7EC03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2.8%</w:t>
            </w:r>
          </w:p>
        </w:tc>
      </w:tr>
      <w:tr w:rsidR="009146F2" w:rsidRPr="0018281A" w14:paraId="332F76FB" w14:textId="77777777">
        <w:tc>
          <w:tcPr>
            <w:tcW w:w="1074" w:type="dxa"/>
            <w:vMerge/>
            <w:tcMar>
              <w:top w:w="80" w:type="dxa"/>
              <w:left w:w="80" w:type="dxa"/>
              <w:bottom w:w="80" w:type="dxa"/>
              <w:right w:w="80" w:type="dxa"/>
            </w:tcMar>
          </w:tcPr>
          <w:p w14:paraId="4FBF1A8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16A21C2"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F9DF276"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96B4A65"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6411E10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0.57 [0.04–6.04]</w:t>
            </w:r>
          </w:p>
        </w:tc>
        <w:tc>
          <w:tcPr>
            <w:tcW w:w="2551" w:type="dxa"/>
            <w:tcMar>
              <w:top w:w="80" w:type="dxa"/>
              <w:left w:w="80" w:type="dxa"/>
              <w:bottom w:w="80" w:type="dxa"/>
              <w:right w:w="80" w:type="dxa"/>
            </w:tcMar>
          </w:tcPr>
          <w:p w14:paraId="1CF1B4D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FB2540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0.29 [0.02–3.65]</w:t>
            </w:r>
          </w:p>
        </w:tc>
        <w:tc>
          <w:tcPr>
            <w:tcW w:w="2268" w:type="dxa"/>
            <w:tcMar>
              <w:top w:w="80" w:type="dxa"/>
              <w:left w:w="80" w:type="dxa"/>
              <w:bottom w:w="80" w:type="dxa"/>
              <w:right w:w="80" w:type="dxa"/>
            </w:tcMar>
          </w:tcPr>
          <w:p w14:paraId="774F2AF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18.1%</w:t>
            </w:r>
          </w:p>
        </w:tc>
      </w:tr>
      <w:tr w:rsidR="009146F2" w:rsidRPr="0018281A" w14:paraId="3BF87F4B" w14:textId="77777777">
        <w:tc>
          <w:tcPr>
            <w:tcW w:w="1074" w:type="dxa"/>
            <w:vMerge/>
            <w:tcMar>
              <w:top w:w="80" w:type="dxa"/>
              <w:left w:w="80" w:type="dxa"/>
              <w:bottom w:w="80" w:type="dxa"/>
              <w:right w:w="80" w:type="dxa"/>
            </w:tcMar>
          </w:tcPr>
          <w:p w14:paraId="3EF458C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EFE5263"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3DAB6B1E"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74393EDA"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532D330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[0.01–0.75]</w:t>
            </w:r>
          </w:p>
        </w:tc>
        <w:tc>
          <w:tcPr>
            <w:tcW w:w="2551" w:type="dxa"/>
            <w:tcMar>
              <w:top w:w="80" w:type="dxa"/>
              <w:left w:w="80" w:type="dxa"/>
              <w:bottom w:w="80" w:type="dxa"/>
              <w:right w:w="80" w:type="dxa"/>
            </w:tcMar>
          </w:tcPr>
          <w:p w14:paraId="080C24F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54F29D6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[0.00–0.07]</w:t>
            </w:r>
          </w:p>
        </w:tc>
        <w:tc>
          <w:tcPr>
            <w:tcW w:w="2268" w:type="dxa"/>
            <w:tcMar>
              <w:top w:w="80" w:type="dxa"/>
              <w:left w:w="80" w:type="dxa"/>
              <w:bottom w:w="80" w:type="dxa"/>
              <w:right w:w="80" w:type="dxa"/>
            </w:tcMar>
          </w:tcPr>
          <w:p w14:paraId="7A8E30F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w:t>
            </w:r>
          </w:p>
        </w:tc>
      </w:tr>
      <w:tr w:rsidR="009146F2" w:rsidRPr="0018281A" w14:paraId="13B5C7C2" w14:textId="77777777">
        <w:tc>
          <w:tcPr>
            <w:tcW w:w="1074" w:type="dxa"/>
            <w:vMerge/>
            <w:tcMar>
              <w:top w:w="80" w:type="dxa"/>
              <w:left w:w="80" w:type="dxa"/>
              <w:bottom w:w="80" w:type="dxa"/>
              <w:right w:w="80" w:type="dxa"/>
            </w:tcMar>
          </w:tcPr>
          <w:p w14:paraId="47382FE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192414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2DE250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F3EF274"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3CE82A7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0.17 [0.01–1.68]</w:t>
            </w:r>
          </w:p>
        </w:tc>
        <w:tc>
          <w:tcPr>
            <w:tcW w:w="2551" w:type="dxa"/>
            <w:tcMar>
              <w:top w:w="80" w:type="dxa"/>
              <w:left w:w="80" w:type="dxa"/>
              <w:bottom w:w="80" w:type="dxa"/>
              <w:right w:w="80" w:type="dxa"/>
            </w:tcMar>
          </w:tcPr>
          <w:p w14:paraId="31B2581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21EA7F6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[0.00–0.16]</w:t>
            </w:r>
          </w:p>
        </w:tc>
        <w:tc>
          <w:tcPr>
            <w:tcW w:w="2268" w:type="dxa"/>
            <w:tcMar>
              <w:top w:w="80" w:type="dxa"/>
              <w:left w:w="80" w:type="dxa"/>
              <w:bottom w:w="80" w:type="dxa"/>
              <w:right w:w="80" w:type="dxa"/>
            </w:tcMar>
          </w:tcPr>
          <w:p w14:paraId="3C25DDA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w:t>
            </w:r>
          </w:p>
        </w:tc>
      </w:tr>
      <w:tr w:rsidR="009146F2" w:rsidRPr="0018281A" w14:paraId="163E55A1" w14:textId="77777777">
        <w:tc>
          <w:tcPr>
            <w:tcW w:w="1074" w:type="dxa"/>
            <w:vMerge/>
            <w:tcMar>
              <w:top w:w="80" w:type="dxa"/>
              <w:left w:w="80" w:type="dxa"/>
              <w:bottom w:w="80" w:type="dxa"/>
              <w:right w:w="80" w:type="dxa"/>
            </w:tcMar>
          </w:tcPr>
          <w:p w14:paraId="3FBD20C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59EB706"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4E0476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B1F4B26"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2A92D4C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0.41 [0.03–4.02]</w:t>
            </w:r>
          </w:p>
        </w:tc>
        <w:tc>
          <w:tcPr>
            <w:tcW w:w="2551" w:type="dxa"/>
            <w:tcMar>
              <w:top w:w="80" w:type="dxa"/>
              <w:left w:w="80" w:type="dxa"/>
              <w:bottom w:w="80" w:type="dxa"/>
              <w:right w:w="80" w:type="dxa"/>
            </w:tcMar>
          </w:tcPr>
          <w:p w14:paraId="5DF8FC4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33F4106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[0.00–0.38]</w:t>
            </w:r>
          </w:p>
        </w:tc>
        <w:tc>
          <w:tcPr>
            <w:tcW w:w="2268" w:type="dxa"/>
            <w:tcMar>
              <w:top w:w="80" w:type="dxa"/>
              <w:left w:w="80" w:type="dxa"/>
              <w:bottom w:w="80" w:type="dxa"/>
              <w:right w:w="80" w:type="dxa"/>
            </w:tcMar>
          </w:tcPr>
          <w:p w14:paraId="352637F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w:t>
            </w:r>
          </w:p>
        </w:tc>
      </w:tr>
      <w:tr w:rsidR="009146F2" w:rsidRPr="0018281A" w14:paraId="4F6158AD" w14:textId="77777777">
        <w:tc>
          <w:tcPr>
            <w:tcW w:w="1074" w:type="dxa"/>
            <w:vMerge/>
            <w:tcMar>
              <w:top w:w="80" w:type="dxa"/>
              <w:left w:w="80" w:type="dxa"/>
              <w:bottom w:w="80" w:type="dxa"/>
              <w:right w:w="80" w:type="dxa"/>
            </w:tcMar>
          </w:tcPr>
          <w:p w14:paraId="7067B2D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545BD06"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F716904"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CD6B67C"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0423B2F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1.26 [0.10–13.48]</w:t>
            </w:r>
          </w:p>
        </w:tc>
        <w:tc>
          <w:tcPr>
            <w:tcW w:w="2551" w:type="dxa"/>
            <w:tcMar>
              <w:top w:w="80" w:type="dxa"/>
              <w:left w:w="80" w:type="dxa"/>
              <w:bottom w:w="80" w:type="dxa"/>
              <w:right w:w="80" w:type="dxa"/>
            </w:tcMar>
          </w:tcPr>
          <w:p w14:paraId="6894F08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34DBC26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0.11 [0.01–1.25]</w:t>
            </w:r>
          </w:p>
        </w:tc>
        <w:tc>
          <w:tcPr>
            <w:tcW w:w="2268" w:type="dxa"/>
            <w:tcMar>
              <w:top w:w="80" w:type="dxa"/>
              <w:left w:w="80" w:type="dxa"/>
              <w:bottom w:w="80" w:type="dxa"/>
              <w:right w:w="80" w:type="dxa"/>
            </w:tcMar>
          </w:tcPr>
          <w:p w14:paraId="6DBEE4E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4.0%</w:t>
            </w:r>
          </w:p>
        </w:tc>
      </w:tr>
      <w:tr w:rsidR="009146F2" w:rsidRPr="0018281A" w14:paraId="1A6E28A7" w14:textId="77777777">
        <w:tc>
          <w:tcPr>
            <w:tcW w:w="1074" w:type="dxa"/>
            <w:vMerge/>
            <w:tcMar>
              <w:top w:w="80" w:type="dxa"/>
              <w:left w:w="80" w:type="dxa"/>
              <w:bottom w:w="80" w:type="dxa"/>
              <w:right w:w="80" w:type="dxa"/>
            </w:tcMar>
          </w:tcPr>
          <w:p w14:paraId="6493B2FF" w14:textId="77777777" w:rsidR="009146F2" w:rsidRPr="0018281A" w:rsidRDefault="009146F2">
            <w:pPr>
              <w:jc w:val="center"/>
              <w:rPr>
                <w:rFonts w:ascii="Calibri" w:hAnsi="Calibri" w:cs="Calibri"/>
              </w:rPr>
            </w:pPr>
          </w:p>
        </w:tc>
        <w:tc>
          <w:tcPr>
            <w:tcW w:w="1258" w:type="dxa"/>
            <w:vMerge w:val="restart"/>
            <w:tcMar>
              <w:top w:w="80" w:type="dxa"/>
              <w:left w:w="80" w:type="dxa"/>
              <w:bottom w:w="80" w:type="dxa"/>
              <w:right w:w="80" w:type="dxa"/>
            </w:tcMar>
          </w:tcPr>
          <w:p w14:paraId="1146CBCA" w14:textId="77777777" w:rsidR="009146F2" w:rsidRPr="0018281A" w:rsidRDefault="009146F2">
            <w:pPr>
              <w:jc w:val="center"/>
              <w:rPr>
                <w:rFonts w:ascii="Calibri" w:hAnsi="Calibri" w:cs="Calibri"/>
              </w:rPr>
            </w:pPr>
            <w:r w:rsidRPr="0018281A">
              <w:rPr>
                <w:rFonts w:ascii="Calibri" w:hAnsi="Calibri" w:cs="Calibri"/>
                <w:sz w:val="16"/>
              </w:rPr>
              <w:t>Moderate</w:t>
            </w:r>
          </w:p>
        </w:tc>
        <w:tc>
          <w:tcPr>
            <w:tcW w:w="1029" w:type="dxa"/>
            <w:vMerge w:val="restart"/>
            <w:tcMar>
              <w:top w:w="80" w:type="dxa"/>
              <w:left w:w="80" w:type="dxa"/>
              <w:bottom w:w="80" w:type="dxa"/>
              <w:right w:w="80" w:type="dxa"/>
            </w:tcMar>
          </w:tcPr>
          <w:p w14:paraId="6404AE1E"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22989568"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52A88ED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0.13 [0.02–0.69]</w:t>
            </w:r>
          </w:p>
        </w:tc>
        <w:tc>
          <w:tcPr>
            <w:tcW w:w="2551" w:type="dxa"/>
            <w:tcMar>
              <w:top w:w="80" w:type="dxa"/>
              <w:left w:w="80" w:type="dxa"/>
              <w:bottom w:w="80" w:type="dxa"/>
              <w:right w:w="80" w:type="dxa"/>
            </w:tcMar>
          </w:tcPr>
          <w:p w14:paraId="277BF88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9FA8F5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0.06 [0.01–0.41]</w:t>
            </w:r>
          </w:p>
        </w:tc>
        <w:tc>
          <w:tcPr>
            <w:tcW w:w="2268" w:type="dxa"/>
            <w:tcMar>
              <w:top w:w="80" w:type="dxa"/>
              <w:left w:w="80" w:type="dxa"/>
              <w:bottom w:w="80" w:type="dxa"/>
              <w:right w:w="80" w:type="dxa"/>
            </w:tcMar>
          </w:tcPr>
          <w:p w14:paraId="7C59C1D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w:t>
            </w:r>
          </w:p>
        </w:tc>
      </w:tr>
      <w:tr w:rsidR="009146F2" w:rsidRPr="0018281A" w14:paraId="680F7629" w14:textId="77777777">
        <w:tc>
          <w:tcPr>
            <w:tcW w:w="1074" w:type="dxa"/>
            <w:vMerge/>
            <w:tcMar>
              <w:top w:w="80" w:type="dxa"/>
              <w:left w:w="80" w:type="dxa"/>
              <w:bottom w:w="80" w:type="dxa"/>
              <w:right w:w="80" w:type="dxa"/>
            </w:tcMar>
          </w:tcPr>
          <w:p w14:paraId="0F1A568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07633F1"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1B34F2F"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66F1A579"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5F6611B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0.29 [0.05–1.62]</w:t>
            </w:r>
          </w:p>
        </w:tc>
        <w:tc>
          <w:tcPr>
            <w:tcW w:w="2551" w:type="dxa"/>
            <w:tcMar>
              <w:top w:w="80" w:type="dxa"/>
              <w:left w:w="80" w:type="dxa"/>
              <w:bottom w:w="80" w:type="dxa"/>
              <w:right w:w="80" w:type="dxa"/>
            </w:tcMar>
          </w:tcPr>
          <w:p w14:paraId="69C3400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27C012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0.15 [0.02–0.97]</w:t>
            </w:r>
          </w:p>
        </w:tc>
        <w:tc>
          <w:tcPr>
            <w:tcW w:w="2268" w:type="dxa"/>
            <w:tcMar>
              <w:top w:w="80" w:type="dxa"/>
              <w:left w:w="80" w:type="dxa"/>
              <w:bottom w:w="80" w:type="dxa"/>
              <w:right w:w="80" w:type="dxa"/>
            </w:tcMar>
          </w:tcPr>
          <w:p w14:paraId="6A44AF8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2.2%</w:t>
            </w:r>
          </w:p>
        </w:tc>
      </w:tr>
      <w:tr w:rsidR="009146F2" w:rsidRPr="0018281A" w14:paraId="5C7485C9" w14:textId="77777777">
        <w:tc>
          <w:tcPr>
            <w:tcW w:w="1074" w:type="dxa"/>
            <w:vMerge/>
            <w:tcMar>
              <w:top w:w="80" w:type="dxa"/>
              <w:left w:w="80" w:type="dxa"/>
              <w:bottom w:w="80" w:type="dxa"/>
              <w:right w:w="80" w:type="dxa"/>
            </w:tcMar>
          </w:tcPr>
          <w:p w14:paraId="3434EDB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D916C9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7F008DA9"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347894D"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7A6B210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0.66 [0.11–3.61]</w:t>
            </w:r>
          </w:p>
        </w:tc>
        <w:tc>
          <w:tcPr>
            <w:tcW w:w="2551" w:type="dxa"/>
            <w:tcMar>
              <w:top w:w="80" w:type="dxa"/>
              <w:left w:w="80" w:type="dxa"/>
              <w:bottom w:w="80" w:type="dxa"/>
              <w:right w:w="80" w:type="dxa"/>
            </w:tcMar>
          </w:tcPr>
          <w:p w14:paraId="7ADE92A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7AE23B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0.34 [0.05–2.14]</w:t>
            </w:r>
          </w:p>
        </w:tc>
        <w:tc>
          <w:tcPr>
            <w:tcW w:w="2268" w:type="dxa"/>
            <w:tcMar>
              <w:top w:w="80" w:type="dxa"/>
              <w:left w:w="80" w:type="dxa"/>
              <w:bottom w:w="80" w:type="dxa"/>
              <w:right w:w="80" w:type="dxa"/>
            </w:tcMar>
          </w:tcPr>
          <w:p w14:paraId="7E9CB26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12.8%</w:t>
            </w:r>
          </w:p>
        </w:tc>
      </w:tr>
      <w:tr w:rsidR="009146F2" w:rsidRPr="0018281A" w14:paraId="5C7BA53B" w14:textId="77777777">
        <w:tc>
          <w:tcPr>
            <w:tcW w:w="1074" w:type="dxa"/>
            <w:vMerge/>
            <w:tcMar>
              <w:top w:w="80" w:type="dxa"/>
              <w:left w:w="80" w:type="dxa"/>
              <w:bottom w:w="80" w:type="dxa"/>
              <w:right w:w="80" w:type="dxa"/>
            </w:tcMar>
          </w:tcPr>
          <w:p w14:paraId="7D3D59B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5A8B32D"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3EEA795"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59FB7A1"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2B544D5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2.87 [0.46–16.16]</w:t>
            </w:r>
          </w:p>
        </w:tc>
        <w:tc>
          <w:tcPr>
            <w:tcW w:w="2551" w:type="dxa"/>
            <w:tcMar>
              <w:top w:w="80" w:type="dxa"/>
              <w:left w:w="80" w:type="dxa"/>
              <w:bottom w:w="80" w:type="dxa"/>
              <w:right w:w="80" w:type="dxa"/>
            </w:tcMar>
          </w:tcPr>
          <w:p w14:paraId="5C26EE3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C8ECE3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1.46 [0.20–9.36]</w:t>
            </w:r>
          </w:p>
        </w:tc>
        <w:tc>
          <w:tcPr>
            <w:tcW w:w="2268" w:type="dxa"/>
            <w:tcMar>
              <w:top w:w="80" w:type="dxa"/>
              <w:left w:w="80" w:type="dxa"/>
              <w:bottom w:w="80" w:type="dxa"/>
              <w:right w:w="80" w:type="dxa"/>
            </w:tcMar>
          </w:tcPr>
          <w:p w14:paraId="6D89D9F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64.2%</w:t>
            </w:r>
          </w:p>
        </w:tc>
      </w:tr>
      <w:tr w:rsidR="009146F2" w:rsidRPr="0018281A" w14:paraId="77A871CE" w14:textId="77777777">
        <w:tc>
          <w:tcPr>
            <w:tcW w:w="1074" w:type="dxa"/>
            <w:vMerge/>
            <w:tcMar>
              <w:top w:w="80" w:type="dxa"/>
              <w:left w:w="80" w:type="dxa"/>
              <w:bottom w:w="80" w:type="dxa"/>
              <w:right w:w="80" w:type="dxa"/>
            </w:tcMar>
          </w:tcPr>
          <w:p w14:paraId="0E7EB3CF"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DC4CAD7"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71A66E3F"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18E0666B"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73C5D05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0.06 [0.01–0.33]</w:t>
            </w:r>
          </w:p>
        </w:tc>
        <w:tc>
          <w:tcPr>
            <w:tcW w:w="2551" w:type="dxa"/>
            <w:tcMar>
              <w:top w:w="80" w:type="dxa"/>
              <w:left w:w="80" w:type="dxa"/>
              <w:bottom w:w="80" w:type="dxa"/>
              <w:right w:w="80" w:type="dxa"/>
            </w:tcMar>
          </w:tcPr>
          <w:p w14:paraId="06D67FA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DEC392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0.03 [0.00–0.19]</w:t>
            </w:r>
          </w:p>
        </w:tc>
        <w:tc>
          <w:tcPr>
            <w:tcW w:w="2268" w:type="dxa"/>
            <w:tcMar>
              <w:top w:w="80" w:type="dxa"/>
              <w:left w:w="80" w:type="dxa"/>
              <w:bottom w:w="80" w:type="dxa"/>
              <w:right w:w="80" w:type="dxa"/>
            </w:tcMar>
          </w:tcPr>
          <w:p w14:paraId="1A59874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w:t>
            </w:r>
          </w:p>
        </w:tc>
      </w:tr>
      <w:tr w:rsidR="009146F2" w:rsidRPr="0018281A" w14:paraId="7C8F3D19" w14:textId="77777777">
        <w:tc>
          <w:tcPr>
            <w:tcW w:w="1074" w:type="dxa"/>
            <w:vMerge/>
            <w:tcMar>
              <w:top w:w="80" w:type="dxa"/>
              <w:left w:w="80" w:type="dxa"/>
              <w:bottom w:w="80" w:type="dxa"/>
              <w:right w:w="80" w:type="dxa"/>
            </w:tcMar>
          </w:tcPr>
          <w:p w14:paraId="1422EE10"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B13A9F7"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C6C2D8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D1AF10D"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4D9E603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0.14 [0.02–0.76]</w:t>
            </w:r>
          </w:p>
        </w:tc>
        <w:tc>
          <w:tcPr>
            <w:tcW w:w="2551" w:type="dxa"/>
            <w:tcMar>
              <w:top w:w="80" w:type="dxa"/>
              <w:left w:w="80" w:type="dxa"/>
              <w:bottom w:w="80" w:type="dxa"/>
              <w:right w:w="80" w:type="dxa"/>
            </w:tcMar>
          </w:tcPr>
          <w:p w14:paraId="4FDE8F7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832FF3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0.07 [0.01–0.45]</w:t>
            </w:r>
          </w:p>
        </w:tc>
        <w:tc>
          <w:tcPr>
            <w:tcW w:w="2268" w:type="dxa"/>
            <w:tcMar>
              <w:top w:w="80" w:type="dxa"/>
              <w:left w:w="80" w:type="dxa"/>
              <w:bottom w:w="80" w:type="dxa"/>
              <w:right w:w="80" w:type="dxa"/>
            </w:tcMar>
          </w:tcPr>
          <w:p w14:paraId="47755D7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w:t>
            </w:r>
          </w:p>
        </w:tc>
      </w:tr>
      <w:tr w:rsidR="009146F2" w:rsidRPr="0018281A" w14:paraId="06E33E0E" w14:textId="77777777">
        <w:tc>
          <w:tcPr>
            <w:tcW w:w="1074" w:type="dxa"/>
            <w:vMerge/>
            <w:tcMar>
              <w:top w:w="80" w:type="dxa"/>
              <w:left w:w="80" w:type="dxa"/>
              <w:bottom w:w="80" w:type="dxa"/>
              <w:right w:w="80" w:type="dxa"/>
            </w:tcMar>
          </w:tcPr>
          <w:p w14:paraId="1E27E1F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B159520"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606F44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3D4E608"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2989B63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0.31 [0.05–1.71]</w:t>
            </w:r>
          </w:p>
        </w:tc>
        <w:tc>
          <w:tcPr>
            <w:tcW w:w="2551" w:type="dxa"/>
            <w:tcMar>
              <w:top w:w="80" w:type="dxa"/>
              <w:left w:w="80" w:type="dxa"/>
              <w:bottom w:w="80" w:type="dxa"/>
              <w:right w:w="80" w:type="dxa"/>
            </w:tcMar>
          </w:tcPr>
          <w:p w14:paraId="2321539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090DDB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0.16 [0.02–1.00]</w:t>
            </w:r>
          </w:p>
        </w:tc>
        <w:tc>
          <w:tcPr>
            <w:tcW w:w="2268" w:type="dxa"/>
            <w:tcMar>
              <w:top w:w="80" w:type="dxa"/>
              <w:left w:w="80" w:type="dxa"/>
              <w:bottom w:w="80" w:type="dxa"/>
              <w:right w:w="80" w:type="dxa"/>
            </w:tcMar>
          </w:tcPr>
          <w:p w14:paraId="609673B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2.5%</w:t>
            </w:r>
          </w:p>
        </w:tc>
      </w:tr>
      <w:tr w:rsidR="009146F2" w:rsidRPr="0018281A" w14:paraId="7FBFF3B7" w14:textId="77777777">
        <w:tc>
          <w:tcPr>
            <w:tcW w:w="1074" w:type="dxa"/>
            <w:vMerge/>
            <w:tcMar>
              <w:top w:w="80" w:type="dxa"/>
              <w:left w:w="80" w:type="dxa"/>
              <w:bottom w:w="80" w:type="dxa"/>
              <w:right w:w="80" w:type="dxa"/>
            </w:tcMar>
          </w:tcPr>
          <w:p w14:paraId="56D0667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3F8CD96"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AF3B6DA"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2BAAE5A"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4EBF6E6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1.35 [0.22–7.60]</w:t>
            </w:r>
          </w:p>
        </w:tc>
        <w:tc>
          <w:tcPr>
            <w:tcW w:w="2551" w:type="dxa"/>
            <w:tcMar>
              <w:top w:w="80" w:type="dxa"/>
              <w:left w:w="80" w:type="dxa"/>
              <w:bottom w:w="80" w:type="dxa"/>
              <w:right w:w="80" w:type="dxa"/>
            </w:tcMar>
          </w:tcPr>
          <w:p w14:paraId="20FBA96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719FD86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0.69 [0.10–4.49]</w:t>
            </w:r>
          </w:p>
        </w:tc>
        <w:tc>
          <w:tcPr>
            <w:tcW w:w="2268" w:type="dxa"/>
            <w:tcMar>
              <w:top w:w="80" w:type="dxa"/>
              <w:left w:w="80" w:type="dxa"/>
              <w:bottom w:w="80" w:type="dxa"/>
              <w:right w:w="80" w:type="dxa"/>
            </w:tcMar>
          </w:tcPr>
          <w:p w14:paraId="1C3D891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34.9%</w:t>
            </w:r>
          </w:p>
        </w:tc>
      </w:tr>
      <w:tr w:rsidR="009146F2" w:rsidRPr="0018281A" w14:paraId="1BA87B0E" w14:textId="77777777">
        <w:tc>
          <w:tcPr>
            <w:tcW w:w="1074" w:type="dxa"/>
            <w:vMerge/>
            <w:tcMar>
              <w:top w:w="80" w:type="dxa"/>
              <w:left w:w="80" w:type="dxa"/>
              <w:bottom w:w="80" w:type="dxa"/>
              <w:right w:w="80" w:type="dxa"/>
            </w:tcMar>
          </w:tcPr>
          <w:p w14:paraId="01F5A99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87703B4"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18D5FD0B"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645941A5"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4F384F0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[0.01–0.21]</w:t>
            </w:r>
          </w:p>
        </w:tc>
        <w:tc>
          <w:tcPr>
            <w:tcW w:w="2551" w:type="dxa"/>
            <w:tcMar>
              <w:top w:w="80" w:type="dxa"/>
              <w:left w:w="80" w:type="dxa"/>
              <w:bottom w:w="80" w:type="dxa"/>
              <w:right w:w="80" w:type="dxa"/>
            </w:tcMar>
          </w:tcPr>
          <w:p w14:paraId="3E3D861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94D9DB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[0.00–0.12]</w:t>
            </w:r>
          </w:p>
        </w:tc>
        <w:tc>
          <w:tcPr>
            <w:tcW w:w="2268" w:type="dxa"/>
            <w:tcMar>
              <w:top w:w="80" w:type="dxa"/>
              <w:left w:w="80" w:type="dxa"/>
              <w:bottom w:w="80" w:type="dxa"/>
              <w:right w:w="80" w:type="dxa"/>
            </w:tcMar>
          </w:tcPr>
          <w:p w14:paraId="11A9016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w:t>
            </w:r>
          </w:p>
        </w:tc>
      </w:tr>
      <w:tr w:rsidR="009146F2" w:rsidRPr="0018281A" w14:paraId="106C1912" w14:textId="77777777">
        <w:tc>
          <w:tcPr>
            <w:tcW w:w="1074" w:type="dxa"/>
            <w:vMerge/>
            <w:tcMar>
              <w:top w:w="80" w:type="dxa"/>
              <w:left w:w="80" w:type="dxa"/>
              <w:bottom w:w="80" w:type="dxa"/>
              <w:right w:w="80" w:type="dxa"/>
            </w:tcMar>
          </w:tcPr>
          <w:p w14:paraId="2985945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4998A2E"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156CAC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9ACD887"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06FB966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0.09 [0.01–0.49]</w:t>
            </w:r>
          </w:p>
        </w:tc>
        <w:tc>
          <w:tcPr>
            <w:tcW w:w="2551" w:type="dxa"/>
            <w:tcMar>
              <w:top w:w="80" w:type="dxa"/>
              <w:left w:w="80" w:type="dxa"/>
              <w:bottom w:w="80" w:type="dxa"/>
              <w:right w:w="80" w:type="dxa"/>
            </w:tcMar>
          </w:tcPr>
          <w:p w14:paraId="7CC59B5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3E58C6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[0.01–0.29]</w:t>
            </w:r>
          </w:p>
        </w:tc>
        <w:tc>
          <w:tcPr>
            <w:tcW w:w="2268" w:type="dxa"/>
            <w:tcMar>
              <w:top w:w="80" w:type="dxa"/>
              <w:left w:w="80" w:type="dxa"/>
              <w:bottom w:w="80" w:type="dxa"/>
              <w:right w:w="80" w:type="dxa"/>
            </w:tcMar>
          </w:tcPr>
          <w:p w14:paraId="584955C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w:t>
            </w:r>
          </w:p>
        </w:tc>
      </w:tr>
      <w:tr w:rsidR="009146F2" w:rsidRPr="0018281A" w14:paraId="3A7B30CF" w14:textId="77777777">
        <w:tc>
          <w:tcPr>
            <w:tcW w:w="1074" w:type="dxa"/>
            <w:vMerge/>
            <w:tcMar>
              <w:top w:w="80" w:type="dxa"/>
              <w:left w:w="80" w:type="dxa"/>
              <w:bottom w:w="80" w:type="dxa"/>
              <w:right w:w="80" w:type="dxa"/>
            </w:tcMar>
          </w:tcPr>
          <w:p w14:paraId="1E0A8B5A"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590BDEF"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CD3432D"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FC50EE1"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45D8BF8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0.20 [0.03–1.08]</w:t>
            </w:r>
          </w:p>
        </w:tc>
        <w:tc>
          <w:tcPr>
            <w:tcW w:w="2551" w:type="dxa"/>
            <w:tcMar>
              <w:top w:w="80" w:type="dxa"/>
              <w:left w:w="80" w:type="dxa"/>
              <w:bottom w:w="80" w:type="dxa"/>
              <w:right w:w="80" w:type="dxa"/>
            </w:tcMar>
          </w:tcPr>
          <w:p w14:paraId="2739812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41BA0F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0.10 [0.01–0.64]</w:t>
            </w:r>
          </w:p>
        </w:tc>
        <w:tc>
          <w:tcPr>
            <w:tcW w:w="2268" w:type="dxa"/>
            <w:tcMar>
              <w:top w:w="80" w:type="dxa"/>
              <w:left w:w="80" w:type="dxa"/>
              <w:bottom w:w="80" w:type="dxa"/>
              <w:right w:w="80" w:type="dxa"/>
            </w:tcMar>
          </w:tcPr>
          <w:p w14:paraId="12FACC4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0.8%</w:t>
            </w:r>
          </w:p>
        </w:tc>
      </w:tr>
      <w:tr w:rsidR="009146F2" w:rsidRPr="0018281A" w14:paraId="0EFC1BAE" w14:textId="77777777">
        <w:tc>
          <w:tcPr>
            <w:tcW w:w="1074" w:type="dxa"/>
            <w:vMerge/>
            <w:tcMar>
              <w:top w:w="80" w:type="dxa"/>
              <w:left w:w="80" w:type="dxa"/>
              <w:bottom w:w="80" w:type="dxa"/>
              <w:right w:w="80" w:type="dxa"/>
            </w:tcMar>
          </w:tcPr>
          <w:p w14:paraId="230C4274"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85E1A08"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D198018"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653F4BC"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2DE085D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0.87 [0.14–4.88]</w:t>
            </w:r>
          </w:p>
        </w:tc>
        <w:tc>
          <w:tcPr>
            <w:tcW w:w="2551" w:type="dxa"/>
            <w:tcMar>
              <w:top w:w="80" w:type="dxa"/>
              <w:left w:w="80" w:type="dxa"/>
              <w:bottom w:w="80" w:type="dxa"/>
              <w:right w:w="80" w:type="dxa"/>
            </w:tcMar>
          </w:tcPr>
          <w:p w14:paraId="197C90F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AD2C64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0.44 [0.06–2.88]</w:t>
            </w:r>
          </w:p>
        </w:tc>
        <w:tc>
          <w:tcPr>
            <w:tcW w:w="2268" w:type="dxa"/>
            <w:tcMar>
              <w:top w:w="80" w:type="dxa"/>
              <w:left w:w="80" w:type="dxa"/>
              <w:bottom w:w="80" w:type="dxa"/>
              <w:right w:w="80" w:type="dxa"/>
            </w:tcMar>
          </w:tcPr>
          <w:p w14:paraId="630D442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20.1%</w:t>
            </w:r>
          </w:p>
        </w:tc>
      </w:tr>
      <w:tr w:rsidR="009146F2" w:rsidRPr="0018281A" w14:paraId="38DFBC33" w14:textId="77777777">
        <w:tc>
          <w:tcPr>
            <w:tcW w:w="1074" w:type="dxa"/>
            <w:vMerge/>
            <w:tcMar>
              <w:top w:w="80" w:type="dxa"/>
              <w:left w:w="80" w:type="dxa"/>
              <w:bottom w:w="80" w:type="dxa"/>
              <w:right w:w="80" w:type="dxa"/>
            </w:tcMar>
          </w:tcPr>
          <w:p w14:paraId="78BEACB0"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5F3CAE8"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34BC0092"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2B6EB629"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514F038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0.09 [0.01–0.46]</w:t>
            </w:r>
          </w:p>
        </w:tc>
        <w:tc>
          <w:tcPr>
            <w:tcW w:w="2551" w:type="dxa"/>
            <w:tcMar>
              <w:top w:w="80" w:type="dxa"/>
              <w:left w:w="80" w:type="dxa"/>
              <w:bottom w:w="80" w:type="dxa"/>
              <w:right w:w="80" w:type="dxa"/>
            </w:tcMar>
          </w:tcPr>
          <w:p w14:paraId="5F48556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7501ED3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0.01 [0.00–0.04]</w:t>
            </w:r>
          </w:p>
        </w:tc>
        <w:tc>
          <w:tcPr>
            <w:tcW w:w="2268" w:type="dxa"/>
            <w:tcMar>
              <w:top w:w="80" w:type="dxa"/>
              <w:left w:w="80" w:type="dxa"/>
              <w:bottom w:w="80" w:type="dxa"/>
              <w:right w:w="80" w:type="dxa"/>
            </w:tcMar>
          </w:tcPr>
          <w:p w14:paraId="65F6672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w:t>
            </w:r>
          </w:p>
        </w:tc>
      </w:tr>
      <w:tr w:rsidR="009146F2" w:rsidRPr="0018281A" w14:paraId="79247893" w14:textId="77777777">
        <w:tc>
          <w:tcPr>
            <w:tcW w:w="1074" w:type="dxa"/>
            <w:vMerge/>
            <w:tcMar>
              <w:top w:w="80" w:type="dxa"/>
              <w:left w:w="80" w:type="dxa"/>
              <w:bottom w:w="80" w:type="dxa"/>
              <w:right w:w="80" w:type="dxa"/>
            </w:tcMar>
          </w:tcPr>
          <w:p w14:paraId="7A43CE7C"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65562B6"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4B896BD"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87BBA76"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5DAD06A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0.20 [0.03–1.10]</w:t>
            </w:r>
          </w:p>
        </w:tc>
        <w:tc>
          <w:tcPr>
            <w:tcW w:w="2551" w:type="dxa"/>
            <w:tcMar>
              <w:top w:w="80" w:type="dxa"/>
              <w:left w:w="80" w:type="dxa"/>
              <w:bottom w:w="80" w:type="dxa"/>
              <w:right w:w="80" w:type="dxa"/>
            </w:tcMar>
          </w:tcPr>
          <w:p w14:paraId="51E4061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33CA4B4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[0.00–0.10]</w:t>
            </w:r>
          </w:p>
        </w:tc>
        <w:tc>
          <w:tcPr>
            <w:tcW w:w="2268" w:type="dxa"/>
            <w:tcMar>
              <w:top w:w="80" w:type="dxa"/>
              <w:left w:w="80" w:type="dxa"/>
              <w:bottom w:w="80" w:type="dxa"/>
              <w:right w:w="80" w:type="dxa"/>
            </w:tcMar>
          </w:tcPr>
          <w:p w14:paraId="72B732C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w:t>
            </w:r>
          </w:p>
        </w:tc>
      </w:tr>
      <w:tr w:rsidR="009146F2" w:rsidRPr="0018281A" w14:paraId="0B904CB1" w14:textId="77777777">
        <w:tc>
          <w:tcPr>
            <w:tcW w:w="1074" w:type="dxa"/>
            <w:vMerge/>
            <w:tcMar>
              <w:top w:w="80" w:type="dxa"/>
              <w:left w:w="80" w:type="dxa"/>
              <w:bottom w:w="80" w:type="dxa"/>
              <w:right w:w="80" w:type="dxa"/>
            </w:tcMar>
          </w:tcPr>
          <w:p w14:paraId="07328FB9"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9C06A79"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5C17BA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AB07089"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2DD9EF3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0.44 [0.07–2.45]</w:t>
            </w:r>
          </w:p>
        </w:tc>
        <w:tc>
          <w:tcPr>
            <w:tcW w:w="2551" w:type="dxa"/>
            <w:tcMar>
              <w:top w:w="80" w:type="dxa"/>
              <w:left w:w="80" w:type="dxa"/>
              <w:bottom w:w="80" w:type="dxa"/>
              <w:right w:w="80" w:type="dxa"/>
            </w:tcMar>
          </w:tcPr>
          <w:p w14:paraId="1CBAFAB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4C30B08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[0.01–0.23]</w:t>
            </w:r>
          </w:p>
        </w:tc>
        <w:tc>
          <w:tcPr>
            <w:tcW w:w="2268" w:type="dxa"/>
            <w:tcMar>
              <w:top w:w="80" w:type="dxa"/>
              <w:left w:w="80" w:type="dxa"/>
              <w:bottom w:w="80" w:type="dxa"/>
              <w:right w:w="80" w:type="dxa"/>
            </w:tcMar>
          </w:tcPr>
          <w:p w14:paraId="02F1A69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w:t>
            </w:r>
          </w:p>
        </w:tc>
      </w:tr>
      <w:tr w:rsidR="009146F2" w:rsidRPr="0018281A" w14:paraId="4AB50844" w14:textId="77777777">
        <w:tc>
          <w:tcPr>
            <w:tcW w:w="1074" w:type="dxa"/>
            <w:vMerge/>
            <w:tcMar>
              <w:top w:w="80" w:type="dxa"/>
              <w:left w:w="80" w:type="dxa"/>
              <w:bottom w:w="80" w:type="dxa"/>
              <w:right w:w="80" w:type="dxa"/>
            </w:tcMar>
          </w:tcPr>
          <w:p w14:paraId="39DADC60"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C451095"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099D3C9"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485E8D93"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6E6A2C2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1.93 [0.31–11.17]</w:t>
            </w:r>
          </w:p>
        </w:tc>
        <w:tc>
          <w:tcPr>
            <w:tcW w:w="2551" w:type="dxa"/>
            <w:tcMar>
              <w:top w:w="80" w:type="dxa"/>
              <w:left w:w="80" w:type="dxa"/>
              <w:bottom w:w="80" w:type="dxa"/>
              <w:right w:w="80" w:type="dxa"/>
            </w:tcMar>
          </w:tcPr>
          <w:p w14:paraId="7A2C8F4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[7.04–16.80]</w:t>
            </w:r>
          </w:p>
        </w:tc>
        <w:tc>
          <w:tcPr>
            <w:tcW w:w="2268" w:type="dxa"/>
            <w:tcMar>
              <w:top w:w="80" w:type="dxa"/>
              <w:left w:w="80" w:type="dxa"/>
              <w:bottom w:w="80" w:type="dxa"/>
              <w:right w:w="80" w:type="dxa"/>
            </w:tcMar>
          </w:tcPr>
          <w:p w14:paraId="1A81C98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0.17 [0.03–1.06]</w:t>
            </w:r>
          </w:p>
        </w:tc>
        <w:tc>
          <w:tcPr>
            <w:tcW w:w="2268" w:type="dxa"/>
            <w:tcMar>
              <w:top w:w="80" w:type="dxa"/>
              <w:left w:w="80" w:type="dxa"/>
              <w:bottom w:w="80" w:type="dxa"/>
              <w:right w:w="80" w:type="dxa"/>
            </w:tcMar>
          </w:tcPr>
          <w:p w14:paraId="001BEF3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2.9%</w:t>
            </w:r>
          </w:p>
        </w:tc>
      </w:tr>
      <w:tr w:rsidR="009146F2" w:rsidRPr="0018281A" w14:paraId="3F231912" w14:textId="77777777">
        <w:tc>
          <w:tcPr>
            <w:tcW w:w="1074" w:type="dxa"/>
            <w:vMerge/>
            <w:tcMar>
              <w:top w:w="80" w:type="dxa"/>
              <w:left w:w="80" w:type="dxa"/>
              <w:bottom w:w="80" w:type="dxa"/>
              <w:right w:w="80" w:type="dxa"/>
            </w:tcMar>
          </w:tcPr>
          <w:p w14:paraId="1E0AF924" w14:textId="77777777" w:rsidR="009146F2" w:rsidRPr="0018281A" w:rsidRDefault="009146F2">
            <w:pPr>
              <w:jc w:val="center"/>
              <w:rPr>
                <w:rFonts w:ascii="Calibri" w:hAnsi="Calibri" w:cs="Calibri"/>
              </w:rPr>
            </w:pPr>
          </w:p>
        </w:tc>
        <w:tc>
          <w:tcPr>
            <w:tcW w:w="1258" w:type="dxa"/>
            <w:vMerge w:val="restart"/>
            <w:tcMar>
              <w:top w:w="80" w:type="dxa"/>
              <w:left w:w="80" w:type="dxa"/>
              <w:bottom w:w="80" w:type="dxa"/>
              <w:right w:w="80" w:type="dxa"/>
            </w:tcMar>
          </w:tcPr>
          <w:p w14:paraId="2604932D" w14:textId="77777777" w:rsidR="009146F2" w:rsidRPr="0018281A" w:rsidRDefault="009146F2">
            <w:pPr>
              <w:jc w:val="center"/>
              <w:rPr>
                <w:rFonts w:ascii="Calibri" w:hAnsi="Calibri" w:cs="Calibri"/>
              </w:rPr>
            </w:pPr>
            <w:r w:rsidRPr="0018281A">
              <w:rPr>
                <w:rFonts w:ascii="Calibri" w:hAnsi="Calibri" w:cs="Calibri"/>
                <w:sz w:val="16"/>
              </w:rPr>
              <w:t>High</w:t>
            </w:r>
          </w:p>
        </w:tc>
        <w:tc>
          <w:tcPr>
            <w:tcW w:w="1029" w:type="dxa"/>
            <w:vMerge w:val="restart"/>
            <w:tcMar>
              <w:top w:w="80" w:type="dxa"/>
              <w:left w:w="80" w:type="dxa"/>
              <w:bottom w:w="80" w:type="dxa"/>
              <w:right w:w="80" w:type="dxa"/>
            </w:tcMar>
          </w:tcPr>
          <w:p w14:paraId="188EE890" w14:textId="77777777" w:rsidR="009146F2" w:rsidRPr="0018281A" w:rsidRDefault="009146F2">
            <w:pPr>
              <w:jc w:val="center"/>
              <w:rPr>
                <w:rFonts w:ascii="Calibri" w:hAnsi="Calibri" w:cs="Calibri"/>
              </w:rPr>
            </w:pPr>
            <w:r w:rsidRPr="0018281A">
              <w:rPr>
                <w:rFonts w:ascii="Calibri" w:hAnsi="Calibri" w:cs="Calibri"/>
                <w:sz w:val="16"/>
              </w:rPr>
              <w:t>1-11</w:t>
            </w:r>
          </w:p>
        </w:tc>
        <w:tc>
          <w:tcPr>
            <w:tcW w:w="1066" w:type="dxa"/>
            <w:tcMar>
              <w:top w:w="80" w:type="dxa"/>
              <w:left w:w="80" w:type="dxa"/>
              <w:bottom w:w="80" w:type="dxa"/>
              <w:right w:w="80" w:type="dxa"/>
            </w:tcMar>
          </w:tcPr>
          <w:p w14:paraId="3D7C8D2B"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6E406E9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0.33 [0.02–5.22]</w:t>
            </w:r>
          </w:p>
        </w:tc>
        <w:tc>
          <w:tcPr>
            <w:tcW w:w="2551" w:type="dxa"/>
            <w:tcMar>
              <w:top w:w="80" w:type="dxa"/>
              <w:left w:w="80" w:type="dxa"/>
              <w:bottom w:w="80" w:type="dxa"/>
              <w:right w:w="80" w:type="dxa"/>
            </w:tcMar>
          </w:tcPr>
          <w:p w14:paraId="38DF1A4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6200E39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0.16 [0.01–3.09]</w:t>
            </w:r>
          </w:p>
        </w:tc>
        <w:tc>
          <w:tcPr>
            <w:tcW w:w="2268" w:type="dxa"/>
            <w:tcMar>
              <w:top w:w="80" w:type="dxa"/>
              <w:left w:w="80" w:type="dxa"/>
              <w:bottom w:w="80" w:type="dxa"/>
              <w:right w:w="80" w:type="dxa"/>
            </w:tcMar>
          </w:tcPr>
          <w:p w14:paraId="5728467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8.8%</w:t>
            </w:r>
          </w:p>
        </w:tc>
      </w:tr>
      <w:tr w:rsidR="009146F2" w:rsidRPr="0018281A" w14:paraId="75FB9CCA" w14:textId="77777777">
        <w:tc>
          <w:tcPr>
            <w:tcW w:w="1074" w:type="dxa"/>
            <w:vMerge/>
            <w:tcMar>
              <w:top w:w="80" w:type="dxa"/>
              <w:left w:w="80" w:type="dxa"/>
              <w:bottom w:w="80" w:type="dxa"/>
              <w:right w:w="80" w:type="dxa"/>
            </w:tcMar>
          </w:tcPr>
          <w:p w14:paraId="40858DF9"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EA45967"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6206BD5A"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79B05FB"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5141315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0.74 [0.04–12.05]</w:t>
            </w:r>
          </w:p>
        </w:tc>
        <w:tc>
          <w:tcPr>
            <w:tcW w:w="2551" w:type="dxa"/>
            <w:tcMar>
              <w:top w:w="80" w:type="dxa"/>
              <w:left w:w="80" w:type="dxa"/>
              <w:bottom w:w="80" w:type="dxa"/>
              <w:right w:w="80" w:type="dxa"/>
            </w:tcMar>
          </w:tcPr>
          <w:p w14:paraId="4D0DE70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96532B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0.37 [0.02–7.20]</w:t>
            </w:r>
          </w:p>
        </w:tc>
        <w:tc>
          <w:tcPr>
            <w:tcW w:w="2268" w:type="dxa"/>
            <w:tcMar>
              <w:top w:w="80" w:type="dxa"/>
              <w:left w:w="80" w:type="dxa"/>
              <w:bottom w:w="80" w:type="dxa"/>
              <w:right w:w="80" w:type="dxa"/>
            </w:tcMar>
          </w:tcPr>
          <w:p w14:paraId="2A57664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23.0%</w:t>
            </w:r>
          </w:p>
        </w:tc>
      </w:tr>
      <w:tr w:rsidR="009146F2" w:rsidRPr="0018281A" w14:paraId="4EFD4892" w14:textId="77777777">
        <w:tc>
          <w:tcPr>
            <w:tcW w:w="1074" w:type="dxa"/>
            <w:vMerge/>
            <w:tcMar>
              <w:top w:w="80" w:type="dxa"/>
              <w:left w:w="80" w:type="dxa"/>
              <w:bottom w:w="80" w:type="dxa"/>
              <w:right w:w="80" w:type="dxa"/>
            </w:tcMar>
          </w:tcPr>
          <w:p w14:paraId="50BAD9E8"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2B46821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4AFA2411"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9468D58"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22A95BC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1.89 [0.09–28.87]</w:t>
            </w:r>
          </w:p>
        </w:tc>
        <w:tc>
          <w:tcPr>
            <w:tcW w:w="2551" w:type="dxa"/>
            <w:tcMar>
              <w:top w:w="80" w:type="dxa"/>
              <w:left w:w="80" w:type="dxa"/>
              <w:bottom w:w="80" w:type="dxa"/>
              <w:right w:w="80" w:type="dxa"/>
            </w:tcMar>
          </w:tcPr>
          <w:p w14:paraId="563205C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81591F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0.94 [0.04–16.88]</w:t>
            </w:r>
          </w:p>
        </w:tc>
        <w:tc>
          <w:tcPr>
            <w:tcW w:w="2268" w:type="dxa"/>
            <w:tcMar>
              <w:top w:w="80" w:type="dxa"/>
              <w:left w:w="80" w:type="dxa"/>
              <w:bottom w:w="80" w:type="dxa"/>
              <w:right w:w="80" w:type="dxa"/>
            </w:tcMar>
          </w:tcPr>
          <w:p w14:paraId="4E8E952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48.3%</w:t>
            </w:r>
          </w:p>
        </w:tc>
      </w:tr>
      <w:tr w:rsidR="009146F2" w:rsidRPr="0018281A" w14:paraId="6790C292" w14:textId="77777777">
        <w:tc>
          <w:tcPr>
            <w:tcW w:w="1074" w:type="dxa"/>
            <w:vMerge/>
            <w:tcMar>
              <w:top w:w="80" w:type="dxa"/>
              <w:left w:w="80" w:type="dxa"/>
              <w:bottom w:w="80" w:type="dxa"/>
              <w:right w:w="80" w:type="dxa"/>
            </w:tcMar>
          </w:tcPr>
          <w:p w14:paraId="65D5DA7C"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582BB1E5"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F5478C8"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6AA5B4A"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507CD61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9.94 [0.57–111.28]</w:t>
            </w:r>
          </w:p>
        </w:tc>
        <w:tc>
          <w:tcPr>
            <w:tcW w:w="2551" w:type="dxa"/>
            <w:tcMar>
              <w:top w:w="80" w:type="dxa"/>
              <w:left w:w="80" w:type="dxa"/>
              <w:bottom w:w="80" w:type="dxa"/>
              <w:right w:w="80" w:type="dxa"/>
            </w:tcMar>
          </w:tcPr>
          <w:p w14:paraId="602CF5C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37DDEEE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4.96 [0.27–67.44]</w:t>
            </w:r>
          </w:p>
        </w:tc>
        <w:tc>
          <w:tcPr>
            <w:tcW w:w="2268" w:type="dxa"/>
            <w:tcMar>
              <w:top w:w="80" w:type="dxa"/>
              <w:left w:w="80" w:type="dxa"/>
              <w:bottom w:w="80" w:type="dxa"/>
              <w:right w:w="80" w:type="dxa"/>
            </w:tcMar>
          </w:tcPr>
          <w:p w14:paraId="5823917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87.5%</w:t>
            </w:r>
          </w:p>
        </w:tc>
      </w:tr>
      <w:tr w:rsidR="009146F2" w:rsidRPr="0018281A" w14:paraId="1FBC5B11" w14:textId="77777777">
        <w:tc>
          <w:tcPr>
            <w:tcW w:w="1074" w:type="dxa"/>
            <w:vMerge/>
            <w:tcMar>
              <w:top w:w="80" w:type="dxa"/>
              <w:left w:w="80" w:type="dxa"/>
              <w:bottom w:w="80" w:type="dxa"/>
              <w:right w:w="80" w:type="dxa"/>
            </w:tcMar>
          </w:tcPr>
          <w:p w14:paraId="37853F4B"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DD9FB70"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7E8FAD55" w14:textId="77777777" w:rsidR="009146F2" w:rsidRPr="0018281A" w:rsidRDefault="009146F2">
            <w:pPr>
              <w:jc w:val="center"/>
              <w:rPr>
                <w:rFonts w:ascii="Calibri" w:hAnsi="Calibri" w:cs="Calibri"/>
              </w:rPr>
            </w:pPr>
            <w:r w:rsidRPr="0018281A">
              <w:rPr>
                <w:rFonts w:ascii="Calibri" w:hAnsi="Calibri" w:cs="Calibri"/>
                <w:sz w:val="16"/>
              </w:rPr>
              <w:t>12-17</w:t>
            </w:r>
          </w:p>
        </w:tc>
        <w:tc>
          <w:tcPr>
            <w:tcW w:w="1066" w:type="dxa"/>
            <w:tcMar>
              <w:top w:w="80" w:type="dxa"/>
              <w:left w:w="80" w:type="dxa"/>
              <w:bottom w:w="80" w:type="dxa"/>
              <w:right w:w="80" w:type="dxa"/>
            </w:tcMar>
          </w:tcPr>
          <w:p w14:paraId="68F9982D"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4A4FF1C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0.15 [0.01–2.45]</w:t>
            </w:r>
          </w:p>
        </w:tc>
        <w:tc>
          <w:tcPr>
            <w:tcW w:w="2551" w:type="dxa"/>
            <w:tcMar>
              <w:top w:w="80" w:type="dxa"/>
              <w:left w:w="80" w:type="dxa"/>
              <w:bottom w:w="80" w:type="dxa"/>
              <w:right w:w="80" w:type="dxa"/>
            </w:tcMar>
          </w:tcPr>
          <w:p w14:paraId="77FA592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A3BC19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0.08 [0.00–1.45]</w:t>
            </w:r>
          </w:p>
        </w:tc>
        <w:tc>
          <w:tcPr>
            <w:tcW w:w="2268" w:type="dxa"/>
            <w:tcMar>
              <w:top w:w="80" w:type="dxa"/>
              <w:left w:w="80" w:type="dxa"/>
              <w:bottom w:w="80" w:type="dxa"/>
              <w:right w:w="80" w:type="dxa"/>
            </w:tcMar>
          </w:tcPr>
          <w:p w14:paraId="417E277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3.6%</w:t>
            </w:r>
          </w:p>
        </w:tc>
      </w:tr>
      <w:tr w:rsidR="009146F2" w:rsidRPr="0018281A" w14:paraId="50C98584" w14:textId="77777777">
        <w:tc>
          <w:tcPr>
            <w:tcW w:w="1074" w:type="dxa"/>
            <w:vMerge/>
            <w:tcMar>
              <w:top w:w="80" w:type="dxa"/>
              <w:left w:w="80" w:type="dxa"/>
              <w:bottom w:w="80" w:type="dxa"/>
              <w:right w:w="80" w:type="dxa"/>
            </w:tcMar>
          </w:tcPr>
          <w:p w14:paraId="17FE716C"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751F256"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DCA864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D8D9AF3"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5C7E114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0.35 [0.02–5.76]</w:t>
            </w:r>
          </w:p>
        </w:tc>
        <w:tc>
          <w:tcPr>
            <w:tcW w:w="2551" w:type="dxa"/>
            <w:tcMar>
              <w:top w:w="80" w:type="dxa"/>
              <w:left w:w="80" w:type="dxa"/>
              <w:bottom w:w="80" w:type="dxa"/>
              <w:right w:w="80" w:type="dxa"/>
            </w:tcMar>
          </w:tcPr>
          <w:p w14:paraId="6B68AE3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9EFAE3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0.18 [0.01–3.44]</w:t>
            </w:r>
          </w:p>
        </w:tc>
        <w:tc>
          <w:tcPr>
            <w:tcW w:w="2268" w:type="dxa"/>
            <w:tcMar>
              <w:top w:w="80" w:type="dxa"/>
              <w:left w:w="80" w:type="dxa"/>
              <w:bottom w:w="80" w:type="dxa"/>
              <w:right w:w="80" w:type="dxa"/>
            </w:tcMar>
          </w:tcPr>
          <w:p w14:paraId="6AFB967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9.8%</w:t>
            </w:r>
          </w:p>
        </w:tc>
      </w:tr>
      <w:tr w:rsidR="009146F2" w:rsidRPr="0018281A" w14:paraId="15668606" w14:textId="77777777">
        <w:tc>
          <w:tcPr>
            <w:tcW w:w="1074" w:type="dxa"/>
            <w:vMerge/>
            <w:tcMar>
              <w:top w:w="80" w:type="dxa"/>
              <w:left w:w="80" w:type="dxa"/>
              <w:bottom w:w="80" w:type="dxa"/>
              <w:right w:w="80" w:type="dxa"/>
            </w:tcMar>
          </w:tcPr>
          <w:p w14:paraId="5E13EAB3"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D1FB563"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47E611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7F5EBBAA"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7052579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0.88 [0.04–13.18]</w:t>
            </w:r>
          </w:p>
        </w:tc>
        <w:tc>
          <w:tcPr>
            <w:tcW w:w="2551" w:type="dxa"/>
            <w:tcMar>
              <w:top w:w="80" w:type="dxa"/>
              <w:left w:w="80" w:type="dxa"/>
              <w:bottom w:w="80" w:type="dxa"/>
              <w:right w:w="80" w:type="dxa"/>
            </w:tcMar>
          </w:tcPr>
          <w:p w14:paraId="21F6951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BC37D5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0.44 [0.02–8.04]</w:t>
            </w:r>
          </w:p>
        </w:tc>
        <w:tc>
          <w:tcPr>
            <w:tcW w:w="2268" w:type="dxa"/>
            <w:tcMar>
              <w:top w:w="80" w:type="dxa"/>
              <w:left w:w="80" w:type="dxa"/>
              <w:bottom w:w="80" w:type="dxa"/>
              <w:right w:w="80" w:type="dxa"/>
            </w:tcMar>
          </w:tcPr>
          <w:p w14:paraId="65AC131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26.7%</w:t>
            </w:r>
          </w:p>
        </w:tc>
      </w:tr>
      <w:tr w:rsidR="009146F2" w:rsidRPr="0018281A" w14:paraId="6AEA67B5" w14:textId="77777777">
        <w:tc>
          <w:tcPr>
            <w:tcW w:w="1074" w:type="dxa"/>
            <w:vMerge/>
            <w:tcMar>
              <w:top w:w="80" w:type="dxa"/>
              <w:left w:w="80" w:type="dxa"/>
              <w:bottom w:w="80" w:type="dxa"/>
              <w:right w:w="80" w:type="dxa"/>
            </w:tcMar>
          </w:tcPr>
          <w:p w14:paraId="19304E0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6D2E1EB5"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D5D007D"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13E88345"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5A00A8F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4.69 [0.28–52.71]</w:t>
            </w:r>
          </w:p>
        </w:tc>
        <w:tc>
          <w:tcPr>
            <w:tcW w:w="2551" w:type="dxa"/>
            <w:tcMar>
              <w:top w:w="80" w:type="dxa"/>
              <w:left w:w="80" w:type="dxa"/>
              <w:bottom w:w="80" w:type="dxa"/>
              <w:right w:w="80" w:type="dxa"/>
            </w:tcMar>
          </w:tcPr>
          <w:p w14:paraId="665EB65D"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A86F52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2.32 [0.13–31.34]</w:t>
            </w:r>
          </w:p>
        </w:tc>
        <w:tc>
          <w:tcPr>
            <w:tcW w:w="2268" w:type="dxa"/>
            <w:tcMar>
              <w:top w:w="80" w:type="dxa"/>
              <w:left w:w="80" w:type="dxa"/>
              <w:bottom w:w="80" w:type="dxa"/>
              <w:right w:w="80" w:type="dxa"/>
            </w:tcMar>
          </w:tcPr>
          <w:p w14:paraId="0678FF6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74.0%</w:t>
            </w:r>
          </w:p>
        </w:tc>
      </w:tr>
      <w:tr w:rsidR="009146F2" w:rsidRPr="0018281A" w14:paraId="4DD643F9" w14:textId="77777777">
        <w:tc>
          <w:tcPr>
            <w:tcW w:w="1074" w:type="dxa"/>
            <w:vMerge/>
            <w:tcMar>
              <w:top w:w="80" w:type="dxa"/>
              <w:left w:w="80" w:type="dxa"/>
              <w:bottom w:w="80" w:type="dxa"/>
              <w:right w:w="80" w:type="dxa"/>
            </w:tcMar>
          </w:tcPr>
          <w:p w14:paraId="3D99766D"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43610E30"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7D6A1210" w14:textId="77777777" w:rsidR="009146F2" w:rsidRPr="0018281A" w:rsidRDefault="009146F2">
            <w:pPr>
              <w:jc w:val="center"/>
              <w:rPr>
                <w:rFonts w:ascii="Calibri" w:hAnsi="Calibri" w:cs="Calibri"/>
              </w:rPr>
            </w:pPr>
            <w:r w:rsidRPr="0018281A">
              <w:rPr>
                <w:rFonts w:ascii="Calibri" w:hAnsi="Calibri" w:cs="Calibri"/>
                <w:sz w:val="16"/>
              </w:rPr>
              <w:t>18-64</w:t>
            </w:r>
          </w:p>
        </w:tc>
        <w:tc>
          <w:tcPr>
            <w:tcW w:w="1066" w:type="dxa"/>
            <w:tcMar>
              <w:top w:w="80" w:type="dxa"/>
              <w:left w:w="80" w:type="dxa"/>
              <w:bottom w:w="80" w:type="dxa"/>
              <w:right w:w="80" w:type="dxa"/>
            </w:tcMar>
          </w:tcPr>
          <w:p w14:paraId="6943ECB7"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6DDD20E3"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0.10 [0.01–1.56]</w:t>
            </w:r>
          </w:p>
        </w:tc>
        <w:tc>
          <w:tcPr>
            <w:tcW w:w="2551" w:type="dxa"/>
            <w:tcMar>
              <w:top w:w="80" w:type="dxa"/>
              <w:left w:w="80" w:type="dxa"/>
              <w:bottom w:w="80" w:type="dxa"/>
              <w:right w:w="80" w:type="dxa"/>
            </w:tcMar>
          </w:tcPr>
          <w:p w14:paraId="5743A0B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5878ACC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0.05 [0.00–0.93]</w:t>
            </w:r>
          </w:p>
        </w:tc>
        <w:tc>
          <w:tcPr>
            <w:tcW w:w="2268" w:type="dxa"/>
            <w:tcMar>
              <w:top w:w="80" w:type="dxa"/>
              <w:left w:w="80" w:type="dxa"/>
              <w:bottom w:w="80" w:type="dxa"/>
              <w:right w:w="80" w:type="dxa"/>
            </w:tcMar>
          </w:tcPr>
          <w:p w14:paraId="2889E9A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2.4%</w:t>
            </w:r>
          </w:p>
        </w:tc>
      </w:tr>
      <w:tr w:rsidR="009146F2" w:rsidRPr="0018281A" w14:paraId="574415A5" w14:textId="77777777">
        <w:tc>
          <w:tcPr>
            <w:tcW w:w="1074" w:type="dxa"/>
            <w:vMerge/>
            <w:tcMar>
              <w:top w:w="80" w:type="dxa"/>
              <w:left w:w="80" w:type="dxa"/>
              <w:bottom w:w="80" w:type="dxa"/>
              <w:right w:w="80" w:type="dxa"/>
            </w:tcMar>
          </w:tcPr>
          <w:p w14:paraId="2FFA952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B38D003"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D90CA93"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6B827D2"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61DC6287"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0.22 [0.01–3.75]</w:t>
            </w:r>
          </w:p>
        </w:tc>
        <w:tc>
          <w:tcPr>
            <w:tcW w:w="2551" w:type="dxa"/>
            <w:tcMar>
              <w:top w:w="80" w:type="dxa"/>
              <w:left w:w="80" w:type="dxa"/>
              <w:bottom w:w="80" w:type="dxa"/>
              <w:right w:w="80" w:type="dxa"/>
            </w:tcMar>
          </w:tcPr>
          <w:p w14:paraId="5EBCBA9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094E519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0.11 [0.01–2.19]</w:t>
            </w:r>
          </w:p>
        </w:tc>
        <w:tc>
          <w:tcPr>
            <w:tcW w:w="2268" w:type="dxa"/>
            <w:tcMar>
              <w:top w:w="80" w:type="dxa"/>
              <w:left w:w="80" w:type="dxa"/>
              <w:bottom w:w="80" w:type="dxa"/>
              <w:right w:w="80" w:type="dxa"/>
            </w:tcMar>
          </w:tcPr>
          <w:p w14:paraId="1C9D3D4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5.9%</w:t>
            </w:r>
          </w:p>
        </w:tc>
      </w:tr>
      <w:tr w:rsidR="009146F2" w:rsidRPr="0018281A" w14:paraId="304CDCB5" w14:textId="77777777">
        <w:tc>
          <w:tcPr>
            <w:tcW w:w="1074" w:type="dxa"/>
            <w:vMerge/>
            <w:tcMar>
              <w:top w:w="80" w:type="dxa"/>
              <w:left w:w="80" w:type="dxa"/>
              <w:bottom w:w="80" w:type="dxa"/>
              <w:right w:w="80" w:type="dxa"/>
            </w:tcMar>
          </w:tcPr>
          <w:p w14:paraId="69FF40C4"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06499A4"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2E66D46A"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39EFA3F4"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3971876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0.57 [0.03–8.67]</w:t>
            </w:r>
          </w:p>
        </w:tc>
        <w:tc>
          <w:tcPr>
            <w:tcW w:w="2551" w:type="dxa"/>
            <w:tcMar>
              <w:top w:w="80" w:type="dxa"/>
              <w:left w:w="80" w:type="dxa"/>
              <w:bottom w:w="80" w:type="dxa"/>
              <w:right w:w="80" w:type="dxa"/>
            </w:tcMar>
          </w:tcPr>
          <w:p w14:paraId="53646A5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4E51337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0.29 [0.01–5.23]</w:t>
            </w:r>
          </w:p>
        </w:tc>
        <w:tc>
          <w:tcPr>
            <w:tcW w:w="2268" w:type="dxa"/>
            <w:tcMar>
              <w:top w:w="80" w:type="dxa"/>
              <w:left w:w="80" w:type="dxa"/>
              <w:bottom w:w="80" w:type="dxa"/>
              <w:right w:w="80" w:type="dxa"/>
            </w:tcMar>
          </w:tcPr>
          <w:p w14:paraId="1C317471"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17.2%</w:t>
            </w:r>
          </w:p>
        </w:tc>
      </w:tr>
      <w:tr w:rsidR="009146F2" w:rsidRPr="0018281A" w14:paraId="4BACD951" w14:textId="77777777">
        <w:tc>
          <w:tcPr>
            <w:tcW w:w="1074" w:type="dxa"/>
            <w:vMerge/>
            <w:tcMar>
              <w:top w:w="80" w:type="dxa"/>
              <w:left w:w="80" w:type="dxa"/>
              <w:bottom w:w="80" w:type="dxa"/>
              <w:right w:w="80" w:type="dxa"/>
            </w:tcMar>
          </w:tcPr>
          <w:p w14:paraId="0FBBD470"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33D18782"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08485042"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593BB922"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633A404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3.00 [0.18–34.60]</w:t>
            </w:r>
          </w:p>
        </w:tc>
        <w:tc>
          <w:tcPr>
            <w:tcW w:w="2551" w:type="dxa"/>
            <w:tcMar>
              <w:top w:w="80" w:type="dxa"/>
              <w:left w:w="80" w:type="dxa"/>
              <w:bottom w:w="80" w:type="dxa"/>
              <w:right w:w="80" w:type="dxa"/>
            </w:tcMar>
          </w:tcPr>
          <w:p w14:paraId="4CC14926"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2.02 [0.85–3.94]</w:t>
            </w:r>
          </w:p>
        </w:tc>
        <w:tc>
          <w:tcPr>
            <w:tcW w:w="2268" w:type="dxa"/>
            <w:tcMar>
              <w:top w:w="80" w:type="dxa"/>
              <w:left w:w="80" w:type="dxa"/>
              <w:bottom w:w="80" w:type="dxa"/>
              <w:right w:w="80" w:type="dxa"/>
            </w:tcMar>
          </w:tcPr>
          <w:p w14:paraId="2E2010B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1.51 [0.08–20.63]</w:t>
            </w:r>
          </w:p>
        </w:tc>
        <w:tc>
          <w:tcPr>
            <w:tcW w:w="2268" w:type="dxa"/>
            <w:tcMar>
              <w:top w:w="80" w:type="dxa"/>
              <w:left w:w="80" w:type="dxa"/>
              <w:bottom w:w="80" w:type="dxa"/>
              <w:right w:w="80" w:type="dxa"/>
            </w:tcMar>
          </w:tcPr>
          <w:p w14:paraId="1F2E3B7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62.4%</w:t>
            </w:r>
          </w:p>
        </w:tc>
      </w:tr>
      <w:tr w:rsidR="009146F2" w:rsidRPr="0018281A" w14:paraId="37E6BB84" w14:textId="77777777">
        <w:tc>
          <w:tcPr>
            <w:tcW w:w="1074" w:type="dxa"/>
            <w:vMerge/>
            <w:tcMar>
              <w:top w:w="80" w:type="dxa"/>
              <w:left w:w="80" w:type="dxa"/>
              <w:bottom w:w="80" w:type="dxa"/>
              <w:right w:w="80" w:type="dxa"/>
            </w:tcMar>
          </w:tcPr>
          <w:p w14:paraId="4119C707"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14F51FC7" w14:textId="77777777" w:rsidR="009146F2" w:rsidRPr="0018281A" w:rsidRDefault="009146F2">
            <w:pPr>
              <w:jc w:val="center"/>
              <w:rPr>
                <w:rFonts w:ascii="Calibri" w:hAnsi="Calibri" w:cs="Calibri"/>
              </w:rPr>
            </w:pPr>
          </w:p>
        </w:tc>
        <w:tc>
          <w:tcPr>
            <w:tcW w:w="1029" w:type="dxa"/>
            <w:vMerge w:val="restart"/>
            <w:tcMar>
              <w:top w:w="80" w:type="dxa"/>
              <w:left w:w="80" w:type="dxa"/>
              <w:bottom w:w="80" w:type="dxa"/>
              <w:right w:w="80" w:type="dxa"/>
            </w:tcMar>
          </w:tcPr>
          <w:p w14:paraId="1AD0CCAB" w14:textId="77777777" w:rsidR="009146F2" w:rsidRPr="0018281A" w:rsidRDefault="009146F2">
            <w:pPr>
              <w:jc w:val="center"/>
              <w:rPr>
                <w:rFonts w:ascii="Calibri" w:hAnsi="Calibri" w:cs="Calibri"/>
              </w:rPr>
            </w:pPr>
            <w:r w:rsidRPr="0018281A">
              <w:rPr>
                <w:rFonts w:ascii="Calibri" w:hAnsi="Calibri" w:cs="Calibri"/>
                <w:sz w:val="16"/>
              </w:rPr>
              <w:t>65+</w:t>
            </w:r>
          </w:p>
        </w:tc>
        <w:tc>
          <w:tcPr>
            <w:tcW w:w="1066" w:type="dxa"/>
            <w:tcMar>
              <w:top w:w="80" w:type="dxa"/>
              <w:left w:w="80" w:type="dxa"/>
              <w:bottom w:w="80" w:type="dxa"/>
              <w:right w:w="80" w:type="dxa"/>
            </w:tcMar>
          </w:tcPr>
          <w:p w14:paraId="57487883" w14:textId="77777777" w:rsidR="009146F2" w:rsidRPr="0018281A" w:rsidRDefault="009146F2">
            <w:pPr>
              <w:jc w:val="center"/>
              <w:rPr>
                <w:rFonts w:ascii="Calibri" w:hAnsi="Calibri" w:cs="Calibri"/>
              </w:rPr>
            </w:pPr>
            <w:r w:rsidRPr="0018281A">
              <w:rPr>
                <w:rFonts w:ascii="Calibri" w:hAnsi="Calibri" w:cs="Calibri"/>
                <w:sz w:val="16"/>
              </w:rPr>
              <w:t>7d</w:t>
            </w:r>
          </w:p>
        </w:tc>
        <w:tc>
          <w:tcPr>
            <w:tcW w:w="2231" w:type="dxa"/>
            <w:tcMar>
              <w:top w:w="80" w:type="dxa"/>
              <w:left w:w="80" w:type="dxa"/>
              <w:bottom w:w="80" w:type="dxa"/>
              <w:right w:w="80" w:type="dxa"/>
            </w:tcMar>
          </w:tcPr>
          <w:p w14:paraId="124422D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0.22 [0.01–3.44]</w:t>
            </w:r>
          </w:p>
        </w:tc>
        <w:tc>
          <w:tcPr>
            <w:tcW w:w="2551" w:type="dxa"/>
            <w:tcMar>
              <w:top w:w="80" w:type="dxa"/>
              <w:left w:w="80" w:type="dxa"/>
              <w:bottom w:w="80" w:type="dxa"/>
              <w:right w:w="80" w:type="dxa"/>
            </w:tcMar>
          </w:tcPr>
          <w:p w14:paraId="5AFA59FE"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515B39B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0.02 [0.00–0.33]</w:t>
            </w:r>
          </w:p>
        </w:tc>
        <w:tc>
          <w:tcPr>
            <w:tcW w:w="2268" w:type="dxa"/>
            <w:tcMar>
              <w:top w:w="80" w:type="dxa"/>
              <w:left w:w="80" w:type="dxa"/>
              <w:bottom w:w="80" w:type="dxa"/>
              <w:right w:w="80" w:type="dxa"/>
            </w:tcMar>
          </w:tcPr>
          <w:p w14:paraId="33C21685"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1.6%</w:t>
            </w:r>
          </w:p>
        </w:tc>
      </w:tr>
      <w:tr w:rsidR="009146F2" w:rsidRPr="0018281A" w14:paraId="25416AB4" w14:textId="77777777">
        <w:tc>
          <w:tcPr>
            <w:tcW w:w="1074" w:type="dxa"/>
            <w:vMerge/>
            <w:tcMar>
              <w:top w:w="80" w:type="dxa"/>
              <w:left w:w="80" w:type="dxa"/>
              <w:bottom w:w="80" w:type="dxa"/>
              <w:right w:w="80" w:type="dxa"/>
            </w:tcMar>
          </w:tcPr>
          <w:p w14:paraId="29B49092"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F1AEDCF"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1721DD97"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93EB6F6" w14:textId="77777777" w:rsidR="009146F2" w:rsidRPr="0018281A" w:rsidRDefault="009146F2">
            <w:pPr>
              <w:jc w:val="center"/>
              <w:rPr>
                <w:rFonts w:ascii="Calibri" w:hAnsi="Calibri" w:cs="Calibri"/>
              </w:rPr>
            </w:pPr>
            <w:r w:rsidRPr="0018281A">
              <w:rPr>
                <w:rFonts w:ascii="Calibri" w:hAnsi="Calibri" w:cs="Calibri"/>
                <w:sz w:val="16"/>
              </w:rPr>
              <w:t>14d</w:t>
            </w:r>
          </w:p>
        </w:tc>
        <w:tc>
          <w:tcPr>
            <w:tcW w:w="2231" w:type="dxa"/>
            <w:tcMar>
              <w:top w:w="80" w:type="dxa"/>
              <w:left w:w="80" w:type="dxa"/>
              <w:bottom w:w="80" w:type="dxa"/>
              <w:right w:w="80" w:type="dxa"/>
            </w:tcMar>
          </w:tcPr>
          <w:p w14:paraId="45FDAB5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0.50 [0.02–8.22]</w:t>
            </w:r>
          </w:p>
        </w:tc>
        <w:tc>
          <w:tcPr>
            <w:tcW w:w="2551" w:type="dxa"/>
            <w:tcMar>
              <w:top w:w="80" w:type="dxa"/>
              <w:left w:w="80" w:type="dxa"/>
              <w:bottom w:w="80" w:type="dxa"/>
              <w:right w:w="80" w:type="dxa"/>
            </w:tcMar>
          </w:tcPr>
          <w:p w14:paraId="2FA24C38"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0052DB9C"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0.04 [0.00–0.76]</w:t>
            </w:r>
          </w:p>
        </w:tc>
        <w:tc>
          <w:tcPr>
            <w:tcW w:w="2268" w:type="dxa"/>
            <w:tcMar>
              <w:top w:w="80" w:type="dxa"/>
              <w:left w:w="80" w:type="dxa"/>
              <w:bottom w:w="80" w:type="dxa"/>
              <w:right w:w="80" w:type="dxa"/>
            </w:tcMar>
          </w:tcPr>
          <w:p w14:paraId="05BFAC4B"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2.0%</w:t>
            </w:r>
          </w:p>
        </w:tc>
      </w:tr>
      <w:tr w:rsidR="009146F2" w:rsidRPr="0018281A" w14:paraId="39E38B5A" w14:textId="77777777">
        <w:tc>
          <w:tcPr>
            <w:tcW w:w="1074" w:type="dxa"/>
            <w:vMerge/>
            <w:tcMar>
              <w:top w:w="80" w:type="dxa"/>
              <w:left w:w="80" w:type="dxa"/>
              <w:bottom w:w="80" w:type="dxa"/>
              <w:right w:w="80" w:type="dxa"/>
            </w:tcMar>
          </w:tcPr>
          <w:p w14:paraId="59A738BE"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7F38B144"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3CF576F0"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2FE0AB22" w14:textId="77777777" w:rsidR="009146F2" w:rsidRPr="0018281A" w:rsidRDefault="009146F2">
            <w:pPr>
              <w:jc w:val="center"/>
              <w:rPr>
                <w:rFonts w:ascii="Calibri" w:hAnsi="Calibri" w:cs="Calibri"/>
              </w:rPr>
            </w:pPr>
            <w:r w:rsidRPr="0018281A">
              <w:rPr>
                <w:rFonts w:ascii="Calibri" w:hAnsi="Calibri" w:cs="Calibri"/>
                <w:sz w:val="16"/>
              </w:rPr>
              <w:t>30d</w:t>
            </w:r>
          </w:p>
        </w:tc>
        <w:tc>
          <w:tcPr>
            <w:tcW w:w="2231" w:type="dxa"/>
            <w:tcMar>
              <w:top w:w="80" w:type="dxa"/>
              <w:left w:w="80" w:type="dxa"/>
              <w:bottom w:w="80" w:type="dxa"/>
              <w:right w:w="80" w:type="dxa"/>
            </w:tcMar>
          </w:tcPr>
          <w:p w14:paraId="5911F7F0"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1.27 [0.06–19.38]</w:t>
            </w:r>
          </w:p>
        </w:tc>
        <w:tc>
          <w:tcPr>
            <w:tcW w:w="2551" w:type="dxa"/>
            <w:tcMar>
              <w:top w:w="80" w:type="dxa"/>
              <w:left w:w="80" w:type="dxa"/>
              <w:bottom w:w="80" w:type="dxa"/>
              <w:right w:w="80" w:type="dxa"/>
            </w:tcMar>
          </w:tcPr>
          <w:p w14:paraId="2161A20F"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3992D432"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0.11 [0.01–1.81]</w:t>
            </w:r>
          </w:p>
        </w:tc>
        <w:tc>
          <w:tcPr>
            <w:tcW w:w="2268" w:type="dxa"/>
            <w:tcMar>
              <w:top w:w="80" w:type="dxa"/>
              <w:left w:w="80" w:type="dxa"/>
              <w:bottom w:w="80" w:type="dxa"/>
              <w:right w:w="80" w:type="dxa"/>
            </w:tcMar>
          </w:tcPr>
          <w:p w14:paraId="50E3453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4.9%</w:t>
            </w:r>
          </w:p>
        </w:tc>
      </w:tr>
      <w:tr w:rsidR="009146F2" w:rsidRPr="0018281A" w14:paraId="1AF7FFD7" w14:textId="77777777">
        <w:trPr>
          <w:trHeight w:val="144"/>
        </w:trPr>
        <w:tc>
          <w:tcPr>
            <w:tcW w:w="1074" w:type="dxa"/>
            <w:vMerge/>
            <w:tcMar>
              <w:top w:w="80" w:type="dxa"/>
              <w:left w:w="80" w:type="dxa"/>
              <w:bottom w:w="80" w:type="dxa"/>
              <w:right w:w="80" w:type="dxa"/>
            </w:tcMar>
          </w:tcPr>
          <w:p w14:paraId="6965C7E5" w14:textId="77777777" w:rsidR="009146F2" w:rsidRPr="0018281A" w:rsidRDefault="009146F2">
            <w:pPr>
              <w:jc w:val="center"/>
              <w:rPr>
                <w:rFonts w:ascii="Calibri" w:hAnsi="Calibri" w:cs="Calibri"/>
              </w:rPr>
            </w:pPr>
          </w:p>
        </w:tc>
        <w:tc>
          <w:tcPr>
            <w:tcW w:w="1258" w:type="dxa"/>
            <w:vMerge/>
            <w:tcMar>
              <w:top w:w="80" w:type="dxa"/>
              <w:left w:w="80" w:type="dxa"/>
              <w:bottom w:w="80" w:type="dxa"/>
              <w:right w:w="80" w:type="dxa"/>
            </w:tcMar>
          </w:tcPr>
          <w:p w14:paraId="00B291FC" w14:textId="77777777" w:rsidR="009146F2" w:rsidRPr="0018281A" w:rsidRDefault="009146F2">
            <w:pPr>
              <w:jc w:val="center"/>
              <w:rPr>
                <w:rFonts w:ascii="Calibri" w:hAnsi="Calibri" w:cs="Calibri"/>
              </w:rPr>
            </w:pPr>
          </w:p>
        </w:tc>
        <w:tc>
          <w:tcPr>
            <w:tcW w:w="1029" w:type="dxa"/>
            <w:vMerge/>
            <w:tcMar>
              <w:top w:w="80" w:type="dxa"/>
              <w:left w:w="80" w:type="dxa"/>
              <w:bottom w:w="80" w:type="dxa"/>
              <w:right w:w="80" w:type="dxa"/>
            </w:tcMar>
          </w:tcPr>
          <w:p w14:paraId="5D971257" w14:textId="77777777" w:rsidR="009146F2" w:rsidRPr="0018281A" w:rsidRDefault="009146F2">
            <w:pPr>
              <w:jc w:val="center"/>
              <w:rPr>
                <w:rFonts w:ascii="Calibri" w:hAnsi="Calibri" w:cs="Calibri"/>
              </w:rPr>
            </w:pPr>
          </w:p>
        </w:tc>
        <w:tc>
          <w:tcPr>
            <w:tcW w:w="1066" w:type="dxa"/>
            <w:tcMar>
              <w:top w:w="80" w:type="dxa"/>
              <w:left w:w="80" w:type="dxa"/>
              <w:bottom w:w="80" w:type="dxa"/>
              <w:right w:w="80" w:type="dxa"/>
            </w:tcMar>
          </w:tcPr>
          <w:p w14:paraId="07A76A61" w14:textId="77777777" w:rsidR="009146F2" w:rsidRPr="0018281A" w:rsidRDefault="009146F2">
            <w:pPr>
              <w:jc w:val="center"/>
              <w:rPr>
                <w:rFonts w:ascii="Calibri" w:hAnsi="Calibri" w:cs="Calibri"/>
              </w:rPr>
            </w:pPr>
            <w:r w:rsidRPr="0018281A">
              <w:rPr>
                <w:rFonts w:ascii="Calibri" w:hAnsi="Calibri" w:cs="Calibri"/>
                <w:sz w:val="16"/>
              </w:rPr>
              <w:t>90d</w:t>
            </w:r>
          </w:p>
        </w:tc>
        <w:tc>
          <w:tcPr>
            <w:tcW w:w="2231" w:type="dxa"/>
            <w:tcMar>
              <w:top w:w="80" w:type="dxa"/>
              <w:left w:w="80" w:type="dxa"/>
              <w:bottom w:w="80" w:type="dxa"/>
              <w:right w:w="80" w:type="dxa"/>
            </w:tcMar>
          </w:tcPr>
          <w:p w14:paraId="3CA8B0D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6.65 [0.41–76.08]</w:t>
            </w:r>
          </w:p>
        </w:tc>
        <w:tc>
          <w:tcPr>
            <w:tcW w:w="2551" w:type="dxa"/>
            <w:tcMar>
              <w:top w:w="80" w:type="dxa"/>
              <w:left w:w="80" w:type="dxa"/>
              <w:bottom w:w="80" w:type="dxa"/>
              <w:right w:w="80" w:type="dxa"/>
            </w:tcMar>
          </w:tcPr>
          <w:p w14:paraId="2E957C14"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11.21 [7.04–16.81]</w:t>
            </w:r>
          </w:p>
        </w:tc>
        <w:tc>
          <w:tcPr>
            <w:tcW w:w="2268" w:type="dxa"/>
            <w:tcMar>
              <w:top w:w="80" w:type="dxa"/>
              <w:left w:w="80" w:type="dxa"/>
              <w:bottom w:w="80" w:type="dxa"/>
              <w:right w:w="80" w:type="dxa"/>
            </w:tcMar>
          </w:tcPr>
          <w:p w14:paraId="37C5DFC9"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0.59 [0.04–7.11]</w:t>
            </w:r>
          </w:p>
        </w:tc>
        <w:tc>
          <w:tcPr>
            <w:tcW w:w="2268" w:type="dxa"/>
            <w:tcMar>
              <w:top w:w="80" w:type="dxa"/>
              <w:left w:w="80" w:type="dxa"/>
              <w:bottom w:w="80" w:type="dxa"/>
              <w:right w:w="80" w:type="dxa"/>
            </w:tcMar>
          </w:tcPr>
          <w:p w14:paraId="3D26F7AA" w14:textId="77777777" w:rsidR="009146F2" w:rsidRPr="0018281A" w:rsidRDefault="009146F2">
            <w:pPr>
              <w:jc w:val="center"/>
              <w:rPr>
                <w:rFonts w:ascii="Calibri" w:hAnsi="Calibri" w:cs="Calibri"/>
              </w:rPr>
            </w:pPr>
            <w:r w:rsidRPr="0018281A">
              <w:rPr>
                <w:rFonts w:ascii="Calibri" w:eastAsia="Arial" w:hAnsi="Calibri" w:cs="Calibri"/>
                <w:color w:val="000000"/>
                <w:sz w:val="18"/>
                <w:szCs w:val="18"/>
              </w:rPr>
              <w:t>32.9%</w:t>
            </w:r>
          </w:p>
        </w:tc>
      </w:tr>
    </w:tbl>
    <w:p w14:paraId="371E8EBB" w14:textId="77777777" w:rsidR="009146F2" w:rsidRPr="00EF0785" w:rsidRDefault="009146F2" w:rsidP="009146F2">
      <w:pPr>
        <w:spacing w:line="360" w:lineRule="auto"/>
        <w:rPr>
          <w:rFonts w:ascii="Calibri" w:eastAsia="Batang" w:hAnsi="Calibri" w:cs="Calibri"/>
        </w:rPr>
      </w:pPr>
    </w:p>
    <w:p w14:paraId="2A567B8B" w14:textId="77777777" w:rsidR="009146F2" w:rsidRDefault="009146F2" w:rsidP="009146F2">
      <w:pPr>
        <w:spacing w:line="360" w:lineRule="auto"/>
        <w:rPr>
          <w:rFonts w:ascii="Calibri" w:eastAsia="Batang" w:hAnsi="Calibri" w:cs="Calibri"/>
        </w:rPr>
      </w:pPr>
    </w:p>
    <w:p w14:paraId="52CE54A5" w14:textId="77777777" w:rsidR="009146F2" w:rsidRDefault="009146F2" w:rsidP="009146F2">
      <w:pPr>
        <w:spacing w:line="360" w:lineRule="auto"/>
        <w:rPr>
          <w:rFonts w:ascii="Calibri" w:eastAsia="Batang" w:hAnsi="Calibri" w:cs="Calibri"/>
        </w:rPr>
      </w:pPr>
    </w:p>
    <w:p w14:paraId="50920CEA" w14:textId="77777777" w:rsidR="009146F2" w:rsidRDefault="009146F2" w:rsidP="009146F2">
      <w:pPr>
        <w:spacing w:line="360" w:lineRule="auto"/>
        <w:rPr>
          <w:rFonts w:ascii="Calibri" w:eastAsia="Batang" w:hAnsi="Calibri" w:cs="Calibri"/>
        </w:rPr>
      </w:pPr>
    </w:p>
    <w:p w14:paraId="0E065815" w14:textId="77777777" w:rsidR="009146F2" w:rsidRPr="00EF0785" w:rsidRDefault="009146F2" w:rsidP="009146F2">
      <w:pPr>
        <w:spacing w:line="360" w:lineRule="auto"/>
        <w:rPr>
          <w:rFonts w:ascii="Calibri" w:eastAsia="Batang" w:hAnsi="Calibri" w:cs="Calibri"/>
        </w:rPr>
        <w:sectPr w:rsidR="009146F2" w:rsidRPr="00EF0785" w:rsidSect="009146F2">
          <w:pgSz w:w="16838" w:h="11906" w:orient="landscape"/>
          <w:pgMar w:top="1440" w:right="1440" w:bottom="1440" w:left="1440" w:header="708" w:footer="708" w:gutter="0"/>
          <w:cols w:space="708"/>
          <w:docGrid w:linePitch="360"/>
        </w:sectPr>
      </w:pPr>
    </w:p>
    <w:p w14:paraId="246DE6C3" w14:textId="77777777" w:rsidR="009146F2" w:rsidRDefault="009146F2" w:rsidP="009146F2">
      <w:pPr>
        <w:spacing w:line="360" w:lineRule="auto"/>
        <w:jc w:val="both"/>
        <w:rPr>
          <w:rStyle w:val="a9"/>
          <w:rFonts w:ascii="Calibri" w:eastAsiaTheme="minorEastAsia" w:hAnsi="Calibri" w:cs="Calibri"/>
          <w:i w:val="0"/>
          <w:iCs w:val="0"/>
          <w:color w:val="auto"/>
          <w:sz w:val="22"/>
          <w:szCs w:val="22"/>
        </w:rPr>
      </w:pPr>
      <w:commentRangeStart w:id="94"/>
      <w:commentRangeStart w:id="95"/>
      <w:r w:rsidRPr="4829D2C5">
        <w:rPr>
          <w:rStyle w:val="a9"/>
          <w:rFonts w:ascii="Calibri" w:hAnsi="Calibri" w:cs="Calibri"/>
          <w:b/>
          <w:bCs/>
          <w:i w:val="0"/>
          <w:iCs w:val="0"/>
          <w:color w:val="auto"/>
          <w:sz w:val="22"/>
          <w:szCs w:val="22"/>
        </w:rPr>
        <w:lastRenderedPageBreak/>
        <w:t>Table 2.</w:t>
      </w:r>
      <w:commentRangeEnd w:id="95"/>
      <w:r w:rsidRPr="4829D2C5">
        <w:rPr>
          <w:rStyle w:val="ad"/>
          <w:rFonts w:ascii="Calibri" w:hAnsi="Calibri" w:cs="Calibri"/>
          <w:b/>
          <w:bCs/>
          <w:sz w:val="22"/>
          <w:szCs w:val="22"/>
        </w:rPr>
        <w:commentReference w:id="95"/>
      </w:r>
      <w:commentRangeEnd w:id="94"/>
      <w:r w:rsidRPr="4829D2C5">
        <w:rPr>
          <w:rStyle w:val="ad"/>
          <w:rFonts w:ascii="Calibri" w:hAnsi="Calibri" w:cs="Calibri"/>
          <w:b/>
          <w:bCs/>
          <w:sz w:val="22"/>
          <w:szCs w:val="22"/>
        </w:rPr>
        <w:commentReference w:id="94"/>
      </w:r>
      <w:r w:rsidRPr="4829D2C5">
        <w:rPr>
          <w:rStyle w:val="a9"/>
          <w:rFonts w:ascii="Calibri" w:hAnsi="Calibri" w:cs="Calibri"/>
          <w:b/>
          <w:bCs/>
          <w:i w:val="0"/>
          <w:iCs w:val="0"/>
          <w:color w:val="auto"/>
          <w:sz w:val="22"/>
          <w:szCs w:val="22"/>
        </w:rPr>
        <w:t xml:space="preserve"> Benefit-risk assessment of outbreak response immunisation. </w:t>
      </w:r>
      <w:r w:rsidRPr="4829D2C5">
        <w:rPr>
          <w:rStyle w:val="a9"/>
          <w:rFonts w:ascii="Calibri" w:eastAsiaTheme="minorEastAsia" w:hAnsi="Calibri" w:cs="Calibri"/>
          <w:i w:val="0"/>
          <w:iCs w:val="0"/>
          <w:color w:val="auto"/>
          <w:sz w:val="22"/>
          <w:szCs w:val="22"/>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p>
    <w:tbl>
      <w:tblPr>
        <w:tblStyle w:val="af6"/>
        <w:tblW w:w="13948" w:type="dxa"/>
        <w:tblLook w:val="04A0" w:firstRow="1" w:lastRow="0" w:firstColumn="1" w:lastColumn="0" w:noHBand="0" w:noVBand="1"/>
      </w:tblPr>
      <w:tblGrid>
        <w:gridCol w:w="1062"/>
        <w:gridCol w:w="1237"/>
        <w:gridCol w:w="1008"/>
        <w:gridCol w:w="2062"/>
        <w:gridCol w:w="2340"/>
        <w:gridCol w:w="2621"/>
        <w:gridCol w:w="2524"/>
        <w:gridCol w:w="1094"/>
      </w:tblGrid>
      <w:tr w:rsidR="009146F2" w:rsidRPr="00D45862" w14:paraId="68642172" w14:textId="77777777">
        <w:trPr>
          <w:tblHeader/>
        </w:trPr>
        <w:tc>
          <w:tcPr>
            <w:tcW w:w="1062" w:type="dxa"/>
            <w:shd w:val="clear" w:color="auto" w:fill="F2F2F2" w:themeFill="background1" w:themeFillShade="F2"/>
            <w:tcMar>
              <w:top w:w="80" w:type="dxa"/>
              <w:left w:w="80" w:type="dxa"/>
              <w:bottom w:w="80" w:type="dxa"/>
              <w:right w:w="80" w:type="dxa"/>
            </w:tcMar>
          </w:tcPr>
          <w:p w14:paraId="273A851B" w14:textId="77777777" w:rsidR="009146F2" w:rsidRPr="00D45862" w:rsidRDefault="009146F2">
            <w:pPr>
              <w:jc w:val="center"/>
              <w:rPr>
                <w:rFonts w:ascii="Calibri" w:hAnsi="Calibri" w:cs="Calibri"/>
              </w:rPr>
            </w:pPr>
            <w:r w:rsidRPr="00D45862">
              <w:rPr>
                <w:rFonts w:ascii="Calibri" w:hAnsi="Calibri" w:cs="Calibri"/>
                <w:b/>
                <w:sz w:val="17"/>
              </w:rPr>
              <w:t>Outcome</w:t>
            </w:r>
          </w:p>
        </w:tc>
        <w:tc>
          <w:tcPr>
            <w:tcW w:w="1237" w:type="dxa"/>
            <w:shd w:val="clear" w:color="auto" w:fill="F2F2F2" w:themeFill="background1" w:themeFillShade="F2"/>
            <w:tcMar>
              <w:top w:w="80" w:type="dxa"/>
              <w:left w:w="80" w:type="dxa"/>
              <w:bottom w:w="80" w:type="dxa"/>
              <w:right w:w="80" w:type="dxa"/>
            </w:tcMar>
          </w:tcPr>
          <w:p w14:paraId="0B11347A" w14:textId="77777777" w:rsidR="009146F2" w:rsidRPr="00D45862" w:rsidRDefault="009146F2">
            <w:pPr>
              <w:jc w:val="center"/>
              <w:rPr>
                <w:rFonts w:ascii="Calibri" w:hAnsi="Calibri" w:cs="Calibri"/>
              </w:rPr>
            </w:pPr>
            <w:r w:rsidRPr="00D45862">
              <w:rPr>
                <w:rFonts w:ascii="Calibri" w:hAnsi="Calibri" w:cs="Calibri"/>
                <w:b/>
                <w:sz w:val="17"/>
              </w:rPr>
              <w:t>Setting</w:t>
            </w:r>
          </w:p>
        </w:tc>
        <w:tc>
          <w:tcPr>
            <w:tcW w:w="1008" w:type="dxa"/>
            <w:shd w:val="clear" w:color="auto" w:fill="F2F2F2" w:themeFill="background1" w:themeFillShade="F2"/>
            <w:tcMar>
              <w:top w:w="80" w:type="dxa"/>
              <w:left w:w="80" w:type="dxa"/>
              <w:bottom w:w="80" w:type="dxa"/>
              <w:right w:w="80" w:type="dxa"/>
            </w:tcMar>
          </w:tcPr>
          <w:p w14:paraId="2E16F3BA" w14:textId="77777777" w:rsidR="009146F2" w:rsidRPr="00D45862" w:rsidRDefault="009146F2">
            <w:pPr>
              <w:jc w:val="center"/>
              <w:rPr>
                <w:rFonts w:ascii="Calibri" w:hAnsi="Calibri" w:cs="Calibri"/>
              </w:rPr>
            </w:pPr>
            <w:r w:rsidRPr="00D45862">
              <w:rPr>
                <w:rFonts w:ascii="Calibri" w:hAnsi="Calibri" w:cs="Calibri"/>
                <w:b/>
                <w:sz w:val="17"/>
              </w:rPr>
              <w:t>Age group</w:t>
            </w:r>
          </w:p>
        </w:tc>
        <w:tc>
          <w:tcPr>
            <w:tcW w:w="2062" w:type="dxa"/>
            <w:shd w:val="clear" w:color="auto" w:fill="F2F2F2" w:themeFill="background1" w:themeFillShade="F2"/>
            <w:tcMar>
              <w:top w:w="80" w:type="dxa"/>
              <w:left w:w="80" w:type="dxa"/>
              <w:bottom w:w="80" w:type="dxa"/>
              <w:right w:w="80" w:type="dxa"/>
            </w:tcMar>
          </w:tcPr>
          <w:p w14:paraId="41910461" w14:textId="77777777" w:rsidR="009146F2" w:rsidRPr="00D45862" w:rsidRDefault="009146F2">
            <w:pPr>
              <w:jc w:val="center"/>
              <w:rPr>
                <w:rFonts w:ascii="Calibri" w:hAnsi="Calibri" w:cs="Calibri"/>
              </w:rPr>
            </w:pPr>
            <w:r w:rsidRPr="00D45862">
              <w:rPr>
                <w:rFonts w:ascii="Calibri" w:hAnsi="Calibri" w:cs="Calibri"/>
                <w:b/>
                <w:sz w:val="17"/>
              </w:rPr>
              <w:t>Vaccine protection mechanism</w:t>
            </w:r>
          </w:p>
        </w:tc>
        <w:tc>
          <w:tcPr>
            <w:tcW w:w="2340" w:type="dxa"/>
            <w:shd w:val="clear" w:color="auto" w:fill="F2F2F2" w:themeFill="background1" w:themeFillShade="F2"/>
            <w:tcMar>
              <w:top w:w="80" w:type="dxa"/>
              <w:left w:w="80" w:type="dxa"/>
              <w:bottom w:w="80" w:type="dxa"/>
              <w:right w:w="80" w:type="dxa"/>
            </w:tcMar>
          </w:tcPr>
          <w:p w14:paraId="7361E6F6" w14:textId="77777777" w:rsidR="009146F2" w:rsidRPr="00D45862" w:rsidRDefault="009146F2">
            <w:pPr>
              <w:jc w:val="center"/>
              <w:rPr>
                <w:rFonts w:ascii="Calibri" w:hAnsi="Calibri" w:cs="Calibri"/>
                <w:b/>
                <w:sz w:val="17"/>
              </w:rPr>
            </w:pPr>
            <w:r w:rsidRPr="00D45862">
              <w:rPr>
                <w:rFonts w:ascii="Calibri" w:hAnsi="Calibri" w:cs="Calibri"/>
                <w:b/>
                <w:sz w:val="17"/>
              </w:rPr>
              <w:t xml:space="preserve">Benefit: </w:t>
            </w:r>
          </w:p>
          <w:p w14:paraId="0DE65086" w14:textId="77777777" w:rsidR="009146F2" w:rsidRPr="00D45862" w:rsidRDefault="009146F2">
            <w:pPr>
              <w:jc w:val="center"/>
              <w:rPr>
                <w:rFonts w:ascii="Calibri" w:hAnsi="Calibri" w:cs="Calibri"/>
              </w:rPr>
            </w:pPr>
            <w:r w:rsidRPr="00D45862">
              <w:rPr>
                <w:rFonts w:ascii="Calibri" w:hAnsi="Calibri" w:cs="Calibri"/>
                <w:b/>
                <w:sz w:val="17"/>
              </w:rPr>
              <w:t>Outcomes averted by vaccination</w:t>
            </w:r>
            <w:r w:rsidRPr="00D45862">
              <w:rPr>
                <w:rFonts w:ascii="Calibri" w:hAnsi="Calibri" w:cs="Calibri"/>
                <w:b/>
                <w:sz w:val="17"/>
              </w:rPr>
              <w:br/>
              <w:t>(per 10,000 vaccinated)</w:t>
            </w:r>
          </w:p>
        </w:tc>
        <w:tc>
          <w:tcPr>
            <w:tcW w:w="2621" w:type="dxa"/>
            <w:shd w:val="clear" w:color="auto" w:fill="F2F2F2" w:themeFill="background1" w:themeFillShade="F2"/>
            <w:tcMar>
              <w:top w:w="80" w:type="dxa"/>
              <w:left w:w="80" w:type="dxa"/>
              <w:bottom w:w="80" w:type="dxa"/>
              <w:right w:w="80" w:type="dxa"/>
            </w:tcMar>
          </w:tcPr>
          <w:p w14:paraId="57ABE08C" w14:textId="77777777" w:rsidR="009146F2" w:rsidRPr="00D45862" w:rsidRDefault="009146F2">
            <w:pPr>
              <w:jc w:val="center"/>
              <w:rPr>
                <w:rFonts w:ascii="Calibri" w:hAnsi="Calibri" w:cs="Calibri"/>
                <w:b/>
                <w:sz w:val="17"/>
              </w:rPr>
            </w:pPr>
            <w:r w:rsidRPr="00D45862">
              <w:rPr>
                <w:rFonts w:ascii="Calibri" w:hAnsi="Calibri" w:cs="Calibri"/>
                <w:b/>
                <w:sz w:val="17"/>
              </w:rPr>
              <w:t>Risk:</w:t>
            </w:r>
          </w:p>
          <w:p w14:paraId="77D239B7" w14:textId="77777777" w:rsidR="009146F2" w:rsidRPr="00D45862" w:rsidRDefault="009146F2">
            <w:pPr>
              <w:jc w:val="center"/>
              <w:rPr>
                <w:rFonts w:ascii="Calibri" w:hAnsi="Calibri" w:cs="Calibri"/>
              </w:rPr>
            </w:pPr>
            <w:r w:rsidRPr="00D45862">
              <w:rPr>
                <w:rFonts w:ascii="Calibri" w:hAnsi="Calibri" w:cs="Calibri"/>
                <w:b/>
                <w:sz w:val="17"/>
              </w:rPr>
              <w:t>Outcomes attributable to vaccination</w:t>
            </w:r>
            <w:r w:rsidRPr="00D45862">
              <w:rPr>
                <w:rFonts w:ascii="Calibri" w:hAnsi="Calibri" w:cs="Calibri"/>
                <w:b/>
                <w:sz w:val="17"/>
              </w:rPr>
              <w:br/>
              <w:t>(per 10,000 vaccinated)</w:t>
            </w:r>
          </w:p>
        </w:tc>
        <w:tc>
          <w:tcPr>
            <w:tcW w:w="2524" w:type="dxa"/>
            <w:shd w:val="clear" w:color="auto" w:fill="F2F2F2" w:themeFill="background1" w:themeFillShade="F2"/>
            <w:tcMar>
              <w:top w:w="80" w:type="dxa"/>
              <w:left w:w="80" w:type="dxa"/>
              <w:bottom w:w="80" w:type="dxa"/>
              <w:right w:w="80" w:type="dxa"/>
            </w:tcMar>
          </w:tcPr>
          <w:p w14:paraId="56FD2009" w14:textId="77777777" w:rsidR="009146F2" w:rsidRPr="00D45862" w:rsidRDefault="009146F2">
            <w:pPr>
              <w:jc w:val="center"/>
              <w:rPr>
                <w:rFonts w:ascii="Calibri" w:hAnsi="Calibri" w:cs="Calibri"/>
                <w:b/>
                <w:sz w:val="17"/>
              </w:rPr>
            </w:pPr>
            <w:r w:rsidRPr="00D45862">
              <w:rPr>
                <w:rFonts w:ascii="Calibri" w:hAnsi="Calibri" w:cs="Calibri"/>
                <w:b/>
                <w:sz w:val="17"/>
              </w:rPr>
              <w:t>Benefit-risk ratio:</w:t>
            </w:r>
          </w:p>
          <w:p w14:paraId="47C2CB2A" w14:textId="77777777" w:rsidR="009146F2" w:rsidRPr="00D45862" w:rsidRDefault="009146F2">
            <w:pPr>
              <w:jc w:val="center"/>
              <w:rPr>
                <w:rFonts w:ascii="Calibri" w:hAnsi="Calibri" w:cs="Calibri"/>
                <w:b/>
                <w:sz w:val="17"/>
              </w:rPr>
            </w:pPr>
            <w:r w:rsidRPr="00D45862">
              <w:rPr>
                <w:rFonts w:ascii="Calibri" w:hAnsi="Calibri" w:cs="Calibri"/>
                <w:b/>
                <w:sz w:val="17"/>
              </w:rPr>
              <w:t>Prevented outcome per 1 outcome caused by vaccination</w:t>
            </w:r>
            <w:r w:rsidRPr="00D45862">
              <w:rPr>
                <w:rFonts w:ascii="Calibri" w:hAnsi="Calibri" w:cs="Calibri"/>
                <w:b/>
                <w:sz w:val="17"/>
              </w:rPr>
              <w:br/>
              <w:t xml:space="preserve"> </w:t>
            </w:r>
          </w:p>
        </w:tc>
        <w:tc>
          <w:tcPr>
            <w:tcW w:w="1094" w:type="dxa"/>
            <w:shd w:val="clear" w:color="auto" w:fill="F2F2F2" w:themeFill="background1" w:themeFillShade="F2"/>
            <w:tcMar>
              <w:top w:w="80" w:type="dxa"/>
              <w:left w:w="80" w:type="dxa"/>
              <w:bottom w:w="80" w:type="dxa"/>
              <w:right w:w="80" w:type="dxa"/>
            </w:tcMar>
          </w:tcPr>
          <w:p w14:paraId="16F8F88E" w14:textId="77777777" w:rsidR="009146F2" w:rsidRPr="00D45862" w:rsidRDefault="009146F2">
            <w:pPr>
              <w:jc w:val="center"/>
              <w:rPr>
                <w:rFonts w:ascii="Calibri" w:hAnsi="Calibri" w:cs="Calibri"/>
              </w:rPr>
            </w:pPr>
            <w:r w:rsidRPr="00D45862">
              <w:rPr>
                <w:rFonts w:ascii="Calibri" w:hAnsi="Calibri" w:cs="Calibri"/>
                <w:b/>
                <w:sz w:val="17"/>
              </w:rPr>
              <w:t>Probability (BRR &gt; 1)</w:t>
            </w:r>
            <w:r w:rsidRPr="00D45862">
              <w:rPr>
                <w:rFonts w:ascii="Calibri" w:hAnsi="Calibri" w:cs="Calibri"/>
                <w:b/>
                <w:sz w:val="17"/>
              </w:rPr>
              <w:br/>
              <w:t>(%)</w:t>
            </w:r>
          </w:p>
        </w:tc>
      </w:tr>
      <w:tr w:rsidR="009146F2" w:rsidRPr="00D45862" w14:paraId="6046C124" w14:textId="77777777">
        <w:tc>
          <w:tcPr>
            <w:tcW w:w="1062" w:type="dxa"/>
            <w:vMerge w:val="restart"/>
            <w:tcMar>
              <w:top w:w="80" w:type="dxa"/>
              <w:left w:w="80" w:type="dxa"/>
              <w:bottom w:w="80" w:type="dxa"/>
              <w:right w:w="80" w:type="dxa"/>
            </w:tcMar>
          </w:tcPr>
          <w:p w14:paraId="646405A7" w14:textId="77777777" w:rsidR="009146F2" w:rsidRPr="00D45862" w:rsidRDefault="009146F2">
            <w:pPr>
              <w:jc w:val="center"/>
              <w:rPr>
                <w:rFonts w:ascii="Calibri" w:hAnsi="Calibri" w:cs="Calibri"/>
              </w:rPr>
            </w:pPr>
            <w:r w:rsidRPr="00D45862">
              <w:rPr>
                <w:rFonts w:ascii="Calibri" w:hAnsi="Calibri" w:cs="Calibri"/>
                <w:sz w:val="16"/>
              </w:rPr>
              <w:t>DALY</w:t>
            </w:r>
          </w:p>
        </w:tc>
        <w:tc>
          <w:tcPr>
            <w:tcW w:w="1237" w:type="dxa"/>
            <w:vMerge w:val="restart"/>
            <w:tcMar>
              <w:top w:w="80" w:type="dxa"/>
              <w:left w:w="80" w:type="dxa"/>
              <w:bottom w:w="80" w:type="dxa"/>
              <w:right w:w="80" w:type="dxa"/>
            </w:tcMar>
          </w:tcPr>
          <w:p w14:paraId="6C39BF71" w14:textId="77777777" w:rsidR="009146F2" w:rsidRPr="00D45862" w:rsidRDefault="009146F2">
            <w:pPr>
              <w:jc w:val="center"/>
              <w:rPr>
                <w:rFonts w:ascii="Calibri" w:hAnsi="Calibri" w:cs="Calibri"/>
              </w:rPr>
            </w:pPr>
            <w:r w:rsidRPr="00D45862">
              <w:rPr>
                <w:rFonts w:ascii="Calibri" w:hAnsi="Calibri" w:cs="Calibri"/>
                <w:sz w:val="16"/>
              </w:rPr>
              <w:t>Low</w:t>
            </w:r>
          </w:p>
        </w:tc>
        <w:tc>
          <w:tcPr>
            <w:tcW w:w="1008" w:type="dxa"/>
            <w:vMerge w:val="restart"/>
            <w:tcMar>
              <w:top w:w="80" w:type="dxa"/>
              <w:left w:w="80" w:type="dxa"/>
              <w:bottom w:w="80" w:type="dxa"/>
              <w:right w:w="80" w:type="dxa"/>
            </w:tcMar>
          </w:tcPr>
          <w:p w14:paraId="7E7241D7"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0054D59D"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519388E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3.75 [0.55–48.26]</w:t>
            </w:r>
          </w:p>
        </w:tc>
        <w:tc>
          <w:tcPr>
            <w:tcW w:w="2621" w:type="dxa"/>
            <w:tcMar>
              <w:top w:w="80" w:type="dxa"/>
              <w:left w:w="80" w:type="dxa"/>
              <w:bottom w:w="80" w:type="dxa"/>
              <w:right w:w="80" w:type="dxa"/>
            </w:tcMar>
            <w:vAlign w:val="center"/>
          </w:tcPr>
          <w:p w14:paraId="23F8E25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1E0FD73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30.85 [3.28–476.63]</w:t>
            </w:r>
          </w:p>
        </w:tc>
        <w:tc>
          <w:tcPr>
            <w:tcW w:w="1094" w:type="dxa"/>
            <w:tcMar>
              <w:top w:w="80" w:type="dxa"/>
              <w:left w:w="80" w:type="dxa"/>
              <w:bottom w:w="80" w:type="dxa"/>
              <w:right w:w="80" w:type="dxa"/>
            </w:tcMar>
            <w:vAlign w:val="center"/>
          </w:tcPr>
          <w:p w14:paraId="60C0D20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2B9F4B06" w14:textId="77777777">
        <w:tc>
          <w:tcPr>
            <w:tcW w:w="1062" w:type="dxa"/>
            <w:vMerge/>
            <w:tcMar>
              <w:top w:w="80" w:type="dxa"/>
              <w:left w:w="80" w:type="dxa"/>
              <w:bottom w:w="80" w:type="dxa"/>
              <w:right w:w="80" w:type="dxa"/>
            </w:tcMar>
          </w:tcPr>
          <w:p w14:paraId="156C776B"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7D2E0894"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6A0C0542"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6A32999A"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323BA6F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12.27 [1.23–229.96]</w:t>
            </w:r>
          </w:p>
        </w:tc>
        <w:tc>
          <w:tcPr>
            <w:tcW w:w="2621" w:type="dxa"/>
            <w:tcMar>
              <w:top w:w="80" w:type="dxa"/>
              <w:left w:w="80" w:type="dxa"/>
              <w:bottom w:w="80" w:type="dxa"/>
              <w:right w:w="80" w:type="dxa"/>
            </w:tcMar>
            <w:vAlign w:val="center"/>
          </w:tcPr>
          <w:p w14:paraId="35818C3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[0.04–0.34]</w:t>
            </w:r>
          </w:p>
        </w:tc>
        <w:tc>
          <w:tcPr>
            <w:tcW w:w="2524" w:type="dxa"/>
            <w:tcMar>
              <w:top w:w="80" w:type="dxa"/>
              <w:left w:w="80" w:type="dxa"/>
              <w:bottom w:w="80" w:type="dxa"/>
              <w:right w:w="80" w:type="dxa"/>
            </w:tcMar>
            <w:vAlign w:val="center"/>
          </w:tcPr>
          <w:p w14:paraId="45ED6AE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97.93 [6.99–2454.79]</w:t>
            </w:r>
          </w:p>
        </w:tc>
        <w:tc>
          <w:tcPr>
            <w:tcW w:w="1094" w:type="dxa"/>
            <w:tcMar>
              <w:top w:w="80" w:type="dxa"/>
              <w:left w:w="80" w:type="dxa"/>
              <w:bottom w:w="80" w:type="dxa"/>
              <w:right w:w="80" w:type="dxa"/>
            </w:tcMar>
            <w:vAlign w:val="center"/>
          </w:tcPr>
          <w:p w14:paraId="402A237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3F518047" w14:textId="77777777">
        <w:tc>
          <w:tcPr>
            <w:tcW w:w="1062" w:type="dxa"/>
            <w:vMerge/>
            <w:tcMar>
              <w:top w:w="80" w:type="dxa"/>
              <w:left w:w="80" w:type="dxa"/>
              <w:bottom w:w="80" w:type="dxa"/>
              <w:right w:w="80" w:type="dxa"/>
            </w:tcMar>
          </w:tcPr>
          <w:p w14:paraId="190DE0E6"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479A87A"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0A4130C2"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01F82D31"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28EA527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2.61 [0.33–36.13]</w:t>
            </w:r>
          </w:p>
        </w:tc>
        <w:tc>
          <w:tcPr>
            <w:tcW w:w="2621" w:type="dxa"/>
            <w:tcMar>
              <w:top w:w="80" w:type="dxa"/>
              <w:left w:w="80" w:type="dxa"/>
              <w:bottom w:w="80" w:type="dxa"/>
              <w:right w:w="80" w:type="dxa"/>
            </w:tcMar>
            <w:vAlign w:val="center"/>
          </w:tcPr>
          <w:p w14:paraId="4069A83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306858A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21.66 [1.98–351.60]</w:t>
            </w:r>
          </w:p>
        </w:tc>
        <w:tc>
          <w:tcPr>
            <w:tcW w:w="1094" w:type="dxa"/>
            <w:tcMar>
              <w:top w:w="80" w:type="dxa"/>
              <w:left w:w="80" w:type="dxa"/>
              <w:bottom w:w="80" w:type="dxa"/>
              <w:right w:w="80" w:type="dxa"/>
            </w:tcMar>
            <w:vAlign w:val="center"/>
          </w:tcPr>
          <w:p w14:paraId="2E1D910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99%</w:t>
            </w:r>
          </w:p>
        </w:tc>
      </w:tr>
      <w:tr w:rsidR="009146F2" w:rsidRPr="00D45862" w14:paraId="013ACE4D" w14:textId="77777777">
        <w:tc>
          <w:tcPr>
            <w:tcW w:w="1062" w:type="dxa"/>
            <w:vMerge/>
            <w:tcMar>
              <w:top w:w="80" w:type="dxa"/>
              <w:left w:w="80" w:type="dxa"/>
              <w:bottom w:w="80" w:type="dxa"/>
              <w:right w:w="80" w:type="dxa"/>
            </w:tcMar>
          </w:tcPr>
          <w:p w14:paraId="34B2E941"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EAB24B3"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16ABC8D0"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5743889C"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54DCB99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11.68 [0.99–241.84]</w:t>
            </w:r>
          </w:p>
        </w:tc>
        <w:tc>
          <w:tcPr>
            <w:tcW w:w="2621" w:type="dxa"/>
            <w:tcMar>
              <w:top w:w="80" w:type="dxa"/>
              <w:left w:w="80" w:type="dxa"/>
              <w:bottom w:w="80" w:type="dxa"/>
              <w:right w:w="80" w:type="dxa"/>
            </w:tcMar>
            <w:vAlign w:val="center"/>
          </w:tcPr>
          <w:p w14:paraId="32C8A56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[0.04–0.34]</w:t>
            </w:r>
          </w:p>
        </w:tc>
        <w:tc>
          <w:tcPr>
            <w:tcW w:w="2524" w:type="dxa"/>
            <w:tcMar>
              <w:top w:w="80" w:type="dxa"/>
              <w:left w:w="80" w:type="dxa"/>
              <w:bottom w:w="80" w:type="dxa"/>
              <w:right w:w="80" w:type="dxa"/>
            </w:tcMar>
            <w:vAlign w:val="center"/>
          </w:tcPr>
          <w:p w14:paraId="567F430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92.88 [5.99–2333.76]</w:t>
            </w:r>
          </w:p>
        </w:tc>
        <w:tc>
          <w:tcPr>
            <w:tcW w:w="1094" w:type="dxa"/>
            <w:tcMar>
              <w:top w:w="80" w:type="dxa"/>
              <w:left w:w="80" w:type="dxa"/>
              <w:bottom w:w="80" w:type="dxa"/>
              <w:right w:w="80" w:type="dxa"/>
            </w:tcMar>
            <w:vAlign w:val="center"/>
          </w:tcPr>
          <w:p w14:paraId="6B3C3E9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6ABBD18B" w14:textId="77777777">
        <w:tc>
          <w:tcPr>
            <w:tcW w:w="1062" w:type="dxa"/>
            <w:vMerge/>
            <w:tcMar>
              <w:top w:w="80" w:type="dxa"/>
              <w:left w:w="80" w:type="dxa"/>
              <w:bottom w:w="80" w:type="dxa"/>
              <w:right w:w="80" w:type="dxa"/>
            </w:tcMar>
          </w:tcPr>
          <w:p w14:paraId="48091B8A"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2072667C"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5FD270D2"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273F16F6"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3A6099B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1.60 [0.13–26.43]</w:t>
            </w:r>
          </w:p>
        </w:tc>
        <w:tc>
          <w:tcPr>
            <w:tcW w:w="2621" w:type="dxa"/>
            <w:tcMar>
              <w:top w:w="80" w:type="dxa"/>
              <w:left w:w="80" w:type="dxa"/>
              <w:bottom w:w="80" w:type="dxa"/>
              <w:right w:w="80" w:type="dxa"/>
            </w:tcMar>
            <w:vAlign w:val="center"/>
          </w:tcPr>
          <w:p w14:paraId="26F5936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[0.04–0.34]</w:t>
            </w:r>
          </w:p>
        </w:tc>
        <w:tc>
          <w:tcPr>
            <w:tcW w:w="2524" w:type="dxa"/>
            <w:tcMar>
              <w:top w:w="80" w:type="dxa"/>
              <w:left w:w="80" w:type="dxa"/>
              <w:bottom w:w="80" w:type="dxa"/>
              <w:right w:w="80" w:type="dxa"/>
            </w:tcMar>
            <w:vAlign w:val="center"/>
          </w:tcPr>
          <w:p w14:paraId="3624269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12.65 [0.84–263.32]</w:t>
            </w:r>
          </w:p>
        </w:tc>
        <w:tc>
          <w:tcPr>
            <w:tcW w:w="1094" w:type="dxa"/>
            <w:tcMar>
              <w:top w:w="80" w:type="dxa"/>
              <w:left w:w="80" w:type="dxa"/>
              <w:bottom w:w="80" w:type="dxa"/>
              <w:right w:w="80" w:type="dxa"/>
            </w:tcMar>
            <w:vAlign w:val="center"/>
          </w:tcPr>
          <w:p w14:paraId="23EA333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97%</w:t>
            </w:r>
          </w:p>
        </w:tc>
      </w:tr>
      <w:tr w:rsidR="009146F2" w:rsidRPr="00D45862" w14:paraId="38D14F12" w14:textId="77777777">
        <w:tc>
          <w:tcPr>
            <w:tcW w:w="1062" w:type="dxa"/>
            <w:vMerge/>
            <w:tcMar>
              <w:top w:w="80" w:type="dxa"/>
              <w:left w:w="80" w:type="dxa"/>
              <w:bottom w:w="80" w:type="dxa"/>
              <w:right w:w="80" w:type="dxa"/>
            </w:tcMar>
          </w:tcPr>
          <w:p w14:paraId="4262B868"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604951BC"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7D17EF9"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3B0102F4"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30DB251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5.32 [0.46–92.41]</w:t>
            </w:r>
          </w:p>
        </w:tc>
        <w:tc>
          <w:tcPr>
            <w:tcW w:w="2621" w:type="dxa"/>
            <w:tcMar>
              <w:top w:w="80" w:type="dxa"/>
              <w:left w:w="80" w:type="dxa"/>
              <w:bottom w:w="80" w:type="dxa"/>
              <w:right w:w="80" w:type="dxa"/>
            </w:tcMar>
            <w:vAlign w:val="center"/>
          </w:tcPr>
          <w:p w14:paraId="622A535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[0.04–0.34]</w:t>
            </w:r>
          </w:p>
        </w:tc>
        <w:tc>
          <w:tcPr>
            <w:tcW w:w="2524" w:type="dxa"/>
            <w:tcMar>
              <w:top w:w="80" w:type="dxa"/>
              <w:left w:w="80" w:type="dxa"/>
              <w:bottom w:w="80" w:type="dxa"/>
              <w:right w:w="80" w:type="dxa"/>
            </w:tcMar>
            <w:vAlign w:val="center"/>
          </w:tcPr>
          <w:p w14:paraId="0CCB4F9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42.77 [2.82–883.97]</w:t>
            </w:r>
          </w:p>
        </w:tc>
        <w:tc>
          <w:tcPr>
            <w:tcW w:w="1094" w:type="dxa"/>
            <w:tcMar>
              <w:top w:w="80" w:type="dxa"/>
              <w:left w:w="80" w:type="dxa"/>
              <w:bottom w:w="80" w:type="dxa"/>
              <w:right w:w="80" w:type="dxa"/>
            </w:tcMar>
            <w:vAlign w:val="center"/>
          </w:tcPr>
          <w:p w14:paraId="6EB88B9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99%</w:t>
            </w:r>
          </w:p>
        </w:tc>
      </w:tr>
      <w:tr w:rsidR="009146F2" w:rsidRPr="00D45862" w14:paraId="4E2AF35C" w14:textId="77777777">
        <w:tc>
          <w:tcPr>
            <w:tcW w:w="1062" w:type="dxa"/>
            <w:vMerge/>
            <w:tcMar>
              <w:top w:w="80" w:type="dxa"/>
              <w:left w:w="80" w:type="dxa"/>
              <w:bottom w:w="80" w:type="dxa"/>
              <w:right w:w="80" w:type="dxa"/>
            </w:tcMar>
          </w:tcPr>
          <w:p w14:paraId="50D32634"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F6D695D"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336FF1C6"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689AFC5D"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1CD067E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1.11 [0.04–22.28]</w:t>
            </w:r>
          </w:p>
        </w:tc>
        <w:tc>
          <w:tcPr>
            <w:tcW w:w="2621" w:type="dxa"/>
            <w:tcMar>
              <w:top w:w="80" w:type="dxa"/>
              <w:left w:w="80" w:type="dxa"/>
              <w:bottom w:w="80" w:type="dxa"/>
              <w:right w:w="80" w:type="dxa"/>
            </w:tcMar>
            <w:vAlign w:val="center"/>
          </w:tcPr>
          <w:p w14:paraId="022F0D3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0.75 [0.29–1.55]</w:t>
            </w:r>
          </w:p>
        </w:tc>
        <w:tc>
          <w:tcPr>
            <w:tcW w:w="2524" w:type="dxa"/>
            <w:tcMar>
              <w:top w:w="80" w:type="dxa"/>
              <w:left w:w="80" w:type="dxa"/>
              <w:bottom w:w="80" w:type="dxa"/>
              <w:right w:w="80" w:type="dxa"/>
            </w:tcMar>
            <w:vAlign w:val="center"/>
          </w:tcPr>
          <w:p w14:paraId="621BD4D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1.53 [0.05–36.24]</w:t>
            </w:r>
          </w:p>
        </w:tc>
        <w:tc>
          <w:tcPr>
            <w:tcW w:w="1094" w:type="dxa"/>
            <w:tcMar>
              <w:top w:w="80" w:type="dxa"/>
              <w:left w:w="80" w:type="dxa"/>
              <w:bottom w:w="80" w:type="dxa"/>
              <w:right w:w="80" w:type="dxa"/>
            </w:tcMar>
            <w:vAlign w:val="center"/>
          </w:tcPr>
          <w:p w14:paraId="60C0593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61%</w:t>
            </w:r>
          </w:p>
        </w:tc>
      </w:tr>
      <w:tr w:rsidR="009146F2" w:rsidRPr="00D45862" w14:paraId="097DEB19" w14:textId="77777777">
        <w:tc>
          <w:tcPr>
            <w:tcW w:w="1062" w:type="dxa"/>
            <w:vMerge/>
            <w:tcMar>
              <w:top w:w="80" w:type="dxa"/>
              <w:left w:w="80" w:type="dxa"/>
              <w:bottom w:w="80" w:type="dxa"/>
              <w:right w:w="80" w:type="dxa"/>
            </w:tcMar>
          </w:tcPr>
          <w:p w14:paraId="60C6F799"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C1586FE"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0E89304"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55CEB01"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78B0443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6.67 [0.30–174.80]</w:t>
            </w:r>
          </w:p>
        </w:tc>
        <w:tc>
          <w:tcPr>
            <w:tcW w:w="2621" w:type="dxa"/>
            <w:tcMar>
              <w:top w:w="80" w:type="dxa"/>
              <w:left w:w="80" w:type="dxa"/>
              <w:bottom w:w="80" w:type="dxa"/>
              <w:right w:w="80" w:type="dxa"/>
            </w:tcMar>
            <w:vAlign w:val="center"/>
          </w:tcPr>
          <w:p w14:paraId="1D364E1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0.74 [0.29–1.53]</w:t>
            </w:r>
          </w:p>
        </w:tc>
        <w:tc>
          <w:tcPr>
            <w:tcW w:w="2524" w:type="dxa"/>
            <w:tcMar>
              <w:top w:w="80" w:type="dxa"/>
              <w:left w:w="80" w:type="dxa"/>
              <w:bottom w:w="80" w:type="dxa"/>
              <w:right w:w="80" w:type="dxa"/>
            </w:tcMar>
            <w:vAlign w:val="center"/>
          </w:tcPr>
          <w:p w14:paraId="475FC83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9.60 [0.38–247.18]</w:t>
            </w:r>
          </w:p>
        </w:tc>
        <w:tc>
          <w:tcPr>
            <w:tcW w:w="1094" w:type="dxa"/>
            <w:tcMar>
              <w:top w:w="80" w:type="dxa"/>
              <w:left w:w="80" w:type="dxa"/>
              <w:bottom w:w="80" w:type="dxa"/>
              <w:right w:w="80" w:type="dxa"/>
            </w:tcMar>
            <w:vAlign w:val="center"/>
          </w:tcPr>
          <w:p w14:paraId="4090AE5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91%</w:t>
            </w:r>
          </w:p>
        </w:tc>
      </w:tr>
      <w:tr w:rsidR="009146F2" w:rsidRPr="00D45862" w14:paraId="130A4B8B" w14:textId="77777777">
        <w:tc>
          <w:tcPr>
            <w:tcW w:w="1062" w:type="dxa"/>
            <w:vMerge/>
            <w:tcMar>
              <w:top w:w="80" w:type="dxa"/>
              <w:left w:w="80" w:type="dxa"/>
              <w:bottom w:w="80" w:type="dxa"/>
              <w:right w:w="80" w:type="dxa"/>
            </w:tcMar>
          </w:tcPr>
          <w:p w14:paraId="3EB0D23C" w14:textId="77777777" w:rsidR="009146F2" w:rsidRPr="00D45862" w:rsidRDefault="009146F2">
            <w:pPr>
              <w:jc w:val="center"/>
              <w:rPr>
                <w:rFonts w:ascii="Calibri" w:hAnsi="Calibri" w:cs="Calibri"/>
              </w:rPr>
            </w:pPr>
          </w:p>
        </w:tc>
        <w:tc>
          <w:tcPr>
            <w:tcW w:w="1237" w:type="dxa"/>
            <w:vMerge w:val="restart"/>
            <w:tcMar>
              <w:top w:w="80" w:type="dxa"/>
              <w:left w:w="80" w:type="dxa"/>
              <w:bottom w:w="80" w:type="dxa"/>
              <w:right w:w="80" w:type="dxa"/>
            </w:tcMar>
          </w:tcPr>
          <w:p w14:paraId="207E0B76" w14:textId="77777777" w:rsidR="009146F2" w:rsidRPr="00D45862" w:rsidRDefault="009146F2">
            <w:pPr>
              <w:jc w:val="center"/>
              <w:rPr>
                <w:rFonts w:ascii="Calibri" w:hAnsi="Calibri" w:cs="Calibri"/>
              </w:rPr>
            </w:pPr>
            <w:r w:rsidRPr="00D45862">
              <w:rPr>
                <w:rFonts w:ascii="Calibri" w:hAnsi="Calibri" w:cs="Calibri"/>
                <w:sz w:val="16"/>
              </w:rPr>
              <w:t>Moderate</w:t>
            </w:r>
          </w:p>
        </w:tc>
        <w:tc>
          <w:tcPr>
            <w:tcW w:w="1008" w:type="dxa"/>
            <w:vMerge w:val="restart"/>
            <w:tcMar>
              <w:top w:w="80" w:type="dxa"/>
              <w:left w:w="80" w:type="dxa"/>
              <w:bottom w:w="80" w:type="dxa"/>
              <w:right w:w="80" w:type="dxa"/>
            </w:tcMar>
          </w:tcPr>
          <w:p w14:paraId="1E8A622B"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3DE4DD38"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10077FC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11.34 [2.10–51.74]</w:t>
            </w:r>
          </w:p>
        </w:tc>
        <w:tc>
          <w:tcPr>
            <w:tcW w:w="2621" w:type="dxa"/>
            <w:tcMar>
              <w:top w:w="80" w:type="dxa"/>
              <w:left w:w="80" w:type="dxa"/>
              <w:bottom w:w="80" w:type="dxa"/>
              <w:right w:w="80" w:type="dxa"/>
            </w:tcMar>
            <w:vAlign w:val="center"/>
          </w:tcPr>
          <w:p w14:paraId="0ABD548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0.14 [0.04–0.33]</w:t>
            </w:r>
          </w:p>
        </w:tc>
        <w:tc>
          <w:tcPr>
            <w:tcW w:w="2524" w:type="dxa"/>
            <w:tcMar>
              <w:top w:w="80" w:type="dxa"/>
              <w:left w:w="80" w:type="dxa"/>
              <w:bottom w:w="80" w:type="dxa"/>
              <w:right w:w="80" w:type="dxa"/>
            </w:tcMar>
            <w:vAlign w:val="center"/>
          </w:tcPr>
          <w:p w14:paraId="1C61709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84.88 [12.11–572.64]</w:t>
            </w:r>
          </w:p>
        </w:tc>
        <w:tc>
          <w:tcPr>
            <w:tcW w:w="1094" w:type="dxa"/>
            <w:tcMar>
              <w:top w:w="80" w:type="dxa"/>
              <w:left w:w="80" w:type="dxa"/>
              <w:bottom w:w="80" w:type="dxa"/>
              <w:right w:w="80" w:type="dxa"/>
            </w:tcMar>
            <w:vAlign w:val="center"/>
          </w:tcPr>
          <w:p w14:paraId="6129937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3C8B1556" w14:textId="77777777">
        <w:tc>
          <w:tcPr>
            <w:tcW w:w="1062" w:type="dxa"/>
            <w:vMerge/>
            <w:tcMar>
              <w:top w:w="80" w:type="dxa"/>
              <w:left w:w="80" w:type="dxa"/>
              <w:bottom w:w="80" w:type="dxa"/>
              <w:right w:w="80" w:type="dxa"/>
            </w:tcMar>
          </w:tcPr>
          <w:p w14:paraId="0D00BFC8"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70CA1C8B"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14B5E5E1"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1409313"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45570B6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33.90 [5.02–166.98]</w:t>
            </w:r>
          </w:p>
        </w:tc>
        <w:tc>
          <w:tcPr>
            <w:tcW w:w="2621" w:type="dxa"/>
            <w:tcMar>
              <w:top w:w="80" w:type="dxa"/>
              <w:left w:w="80" w:type="dxa"/>
              <w:bottom w:w="80" w:type="dxa"/>
              <w:right w:w="80" w:type="dxa"/>
            </w:tcMar>
            <w:vAlign w:val="center"/>
          </w:tcPr>
          <w:p w14:paraId="375E586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397207F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251.72 [28.33–1710.03]</w:t>
            </w:r>
          </w:p>
        </w:tc>
        <w:tc>
          <w:tcPr>
            <w:tcW w:w="1094" w:type="dxa"/>
            <w:tcMar>
              <w:top w:w="80" w:type="dxa"/>
              <w:left w:w="80" w:type="dxa"/>
              <w:bottom w:w="80" w:type="dxa"/>
              <w:right w:w="80" w:type="dxa"/>
            </w:tcMar>
            <w:vAlign w:val="center"/>
          </w:tcPr>
          <w:p w14:paraId="66A7559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4D8AC82E" w14:textId="77777777">
        <w:tc>
          <w:tcPr>
            <w:tcW w:w="1062" w:type="dxa"/>
            <w:vMerge/>
            <w:tcMar>
              <w:top w:w="80" w:type="dxa"/>
              <w:left w:w="80" w:type="dxa"/>
              <w:bottom w:w="80" w:type="dxa"/>
              <w:right w:w="80" w:type="dxa"/>
            </w:tcMar>
          </w:tcPr>
          <w:p w14:paraId="3EBE66C6"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29798E4D"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3754E7AE"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4F48D188"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379B27A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8.23 [1.25–39.42]</w:t>
            </w:r>
          </w:p>
        </w:tc>
        <w:tc>
          <w:tcPr>
            <w:tcW w:w="2621" w:type="dxa"/>
            <w:tcMar>
              <w:top w:w="80" w:type="dxa"/>
              <w:left w:w="80" w:type="dxa"/>
              <w:bottom w:w="80" w:type="dxa"/>
              <w:right w:w="80" w:type="dxa"/>
            </w:tcMar>
            <w:vAlign w:val="center"/>
          </w:tcPr>
          <w:p w14:paraId="564CCB9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5B2B5A3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60.80 [7.62–481.07]</w:t>
            </w:r>
          </w:p>
        </w:tc>
        <w:tc>
          <w:tcPr>
            <w:tcW w:w="1094" w:type="dxa"/>
            <w:tcMar>
              <w:top w:w="80" w:type="dxa"/>
              <w:left w:w="80" w:type="dxa"/>
              <w:bottom w:w="80" w:type="dxa"/>
              <w:right w:w="80" w:type="dxa"/>
            </w:tcMar>
            <w:vAlign w:val="center"/>
          </w:tcPr>
          <w:p w14:paraId="2930BB3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27CB9BC6" w14:textId="77777777">
        <w:tc>
          <w:tcPr>
            <w:tcW w:w="1062" w:type="dxa"/>
            <w:vMerge/>
            <w:tcMar>
              <w:top w:w="80" w:type="dxa"/>
              <w:left w:w="80" w:type="dxa"/>
              <w:bottom w:w="80" w:type="dxa"/>
              <w:right w:w="80" w:type="dxa"/>
            </w:tcMar>
          </w:tcPr>
          <w:p w14:paraId="602E6413"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6EC22529"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29188431"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C940DAA"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46DCFFA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31.59 [4.02–169.32]</w:t>
            </w:r>
          </w:p>
        </w:tc>
        <w:tc>
          <w:tcPr>
            <w:tcW w:w="2621" w:type="dxa"/>
            <w:tcMar>
              <w:top w:w="80" w:type="dxa"/>
              <w:left w:w="80" w:type="dxa"/>
              <w:bottom w:w="80" w:type="dxa"/>
              <w:right w:w="80" w:type="dxa"/>
            </w:tcMar>
            <w:vAlign w:val="center"/>
          </w:tcPr>
          <w:p w14:paraId="2747D1A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[0.04–0.34]</w:t>
            </w:r>
          </w:p>
        </w:tc>
        <w:tc>
          <w:tcPr>
            <w:tcW w:w="2524" w:type="dxa"/>
            <w:tcMar>
              <w:top w:w="80" w:type="dxa"/>
              <w:left w:w="80" w:type="dxa"/>
              <w:bottom w:w="80" w:type="dxa"/>
              <w:right w:w="80" w:type="dxa"/>
            </w:tcMar>
            <w:vAlign w:val="center"/>
          </w:tcPr>
          <w:p w14:paraId="0941D6E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234.85 [24.33–1805.02]</w:t>
            </w:r>
          </w:p>
        </w:tc>
        <w:tc>
          <w:tcPr>
            <w:tcW w:w="1094" w:type="dxa"/>
            <w:tcMar>
              <w:top w:w="80" w:type="dxa"/>
              <w:left w:w="80" w:type="dxa"/>
              <w:bottom w:w="80" w:type="dxa"/>
              <w:right w:w="80" w:type="dxa"/>
            </w:tcMar>
            <w:vAlign w:val="center"/>
          </w:tcPr>
          <w:p w14:paraId="3DDECF8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4CE7587D" w14:textId="77777777">
        <w:tc>
          <w:tcPr>
            <w:tcW w:w="1062" w:type="dxa"/>
            <w:vMerge/>
            <w:tcMar>
              <w:top w:w="80" w:type="dxa"/>
              <w:left w:w="80" w:type="dxa"/>
              <w:bottom w:w="80" w:type="dxa"/>
              <w:right w:w="80" w:type="dxa"/>
            </w:tcMar>
          </w:tcPr>
          <w:p w14:paraId="4923C3D6"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7C1CB876"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74DD9142"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731A7DB2"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5A55051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5.14 [0.48–28.24]</w:t>
            </w:r>
          </w:p>
        </w:tc>
        <w:tc>
          <w:tcPr>
            <w:tcW w:w="2621" w:type="dxa"/>
            <w:tcMar>
              <w:top w:w="80" w:type="dxa"/>
              <w:left w:w="80" w:type="dxa"/>
              <w:bottom w:w="80" w:type="dxa"/>
              <w:right w:w="80" w:type="dxa"/>
            </w:tcMar>
            <w:vAlign w:val="center"/>
          </w:tcPr>
          <w:p w14:paraId="0AB0D45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3CCFD68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38.74 [3.17–294.07]</w:t>
            </w:r>
          </w:p>
        </w:tc>
        <w:tc>
          <w:tcPr>
            <w:tcW w:w="1094" w:type="dxa"/>
            <w:tcMar>
              <w:top w:w="80" w:type="dxa"/>
              <w:left w:w="80" w:type="dxa"/>
              <w:bottom w:w="80" w:type="dxa"/>
              <w:right w:w="80" w:type="dxa"/>
            </w:tcMar>
            <w:vAlign w:val="center"/>
          </w:tcPr>
          <w:p w14:paraId="0C66556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65913B23" w14:textId="77777777">
        <w:tc>
          <w:tcPr>
            <w:tcW w:w="1062" w:type="dxa"/>
            <w:vMerge/>
            <w:tcMar>
              <w:top w:w="80" w:type="dxa"/>
              <w:left w:w="80" w:type="dxa"/>
              <w:bottom w:w="80" w:type="dxa"/>
              <w:right w:w="80" w:type="dxa"/>
            </w:tcMar>
          </w:tcPr>
          <w:p w14:paraId="623A87DA"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7A7AAB3B"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4F07EBFF"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7DF56F53"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4BBCAD4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17.23 [1.88–92.38]</w:t>
            </w:r>
          </w:p>
        </w:tc>
        <w:tc>
          <w:tcPr>
            <w:tcW w:w="2621" w:type="dxa"/>
            <w:tcMar>
              <w:top w:w="80" w:type="dxa"/>
              <w:left w:w="80" w:type="dxa"/>
              <w:bottom w:w="80" w:type="dxa"/>
              <w:right w:w="80" w:type="dxa"/>
            </w:tcMar>
            <w:vAlign w:val="center"/>
          </w:tcPr>
          <w:p w14:paraId="204F51E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[0.04–0.35]</w:t>
            </w:r>
          </w:p>
        </w:tc>
        <w:tc>
          <w:tcPr>
            <w:tcW w:w="2524" w:type="dxa"/>
            <w:tcMar>
              <w:top w:w="80" w:type="dxa"/>
              <w:left w:w="80" w:type="dxa"/>
              <w:bottom w:w="80" w:type="dxa"/>
              <w:right w:w="80" w:type="dxa"/>
            </w:tcMar>
            <w:vAlign w:val="center"/>
          </w:tcPr>
          <w:p w14:paraId="1E05189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125.62 [10.83–1077.14]</w:t>
            </w:r>
          </w:p>
        </w:tc>
        <w:tc>
          <w:tcPr>
            <w:tcW w:w="1094" w:type="dxa"/>
            <w:tcMar>
              <w:top w:w="80" w:type="dxa"/>
              <w:left w:w="80" w:type="dxa"/>
              <w:bottom w:w="80" w:type="dxa"/>
              <w:right w:w="80" w:type="dxa"/>
            </w:tcMar>
            <w:vAlign w:val="center"/>
          </w:tcPr>
          <w:p w14:paraId="448CB89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406E33B4" w14:textId="77777777">
        <w:tc>
          <w:tcPr>
            <w:tcW w:w="1062" w:type="dxa"/>
            <w:vMerge/>
            <w:tcMar>
              <w:top w:w="80" w:type="dxa"/>
              <w:left w:w="80" w:type="dxa"/>
              <w:bottom w:w="80" w:type="dxa"/>
              <w:right w:w="80" w:type="dxa"/>
            </w:tcMar>
          </w:tcPr>
          <w:p w14:paraId="0F968ADB"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D599E92"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1225048F"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312C9A4C"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17281FD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3.62 [0.13–29.42]</w:t>
            </w:r>
          </w:p>
        </w:tc>
        <w:tc>
          <w:tcPr>
            <w:tcW w:w="2621" w:type="dxa"/>
            <w:tcMar>
              <w:top w:w="80" w:type="dxa"/>
              <w:left w:w="80" w:type="dxa"/>
              <w:bottom w:w="80" w:type="dxa"/>
              <w:right w:w="80" w:type="dxa"/>
            </w:tcMar>
            <w:vAlign w:val="center"/>
          </w:tcPr>
          <w:p w14:paraId="795B3B5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0.74 [0.30–1.49]</w:t>
            </w:r>
          </w:p>
        </w:tc>
        <w:tc>
          <w:tcPr>
            <w:tcW w:w="2524" w:type="dxa"/>
            <w:tcMar>
              <w:top w:w="80" w:type="dxa"/>
              <w:left w:w="80" w:type="dxa"/>
              <w:bottom w:w="80" w:type="dxa"/>
              <w:right w:w="80" w:type="dxa"/>
            </w:tcMar>
            <w:vAlign w:val="center"/>
          </w:tcPr>
          <w:p w14:paraId="3C00ABE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4.97 [0.17–51.62]</w:t>
            </w:r>
          </w:p>
        </w:tc>
        <w:tc>
          <w:tcPr>
            <w:tcW w:w="1094" w:type="dxa"/>
            <w:tcMar>
              <w:top w:w="80" w:type="dxa"/>
              <w:left w:w="80" w:type="dxa"/>
              <w:bottom w:w="80" w:type="dxa"/>
              <w:right w:w="80" w:type="dxa"/>
            </w:tcMar>
            <w:vAlign w:val="center"/>
          </w:tcPr>
          <w:p w14:paraId="00CFD6C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83%</w:t>
            </w:r>
          </w:p>
        </w:tc>
      </w:tr>
      <w:tr w:rsidR="009146F2" w:rsidRPr="00D45862" w14:paraId="10BB8AE4" w14:textId="77777777">
        <w:tc>
          <w:tcPr>
            <w:tcW w:w="1062" w:type="dxa"/>
            <w:vMerge/>
            <w:tcMar>
              <w:top w:w="80" w:type="dxa"/>
              <w:left w:w="80" w:type="dxa"/>
              <w:bottom w:w="80" w:type="dxa"/>
              <w:right w:w="80" w:type="dxa"/>
            </w:tcMar>
          </w:tcPr>
          <w:p w14:paraId="5EC263D2"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627C5604"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56FCB26A"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375579FB"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6535541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20.53 [1.32–138.82]</w:t>
            </w:r>
          </w:p>
        </w:tc>
        <w:tc>
          <w:tcPr>
            <w:tcW w:w="2621" w:type="dxa"/>
            <w:tcMar>
              <w:top w:w="80" w:type="dxa"/>
              <w:left w:w="80" w:type="dxa"/>
              <w:bottom w:w="80" w:type="dxa"/>
              <w:right w:w="80" w:type="dxa"/>
            </w:tcMar>
            <w:vAlign w:val="center"/>
          </w:tcPr>
          <w:p w14:paraId="49E8FD1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0.74 [0.28–1.53]</w:t>
            </w:r>
          </w:p>
        </w:tc>
        <w:tc>
          <w:tcPr>
            <w:tcW w:w="2524" w:type="dxa"/>
            <w:tcMar>
              <w:top w:w="80" w:type="dxa"/>
              <w:left w:w="80" w:type="dxa"/>
              <w:bottom w:w="80" w:type="dxa"/>
              <w:right w:w="80" w:type="dxa"/>
            </w:tcMar>
            <w:vAlign w:val="center"/>
          </w:tcPr>
          <w:p w14:paraId="0A42D87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27.77 [1.55–238.83]</w:t>
            </w:r>
          </w:p>
        </w:tc>
        <w:tc>
          <w:tcPr>
            <w:tcW w:w="1094" w:type="dxa"/>
            <w:tcMar>
              <w:top w:w="80" w:type="dxa"/>
              <w:left w:w="80" w:type="dxa"/>
              <w:bottom w:w="80" w:type="dxa"/>
              <w:right w:w="80" w:type="dxa"/>
            </w:tcMar>
            <w:vAlign w:val="center"/>
          </w:tcPr>
          <w:p w14:paraId="4177170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99%</w:t>
            </w:r>
          </w:p>
        </w:tc>
      </w:tr>
      <w:tr w:rsidR="009146F2" w:rsidRPr="00D45862" w14:paraId="64C242CF" w14:textId="77777777">
        <w:tc>
          <w:tcPr>
            <w:tcW w:w="1062" w:type="dxa"/>
            <w:vMerge/>
            <w:tcMar>
              <w:top w:w="80" w:type="dxa"/>
              <w:left w:w="80" w:type="dxa"/>
              <w:bottom w:w="80" w:type="dxa"/>
              <w:right w:w="80" w:type="dxa"/>
            </w:tcMar>
          </w:tcPr>
          <w:p w14:paraId="05CBFF69" w14:textId="77777777" w:rsidR="009146F2" w:rsidRPr="00D45862" w:rsidRDefault="009146F2">
            <w:pPr>
              <w:jc w:val="center"/>
              <w:rPr>
                <w:rFonts w:ascii="Calibri" w:hAnsi="Calibri" w:cs="Calibri"/>
              </w:rPr>
            </w:pPr>
          </w:p>
        </w:tc>
        <w:tc>
          <w:tcPr>
            <w:tcW w:w="1237" w:type="dxa"/>
            <w:vMerge w:val="restart"/>
            <w:tcMar>
              <w:top w:w="80" w:type="dxa"/>
              <w:left w:w="80" w:type="dxa"/>
              <w:bottom w:w="80" w:type="dxa"/>
              <w:right w:w="80" w:type="dxa"/>
            </w:tcMar>
          </w:tcPr>
          <w:p w14:paraId="7E12038E" w14:textId="77777777" w:rsidR="009146F2" w:rsidRPr="00D45862" w:rsidRDefault="009146F2">
            <w:pPr>
              <w:jc w:val="center"/>
              <w:rPr>
                <w:rFonts w:ascii="Calibri" w:hAnsi="Calibri" w:cs="Calibri"/>
              </w:rPr>
            </w:pPr>
            <w:r w:rsidRPr="00D45862">
              <w:rPr>
                <w:rFonts w:ascii="Calibri" w:hAnsi="Calibri" w:cs="Calibri"/>
                <w:sz w:val="16"/>
              </w:rPr>
              <w:t>High</w:t>
            </w:r>
          </w:p>
        </w:tc>
        <w:tc>
          <w:tcPr>
            <w:tcW w:w="1008" w:type="dxa"/>
            <w:vMerge w:val="restart"/>
            <w:tcMar>
              <w:top w:w="80" w:type="dxa"/>
              <w:left w:w="80" w:type="dxa"/>
              <w:bottom w:w="80" w:type="dxa"/>
              <w:right w:w="80" w:type="dxa"/>
            </w:tcMar>
          </w:tcPr>
          <w:p w14:paraId="141F696E"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141C6AC5"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2138B7D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34.55 [4.76–200.80]</w:t>
            </w:r>
          </w:p>
        </w:tc>
        <w:tc>
          <w:tcPr>
            <w:tcW w:w="2621" w:type="dxa"/>
            <w:tcMar>
              <w:top w:w="80" w:type="dxa"/>
              <w:left w:w="80" w:type="dxa"/>
              <w:bottom w:w="80" w:type="dxa"/>
              <w:right w:w="80" w:type="dxa"/>
            </w:tcMar>
            <w:vAlign w:val="center"/>
          </w:tcPr>
          <w:p w14:paraId="17F0CC3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0BD7BE3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258.93 [28.45–2126.16]</w:t>
            </w:r>
          </w:p>
        </w:tc>
        <w:tc>
          <w:tcPr>
            <w:tcW w:w="1094" w:type="dxa"/>
            <w:tcMar>
              <w:top w:w="80" w:type="dxa"/>
              <w:left w:w="80" w:type="dxa"/>
              <w:bottom w:w="80" w:type="dxa"/>
              <w:right w:w="80" w:type="dxa"/>
            </w:tcMar>
            <w:vAlign w:val="center"/>
          </w:tcPr>
          <w:p w14:paraId="6EA9021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751487E6" w14:textId="77777777">
        <w:tc>
          <w:tcPr>
            <w:tcW w:w="1062" w:type="dxa"/>
            <w:vMerge/>
            <w:tcMar>
              <w:top w:w="80" w:type="dxa"/>
              <w:left w:w="80" w:type="dxa"/>
              <w:bottom w:w="80" w:type="dxa"/>
              <w:right w:w="80" w:type="dxa"/>
            </w:tcMar>
          </w:tcPr>
          <w:p w14:paraId="0B89F537"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690F5AE"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422DDE9D"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74C21508"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54ADD89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116.63 [12.91–725.55]</w:t>
            </w:r>
          </w:p>
        </w:tc>
        <w:tc>
          <w:tcPr>
            <w:tcW w:w="2621" w:type="dxa"/>
            <w:tcMar>
              <w:top w:w="80" w:type="dxa"/>
              <w:left w:w="80" w:type="dxa"/>
              <w:bottom w:w="80" w:type="dxa"/>
              <w:right w:w="80" w:type="dxa"/>
            </w:tcMar>
            <w:vAlign w:val="center"/>
          </w:tcPr>
          <w:p w14:paraId="2C5B802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4D50742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875.56 [76.01–7527.68]</w:t>
            </w:r>
          </w:p>
        </w:tc>
        <w:tc>
          <w:tcPr>
            <w:tcW w:w="1094" w:type="dxa"/>
            <w:tcMar>
              <w:top w:w="80" w:type="dxa"/>
              <w:left w:w="80" w:type="dxa"/>
              <w:bottom w:w="80" w:type="dxa"/>
              <w:right w:w="80" w:type="dxa"/>
            </w:tcMar>
            <w:vAlign w:val="center"/>
          </w:tcPr>
          <w:p w14:paraId="2285763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4957FBB6" w14:textId="77777777">
        <w:tc>
          <w:tcPr>
            <w:tcW w:w="1062" w:type="dxa"/>
            <w:vMerge/>
            <w:tcMar>
              <w:top w:w="80" w:type="dxa"/>
              <w:left w:w="80" w:type="dxa"/>
              <w:bottom w:w="80" w:type="dxa"/>
              <w:right w:w="80" w:type="dxa"/>
            </w:tcMar>
          </w:tcPr>
          <w:p w14:paraId="2FAE68AF"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50F2CB3A"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0D6B5F1E"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6B2CBCB7"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2E50A8E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24.20 [2.72–150.44]</w:t>
            </w:r>
          </w:p>
        </w:tc>
        <w:tc>
          <w:tcPr>
            <w:tcW w:w="2621" w:type="dxa"/>
            <w:tcMar>
              <w:top w:w="80" w:type="dxa"/>
              <w:left w:w="80" w:type="dxa"/>
              <w:bottom w:w="80" w:type="dxa"/>
              <w:right w:w="80" w:type="dxa"/>
            </w:tcMar>
            <w:vAlign w:val="center"/>
          </w:tcPr>
          <w:p w14:paraId="676B5E8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1D167A5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182.08 [17.47–1639.73]</w:t>
            </w:r>
          </w:p>
        </w:tc>
        <w:tc>
          <w:tcPr>
            <w:tcW w:w="1094" w:type="dxa"/>
            <w:tcMar>
              <w:top w:w="80" w:type="dxa"/>
              <w:left w:w="80" w:type="dxa"/>
              <w:bottom w:w="80" w:type="dxa"/>
              <w:right w:w="80" w:type="dxa"/>
            </w:tcMar>
            <w:vAlign w:val="center"/>
          </w:tcPr>
          <w:p w14:paraId="0260743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38662722" w14:textId="77777777">
        <w:tc>
          <w:tcPr>
            <w:tcW w:w="1062" w:type="dxa"/>
            <w:vMerge/>
            <w:tcMar>
              <w:top w:w="80" w:type="dxa"/>
              <w:left w:w="80" w:type="dxa"/>
              <w:bottom w:w="80" w:type="dxa"/>
              <w:right w:w="80" w:type="dxa"/>
            </w:tcMar>
          </w:tcPr>
          <w:p w14:paraId="4F604DC2"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3C93F7C0"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13944649"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3A592793"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0950101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107.26 [10.81–679.67]</w:t>
            </w:r>
          </w:p>
        </w:tc>
        <w:tc>
          <w:tcPr>
            <w:tcW w:w="2621" w:type="dxa"/>
            <w:tcMar>
              <w:top w:w="80" w:type="dxa"/>
              <w:left w:w="80" w:type="dxa"/>
              <w:bottom w:w="80" w:type="dxa"/>
              <w:right w:w="80" w:type="dxa"/>
            </w:tcMar>
            <w:vAlign w:val="center"/>
          </w:tcPr>
          <w:p w14:paraId="5F85119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0F0107F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817.24 [66.95–7524.66]</w:t>
            </w:r>
          </w:p>
        </w:tc>
        <w:tc>
          <w:tcPr>
            <w:tcW w:w="1094" w:type="dxa"/>
            <w:tcMar>
              <w:top w:w="80" w:type="dxa"/>
              <w:left w:w="80" w:type="dxa"/>
              <w:bottom w:w="80" w:type="dxa"/>
              <w:right w:w="80" w:type="dxa"/>
            </w:tcMar>
            <w:vAlign w:val="center"/>
          </w:tcPr>
          <w:p w14:paraId="359BE32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59C4E30B" w14:textId="77777777">
        <w:tc>
          <w:tcPr>
            <w:tcW w:w="1062" w:type="dxa"/>
            <w:vMerge/>
            <w:tcMar>
              <w:top w:w="80" w:type="dxa"/>
              <w:left w:w="80" w:type="dxa"/>
              <w:bottom w:w="80" w:type="dxa"/>
              <w:right w:w="80" w:type="dxa"/>
            </w:tcMar>
          </w:tcPr>
          <w:p w14:paraId="41F826A2"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67EEE22D"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5267C392"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71C68F1A"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696CDB3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14.03 [1.05–111.60]</w:t>
            </w:r>
          </w:p>
        </w:tc>
        <w:tc>
          <w:tcPr>
            <w:tcW w:w="2621" w:type="dxa"/>
            <w:tcMar>
              <w:top w:w="80" w:type="dxa"/>
              <w:left w:w="80" w:type="dxa"/>
              <w:bottom w:w="80" w:type="dxa"/>
              <w:right w:w="80" w:type="dxa"/>
            </w:tcMar>
            <w:vAlign w:val="center"/>
          </w:tcPr>
          <w:p w14:paraId="1021E5A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[0.04–0.34]</w:t>
            </w:r>
          </w:p>
        </w:tc>
        <w:tc>
          <w:tcPr>
            <w:tcW w:w="2524" w:type="dxa"/>
            <w:tcMar>
              <w:top w:w="80" w:type="dxa"/>
              <w:left w:w="80" w:type="dxa"/>
              <w:bottom w:w="80" w:type="dxa"/>
              <w:right w:w="80" w:type="dxa"/>
            </w:tcMar>
            <w:vAlign w:val="center"/>
          </w:tcPr>
          <w:p w14:paraId="7F74255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108.04 [6.45–1190.10]</w:t>
            </w:r>
          </w:p>
        </w:tc>
        <w:tc>
          <w:tcPr>
            <w:tcW w:w="1094" w:type="dxa"/>
            <w:tcMar>
              <w:top w:w="80" w:type="dxa"/>
              <w:left w:w="80" w:type="dxa"/>
              <w:bottom w:w="80" w:type="dxa"/>
              <w:right w:w="80" w:type="dxa"/>
            </w:tcMar>
            <w:vAlign w:val="center"/>
          </w:tcPr>
          <w:p w14:paraId="25CA37A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0025DADA" w14:textId="77777777">
        <w:tc>
          <w:tcPr>
            <w:tcW w:w="1062" w:type="dxa"/>
            <w:vMerge/>
            <w:tcMar>
              <w:top w:w="80" w:type="dxa"/>
              <w:left w:w="80" w:type="dxa"/>
              <w:bottom w:w="80" w:type="dxa"/>
              <w:right w:w="80" w:type="dxa"/>
            </w:tcMar>
          </w:tcPr>
          <w:p w14:paraId="714708BE"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D274281"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62F34D6"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0C0AFE1D"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1CC3687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52.95 [4.69–378.32]</w:t>
            </w:r>
          </w:p>
        </w:tc>
        <w:tc>
          <w:tcPr>
            <w:tcW w:w="2621" w:type="dxa"/>
            <w:tcMar>
              <w:top w:w="80" w:type="dxa"/>
              <w:left w:w="80" w:type="dxa"/>
              <w:bottom w:w="80" w:type="dxa"/>
              <w:right w:w="80" w:type="dxa"/>
            </w:tcMar>
            <w:vAlign w:val="center"/>
          </w:tcPr>
          <w:p w14:paraId="0F8C67F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[0.04–0.33]</w:t>
            </w:r>
          </w:p>
        </w:tc>
        <w:tc>
          <w:tcPr>
            <w:tcW w:w="2524" w:type="dxa"/>
            <w:tcMar>
              <w:top w:w="80" w:type="dxa"/>
              <w:left w:w="80" w:type="dxa"/>
              <w:bottom w:w="80" w:type="dxa"/>
              <w:right w:w="80" w:type="dxa"/>
            </w:tcMar>
            <w:vAlign w:val="center"/>
          </w:tcPr>
          <w:p w14:paraId="187D3F6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413.46 [30.68–4135.11]</w:t>
            </w:r>
          </w:p>
        </w:tc>
        <w:tc>
          <w:tcPr>
            <w:tcW w:w="1094" w:type="dxa"/>
            <w:tcMar>
              <w:top w:w="80" w:type="dxa"/>
              <w:left w:w="80" w:type="dxa"/>
              <w:bottom w:w="80" w:type="dxa"/>
              <w:right w:w="80" w:type="dxa"/>
            </w:tcMar>
            <w:vAlign w:val="center"/>
          </w:tcPr>
          <w:p w14:paraId="17F72A7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378DBAC5" w14:textId="77777777">
        <w:tc>
          <w:tcPr>
            <w:tcW w:w="1062" w:type="dxa"/>
            <w:vMerge/>
            <w:tcMar>
              <w:top w:w="80" w:type="dxa"/>
              <w:left w:w="80" w:type="dxa"/>
              <w:bottom w:w="80" w:type="dxa"/>
              <w:right w:w="80" w:type="dxa"/>
            </w:tcMar>
          </w:tcPr>
          <w:p w14:paraId="47497DB7"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6968A8E0"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6F2387F7"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412412D4"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1FF331D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8.72 [0.25–99.83]</w:t>
            </w:r>
          </w:p>
        </w:tc>
        <w:tc>
          <w:tcPr>
            <w:tcW w:w="2621" w:type="dxa"/>
            <w:tcMar>
              <w:top w:w="80" w:type="dxa"/>
              <w:left w:w="80" w:type="dxa"/>
              <w:bottom w:w="80" w:type="dxa"/>
              <w:right w:w="80" w:type="dxa"/>
            </w:tcMar>
            <w:vAlign w:val="center"/>
          </w:tcPr>
          <w:p w14:paraId="4FCC1BB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0.75 [0.29–1.50]</w:t>
            </w:r>
          </w:p>
        </w:tc>
        <w:tc>
          <w:tcPr>
            <w:tcW w:w="2524" w:type="dxa"/>
            <w:tcMar>
              <w:top w:w="80" w:type="dxa"/>
              <w:left w:w="80" w:type="dxa"/>
              <w:bottom w:w="80" w:type="dxa"/>
              <w:right w:w="80" w:type="dxa"/>
            </w:tcMar>
            <w:vAlign w:val="center"/>
          </w:tcPr>
          <w:p w14:paraId="644FF2B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11.53 [0.30–163.85]</w:t>
            </w:r>
          </w:p>
        </w:tc>
        <w:tc>
          <w:tcPr>
            <w:tcW w:w="1094" w:type="dxa"/>
            <w:tcMar>
              <w:top w:w="80" w:type="dxa"/>
              <w:left w:w="80" w:type="dxa"/>
              <w:bottom w:w="80" w:type="dxa"/>
              <w:right w:w="80" w:type="dxa"/>
            </w:tcMar>
            <w:vAlign w:val="center"/>
          </w:tcPr>
          <w:p w14:paraId="6A1EB83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92%</w:t>
            </w:r>
          </w:p>
        </w:tc>
      </w:tr>
      <w:tr w:rsidR="009146F2" w:rsidRPr="00D45862" w14:paraId="56759DA0" w14:textId="77777777">
        <w:tc>
          <w:tcPr>
            <w:tcW w:w="1062" w:type="dxa"/>
            <w:vMerge/>
            <w:tcMar>
              <w:top w:w="80" w:type="dxa"/>
              <w:left w:w="80" w:type="dxa"/>
              <w:bottom w:w="80" w:type="dxa"/>
              <w:right w:w="80" w:type="dxa"/>
            </w:tcMar>
          </w:tcPr>
          <w:p w14:paraId="5342F886"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B45082B"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32572B25"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551EF5E5"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1FCC28A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58.92 [2.92–512.25]</w:t>
            </w:r>
          </w:p>
        </w:tc>
        <w:tc>
          <w:tcPr>
            <w:tcW w:w="2621" w:type="dxa"/>
            <w:tcMar>
              <w:top w:w="80" w:type="dxa"/>
              <w:left w:w="80" w:type="dxa"/>
              <w:bottom w:w="80" w:type="dxa"/>
              <w:right w:w="80" w:type="dxa"/>
            </w:tcMar>
            <w:vAlign w:val="center"/>
          </w:tcPr>
          <w:p w14:paraId="7640A66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0.74 [0.30–1.52]</w:t>
            </w:r>
          </w:p>
        </w:tc>
        <w:tc>
          <w:tcPr>
            <w:tcW w:w="2524" w:type="dxa"/>
            <w:tcMar>
              <w:top w:w="80" w:type="dxa"/>
              <w:left w:w="80" w:type="dxa"/>
              <w:bottom w:w="80" w:type="dxa"/>
              <w:right w:w="80" w:type="dxa"/>
            </w:tcMar>
            <w:vAlign w:val="center"/>
          </w:tcPr>
          <w:p w14:paraId="293C6A1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81.67 [3.67–835.23]</w:t>
            </w:r>
          </w:p>
        </w:tc>
        <w:tc>
          <w:tcPr>
            <w:tcW w:w="1094" w:type="dxa"/>
            <w:tcMar>
              <w:top w:w="80" w:type="dxa"/>
              <w:left w:w="80" w:type="dxa"/>
              <w:bottom w:w="80" w:type="dxa"/>
              <w:right w:w="80" w:type="dxa"/>
            </w:tcMar>
            <w:vAlign w:val="center"/>
          </w:tcPr>
          <w:p w14:paraId="0DBE3EA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65012BBA" w14:textId="77777777">
        <w:tc>
          <w:tcPr>
            <w:tcW w:w="1062" w:type="dxa"/>
            <w:vMerge w:val="restart"/>
            <w:tcMar>
              <w:top w:w="80" w:type="dxa"/>
              <w:left w:w="80" w:type="dxa"/>
              <w:bottom w:w="80" w:type="dxa"/>
              <w:right w:w="80" w:type="dxa"/>
            </w:tcMar>
          </w:tcPr>
          <w:p w14:paraId="792CD59E" w14:textId="77777777" w:rsidR="009146F2" w:rsidRPr="00D45862" w:rsidRDefault="009146F2">
            <w:pPr>
              <w:jc w:val="center"/>
              <w:rPr>
                <w:rFonts w:ascii="Calibri" w:hAnsi="Calibri" w:cs="Calibri"/>
              </w:rPr>
            </w:pPr>
            <w:r w:rsidRPr="00D45862">
              <w:rPr>
                <w:rFonts w:ascii="Calibri" w:hAnsi="Calibri" w:cs="Calibri"/>
                <w:sz w:val="16"/>
              </w:rPr>
              <w:t>Death</w:t>
            </w:r>
          </w:p>
        </w:tc>
        <w:tc>
          <w:tcPr>
            <w:tcW w:w="1237" w:type="dxa"/>
            <w:vMerge w:val="restart"/>
            <w:tcMar>
              <w:top w:w="80" w:type="dxa"/>
              <w:left w:w="80" w:type="dxa"/>
              <w:bottom w:w="80" w:type="dxa"/>
              <w:right w:w="80" w:type="dxa"/>
            </w:tcMar>
          </w:tcPr>
          <w:p w14:paraId="480C0E13" w14:textId="77777777" w:rsidR="009146F2" w:rsidRPr="00D45862" w:rsidRDefault="009146F2">
            <w:pPr>
              <w:jc w:val="center"/>
              <w:rPr>
                <w:rFonts w:ascii="Calibri" w:hAnsi="Calibri" w:cs="Calibri"/>
              </w:rPr>
            </w:pPr>
            <w:r w:rsidRPr="00D45862">
              <w:rPr>
                <w:rFonts w:ascii="Calibri" w:hAnsi="Calibri" w:cs="Calibri"/>
                <w:sz w:val="16"/>
              </w:rPr>
              <w:t>Low</w:t>
            </w:r>
          </w:p>
        </w:tc>
        <w:tc>
          <w:tcPr>
            <w:tcW w:w="1008" w:type="dxa"/>
            <w:vMerge w:val="restart"/>
            <w:tcMar>
              <w:top w:w="80" w:type="dxa"/>
              <w:left w:w="80" w:type="dxa"/>
              <w:bottom w:w="80" w:type="dxa"/>
              <w:right w:w="80" w:type="dxa"/>
            </w:tcMar>
          </w:tcPr>
          <w:p w14:paraId="1184DC87"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310CD08E"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53A9A33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0.02 [0.00–0.21]</w:t>
            </w:r>
          </w:p>
        </w:tc>
        <w:tc>
          <w:tcPr>
            <w:tcW w:w="2621" w:type="dxa"/>
            <w:tcMar>
              <w:top w:w="80" w:type="dxa"/>
              <w:left w:w="80" w:type="dxa"/>
              <w:bottom w:w="80" w:type="dxa"/>
              <w:right w:w="80" w:type="dxa"/>
            </w:tcMar>
            <w:vAlign w:val="center"/>
          </w:tcPr>
          <w:p w14:paraId="2DE64CD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[0.00–0.77]</w:t>
            </w:r>
          </w:p>
        </w:tc>
        <w:tc>
          <w:tcPr>
            <w:tcW w:w="2524" w:type="dxa"/>
            <w:tcMar>
              <w:top w:w="80" w:type="dxa"/>
              <w:left w:w="80" w:type="dxa"/>
              <w:bottom w:w="80" w:type="dxa"/>
              <w:right w:w="80" w:type="dxa"/>
            </w:tcMar>
            <w:vAlign w:val="center"/>
          </w:tcPr>
          <w:p w14:paraId="771EBD3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0.30 [0.01–225.18]</w:t>
            </w:r>
          </w:p>
        </w:tc>
        <w:tc>
          <w:tcPr>
            <w:tcW w:w="1094" w:type="dxa"/>
            <w:tcMar>
              <w:top w:w="80" w:type="dxa"/>
              <w:left w:w="80" w:type="dxa"/>
              <w:bottom w:w="80" w:type="dxa"/>
              <w:right w:w="80" w:type="dxa"/>
            </w:tcMar>
            <w:vAlign w:val="center"/>
          </w:tcPr>
          <w:p w14:paraId="714E543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31%</w:t>
            </w:r>
          </w:p>
        </w:tc>
      </w:tr>
      <w:tr w:rsidR="009146F2" w:rsidRPr="00D45862" w14:paraId="554747D8" w14:textId="77777777">
        <w:tc>
          <w:tcPr>
            <w:tcW w:w="1062" w:type="dxa"/>
            <w:vMerge/>
            <w:tcMar>
              <w:top w:w="80" w:type="dxa"/>
              <w:left w:w="80" w:type="dxa"/>
              <w:bottom w:w="80" w:type="dxa"/>
              <w:right w:w="80" w:type="dxa"/>
            </w:tcMar>
          </w:tcPr>
          <w:p w14:paraId="78F75A81"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4580232"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F591166"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16FD8313"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169A1DB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0.05 [0.00–1.09]</w:t>
            </w:r>
          </w:p>
        </w:tc>
        <w:tc>
          <w:tcPr>
            <w:tcW w:w="2621" w:type="dxa"/>
            <w:tcMar>
              <w:top w:w="80" w:type="dxa"/>
              <w:left w:w="80" w:type="dxa"/>
              <w:bottom w:w="80" w:type="dxa"/>
              <w:right w:w="80" w:type="dxa"/>
            </w:tcMar>
            <w:vAlign w:val="center"/>
          </w:tcPr>
          <w:p w14:paraId="31719BB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[0.00–0.73]</w:t>
            </w:r>
          </w:p>
        </w:tc>
        <w:tc>
          <w:tcPr>
            <w:tcW w:w="2524" w:type="dxa"/>
            <w:tcMar>
              <w:top w:w="80" w:type="dxa"/>
              <w:left w:w="80" w:type="dxa"/>
              <w:bottom w:w="80" w:type="dxa"/>
              <w:right w:w="80" w:type="dxa"/>
            </w:tcMar>
            <w:vAlign w:val="center"/>
          </w:tcPr>
          <w:p w14:paraId="6E70815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1.05 [0.02–497.78]</w:t>
            </w:r>
          </w:p>
        </w:tc>
        <w:tc>
          <w:tcPr>
            <w:tcW w:w="1094" w:type="dxa"/>
            <w:tcMar>
              <w:top w:w="80" w:type="dxa"/>
              <w:left w:w="80" w:type="dxa"/>
              <w:bottom w:w="80" w:type="dxa"/>
              <w:right w:w="80" w:type="dxa"/>
            </w:tcMar>
            <w:vAlign w:val="center"/>
          </w:tcPr>
          <w:p w14:paraId="6D1EE51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51%</w:t>
            </w:r>
          </w:p>
        </w:tc>
      </w:tr>
      <w:tr w:rsidR="009146F2" w:rsidRPr="00D45862" w14:paraId="0A113945" w14:textId="77777777">
        <w:tc>
          <w:tcPr>
            <w:tcW w:w="1062" w:type="dxa"/>
            <w:vMerge/>
            <w:tcMar>
              <w:top w:w="80" w:type="dxa"/>
              <w:left w:w="80" w:type="dxa"/>
              <w:bottom w:w="80" w:type="dxa"/>
              <w:right w:w="80" w:type="dxa"/>
            </w:tcMar>
          </w:tcPr>
          <w:p w14:paraId="2A9C14FE"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0DE20DA"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249F171A"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0645F400"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44AE564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0.00 [0.00–0.07]</w:t>
            </w:r>
          </w:p>
        </w:tc>
        <w:tc>
          <w:tcPr>
            <w:tcW w:w="2621" w:type="dxa"/>
            <w:tcMar>
              <w:top w:w="80" w:type="dxa"/>
              <w:left w:w="80" w:type="dxa"/>
              <w:bottom w:w="80" w:type="dxa"/>
              <w:right w:w="80" w:type="dxa"/>
            </w:tcMar>
            <w:vAlign w:val="center"/>
          </w:tcPr>
          <w:p w14:paraId="6F30B70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[0.00–0.79]</w:t>
            </w:r>
          </w:p>
        </w:tc>
        <w:tc>
          <w:tcPr>
            <w:tcW w:w="2524" w:type="dxa"/>
            <w:tcMar>
              <w:top w:w="80" w:type="dxa"/>
              <w:left w:w="80" w:type="dxa"/>
              <w:bottom w:w="80" w:type="dxa"/>
              <w:right w:w="80" w:type="dxa"/>
            </w:tcMar>
            <w:vAlign w:val="center"/>
          </w:tcPr>
          <w:p w14:paraId="3AEBAF6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0.09 [0.00–57.22]</w:t>
            </w:r>
          </w:p>
        </w:tc>
        <w:tc>
          <w:tcPr>
            <w:tcW w:w="1094" w:type="dxa"/>
            <w:tcMar>
              <w:top w:w="80" w:type="dxa"/>
              <w:left w:w="80" w:type="dxa"/>
              <w:bottom w:w="80" w:type="dxa"/>
              <w:right w:w="80" w:type="dxa"/>
            </w:tcMar>
            <w:vAlign w:val="center"/>
          </w:tcPr>
          <w:p w14:paraId="7EB53DC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w:t>
            </w:r>
          </w:p>
        </w:tc>
      </w:tr>
      <w:tr w:rsidR="009146F2" w:rsidRPr="00D45862" w14:paraId="58625317" w14:textId="77777777">
        <w:tc>
          <w:tcPr>
            <w:tcW w:w="1062" w:type="dxa"/>
            <w:vMerge/>
            <w:tcMar>
              <w:top w:w="80" w:type="dxa"/>
              <w:left w:w="80" w:type="dxa"/>
              <w:bottom w:w="80" w:type="dxa"/>
              <w:right w:w="80" w:type="dxa"/>
            </w:tcMar>
          </w:tcPr>
          <w:p w14:paraId="51CEC456"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044F00E5"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65E20903"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B809E4B"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004573C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0.04 [0.00–1.03]</w:t>
            </w:r>
          </w:p>
        </w:tc>
        <w:tc>
          <w:tcPr>
            <w:tcW w:w="2621" w:type="dxa"/>
            <w:tcMar>
              <w:top w:w="80" w:type="dxa"/>
              <w:left w:w="80" w:type="dxa"/>
              <w:bottom w:w="80" w:type="dxa"/>
              <w:right w:w="80" w:type="dxa"/>
            </w:tcMar>
            <w:vAlign w:val="center"/>
          </w:tcPr>
          <w:p w14:paraId="037816B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[0.00–0.77]</w:t>
            </w:r>
          </w:p>
        </w:tc>
        <w:tc>
          <w:tcPr>
            <w:tcW w:w="2524" w:type="dxa"/>
            <w:tcMar>
              <w:top w:w="80" w:type="dxa"/>
              <w:left w:w="80" w:type="dxa"/>
              <w:bottom w:w="80" w:type="dxa"/>
              <w:right w:w="80" w:type="dxa"/>
            </w:tcMar>
            <w:vAlign w:val="center"/>
          </w:tcPr>
          <w:p w14:paraId="310BB6B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0.80 [0.01–618.49]</w:t>
            </w:r>
          </w:p>
        </w:tc>
        <w:tc>
          <w:tcPr>
            <w:tcW w:w="1094" w:type="dxa"/>
            <w:tcMar>
              <w:top w:w="80" w:type="dxa"/>
              <w:left w:w="80" w:type="dxa"/>
              <w:bottom w:w="80" w:type="dxa"/>
              <w:right w:w="80" w:type="dxa"/>
            </w:tcMar>
            <w:vAlign w:val="center"/>
          </w:tcPr>
          <w:p w14:paraId="296D124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46%</w:t>
            </w:r>
          </w:p>
        </w:tc>
      </w:tr>
      <w:tr w:rsidR="009146F2" w:rsidRPr="00D45862" w14:paraId="6A0659F0" w14:textId="77777777">
        <w:tc>
          <w:tcPr>
            <w:tcW w:w="1062" w:type="dxa"/>
            <w:vMerge/>
            <w:tcMar>
              <w:top w:w="80" w:type="dxa"/>
              <w:left w:w="80" w:type="dxa"/>
              <w:bottom w:w="80" w:type="dxa"/>
              <w:right w:w="80" w:type="dxa"/>
            </w:tcMar>
          </w:tcPr>
          <w:p w14:paraId="4F1A8B22"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8587D8E"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05D58123"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6AC7D94E"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0FE86B0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0.00 [0.00–0.05]</w:t>
            </w:r>
          </w:p>
        </w:tc>
        <w:tc>
          <w:tcPr>
            <w:tcW w:w="2621" w:type="dxa"/>
            <w:tcMar>
              <w:top w:w="80" w:type="dxa"/>
              <w:left w:w="80" w:type="dxa"/>
              <w:bottom w:w="80" w:type="dxa"/>
              <w:right w:w="80" w:type="dxa"/>
            </w:tcMar>
            <w:vAlign w:val="center"/>
          </w:tcPr>
          <w:p w14:paraId="625E3EA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[0.00–0.75]</w:t>
            </w:r>
          </w:p>
        </w:tc>
        <w:tc>
          <w:tcPr>
            <w:tcW w:w="2524" w:type="dxa"/>
            <w:tcMar>
              <w:top w:w="80" w:type="dxa"/>
              <w:left w:w="80" w:type="dxa"/>
              <w:bottom w:w="80" w:type="dxa"/>
              <w:right w:w="80" w:type="dxa"/>
            </w:tcMar>
            <w:vAlign w:val="center"/>
          </w:tcPr>
          <w:p w14:paraId="5496BAC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0.05 [0.00–32.91]</w:t>
            </w:r>
          </w:p>
        </w:tc>
        <w:tc>
          <w:tcPr>
            <w:tcW w:w="1094" w:type="dxa"/>
            <w:tcMar>
              <w:top w:w="80" w:type="dxa"/>
              <w:left w:w="80" w:type="dxa"/>
              <w:bottom w:w="80" w:type="dxa"/>
              <w:right w:w="80" w:type="dxa"/>
            </w:tcMar>
            <w:vAlign w:val="center"/>
          </w:tcPr>
          <w:p w14:paraId="3589296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14%</w:t>
            </w:r>
          </w:p>
        </w:tc>
      </w:tr>
      <w:tr w:rsidR="009146F2" w:rsidRPr="00D45862" w14:paraId="35C352C0" w14:textId="77777777">
        <w:tc>
          <w:tcPr>
            <w:tcW w:w="1062" w:type="dxa"/>
            <w:vMerge/>
            <w:tcMar>
              <w:top w:w="80" w:type="dxa"/>
              <w:left w:w="80" w:type="dxa"/>
              <w:bottom w:w="80" w:type="dxa"/>
              <w:right w:w="80" w:type="dxa"/>
            </w:tcMar>
          </w:tcPr>
          <w:p w14:paraId="10B54041"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46EBEF4"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7A05919"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5D8718B4"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22CB9EB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0.02 [0.00–0.40]</w:t>
            </w:r>
          </w:p>
        </w:tc>
        <w:tc>
          <w:tcPr>
            <w:tcW w:w="2621" w:type="dxa"/>
            <w:tcMar>
              <w:top w:w="80" w:type="dxa"/>
              <w:left w:w="80" w:type="dxa"/>
              <w:bottom w:w="80" w:type="dxa"/>
              <w:right w:w="80" w:type="dxa"/>
            </w:tcMar>
            <w:vAlign w:val="center"/>
          </w:tcPr>
          <w:p w14:paraId="7894867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74F7F8C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0.37 [0.01–253.78]</w:t>
            </w:r>
          </w:p>
        </w:tc>
        <w:tc>
          <w:tcPr>
            <w:tcW w:w="1094" w:type="dxa"/>
            <w:tcMar>
              <w:top w:w="80" w:type="dxa"/>
              <w:left w:w="80" w:type="dxa"/>
              <w:bottom w:w="80" w:type="dxa"/>
              <w:right w:w="80" w:type="dxa"/>
            </w:tcMar>
            <w:vAlign w:val="center"/>
          </w:tcPr>
          <w:p w14:paraId="680F808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35%</w:t>
            </w:r>
          </w:p>
        </w:tc>
      </w:tr>
      <w:tr w:rsidR="009146F2" w:rsidRPr="00D45862" w14:paraId="496733CB" w14:textId="77777777">
        <w:tc>
          <w:tcPr>
            <w:tcW w:w="1062" w:type="dxa"/>
            <w:vMerge/>
            <w:tcMar>
              <w:top w:w="80" w:type="dxa"/>
              <w:left w:w="80" w:type="dxa"/>
              <w:bottom w:w="80" w:type="dxa"/>
              <w:right w:w="80" w:type="dxa"/>
            </w:tcMar>
          </w:tcPr>
          <w:p w14:paraId="214A6C10"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3F207343"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5AF295D3"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276A9A3E"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3FAC072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0.02 [0.00–0.53]</w:t>
            </w:r>
          </w:p>
        </w:tc>
        <w:tc>
          <w:tcPr>
            <w:tcW w:w="2621" w:type="dxa"/>
            <w:tcMar>
              <w:top w:w="80" w:type="dxa"/>
              <w:left w:w="80" w:type="dxa"/>
              <w:bottom w:w="80" w:type="dxa"/>
              <w:right w:w="80" w:type="dxa"/>
            </w:tcMar>
            <w:vAlign w:val="center"/>
          </w:tcPr>
          <w:p w14:paraId="459B39B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0.64 [0.06–2.47]</w:t>
            </w:r>
          </w:p>
        </w:tc>
        <w:tc>
          <w:tcPr>
            <w:tcW w:w="2524" w:type="dxa"/>
            <w:tcMar>
              <w:top w:w="80" w:type="dxa"/>
              <w:left w:w="80" w:type="dxa"/>
              <w:bottom w:w="80" w:type="dxa"/>
              <w:right w:w="80" w:type="dxa"/>
            </w:tcMar>
            <w:vAlign w:val="center"/>
          </w:tcPr>
          <w:p w14:paraId="6F01CD1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0.04 [0.00–2.12]</w:t>
            </w:r>
          </w:p>
        </w:tc>
        <w:tc>
          <w:tcPr>
            <w:tcW w:w="1094" w:type="dxa"/>
            <w:tcMar>
              <w:top w:w="80" w:type="dxa"/>
              <w:left w:w="80" w:type="dxa"/>
              <w:bottom w:w="80" w:type="dxa"/>
              <w:right w:w="80" w:type="dxa"/>
            </w:tcMar>
            <w:vAlign w:val="center"/>
          </w:tcPr>
          <w:p w14:paraId="3325BA4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w:t>
            </w:r>
          </w:p>
        </w:tc>
      </w:tr>
      <w:tr w:rsidR="009146F2" w:rsidRPr="00D45862" w14:paraId="4D986BBD" w14:textId="77777777">
        <w:tc>
          <w:tcPr>
            <w:tcW w:w="1062" w:type="dxa"/>
            <w:vMerge/>
            <w:tcMar>
              <w:top w:w="80" w:type="dxa"/>
              <w:left w:w="80" w:type="dxa"/>
              <w:bottom w:w="80" w:type="dxa"/>
              <w:right w:w="80" w:type="dxa"/>
            </w:tcMar>
          </w:tcPr>
          <w:p w14:paraId="173AC6F8"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4EFD1DD"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3F52E6D9"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6A6EEB52"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3C46967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[0.00–1.44]</w:t>
            </w:r>
          </w:p>
        </w:tc>
        <w:tc>
          <w:tcPr>
            <w:tcW w:w="2621" w:type="dxa"/>
            <w:tcMar>
              <w:top w:w="80" w:type="dxa"/>
              <w:left w:w="80" w:type="dxa"/>
              <w:bottom w:w="80" w:type="dxa"/>
              <w:right w:w="80" w:type="dxa"/>
            </w:tcMar>
            <w:vAlign w:val="center"/>
          </w:tcPr>
          <w:p w14:paraId="7B07E9E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0.64 [0.06–2.50]</w:t>
            </w:r>
          </w:p>
        </w:tc>
        <w:tc>
          <w:tcPr>
            <w:tcW w:w="2524" w:type="dxa"/>
            <w:tcMar>
              <w:top w:w="80" w:type="dxa"/>
              <w:left w:w="80" w:type="dxa"/>
              <w:bottom w:w="80" w:type="dxa"/>
              <w:right w:w="80" w:type="dxa"/>
            </w:tcMar>
            <w:vAlign w:val="center"/>
          </w:tcPr>
          <w:p w14:paraId="79A4974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[0.00–5.50]</w:t>
            </w:r>
          </w:p>
        </w:tc>
        <w:tc>
          <w:tcPr>
            <w:tcW w:w="1094" w:type="dxa"/>
            <w:tcMar>
              <w:top w:w="80" w:type="dxa"/>
              <w:left w:w="80" w:type="dxa"/>
              <w:bottom w:w="80" w:type="dxa"/>
              <w:right w:w="80" w:type="dxa"/>
            </w:tcMar>
            <w:vAlign w:val="center"/>
          </w:tcPr>
          <w:p w14:paraId="3A4D96A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14%</w:t>
            </w:r>
          </w:p>
        </w:tc>
      </w:tr>
      <w:tr w:rsidR="009146F2" w:rsidRPr="00D45862" w14:paraId="2A7585FB" w14:textId="77777777">
        <w:tc>
          <w:tcPr>
            <w:tcW w:w="1062" w:type="dxa"/>
            <w:vMerge/>
            <w:tcMar>
              <w:top w:w="80" w:type="dxa"/>
              <w:left w:w="80" w:type="dxa"/>
              <w:bottom w:w="80" w:type="dxa"/>
              <w:right w:w="80" w:type="dxa"/>
            </w:tcMar>
          </w:tcPr>
          <w:p w14:paraId="6B6A15E9" w14:textId="77777777" w:rsidR="009146F2" w:rsidRPr="00D45862" w:rsidRDefault="009146F2">
            <w:pPr>
              <w:jc w:val="center"/>
              <w:rPr>
                <w:rFonts w:ascii="Calibri" w:hAnsi="Calibri" w:cs="Calibri"/>
              </w:rPr>
            </w:pPr>
          </w:p>
        </w:tc>
        <w:tc>
          <w:tcPr>
            <w:tcW w:w="1237" w:type="dxa"/>
            <w:vMerge w:val="restart"/>
            <w:tcMar>
              <w:top w:w="80" w:type="dxa"/>
              <w:left w:w="80" w:type="dxa"/>
              <w:bottom w:w="80" w:type="dxa"/>
              <w:right w:w="80" w:type="dxa"/>
            </w:tcMar>
          </w:tcPr>
          <w:p w14:paraId="5FD78D32" w14:textId="77777777" w:rsidR="009146F2" w:rsidRPr="00D45862" w:rsidRDefault="009146F2">
            <w:pPr>
              <w:jc w:val="center"/>
              <w:rPr>
                <w:rFonts w:ascii="Calibri" w:hAnsi="Calibri" w:cs="Calibri"/>
              </w:rPr>
            </w:pPr>
            <w:r w:rsidRPr="00D45862">
              <w:rPr>
                <w:rFonts w:ascii="Calibri" w:hAnsi="Calibri" w:cs="Calibri"/>
                <w:sz w:val="16"/>
              </w:rPr>
              <w:t>Moderate</w:t>
            </w:r>
          </w:p>
        </w:tc>
        <w:tc>
          <w:tcPr>
            <w:tcW w:w="1008" w:type="dxa"/>
            <w:vMerge w:val="restart"/>
            <w:tcMar>
              <w:top w:w="80" w:type="dxa"/>
              <w:left w:w="80" w:type="dxa"/>
              <w:bottom w:w="80" w:type="dxa"/>
              <w:right w:w="80" w:type="dxa"/>
            </w:tcMar>
          </w:tcPr>
          <w:p w14:paraId="6B509340"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0D2DE129"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34238C6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0.05 [0.01–0.22]</w:t>
            </w:r>
          </w:p>
        </w:tc>
        <w:tc>
          <w:tcPr>
            <w:tcW w:w="2621" w:type="dxa"/>
            <w:tcMar>
              <w:top w:w="80" w:type="dxa"/>
              <w:left w:w="80" w:type="dxa"/>
              <w:bottom w:w="80" w:type="dxa"/>
              <w:right w:w="80" w:type="dxa"/>
            </w:tcMar>
            <w:vAlign w:val="center"/>
          </w:tcPr>
          <w:p w14:paraId="52CD3EB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0.06 [0.00–0.82]</w:t>
            </w:r>
          </w:p>
        </w:tc>
        <w:tc>
          <w:tcPr>
            <w:tcW w:w="2524" w:type="dxa"/>
            <w:tcMar>
              <w:top w:w="80" w:type="dxa"/>
              <w:left w:w="80" w:type="dxa"/>
              <w:bottom w:w="80" w:type="dxa"/>
              <w:right w:w="80" w:type="dxa"/>
            </w:tcMar>
            <w:vAlign w:val="center"/>
          </w:tcPr>
          <w:p w14:paraId="26EB549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0.78 [0.03–330.68]</w:t>
            </w:r>
          </w:p>
        </w:tc>
        <w:tc>
          <w:tcPr>
            <w:tcW w:w="1094" w:type="dxa"/>
            <w:tcMar>
              <w:top w:w="80" w:type="dxa"/>
              <w:left w:w="80" w:type="dxa"/>
              <w:bottom w:w="80" w:type="dxa"/>
              <w:right w:w="80" w:type="dxa"/>
            </w:tcMar>
            <w:vAlign w:val="center"/>
          </w:tcPr>
          <w:p w14:paraId="2D18C62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45%</w:t>
            </w:r>
          </w:p>
        </w:tc>
      </w:tr>
      <w:tr w:rsidR="009146F2" w:rsidRPr="00D45862" w14:paraId="4888CC25" w14:textId="77777777">
        <w:tc>
          <w:tcPr>
            <w:tcW w:w="1062" w:type="dxa"/>
            <w:vMerge/>
            <w:tcMar>
              <w:top w:w="80" w:type="dxa"/>
              <w:left w:w="80" w:type="dxa"/>
              <w:bottom w:w="80" w:type="dxa"/>
              <w:right w:w="80" w:type="dxa"/>
            </w:tcMar>
          </w:tcPr>
          <w:p w14:paraId="79A1A52E"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94ABBFD"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531AB080"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41F2054D"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7CC23CE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0.15 [0.02–0.74]</w:t>
            </w:r>
          </w:p>
        </w:tc>
        <w:tc>
          <w:tcPr>
            <w:tcW w:w="2621" w:type="dxa"/>
            <w:tcMar>
              <w:top w:w="80" w:type="dxa"/>
              <w:left w:w="80" w:type="dxa"/>
              <w:bottom w:w="80" w:type="dxa"/>
              <w:right w:w="80" w:type="dxa"/>
            </w:tcMar>
            <w:vAlign w:val="center"/>
          </w:tcPr>
          <w:p w14:paraId="42A7534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[0.00–0.79]</w:t>
            </w:r>
          </w:p>
        </w:tc>
        <w:tc>
          <w:tcPr>
            <w:tcW w:w="2524" w:type="dxa"/>
            <w:tcMar>
              <w:top w:w="80" w:type="dxa"/>
              <w:left w:w="80" w:type="dxa"/>
              <w:bottom w:w="80" w:type="dxa"/>
              <w:right w:w="80" w:type="dxa"/>
            </w:tcMar>
            <w:vAlign w:val="center"/>
          </w:tcPr>
          <w:p w14:paraId="2832408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2.09 [0.10–1088.25]</w:t>
            </w:r>
          </w:p>
        </w:tc>
        <w:tc>
          <w:tcPr>
            <w:tcW w:w="1094" w:type="dxa"/>
            <w:tcMar>
              <w:top w:w="80" w:type="dxa"/>
              <w:left w:w="80" w:type="dxa"/>
              <w:bottom w:w="80" w:type="dxa"/>
              <w:right w:w="80" w:type="dxa"/>
            </w:tcMar>
            <w:vAlign w:val="center"/>
          </w:tcPr>
          <w:p w14:paraId="2AE2594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65%</w:t>
            </w:r>
          </w:p>
        </w:tc>
      </w:tr>
      <w:tr w:rsidR="009146F2" w:rsidRPr="00D45862" w14:paraId="4DB0FC43" w14:textId="77777777">
        <w:tc>
          <w:tcPr>
            <w:tcW w:w="1062" w:type="dxa"/>
            <w:vMerge/>
            <w:tcMar>
              <w:top w:w="80" w:type="dxa"/>
              <w:left w:w="80" w:type="dxa"/>
              <w:bottom w:w="80" w:type="dxa"/>
              <w:right w:w="80" w:type="dxa"/>
            </w:tcMar>
          </w:tcPr>
          <w:p w14:paraId="430C73DE"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FC5EFFA"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77942BF9"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0A67EDB7"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50173B8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0.01 [0.00–0.07]</w:t>
            </w:r>
          </w:p>
        </w:tc>
        <w:tc>
          <w:tcPr>
            <w:tcW w:w="2621" w:type="dxa"/>
            <w:tcMar>
              <w:top w:w="80" w:type="dxa"/>
              <w:left w:w="80" w:type="dxa"/>
              <w:bottom w:w="80" w:type="dxa"/>
              <w:right w:w="80" w:type="dxa"/>
            </w:tcMar>
            <w:vAlign w:val="center"/>
          </w:tcPr>
          <w:p w14:paraId="26529C4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[0.00–0.76]</w:t>
            </w:r>
          </w:p>
        </w:tc>
        <w:tc>
          <w:tcPr>
            <w:tcW w:w="2524" w:type="dxa"/>
            <w:tcMar>
              <w:top w:w="80" w:type="dxa"/>
              <w:left w:w="80" w:type="dxa"/>
              <w:bottom w:w="80" w:type="dxa"/>
              <w:right w:w="80" w:type="dxa"/>
            </w:tcMar>
            <w:vAlign w:val="center"/>
          </w:tcPr>
          <w:p w14:paraId="4A42368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0.23 [0.01–77.83]</w:t>
            </w:r>
          </w:p>
        </w:tc>
        <w:tc>
          <w:tcPr>
            <w:tcW w:w="1094" w:type="dxa"/>
            <w:tcMar>
              <w:top w:w="80" w:type="dxa"/>
              <w:left w:w="80" w:type="dxa"/>
              <w:bottom w:w="80" w:type="dxa"/>
              <w:right w:w="80" w:type="dxa"/>
            </w:tcMar>
            <w:vAlign w:val="center"/>
          </w:tcPr>
          <w:p w14:paraId="6932674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26%</w:t>
            </w:r>
          </w:p>
        </w:tc>
      </w:tr>
      <w:tr w:rsidR="009146F2" w:rsidRPr="00D45862" w14:paraId="65096055" w14:textId="77777777">
        <w:tc>
          <w:tcPr>
            <w:tcW w:w="1062" w:type="dxa"/>
            <w:vMerge/>
            <w:tcMar>
              <w:top w:w="80" w:type="dxa"/>
              <w:left w:w="80" w:type="dxa"/>
              <w:bottom w:w="80" w:type="dxa"/>
              <w:right w:w="80" w:type="dxa"/>
            </w:tcMar>
          </w:tcPr>
          <w:p w14:paraId="19CA7EA5"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08692D6D"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46006BE4"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1937D3A3"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0DBEC47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0.11 [0.01–0.65]</w:t>
            </w:r>
          </w:p>
        </w:tc>
        <w:tc>
          <w:tcPr>
            <w:tcW w:w="2621" w:type="dxa"/>
            <w:tcMar>
              <w:top w:w="80" w:type="dxa"/>
              <w:left w:w="80" w:type="dxa"/>
              <w:bottom w:w="80" w:type="dxa"/>
              <w:right w:w="80" w:type="dxa"/>
            </w:tcMar>
            <w:vAlign w:val="center"/>
          </w:tcPr>
          <w:p w14:paraId="6A84088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[0.00–0.81]</w:t>
            </w:r>
          </w:p>
        </w:tc>
        <w:tc>
          <w:tcPr>
            <w:tcW w:w="2524" w:type="dxa"/>
            <w:tcMar>
              <w:top w:w="80" w:type="dxa"/>
              <w:left w:w="80" w:type="dxa"/>
              <w:bottom w:w="80" w:type="dxa"/>
              <w:right w:w="80" w:type="dxa"/>
            </w:tcMar>
            <w:vAlign w:val="center"/>
          </w:tcPr>
          <w:p w14:paraId="66483A8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1.47 [0.05–583.23]</w:t>
            </w:r>
          </w:p>
        </w:tc>
        <w:tc>
          <w:tcPr>
            <w:tcW w:w="1094" w:type="dxa"/>
            <w:tcMar>
              <w:top w:w="80" w:type="dxa"/>
              <w:left w:w="80" w:type="dxa"/>
              <w:bottom w:w="80" w:type="dxa"/>
              <w:right w:w="80" w:type="dxa"/>
            </w:tcMar>
            <w:vAlign w:val="center"/>
          </w:tcPr>
          <w:p w14:paraId="7BFAF15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59%</w:t>
            </w:r>
          </w:p>
        </w:tc>
      </w:tr>
      <w:tr w:rsidR="009146F2" w:rsidRPr="00D45862" w14:paraId="0D4B3221" w14:textId="77777777">
        <w:tc>
          <w:tcPr>
            <w:tcW w:w="1062" w:type="dxa"/>
            <w:vMerge/>
            <w:tcMar>
              <w:top w:w="80" w:type="dxa"/>
              <w:left w:w="80" w:type="dxa"/>
              <w:bottom w:w="80" w:type="dxa"/>
              <w:right w:w="80" w:type="dxa"/>
            </w:tcMar>
          </w:tcPr>
          <w:p w14:paraId="33C192E4"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242D11E4"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7014223B"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4F72196F"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674695A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0.01 [0.00–0.05]</w:t>
            </w:r>
          </w:p>
        </w:tc>
        <w:tc>
          <w:tcPr>
            <w:tcW w:w="2621" w:type="dxa"/>
            <w:tcMar>
              <w:top w:w="80" w:type="dxa"/>
              <w:left w:w="80" w:type="dxa"/>
              <w:bottom w:w="80" w:type="dxa"/>
              <w:right w:w="80" w:type="dxa"/>
            </w:tcMar>
            <w:vAlign w:val="center"/>
          </w:tcPr>
          <w:p w14:paraId="19E8422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[0.00–0.74]</w:t>
            </w:r>
          </w:p>
        </w:tc>
        <w:tc>
          <w:tcPr>
            <w:tcW w:w="2524" w:type="dxa"/>
            <w:tcMar>
              <w:top w:w="80" w:type="dxa"/>
              <w:left w:w="80" w:type="dxa"/>
              <w:bottom w:w="80" w:type="dxa"/>
              <w:right w:w="80" w:type="dxa"/>
            </w:tcMar>
            <w:vAlign w:val="center"/>
          </w:tcPr>
          <w:p w14:paraId="7E3F5A4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[0.00–40.68]</w:t>
            </w:r>
          </w:p>
        </w:tc>
        <w:tc>
          <w:tcPr>
            <w:tcW w:w="1094" w:type="dxa"/>
            <w:tcMar>
              <w:top w:w="80" w:type="dxa"/>
              <w:left w:w="80" w:type="dxa"/>
              <w:bottom w:w="80" w:type="dxa"/>
              <w:right w:w="80" w:type="dxa"/>
            </w:tcMar>
            <w:vAlign w:val="center"/>
          </w:tcPr>
          <w:p w14:paraId="5F77AD9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20%</w:t>
            </w:r>
          </w:p>
        </w:tc>
      </w:tr>
      <w:tr w:rsidR="009146F2" w:rsidRPr="00D45862" w14:paraId="1E54348A" w14:textId="77777777">
        <w:tc>
          <w:tcPr>
            <w:tcW w:w="1062" w:type="dxa"/>
            <w:vMerge/>
            <w:tcMar>
              <w:top w:w="80" w:type="dxa"/>
              <w:left w:w="80" w:type="dxa"/>
              <w:bottom w:w="80" w:type="dxa"/>
              <w:right w:w="80" w:type="dxa"/>
            </w:tcMar>
          </w:tcPr>
          <w:p w14:paraId="18CEDF47"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53585E9D"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0032933E"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F475BB6"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5F9612B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0.06 [0.01–0.37]</w:t>
            </w:r>
          </w:p>
        </w:tc>
        <w:tc>
          <w:tcPr>
            <w:tcW w:w="2621" w:type="dxa"/>
            <w:tcMar>
              <w:top w:w="80" w:type="dxa"/>
              <w:left w:w="80" w:type="dxa"/>
              <w:bottom w:w="80" w:type="dxa"/>
              <w:right w:w="80" w:type="dxa"/>
            </w:tcMar>
            <w:vAlign w:val="center"/>
          </w:tcPr>
          <w:p w14:paraId="1B589DD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[0.00–0.72]</w:t>
            </w:r>
          </w:p>
        </w:tc>
        <w:tc>
          <w:tcPr>
            <w:tcW w:w="2524" w:type="dxa"/>
            <w:tcMar>
              <w:top w:w="80" w:type="dxa"/>
              <w:left w:w="80" w:type="dxa"/>
              <w:bottom w:w="80" w:type="dxa"/>
              <w:right w:w="80" w:type="dxa"/>
            </w:tcMar>
            <w:vAlign w:val="center"/>
          </w:tcPr>
          <w:p w14:paraId="31AB42A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 [0.03–692.83]</w:t>
            </w:r>
          </w:p>
        </w:tc>
        <w:tc>
          <w:tcPr>
            <w:tcW w:w="1094" w:type="dxa"/>
            <w:tcMar>
              <w:top w:w="80" w:type="dxa"/>
              <w:left w:w="80" w:type="dxa"/>
              <w:bottom w:w="80" w:type="dxa"/>
              <w:right w:w="80" w:type="dxa"/>
            </w:tcMar>
            <w:vAlign w:val="center"/>
          </w:tcPr>
          <w:p w14:paraId="1227DCF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50%</w:t>
            </w:r>
          </w:p>
        </w:tc>
      </w:tr>
      <w:tr w:rsidR="009146F2" w:rsidRPr="00D45862" w14:paraId="133DC387" w14:textId="77777777">
        <w:tc>
          <w:tcPr>
            <w:tcW w:w="1062" w:type="dxa"/>
            <w:vMerge/>
            <w:tcMar>
              <w:top w:w="80" w:type="dxa"/>
              <w:left w:w="80" w:type="dxa"/>
              <w:bottom w:w="80" w:type="dxa"/>
              <w:right w:w="80" w:type="dxa"/>
            </w:tcMar>
          </w:tcPr>
          <w:p w14:paraId="1F7058F1"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3410E1FB"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06BA1827"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2C3D4BF6"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4697F44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0.08 [0.00–0.68]</w:t>
            </w:r>
          </w:p>
        </w:tc>
        <w:tc>
          <w:tcPr>
            <w:tcW w:w="2621" w:type="dxa"/>
            <w:tcMar>
              <w:top w:w="80" w:type="dxa"/>
              <w:left w:w="80" w:type="dxa"/>
              <w:bottom w:w="80" w:type="dxa"/>
              <w:right w:w="80" w:type="dxa"/>
            </w:tcMar>
            <w:vAlign w:val="center"/>
          </w:tcPr>
          <w:p w14:paraId="4E82644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0.64 [0.06–2.49]</w:t>
            </w:r>
          </w:p>
        </w:tc>
        <w:tc>
          <w:tcPr>
            <w:tcW w:w="2524" w:type="dxa"/>
            <w:tcMar>
              <w:top w:w="80" w:type="dxa"/>
              <w:left w:w="80" w:type="dxa"/>
              <w:bottom w:w="80" w:type="dxa"/>
              <w:right w:w="80" w:type="dxa"/>
            </w:tcMar>
            <w:vAlign w:val="center"/>
          </w:tcPr>
          <w:p w14:paraId="7B4E3C5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0.13 [0.00–3.20]</w:t>
            </w:r>
          </w:p>
        </w:tc>
        <w:tc>
          <w:tcPr>
            <w:tcW w:w="1094" w:type="dxa"/>
            <w:tcMar>
              <w:top w:w="80" w:type="dxa"/>
              <w:left w:w="80" w:type="dxa"/>
              <w:bottom w:w="80" w:type="dxa"/>
              <w:right w:w="80" w:type="dxa"/>
            </w:tcMar>
            <w:vAlign w:val="center"/>
          </w:tcPr>
          <w:p w14:paraId="036D4D5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w:t>
            </w:r>
          </w:p>
        </w:tc>
      </w:tr>
      <w:tr w:rsidR="009146F2" w:rsidRPr="00D45862" w14:paraId="6202F294" w14:textId="77777777">
        <w:tc>
          <w:tcPr>
            <w:tcW w:w="1062" w:type="dxa"/>
            <w:vMerge/>
            <w:tcMar>
              <w:top w:w="80" w:type="dxa"/>
              <w:left w:w="80" w:type="dxa"/>
              <w:bottom w:w="80" w:type="dxa"/>
              <w:right w:w="80" w:type="dxa"/>
            </w:tcMar>
          </w:tcPr>
          <w:p w14:paraId="4382C43F"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0AAF7331"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07E2CB29"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298ABC1"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5601C60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0.23 [0.02–1.44]</w:t>
            </w:r>
          </w:p>
        </w:tc>
        <w:tc>
          <w:tcPr>
            <w:tcW w:w="2621" w:type="dxa"/>
            <w:tcMar>
              <w:top w:w="80" w:type="dxa"/>
              <w:left w:w="80" w:type="dxa"/>
              <w:bottom w:w="80" w:type="dxa"/>
              <w:right w:w="80" w:type="dxa"/>
            </w:tcMar>
            <w:vAlign w:val="center"/>
          </w:tcPr>
          <w:p w14:paraId="1D160BB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0.65 [0.06–2.42]</w:t>
            </w:r>
          </w:p>
        </w:tc>
        <w:tc>
          <w:tcPr>
            <w:tcW w:w="2524" w:type="dxa"/>
            <w:tcMar>
              <w:top w:w="80" w:type="dxa"/>
              <w:left w:w="80" w:type="dxa"/>
              <w:bottom w:w="80" w:type="dxa"/>
              <w:right w:w="80" w:type="dxa"/>
            </w:tcMar>
            <w:vAlign w:val="center"/>
          </w:tcPr>
          <w:p w14:paraId="71CC9F9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0.35 [0.02–6.09]</w:t>
            </w:r>
          </w:p>
        </w:tc>
        <w:tc>
          <w:tcPr>
            <w:tcW w:w="1094" w:type="dxa"/>
            <w:tcMar>
              <w:top w:w="80" w:type="dxa"/>
              <w:left w:w="80" w:type="dxa"/>
              <w:bottom w:w="80" w:type="dxa"/>
              <w:right w:w="80" w:type="dxa"/>
            </w:tcMar>
            <w:vAlign w:val="center"/>
          </w:tcPr>
          <w:p w14:paraId="5213F09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24%</w:t>
            </w:r>
          </w:p>
        </w:tc>
      </w:tr>
      <w:tr w:rsidR="009146F2" w:rsidRPr="00D45862" w14:paraId="028AC590" w14:textId="77777777">
        <w:tc>
          <w:tcPr>
            <w:tcW w:w="1062" w:type="dxa"/>
            <w:vMerge/>
            <w:tcMar>
              <w:top w:w="80" w:type="dxa"/>
              <w:left w:w="80" w:type="dxa"/>
              <w:bottom w:w="80" w:type="dxa"/>
              <w:right w:w="80" w:type="dxa"/>
            </w:tcMar>
          </w:tcPr>
          <w:p w14:paraId="26210A68" w14:textId="77777777" w:rsidR="009146F2" w:rsidRPr="00D45862" w:rsidRDefault="009146F2">
            <w:pPr>
              <w:jc w:val="center"/>
              <w:rPr>
                <w:rFonts w:ascii="Calibri" w:hAnsi="Calibri" w:cs="Calibri"/>
              </w:rPr>
            </w:pPr>
          </w:p>
        </w:tc>
        <w:tc>
          <w:tcPr>
            <w:tcW w:w="1237" w:type="dxa"/>
            <w:vMerge w:val="restart"/>
            <w:tcMar>
              <w:top w:w="80" w:type="dxa"/>
              <w:left w:w="80" w:type="dxa"/>
              <w:bottom w:w="80" w:type="dxa"/>
              <w:right w:w="80" w:type="dxa"/>
            </w:tcMar>
          </w:tcPr>
          <w:p w14:paraId="5C990E2C" w14:textId="77777777" w:rsidR="009146F2" w:rsidRPr="00D45862" w:rsidRDefault="009146F2">
            <w:pPr>
              <w:jc w:val="center"/>
              <w:rPr>
                <w:rFonts w:ascii="Calibri" w:hAnsi="Calibri" w:cs="Calibri"/>
              </w:rPr>
            </w:pPr>
            <w:r w:rsidRPr="00D45862">
              <w:rPr>
                <w:rFonts w:ascii="Calibri" w:hAnsi="Calibri" w:cs="Calibri"/>
                <w:sz w:val="16"/>
              </w:rPr>
              <w:t>High</w:t>
            </w:r>
          </w:p>
        </w:tc>
        <w:tc>
          <w:tcPr>
            <w:tcW w:w="1008" w:type="dxa"/>
            <w:vMerge w:val="restart"/>
            <w:tcMar>
              <w:top w:w="80" w:type="dxa"/>
              <w:left w:w="80" w:type="dxa"/>
              <w:bottom w:w="80" w:type="dxa"/>
              <w:right w:w="80" w:type="dxa"/>
            </w:tcMar>
          </w:tcPr>
          <w:p w14:paraId="76C19861"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7BFFBEBD"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1D45627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0.15 [0.02–0.86]</w:t>
            </w:r>
          </w:p>
        </w:tc>
        <w:tc>
          <w:tcPr>
            <w:tcW w:w="2621" w:type="dxa"/>
            <w:tcMar>
              <w:top w:w="80" w:type="dxa"/>
              <w:left w:w="80" w:type="dxa"/>
              <w:bottom w:w="80" w:type="dxa"/>
              <w:right w:w="80" w:type="dxa"/>
            </w:tcMar>
            <w:vAlign w:val="center"/>
          </w:tcPr>
          <w:p w14:paraId="09DED77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[0.00–0.79]</w:t>
            </w:r>
          </w:p>
        </w:tc>
        <w:tc>
          <w:tcPr>
            <w:tcW w:w="2524" w:type="dxa"/>
            <w:tcMar>
              <w:top w:w="80" w:type="dxa"/>
              <w:left w:w="80" w:type="dxa"/>
              <w:bottom w:w="80" w:type="dxa"/>
              <w:right w:w="80" w:type="dxa"/>
            </w:tcMar>
            <w:vAlign w:val="center"/>
          </w:tcPr>
          <w:p w14:paraId="44FD4D4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2.37 [0.09–942.74]</w:t>
            </w:r>
          </w:p>
        </w:tc>
        <w:tc>
          <w:tcPr>
            <w:tcW w:w="1094" w:type="dxa"/>
            <w:tcMar>
              <w:top w:w="80" w:type="dxa"/>
              <w:left w:w="80" w:type="dxa"/>
              <w:bottom w:w="80" w:type="dxa"/>
              <w:right w:w="80" w:type="dxa"/>
            </w:tcMar>
            <w:vAlign w:val="center"/>
          </w:tcPr>
          <w:p w14:paraId="448A23C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66%</w:t>
            </w:r>
          </w:p>
        </w:tc>
      </w:tr>
      <w:tr w:rsidR="009146F2" w:rsidRPr="00D45862" w14:paraId="6E32C77A" w14:textId="77777777">
        <w:tc>
          <w:tcPr>
            <w:tcW w:w="1062" w:type="dxa"/>
            <w:vMerge/>
            <w:tcMar>
              <w:top w:w="80" w:type="dxa"/>
              <w:left w:w="80" w:type="dxa"/>
              <w:bottom w:w="80" w:type="dxa"/>
              <w:right w:w="80" w:type="dxa"/>
            </w:tcMar>
          </w:tcPr>
          <w:p w14:paraId="20C9D0FF"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79639C81"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D77F7D9"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7E6C2AC0"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16B10FB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0.51 [0.05–3.20]</w:t>
            </w:r>
          </w:p>
        </w:tc>
        <w:tc>
          <w:tcPr>
            <w:tcW w:w="2621" w:type="dxa"/>
            <w:tcMar>
              <w:top w:w="80" w:type="dxa"/>
              <w:left w:w="80" w:type="dxa"/>
              <w:bottom w:w="80" w:type="dxa"/>
              <w:right w:w="80" w:type="dxa"/>
            </w:tcMar>
            <w:vAlign w:val="center"/>
          </w:tcPr>
          <w:p w14:paraId="21B5DFF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[0.00–0.73]</w:t>
            </w:r>
          </w:p>
        </w:tc>
        <w:tc>
          <w:tcPr>
            <w:tcW w:w="2524" w:type="dxa"/>
            <w:tcMar>
              <w:top w:w="80" w:type="dxa"/>
              <w:left w:w="80" w:type="dxa"/>
              <w:bottom w:w="80" w:type="dxa"/>
              <w:right w:w="80" w:type="dxa"/>
            </w:tcMar>
            <w:vAlign w:val="center"/>
          </w:tcPr>
          <w:p w14:paraId="595CD3F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7.71 [0.24–3967.04]</w:t>
            </w:r>
          </w:p>
        </w:tc>
        <w:tc>
          <w:tcPr>
            <w:tcW w:w="1094" w:type="dxa"/>
            <w:tcMar>
              <w:top w:w="80" w:type="dxa"/>
              <w:left w:w="80" w:type="dxa"/>
              <w:bottom w:w="80" w:type="dxa"/>
              <w:right w:w="80" w:type="dxa"/>
            </w:tcMar>
            <w:vAlign w:val="center"/>
          </w:tcPr>
          <w:p w14:paraId="593C025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87%</w:t>
            </w:r>
          </w:p>
        </w:tc>
      </w:tr>
      <w:tr w:rsidR="009146F2" w:rsidRPr="00D45862" w14:paraId="44AB971F" w14:textId="77777777">
        <w:tc>
          <w:tcPr>
            <w:tcW w:w="1062" w:type="dxa"/>
            <w:vMerge/>
            <w:tcMar>
              <w:top w:w="80" w:type="dxa"/>
              <w:left w:w="80" w:type="dxa"/>
              <w:bottom w:w="80" w:type="dxa"/>
              <w:right w:w="80" w:type="dxa"/>
            </w:tcMar>
          </w:tcPr>
          <w:p w14:paraId="2D1B8789"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42B621F"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5F600073"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00FE16AB"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2EB85E4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0.04 [0.00–0.27]</w:t>
            </w:r>
          </w:p>
        </w:tc>
        <w:tc>
          <w:tcPr>
            <w:tcW w:w="2621" w:type="dxa"/>
            <w:tcMar>
              <w:top w:w="80" w:type="dxa"/>
              <w:left w:w="80" w:type="dxa"/>
              <w:bottom w:w="80" w:type="dxa"/>
              <w:right w:w="80" w:type="dxa"/>
            </w:tcMar>
            <w:vAlign w:val="center"/>
          </w:tcPr>
          <w:p w14:paraId="7204F66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[0.00–0.80]</w:t>
            </w:r>
          </w:p>
        </w:tc>
        <w:tc>
          <w:tcPr>
            <w:tcW w:w="2524" w:type="dxa"/>
            <w:tcMar>
              <w:top w:w="80" w:type="dxa"/>
              <w:left w:w="80" w:type="dxa"/>
              <w:bottom w:w="80" w:type="dxa"/>
              <w:right w:w="80" w:type="dxa"/>
            </w:tcMar>
            <w:vAlign w:val="center"/>
          </w:tcPr>
          <w:p w14:paraId="436D860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0.62 [0.02–234.71]</w:t>
            </w:r>
          </w:p>
        </w:tc>
        <w:tc>
          <w:tcPr>
            <w:tcW w:w="1094" w:type="dxa"/>
            <w:tcMar>
              <w:top w:w="80" w:type="dxa"/>
              <w:left w:w="80" w:type="dxa"/>
              <w:bottom w:w="80" w:type="dxa"/>
              <w:right w:w="80" w:type="dxa"/>
            </w:tcMar>
            <w:vAlign w:val="center"/>
          </w:tcPr>
          <w:p w14:paraId="5BBB8A0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42%</w:t>
            </w:r>
          </w:p>
        </w:tc>
      </w:tr>
      <w:tr w:rsidR="009146F2" w:rsidRPr="00D45862" w14:paraId="10EE3230" w14:textId="77777777">
        <w:tc>
          <w:tcPr>
            <w:tcW w:w="1062" w:type="dxa"/>
            <w:vMerge/>
            <w:tcMar>
              <w:top w:w="80" w:type="dxa"/>
              <w:left w:w="80" w:type="dxa"/>
              <w:bottom w:w="80" w:type="dxa"/>
              <w:right w:w="80" w:type="dxa"/>
            </w:tcMar>
          </w:tcPr>
          <w:p w14:paraId="05D152E9"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A667588"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57B7C7C8"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40783AA5"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5F6E908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0.38 [0.03–2.64]</w:t>
            </w:r>
          </w:p>
        </w:tc>
        <w:tc>
          <w:tcPr>
            <w:tcW w:w="2621" w:type="dxa"/>
            <w:tcMar>
              <w:top w:w="80" w:type="dxa"/>
              <w:left w:w="80" w:type="dxa"/>
              <w:bottom w:w="80" w:type="dxa"/>
              <w:right w:w="80" w:type="dxa"/>
            </w:tcMar>
            <w:vAlign w:val="center"/>
          </w:tcPr>
          <w:p w14:paraId="2FAA600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0.08 [0.00–0.76]</w:t>
            </w:r>
          </w:p>
        </w:tc>
        <w:tc>
          <w:tcPr>
            <w:tcW w:w="2524" w:type="dxa"/>
            <w:tcMar>
              <w:top w:w="80" w:type="dxa"/>
              <w:left w:w="80" w:type="dxa"/>
              <w:bottom w:w="80" w:type="dxa"/>
              <w:right w:w="80" w:type="dxa"/>
            </w:tcMar>
            <w:vAlign w:val="center"/>
          </w:tcPr>
          <w:p w14:paraId="3633E5F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5.49 [0.14–3833.64]</w:t>
            </w:r>
          </w:p>
        </w:tc>
        <w:tc>
          <w:tcPr>
            <w:tcW w:w="1094" w:type="dxa"/>
            <w:tcMar>
              <w:top w:w="80" w:type="dxa"/>
              <w:left w:w="80" w:type="dxa"/>
              <w:bottom w:w="80" w:type="dxa"/>
              <w:right w:w="80" w:type="dxa"/>
            </w:tcMar>
            <w:vAlign w:val="center"/>
          </w:tcPr>
          <w:p w14:paraId="0009BEE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82%</w:t>
            </w:r>
          </w:p>
        </w:tc>
      </w:tr>
      <w:tr w:rsidR="009146F2" w:rsidRPr="00D45862" w14:paraId="5C34F063" w14:textId="77777777">
        <w:tc>
          <w:tcPr>
            <w:tcW w:w="1062" w:type="dxa"/>
            <w:vMerge/>
            <w:tcMar>
              <w:top w:w="80" w:type="dxa"/>
              <w:left w:w="80" w:type="dxa"/>
              <w:bottom w:w="80" w:type="dxa"/>
              <w:right w:w="80" w:type="dxa"/>
            </w:tcMar>
          </w:tcPr>
          <w:p w14:paraId="1D0815BC"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5A369A91"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7BD4890F"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239B033B"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0CD7AEC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0.02 [0.00–0.19]</w:t>
            </w:r>
          </w:p>
        </w:tc>
        <w:tc>
          <w:tcPr>
            <w:tcW w:w="2621" w:type="dxa"/>
            <w:tcMar>
              <w:top w:w="80" w:type="dxa"/>
              <w:left w:w="80" w:type="dxa"/>
              <w:bottom w:w="80" w:type="dxa"/>
              <w:right w:w="80" w:type="dxa"/>
            </w:tcMar>
            <w:vAlign w:val="center"/>
          </w:tcPr>
          <w:p w14:paraId="4959A31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0.07 [0.00–0.76]</w:t>
            </w:r>
          </w:p>
        </w:tc>
        <w:tc>
          <w:tcPr>
            <w:tcW w:w="2524" w:type="dxa"/>
            <w:tcMar>
              <w:top w:w="80" w:type="dxa"/>
              <w:left w:w="80" w:type="dxa"/>
              <w:bottom w:w="80" w:type="dxa"/>
              <w:right w:w="80" w:type="dxa"/>
            </w:tcMar>
            <w:vAlign w:val="center"/>
          </w:tcPr>
          <w:p w14:paraId="0ED1D70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0.33 [0.01–216.12]</w:t>
            </w:r>
          </w:p>
        </w:tc>
        <w:tc>
          <w:tcPr>
            <w:tcW w:w="1094" w:type="dxa"/>
            <w:tcMar>
              <w:top w:w="80" w:type="dxa"/>
              <w:left w:w="80" w:type="dxa"/>
              <w:bottom w:w="80" w:type="dxa"/>
              <w:right w:w="80" w:type="dxa"/>
            </w:tcMar>
            <w:vAlign w:val="center"/>
          </w:tcPr>
          <w:p w14:paraId="2332500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33%</w:t>
            </w:r>
          </w:p>
        </w:tc>
      </w:tr>
      <w:tr w:rsidR="009146F2" w:rsidRPr="00D45862" w14:paraId="1E5FACA7" w14:textId="77777777">
        <w:tc>
          <w:tcPr>
            <w:tcW w:w="1062" w:type="dxa"/>
            <w:vMerge/>
            <w:tcMar>
              <w:top w:w="80" w:type="dxa"/>
              <w:left w:w="80" w:type="dxa"/>
              <w:bottom w:w="80" w:type="dxa"/>
              <w:right w:w="80" w:type="dxa"/>
            </w:tcMar>
          </w:tcPr>
          <w:p w14:paraId="75F6E99E"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C6D4292"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269F8B5F"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51B2750E"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4641871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0.20 [0.01–1.54]</w:t>
            </w:r>
          </w:p>
        </w:tc>
        <w:tc>
          <w:tcPr>
            <w:tcW w:w="2621" w:type="dxa"/>
            <w:tcMar>
              <w:top w:w="80" w:type="dxa"/>
              <w:left w:w="80" w:type="dxa"/>
              <w:bottom w:w="80" w:type="dxa"/>
              <w:right w:w="80" w:type="dxa"/>
            </w:tcMar>
            <w:vAlign w:val="center"/>
          </w:tcPr>
          <w:p w14:paraId="5AE8FBA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0.06 [0.00–0.75]</w:t>
            </w:r>
          </w:p>
        </w:tc>
        <w:tc>
          <w:tcPr>
            <w:tcW w:w="2524" w:type="dxa"/>
            <w:tcMar>
              <w:top w:w="80" w:type="dxa"/>
              <w:left w:w="80" w:type="dxa"/>
              <w:bottom w:w="80" w:type="dxa"/>
              <w:right w:w="80" w:type="dxa"/>
            </w:tcMar>
            <w:vAlign w:val="center"/>
          </w:tcPr>
          <w:p w14:paraId="370B6EF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3.41 [0.08–1135.02]</w:t>
            </w:r>
          </w:p>
        </w:tc>
        <w:tc>
          <w:tcPr>
            <w:tcW w:w="1094" w:type="dxa"/>
            <w:tcMar>
              <w:top w:w="80" w:type="dxa"/>
              <w:left w:w="80" w:type="dxa"/>
              <w:bottom w:w="80" w:type="dxa"/>
              <w:right w:w="80" w:type="dxa"/>
            </w:tcMar>
            <w:vAlign w:val="center"/>
          </w:tcPr>
          <w:p w14:paraId="4CACDB2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71%</w:t>
            </w:r>
          </w:p>
        </w:tc>
      </w:tr>
      <w:tr w:rsidR="009146F2" w:rsidRPr="00D45862" w14:paraId="504BC557" w14:textId="77777777">
        <w:tc>
          <w:tcPr>
            <w:tcW w:w="1062" w:type="dxa"/>
            <w:vMerge/>
            <w:tcMar>
              <w:top w:w="80" w:type="dxa"/>
              <w:left w:w="80" w:type="dxa"/>
              <w:bottom w:w="80" w:type="dxa"/>
              <w:right w:w="80" w:type="dxa"/>
            </w:tcMar>
          </w:tcPr>
          <w:p w14:paraId="576F3B76"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614911EE"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4B41BF29"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344F70B8"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66A4211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0.19 [0.00–2.31]</w:t>
            </w:r>
          </w:p>
        </w:tc>
        <w:tc>
          <w:tcPr>
            <w:tcW w:w="2621" w:type="dxa"/>
            <w:tcMar>
              <w:top w:w="80" w:type="dxa"/>
              <w:left w:w="80" w:type="dxa"/>
              <w:bottom w:w="80" w:type="dxa"/>
              <w:right w:w="80" w:type="dxa"/>
            </w:tcMar>
            <w:vAlign w:val="center"/>
          </w:tcPr>
          <w:p w14:paraId="4196CF9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0.66 [0.06–2.60]</w:t>
            </w:r>
          </w:p>
        </w:tc>
        <w:tc>
          <w:tcPr>
            <w:tcW w:w="2524" w:type="dxa"/>
            <w:tcMar>
              <w:top w:w="80" w:type="dxa"/>
              <w:left w:w="80" w:type="dxa"/>
              <w:bottom w:w="80" w:type="dxa"/>
              <w:right w:w="80" w:type="dxa"/>
            </w:tcMar>
            <w:vAlign w:val="center"/>
          </w:tcPr>
          <w:p w14:paraId="51A7ACD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0.31 [0.01–9.35]</w:t>
            </w:r>
          </w:p>
        </w:tc>
        <w:tc>
          <w:tcPr>
            <w:tcW w:w="1094" w:type="dxa"/>
            <w:tcMar>
              <w:top w:w="80" w:type="dxa"/>
              <w:left w:w="80" w:type="dxa"/>
              <w:bottom w:w="80" w:type="dxa"/>
              <w:right w:w="80" w:type="dxa"/>
            </w:tcMar>
            <w:vAlign w:val="center"/>
          </w:tcPr>
          <w:p w14:paraId="289DFEF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25%</w:t>
            </w:r>
          </w:p>
        </w:tc>
      </w:tr>
      <w:tr w:rsidR="009146F2" w:rsidRPr="00D45862" w14:paraId="2164D961" w14:textId="77777777">
        <w:tc>
          <w:tcPr>
            <w:tcW w:w="1062" w:type="dxa"/>
            <w:vMerge/>
            <w:tcMar>
              <w:top w:w="80" w:type="dxa"/>
              <w:left w:w="80" w:type="dxa"/>
              <w:bottom w:w="80" w:type="dxa"/>
              <w:right w:w="80" w:type="dxa"/>
            </w:tcMar>
          </w:tcPr>
          <w:p w14:paraId="05DE7280"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41DB4E73"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155D633A"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3AB46C8E"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36B55E2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0.62 [0.03–5.40]</w:t>
            </w:r>
          </w:p>
        </w:tc>
        <w:tc>
          <w:tcPr>
            <w:tcW w:w="2621" w:type="dxa"/>
            <w:tcMar>
              <w:top w:w="80" w:type="dxa"/>
              <w:left w:w="80" w:type="dxa"/>
              <w:bottom w:w="80" w:type="dxa"/>
              <w:right w:w="80" w:type="dxa"/>
            </w:tcMar>
            <w:vAlign w:val="center"/>
          </w:tcPr>
          <w:p w14:paraId="66EAAEF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0.64 [0.06–2.56]</w:t>
            </w:r>
          </w:p>
        </w:tc>
        <w:tc>
          <w:tcPr>
            <w:tcW w:w="2524" w:type="dxa"/>
            <w:tcMar>
              <w:top w:w="80" w:type="dxa"/>
              <w:left w:w="80" w:type="dxa"/>
              <w:bottom w:w="80" w:type="dxa"/>
              <w:right w:w="80" w:type="dxa"/>
            </w:tcMar>
            <w:vAlign w:val="center"/>
          </w:tcPr>
          <w:p w14:paraId="5447835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1.02 [0.03–25.51]</w:t>
            </w:r>
          </w:p>
        </w:tc>
        <w:tc>
          <w:tcPr>
            <w:tcW w:w="1094" w:type="dxa"/>
            <w:tcMar>
              <w:top w:w="80" w:type="dxa"/>
              <w:left w:w="80" w:type="dxa"/>
              <w:bottom w:w="80" w:type="dxa"/>
              <w:right w:w="80" w:type="dxa"/>
            </w:tcMar>
            <w:vAlign w:val="center"/>
          </w:tcPr>
          <w:p w14:paraId="568758C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51%</w:t>
            </w:r>
          </w:p>
        </w:tc>
      </w:tr>
      <w:tr w:rsidR="009146F2" w:rsidRPr="00D45862" w14:paraId="05D24AD2" w14:textId="77777777">
        <w:tc>
          <w:tcPr>
            <w:tcW w:w="1062" w:type="dxa"/>
            <w:vMerge w:val="restart"/>
            <w:tcMar>
              <w:top w:w="80" w:type="dxa"/>
              <w:left w:w="80" w:type="dxa"/>
              <w:bottom w:w="80" w:type="dxa"/>
              <w:right w:w="80" w:type="dxa"/>
            </w:tcMar>
          </w:tcPr>
          <w:p w14:paraId="34F41BFB" w14:textId="77777777" w:rsidR="009146F2" w:rsidRPr="00D45862" w:rsidRDefault="009146F2">
            <w:pPr>
              <w:jc w:val="center"/>
              <w:rPr>
                <w:rFonts w:ascii="Calibri" w:hAnsi="Calibri" w:cs="Calibri"/>
              </w:rPr>
            </w:pPr>
            <w:r w:rsidRPr="00D45862">
              <w:rPr>
                <w:rFonts w:ascii="Calibri" w:hAnsi="Calibri" w:cs="Calibri"/>
                <w:sz w:val="16"/>
              </w:rPr>
              <w:t>SAE</w:t>
            </w:r>
          </w:p>
        </w:tc>
        <w:tc>
          <w:tcPr>
            <w:tcW w:w="1237" w:type="dxa"/>
            <w:vMerge w:val="restart"/>
            <w:tcMar>
              <w:top w:w="80" w:type="dxa"/>
              <w:left w:w="80" w:type="dxa"/>
              <w:bottom w:w="80" w:type="dxa"/>
              <w:right w:w="80" w:type="dxa"/>
            </w:tcMar>
          </w:tcPr>
          <w:p w14:paraId="13E23970" w14:textId="77777777" w:rsidR="009146F2" w:rsidRPr="00D45862" w:rsidRDefault="009146F2">
            <w:pPr>
              <w:jc w:val="center"/>
              <w:rPr>
                <w:rFonts w:ascii="Calibri" w:hAnsi="Calibri" w:cs="Calibri"/>
              </w:rPr>
            </w:pPr>
            <w:r w:rsidRPr="00D45862">
              <w:rPr>
                <w:rFonts w:ascii="Calibri" w:hAnsi="Calibri" w:cs="Calibri"/>
                <w:sz w:val="16"/>
              </w:rPr>
              <w:t>Low</w:t>
            </w:r>
          </w:p>
        </w:tc>
        <w:tc>
          <w:tcPr>
            <w:tcW w:w="1008" w:type="dxa"/>
            <w:vMerge w:val="restart"/>
            <w:tcMar>
              <w:top w:w="80" w:type="dxa"/>
              <w:left w:w="80" w:type="dxa"/>
              <w:bottom w:w="80" w:type="dxa"/>
              <w:right w:w="80" w:type="dxa"/>
            </w:tcMar>
          </w:tcPr>
          <w:p w14:paraId="68C23B93"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7E7477F3"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552AA7A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2.94 [0.44–37.71]</w:t>
            </w:r>
          </w:p>
        </w:tc>
        <w:tc>
          <w:tcPr>
            <w:tcW w:w="2621" w:type="dxa"/>
            <w:tcMar>
              <w:top w:w="80" w:type="dxa"/>
              <w:left w:w="80" w:type="dxa"/>
              <w:bottom w:w="80" w:type="dxa"/>
              <w:right w:w="80" w:type="dxa"/>
            </w:tcMar>
            <w:vAlign w:val="center"/>
          </w:tcPr>
          <w:p w14:paraId="606E8D9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1.88 [0.75–3.79]</w:t>
            </w:r>
          </w:p>
        </w:tc>
        <w:tc>
          <w:tcPr>
            <w:tcW w:w="2524" w:type="dxa"/>
            <w:tcMar>
              <w:top w:w="80" w:type="dxa"/>
              <w:left w:w="80" w:type="dxa"/>
              <w:bottom w:w="80" w:type="dxa"/>
              <w:right w:w="80" w:type="dxa"/>
            </w:tcMar>
            <w:vAlign w:val="center"/>
          </w:tcPr>
          <w:p w14:paraId="0C3B484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1.65 [0.21–23.48]</w:t>
            </w:r>
          </w:p>
        </w:tc>
        <w:tc>
          <w:tcPr>
            <w:tcW w:w="1094" w:type="dxa"/>
            <w:tcMar>
              <w:top w:w="80" w:type="dxa"/>
              <w:left w:w="80" w:type="dxa"/>
              <w:bottom w:w="80" w:type="dxa"/>
              <w:right w:w="80" w:type="dxa"/>
            </w:tcMar>
            <w:vAlign w:val="center"/>
          </w:tcPr>
          <w:p w14:paraId="5950A4E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64%</w:t>
            </w:r>
          </w:p>
        </w:tc>
      </w:tr>
      <w:tr w:rsidR="009146F2" w:rsidRPr="00D45862" w14:paraId="2D8C9524" w14:textId="77777777">
        <w:tc>
          <w:tcPr>
            <w:tcW w:w="1062" w:type="dxa"/>
            <w:vMerge/>
            <w:tcMar>
              <w:top w:w="80" w:type="dxa"/>
              <w:left w:w="80" w:type="dxa"/>
              <w:bottom w:w="80" w:type="dxa"/>
              <w:right w:w="80" w:type="dxa"/>
            </w:tcMar>
          </w:tcPr>
          <w:p w14:paraId="6F8D1029"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1B1E5BD"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0C74C6A"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8CB66A9"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1E2E277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6.65 [0.80–109.64]</w:t>
            </w:r>
          </w:p>
        </w:tc>
        <w:tc>
          <w:tcPr>
            <w:tcW w:w="2621" w:type="dxa"/>
            <w:tcMar>
              <w:top w:w="80" w:type="dxa"/>
              <w:left w:w="80" w:type="dxa"/>
              <w:bottom w:w="80" w:type="dxa"/>
              <w:right w:w="80" w:type="dxa"/>
            </w:tcMar>
            <w:vAlign w:val="center"/>
          </w:tcPr>
          <w:p w14:paraId="6BAC609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1.84 [0.76–3.77]</w:t>
            </w:r>
          </w:p>
        </w:tc>
        <w:tc>
          <w:tcPr>
            <w:tcW w:w="2524" w:type="dxa"/>
            <w:tcMar>
              <w:top w:w="80" w:type="dxa"/>
              <w:left w:w="80" w:type="dxa"/>
              <w:bottom w:w="80" w:type="dxa"/>
              <w:right w:w="80" w:type="dxa"/>
            </w:tcMar>
            <w:vAlign w:val="center"/>
          </w:tcPr>
          <w:p w14:paraId="4F0327D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3.86 [0.38–71.65]</w:t>
            </w:r>
          </w:p>
        </w:tc>
        <w:tc>
          <w:tcPr>
            <w:tcW w:w="1094" w:type="dxa"/>
            <w:tcMar>
              <w:top w:w="80" w:type="dxa"/>
              <w:left w:w="80" w:type="dxa"/>
              <w:bottom w:w="80" w:type="dxa"/>
              <w:right w:w="80" w:type="dxa"/>
            </w:tcMar>
            <w:vAlign w:val="center"/>
          </w:tcPr>
          <w:p w14:paraId="471C8E5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85%</w:t>
            </w:r>
          </w:p>
        </w:tc>
      </w:tr>
      <w:tr w:rsidR="009146F2" w:rsidRPr="00D45862" w14:paraId="51E1E4F7" w14:textId="77777777">
        <w:tc>
          <w:tcPr>
            <w:tcW w:w="1062" w:type="dxa"/>
            <w:vMerge/>
            <w:tcMar>
              <w:top w:w="80" w:type="dxa"/>
              <w:left w:w="80" w:type="dxa"/>
              <w:bottom w:w="80" w:type="dxa"/>
              <w:right w:w="80" w:type="dxa"/>
            </w:tcMar>
          </w:tcPr>
          <w:p w14:paraId="05424625"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5A89B888"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707910FF"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6F8DED70"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32DAC39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1.03 [0.13–14.30]</w:t>
            </w:r>
          </w:p>
        </w:tc>
        <w:tc>
          <w:tcPr>
            <w:tcW w:w="2621" w:type="dxa"/>
            <w:tcMar>
              <w:top w:w="80" w:type="dxa"/>
              <w:left w:w="80" w:type="dxa"/>
              <w:bottom w:w="80" w:type="dxa"/>
              <w:right w:w="80" w:type="dxa"/>
            </w:tcMar>
            <w:vAlign w:val="center"/>
          </w:tcPr>
          <w:p w14:paraId="0D8F6DD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1.85 [0.74–3.72]</w:t>
            </w:r>
          </w:p>
        </w:tc>
        <w:tc>
          <w:tcPr>
            <w:tcW w:w="2524" w:type="dxa"/>
            <w:tcMar>
              <w:top w:w="80" w:type="dxa"/>
              <w:left w:w="80" w:type="dxa"/>
              <w:bottom w:w="80" w:type="dxa"/>
              <w:right w:w="80" w:type="dxa"/>
            </w:tcMar>
            <w:vAlign w:val="center"/>
          </w:tcPr>
          <w:p w14:paraId="527500E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0.61 [0.06–8.89]</w:t>
            </w:r>
          </w:p>
        </w:tc>
        <w:tc>
          <w:tcPr>
            <w:tcW w:w="1094" w:type="dxa"/>
            <w:tcMar>
              <w:top w:w="80" w:type="dxa"/>
              <w:left w:w="80" w:type="dxa"/>
              <w:bottom w:w="80" w:type="dxa"/>
              <w:right w:w="80" w:type="dxa"/>
            </w:tcMar>
            <w:vAlign w:val="center"/>
          </w:tcPr>
          <w:p w14:paraId="6DB19D0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37%</w:t>
            </w:r>
          </w:p>
        </w:tc>
      </w:tr>
      <w:tr w:rsidR="009146F2" w:rsidRPr="00D45862" w14:paraId="7BF06171" w14:textId="77777777">
        <w:tc>
          <w:tcPr>
            <w:tcW w:w="1062" w:type="dxa"/>
            <w:vMerge/>
            <w:tcMar>
              <w:top w:w="80" w:type="dxa"/>
              <w:left w:w="80" w:type="dxa"/>
              <w:bottom w:w="80" w:type="dxa"/>
              <w:right w:w="80" w:type="dxa"/>
            </w:tcMar>
          </w:tcPr>
          <w:p w14:paraId="6219C63F"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1D75C05"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0DF1EC55"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15043B6B"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5E6836B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4.89 [0.42–97.98]</w:t>
            </w:r>
          </w:p>
        </w:tc>
        <w:tc>
          <w:tcPr>
            <w:tcW w:w="2621" w:type="dxa"/>
            <w:tcMar>
              <w:top w:w="80" w:type="dxa"/>
              <w:left w:w="80" w:type="dxa"/>
              <w:bottom w:w="80" w:type="dxa"/>
              <w:right w:w="80" w:type="dxa"/>
            </w:tcMar>
            <w:vAlign w:val="center"/>
          </w:tcPr>
          <w:p w14:paraId="5F08B35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1.88 [0.77–3.78]</w:t>
            </w:r>
          </w:p>
        </w:tc>
        <w:tc>
          <w:tcPr>
            <w:tcW w:w="2524" w:type="dxa"/>
            <w:tcMar>
              <w:top w:w="80" w:type="dxa"/>
              <w:left w:w="80" w:type="dxa"/>
              <w:bottom w:w="80" w:type="dxa"/>
              <w:right w:w="80" w:type="dxa"/>
            </w:tcMar>
            <w:vAlign w:val="center"/>
          </w:tcPr>
          <w:p w14:paraId="6BD52A2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2.76 [0.19–64.05]</w:t>
            </w:r>
          </w:p>
        </w:tc>
        <w:tc>
          <w:tcPr>
            <w:tcW w:w="1094" w:type="dxa"/>
            <w:tcMar>
              <w:top w:w="80" w:type="dxa"/>
              <w:left w:w="80" w:type="dxa"/>
              <w:bottom w:w="80" w:type="dxa"/>
              <w:right w:w="80" w:type="dxa"/>
            </w:tcMar>
            <w:vAlign w:val="center"/>
          </w:tcPr>
          <w:p w14:paraId="6BBE3B2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73%</w:t>
            </w:r>
          </w:p>
        </w:tc>
      </w:tr>
      <w:tr w:rsidR="009146F2" w:rsidRPr="00D45862" w14:paraId="3E5D1E3A" w14:textId="77777777">
        <w:tc>
          <w:tcPr>
            <w:tcW w:w="1062" w:type="dxa"/>
            <w:vMerge/>
            <w:tcMar>
              <w:top w:w="80" w:type="dxa"/>
              <w:left w:w="80" w:type="dxa"/>
              <w:bottom w:w="80" w:type="dxa"/>
              <w:right w:w="80" w:type="dxa"/>
            </w:tcMar>
          </w:tcPr>
          <w:p w14:paraId="4FD72C41"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0CC98B5D"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2AF428C8"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73CD4AC2"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25B9E6F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0.42 [0.03–6.99]</w:t>
            </w:r>
          </w:p>
        </w:tc>
        <w:tc>
          <w:tcPr>
            <w:tcW w:w="2621" w:type="dxa"/>
            <w:tcMar>
              <w:top w:w="80" w:type="dxa"/>
              <w:left w:w="80" w:type="dxa"/>
              <w:bottom w:w="80" w:type="dxa"/>
              <w:right w:w="80" w:type="dxa"/>
            </w:tcMar>
            <w:vAlign w:val="center"/>
          </w:tcPr>
          <w:p w14:paraId="67DE808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1.84 [0.76–3.80]</w:t>
            </w:r>
          </w:p>
        </w:tc>
        <w:tc>
          <w:tcPr>
            <w:tcW w:w="2524" w:type="dxa"/>
            <w:tcMar>
              <w:top w:w="80" w:type="dxa"/>
              <w:left w:w="80" w:type="dxa"/>
              <w:bottom w:w="80" w:type="dxa"/>
              <w:right w:w="80" w:type="dxa"/>
            </w:tcMar>
            <w:vAlign w:val="center"/>
          </w:tcPr>
          <w:p w14:paraId="5DF66D8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0.24 [0.02–4.28]</w:t>
            </w:r>
          </w:p>
        </w:tc>
        <w:tc>
          <w:tcPr>
            <w:tcW w:w="1094" w:type="dxa"/>
            <w:tcMar>
              <w:top w:w="80" w:type="dxa"/>
              <w:left w:w="80" w:type="dxa"/>
              <w:bottom w:w="80" w:type="dxa"/>
              <w:right w:w="80" w:type="dxa"/>
            </w:tcMar>
            <w:vAlign w:val="center"/>
          </w:tcPr>
          <w:p w14:paraId="51D39DE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w:t>
            </w:r>
          </w:p>
        </w:tc>
      </w:tr>
      <w:tr w:rsidR="009146F2" w:rsidRPr="00D45862" w14:paraId="4006EE1C" w14:textId="77777777">
        <w:tc>
          <w:tcPr>
            <w:tcW w:w="1062" w:type="dxa"/>
            <w:vMerge/>
            <w:tcMar>
              <w:top w:w="80" w:type="dxa"/>
              <w:left w:w="80" w:type="dxa"/>
              <w:bottom w:w="80" w:type="dxa"/>
              <w:right w:w="80" w:type="dxa"/>
            </w:tcMar>
          </w:tcPr>
          <w:p w14:paraId="155D6E37"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3C59F0F9"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617E54C0"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468630DA"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250CF2A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2.04 [0.17–36.91]</w:t>
            </w:r>
          </w:p>
        </w:tc>
        <w:tc>
          <w:tcPr>
            <w:tcW w:w="2621" w:type="dxa"/>
            <w:tcMar>
              <w:top w:w="80" w:type="dxa"/>
              <w:left w:w="80" w:type="dxa"/>
              <w:bottom w:w="80" w:type="dxa"/>
              <w:right w:w="80" w:type="dxa"/>
            </w:tcMar>
            <w:vAlign w:val="center"/>
          </w:tcPr>
          <w:p w14:paraId="7CC5301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1.87 [0.77–3.78]</w:t>
            </w:r>
          </w:p>
        </w:tc>
        <w:tc>
          <w:tcPr>
            <w:tcW w:w="2524" w:type="dxa"/>
            <w:tcMar>
              <w:top w:w="80" w:type="dxa"/>
              <w:left w:w="80" w:type="dxa"/>
              <w:bottom w:w="80" w:type="dxa"/>
              <w:right w:w="80" w:type="dxa"/>
            </w:tcMar>
            <w:vAlign w:val="center"/>
          </w:tcPr>
          <w:p w14:paraId="33D2597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1.16 [0.08–23.30]</w:t>
            </w:r>
          </w:p>
        </w:tc>
        <w:tc>
          <w:tcPr>
            <w:tcW w:w="1094" w:type="dxa"/>
            <w:tcMar>
              <w:top w:w="80" w:type="dxa"/>
              <w:left w:w="80" w:type="dxa"/>
              <w:bottom w:w="80" w:type="dxa"/>
              <w:right w:w="80" w:type="dxa"/>
            </w:tcMar>
            <w:vAlign w:val="center"/>
          </w:tcPr>
          <w:p w14:paraId="27BE065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53%</w:t>
            </w:r>
          </w:p>
        </w:tc>
      </w:tr>
      <w:tr w:rsidR="009146F2" w:rsidRPr="00D45862" w14:paraId="1568E7B4" w14:textId="77777777">
        <w:tc>
          <w:tcPr>
            <w:tcW w:w="1062" w:type="dxa"/>
            <w:vMerge/>
            <w:tcMar>
              <w:top w:w="80" w:type="dxa"/>
              <w:left w:w="80" w:type="dxa"/>
              <w:bottom w:w="80" w:type="dxa"/>
              <w:right w:w="80" w:type="dxa"/>
            </w:tcMar>
          </w:tcPr>
          <w:p w14:paraId="64E97738"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6B8F9162"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7DC947F8"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2DDB0089"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45B062F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0.46 [0.01–9.29]</w:t>
            </w:r>
          </w:p>
        </w:tc>
        <w:tc>
          <w:tcPr>
            <w:tcW w:w="2621" w:type="dxa"/>
            <w:tcMar>
              <w:top w:w="80" w:type="dxa"/>
              <w:left w:w="80" w:type="dxa"/>
              <w:bottom w:w="80" w:type="dxa"/>
              <w:right w:w="80" w:type="dxa"/>
            </w:tcMar>
            <w:vAlign w:val="center"/>
          </w:tcPr>
          <w:p w14:paraId="1AD12D0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10.40 [6.37–15.60]</w:t>
            </w:r>
          </w:p>
        </w:tc>
        <w:tc>
          <w:tcPr>
            <w:tcW w:w="2524" w:type="dxa"/>
            <w:tcMar>
              <w:top w:w="80" w:type="dxa"/>
              <w:left w:w="80" w:type="dxa"/>
              <w:bottom w:w="80" w:type="dxa"/>
              <w:right w:w="80" w:type="dxa"/>
            </w:tcMar>
            <w:vAlign w:val="center"/>
          </w:tcPr>
          <w:p w14:paraId="65B8CE6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0.04 [0.00–0.99]</w:t>
            </w:r>
          </w:p>
        </w:tc>
        <w:tc>
          <w:tcPr>
            <w:tcW w:w="1094" w:type="dxa"/>
            <w:tcMar>
              <w:top w:w="80" w:type="dxa"/>
              <w:left w:w="80" w:type="dxa"/>
              <w:bottom w:w="80" w:type="dxa"/>
              <w:right w:w="80" w:type="dxa"/>
            </w:tcMar>
            <w:vAlign w:val="center"/>
          </w:tcPr>
          <w:p w14:paraId="7DD2A74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w:t>
            </w:r>
          </w:p>
        </w:tc>
      </w:tr>
      <w:tr w:rsidR="009146F2" w:rsidRPr="00D45862" w14:paraId="5B5B2025" w14:textId="77777777">
        <w:tc>
          <w:tcPr>
            <w:tcW w:w="1062" w:type="dxa"/>
            <w:vMerge/>
            <w:tcMar>
              <w:top w:w="80" w:type="dxa"/>
              <w:left w:w="80" w:type="dxa"/>
              <w:bottom w:w="80" w:type="dxa"/>
              <w:right w:w="80" w:type="dxa"/>
            </w:tcMar>
          </w:tcPr>
          <w:p w14:paraId="748D96D1"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76DFB321"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EE7E5B5"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164402D"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1DFEB5B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2.81 [0.13–72.29]</w:t>
            </w:r>
          </w:p>
        </w:tc>
        <w:tc>
          <w:tcPr>
            <w:tcW w:w="2621" w:type="dxa"/>
            <w:tcMar>
              <w:top w:w="80" w:type="dxa"/>
              <w:left w:w="80" w:type="dxa"/>
              <w:bottom w:w="80" w:type="dxa"/>
              <w:right w:w="80" w:type="dxa"/>
            </w:tcMar>
            <w:vAlign w:val="center"/>
          </w:tcPr>
          <w:p w14:paraId="4F8E369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10.39 [6.44–15.76]</w:t>
            </w:r>
          </w:p>
        </w:tc>
        <w:tc>
          <w:tcPr>
            <w:tcW w:w="2524" w:type="dxa"/>
            <w:tcMar>
              <w:top w:w="80" w:type="dxa"/>
              <w:left w:w="80" w:type="dxa"/>
              <w:bottom w:w="80" w:type="dxa"/>
              <w:right w:w="80" w:type="dxa"/>
            </w:tcMar>
            <w:vAlign w:val="center"/>
          </w:tcPr>
          <w:p w14:paraId="1DD174D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0.28 [0.01–7.04]</w:t>
            </w:r>
          </w:p>
        </w:tc>
        <w:tc>
          <w:tcPr>
            <w:tcW w:w="1094" w:type="dxa"/>
            <w:tcMar>
              <w:top w:w="80" w:type="dxa"/>
              <w:left w:w="80" w:type="dxa"/>
              <w:bottom w:w="80" w:type="dxa"/>
              <w:right w:w="80" w:type="dxa"/>
            </w:tcMar>
            <w:vAlign w:val="center"/>
          </w:tcPr>
          <w:p w14:paraId="077CD74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25%</w:t>
            </w:r>
          </w:p>
        </w:tc>
      </w:tr>
      <w:tr w:rsidR="009146F2" w:rsidRPr="00D45862" w14:paraId="0A51AF52" w14:textId="77777777">
        <w:tc>
          <w:tcPr>
            <w:tcW w:w="1062" w:type="dxa"/>
            <w:vMerge/>
            <w:tcMar>
              <w:top w:w="80" w:type="dxa"/>
              <w:left w:w="80" w:type="dxa"/>
              <w:bottom w:w="80" w:type="dxa"/>
              <w:right w:w="80" w:type="dxa"/>
            </w:tcMar>
          </w:tcPr>
          <w:p w14:paraId="51ED207B" w14:textId="77777777" w:rsidR="009146F2" w:rsidRPr="00D45862" w:rsidRDefault="009146F2">
            <w:pPr>
              <w:jc w:val="center"/>
              <w:rPr>
                <w:rFonts w:ascii="Calibri" w:hAnsi="Calibri" w:cs="Calibri"/>
              </w:rPr>
            </w:pPr>
          </w:p>
        </w:tc>
        <w:tc>
          <w:tcPr>
            <w:tcW w:w="1237" w:type="dxa"/>
            <w:vMerge w:val="restart"/>
            <w:tcMar>
              <w:top w:w="80" w:type="dxa"/>
              <w:left w:w="80" w:type="dxa"/>
              <w:bottom w:w="80" w:type="dxa"/>
              <w:right w:w="80" w:type="dxa"/>
            </w:tcMar>
          </w:tcPr>
          <w:p w14:paraId="1103DDE3" w14:textId="77777777" w:rsidR="009146F2" w:rsidRPr="00D45862" w:rsidRDefault="009146F2">
            <w:pPr>
              <w:jc w:val="center"/>
              <w:rPr>
                <w:rFonts w:ascii="Calibri" w:hAnsi="Calibri" w:cs="Calibri"/>
              </w:rPr>
            </w:pPr>
            <w:r w:rsidRPr="00D45862">
              <w:rPr>
                <w:rFonts w:ascii="Calibri" w:hAnsi="Calibri" w:cs="Calibri"/>
                <w:sz w:val="16"/>
              </w:rPr>
              <w:t>Moderate</w:t>
            </w:r>
          </w:p>
        </w:tc>
        <w:tc>
          <w:tcPr>
            <w:tcW w:w="1008" w:type="dxa"/>
            <w:vMerge w:val="restart"/>
            <w:tcMar>
              <w:top w:w="80" w:type="dxa"/>
              <w:left w:w="80" w:type="dxa"/>
              <w:bottom w:w="80" w:type="dxa"/>
              <w:right w:w="80" w:type="dxa"/>
            </w:tcMar>
          </w:tcPr>
          <w:p w14:paraId="5C6400B7"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037C4F9D"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5306F96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8.92 [1.68–40.38]</w:t>
            </w:r>
          </w:p>
        </w:tc>
        <w:tc>
          <w:tcPr>
            <w:tcW w:w="2621" w:type="dxa"/>
            <w:tcMar>
              <w:top w:w="80" w:type="dxa"/>
              <w:left w:w="80" w:type="dxa"/>
              <w:bottom w:w="80" w:type="dxa"/>
              <w:right w:w="80" w:type="dxa"/>
            </w:tcMar>
            <w:vAlign w:val="center"/>
          </w:tcPr>
          <w:p w14:paraId="4D9B97B3"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1.88 [0.78–3.85]</w:t>
            </w:r>
          </w:p>
        </w:tc>
        <w:tc>
          <w:tcPr>
            <w:tcW w:w="2524" w:type="dxa"/>
            <w:tcMar>
              <w:top w:w="80" w:type="dxa"/>
              <w:left w:w="80" w:type="dxa"/>
              <w:bottom w:w="80" w:type="dxa"/>
              <w:right w:w="80" w:type="dxa"/>
            </w:tcMar>
            <w:vAlign w:val="center"/>
          </w:tcPr>
          <w:p w14:paraId="6517845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4.93 [0.73–26.21]</w:t>
            </w:r>
          </w:p>
        </w:tc>
        <w:tc>
          <w:tcPr>
            <w:tcW w:w="1094" w:type="dxa"/>
            <w:tcMar>
              <w:top w:w="80" w:type="dxa"/>
              <w:left w:w="80" w:type="dxa"/>
              <w:bottom w:w="80" w:type="dxa"/>
              <w:right w:w="80" w:type="dxa"/>
            </w:tcMar>
            <w:vAlign w:val="center"/>
          </w:tcPr>
          <w:p w14:paraId="523D076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95%</w:t>
            </w:r>
          </w:p>
        </w:tc>
      </w:tr>
      <w:tr w:rsidR="009146F2" w:rsidRPr="00D45862" w14:paraId="42276E07" w14:textId="77777777">
        <w:tc>
          <w:tcPr>
            <w:tcW w:w="1062" w:type="dxa"/>
            <w:vMerge/>
            <w:tcMar>
              <w:top w:w="80" w:type="dxa"/>
              <w:left w:w="80" w:type="dxa"/>
              <w:bottom w:w="80" w:type="dxa"/>
              <w:right w:w="80" w:type="dxa"/>
            </w:tcMar>
          </w:tcPr>
          <w:p w14:paraId="7ABF9967"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236D0299"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28097CED"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0F0A65AB"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1CEB153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19.13 [3.06–88.87]</w:t>
            </w:r>
          </w:p>
        </w:tc>
        <w:tc>
          <w:tcPr>
            <w:tcW w:w="2621" w:type="dxa"/>
            <w:tcMar>
              <w:top w:w="80" w:type="dxa"/>
              <w:left w:w="80" w:type="dxa"/>
              <w:bottom w:w="80" w:type="dxa"/>
              <w:right w:w="80" w:type="dxa"/>
            </w:tcMar>
            <w:vAlign w:val="center"/>
          </w:tcPr>
          <w:p w14:paraId="019A568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1.87 [0.77–3.92]</w:t>
            </w:r>
          </w:p>
        </w:tc>
        <w:tc>
          <w:tcPr>
            <w:tcW w:w="2524" w:type="dxa"/>
            <w:tcMar>
              <w:top w:w="80" w:type="dxa"/>
              <w:left w:w="80" w:type="dxa"/>
              <w:bottom w:w="80" w:type="dxa"/>
              <w:right w:w="80" w:type="dxa"/>
            </w:tcMar>
            <w:vAlign w:val="center"/>
          </w:tcPr>
          <w:p w14:paraId="18F6F1B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10.22 [1.45–59.40]</w:t>
            </w:r>
          </w:p>
        </w:tc>
        <w:tc>
          <w:tcPr>
            <w:tcW w:w="1094" w:type="dxa"/>
            <w:tcMar>
              <w:top w:w="80" w:type="dxa"/>
              <w:left w:w="80" w:type="dxa"/>
              <w:bottom w:w="80" w:type="dxa"/>
              <w:right w:w="80" w:type="dxa"/>
            </w:tcMar>
            <w:vAlign w:val="center"/>
          </w:tcPr>
          <w:p w14:paraId="54A4679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99%</w:t>
            </w:r>
          </w:p>
        </w:tc>
      </w:tr>
      <w:tr w:rsidR="009146F2" w:rsidRPr="00D45862" w14:paraId="7F52F6DD" w14:textId="77777777">
        <w:tc>
          <w:tcPr>
            <w:tcW w:w="1062" w:type="dxa"/>
            <w:vMerge/>
            <w:tcMar>
              <w:top w:w="80" w:type="dxa"/>
              <w:left w:w="80" w:type="dxa"/>
              <w:bottom w:w="80" w:type="dxa"/>
              <w:right w:w="80" w:type="dxa"/>
            </w:tcMar>
          </w:tcPr>
          <w:p w14:paraId="7DB4D410"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D385BA2"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16200609"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659432E0"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0170B0A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3.26 [0.50–15.60]</w:t>
            </w:r>
          </w:p>
        </w:tc>
        <w:tc>
          <w:tcPr>
            <w:tcW w:w="2621" w:type="dxa"/>
            <w:tcMar>
              <w:top w:w="80" w:type="dxa"/>
              <w:left w:w="80" w:type="dxa"/>
              <w:bottom w:w="80" w:type="dxa"/>
              <w:right w:w="80" w:type="dxa"/>
            </w:tcMar>
            <w:vAlign w:val="center"/>
          </w:tcPr>
          <w:p w14:paraId="5B35415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1.87 [0.71–3.82]</w:t>
            </w:r>
          </w:p>
        </w:tc>
        <w:tc>
          <w:tcPr>
            <w:tcW w:w="2524" w:type="dxa"/>
            <w:tcMar>
              <w:top w:w="80" w:type="dxa"/>
              <w:left w:w="80" w:type="dxa"/>
              <w:bottom w:w="80" w:type="dxa"/>
              <w:right w:w="80" w:type="dxa"/>
            </w:tcMar>
            <w:vAlign w:val="center"/>
          </w:tcPr>
          <w:p w14:paraId="2517B40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1.73 [0.21–10.56]</w:t>
            </w:r>
          </w:p>
        </w:tc>
        <w:tc>
          <w:tcPr>
            <w:tcW w:w="1094" w:type="dxa"/>
            <w:tcMar>
              <w:top w:w="80" w:type="dxa"/>
              <w:left w:w="80" w:type="dxa"/>
              <w:bottom w:w="80" w:type="dxa"/>
              <w:right w:w="80" w:type="dxa"/>
            </w:tcMar>
            <w:vAlign w:val="center"/>
          </w:tcPr>
          <w:p w14:paraId="1962D35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70%</w:t>
            </w:r>
          </w:p>
        </w:tc>
      </w:tr>
      <w:tr w:rsidR="009146F2" w:rsidRPr="00D45862" w14:paraId="00760F30" w14:textId="77777777">
        <w:tc>
          <w:tcPr>
            <w:tcW w:w="1062" w:type="dxa"/>
            <w:vMerge/>
            <w:tcMar>
              <w:top w:w="80" w:type="dxa"/>
              <w:left w:w="80" w:type="dxa"/>
              <w:bottom w:w="80" w:type="dxa"/>
              <w:right w:w="80" w:type="dxa"/>
            </w:tcMar>
          </w:tcPr>
          <w:p w14:paraId="2CD56DF4"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2E7F240"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67453519"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6512F498"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233E565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13.35 [1.76–70.43]</w:t>
            </w:r>
          </w:p>
        </w:tc>
        <w:tc>
          <w:tcPr>
            <w:tcW w:w="2621" w:type="dxa"/>
            <w:tcMar>
              <w:top w:w="80" w:type="dxa"/>
              <w:left w:w="80" w:type="dxa"/>
              <w:bottom w:w="80" w:type="dxa"/>
              <w:right w:w="80" w:type="dxa"/>
            </w:tcMar>
            <w:vAlign w:val="center"/>
          </w:tcPr>
          <w:p w14:paraId="2984244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1.89 [0.78–3.75]</w:t>
            </w:r>
          </w:p>
        </w:tc>
        <w:tc>
          <w:tcPr>
            <w:tcW w:w="2524" w:type="dxa"/>
            <w:tcMar>
              <w:top w:w="80" w:type="dxa"/>
              <w:left w:w="80" w:type="dxa"/>
              <w:bottom w:w="80" w:type="dxa"/>
              <w:right w:w="80" w:type="dxa"/>
            </w:tcMar>
            <w:vAlign w:val="center"/>
          </w:tcPr>
          <w:p w14:paraId="4D6F656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6.99 [0.83–44.66]</w:t>
            </w:r>
          </w:p>
        </w:tc>
        <w:tc>
          <w:tcPr>
            <w:tcW w:w="1094" w:type="dxa"/>
            <w:tcMar>
              <w:top w:w="80" w:type="dxa"/>
              <w:left w:w="80" w:type="dxa"/>
              <w:bottom w:w="80" w:type="dxa"/>
              <w:right w:w="80" w:type="dxa"/>
            </w:tcMar>
            <w:vAlign w:val="center"/>
          </w:tcPr>
          <w:p w14:paraId="4591ABB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97%</w:t>
            </w:r>
          </w:p>
        </w:tc>
      </w:tr>
      <w:tr w:rsidR="009146F2" w:rsidRPr="00D45862" w14:paraId="57106F40" w14:textId="77777777">
        <w:tc>
          <w:tcPr>
            <w:tcW w:w="1062" w:type="dxa"/>
            <w:vMerge/>
            <w:tcMar>
              <w:top w:w="80" w:type="dxa"/>
              <w:left w:w="80" w:type="dxa"/>
              <w:bottom w:w="80" w:type="dxa"/>
              <w:right w:w="80" w:type="dxa"/>
            </w:tcMar>
          </w:tcPr>
          <w:p w14:paraId="4C314747"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9885A65"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1F008D57"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733B025E"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39D6C01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1.36 [0.13–7.47]</w:t>
            </w:r>
          </w:p>
        </w:tc>
        <w:tc>
          <w:tcPr>
            <w:tcW w:w="2621" w:type="dxa"/>
            <w:tcMar>
              <w:top w:w="80" w:type="dxa"/>
              <w:left w:w="80" w:type="dxa"/>
              <w:bottom w:w="80" w:type="dxa"/>
              <w:right w:w="80" w:type="dxa"/>
            </w:tcMar>
            <w:vAlign w:val="center"/>
          </w:tcPr>
          <w:p w14:paraId="7E941A9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1.83 [0.75–3.74]</w:t>
            </w:r>
          </w:p>
        </w:tc>
        <w:tc>
          <w:tcPr>
            <w:tcW w:w="2524" w:type="dxa"/>
            <w:tcMar>
              <w:top w:w="80" w:type="dxa"/>
              <w:left w:w="80" w:type="dxa"/>
              <w:bottom w:w="80" w:type="dxa"/>
              <w:right w:w="80" w:type="dxa"/>
            </w:tcMar>
            <w:vAlign w:val="center"/>
          </w:tcPr>
          <w:p w14:paraId="12CC930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0.74 [0.06–5.11]</w:t>
            </w:r>
          </w:p>
        </w:tc>
        <w:tc>
          <w:tcPr>
            <w:tcW w:w="1094" w:type="dxa"/>
            <w:tcMar>
              <w:top w:w="80" w:type="dxa"/>
              <w:left w:w="80" w:type="dxa"/>
              <w:bottom w:w="80" w:type="dxa"/>
              <w:right w:w="80" w:type="dxa"/>
            </w:tcMar>
            <w:vAlign w:val="center"/>
          </w:tcPr>
          <w:p w14:paraId="4D30754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39%</w:t>
            </w:r>
          </w:p>
        </w:tc>
      </w:tr>
      <w:tr w:rsidR="009146F2" w:rsidRPr="00D45862" w14:paraId="34095852" w14:textId="77777777">
        <w:tc>
          <w:tcPr>
            <w:tcW w:w="1062" w:type="dxa"/>
            <w:vMerge/>
            <w:tcMar>
              <w:top w:w="80" w:type="dxa"/>
              <w:left w:w="80" w:type="dxa"/>
              <w:bottom w:w="80" w:type="dxa"/>
              <w:right w:w="80" w:type="dxa"/>
            </w:tcMar>
          </w:tcPr>
          <w:p w14:paraId="2C88BC26"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4A6C5BD"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5CFCA585"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6366D28E"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7AA8795C"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6.65 [0.75–35.79]</w:t>
            </w:r>
          </w:p>
        </w:tc>
        <w:tc>
          <w:tcPr>
            <w:tcW w:w="2621" w:type="dxa"/>
            <w:tcMar>
              <w:top w:w="80" w:type="dxa"/>
              <w:left w:w="80" w:type="dxa"/>
              <w:bottom w:w="80" w:type="dxa"/>
              <w:right w:w="80" w:type="dxa"/>
            </w:tcMar>
            <w:vAlign w:val="center"/>
          </w:tcPr>
          <w:p w14:paraId="2C44AE3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1.87 [0.75–3.67]</w:t>
            </w:r>
          </w:p>
        </w:tc>
        <w:tc>
          <w:tcPr>
            <w:tcW w:w="2524" w:type="dxa"/>
            <w:tcMar>
              <w:top w:w="80" w:type="dxa"/>
              <w:left w:w="80" w:type="dxa"/>
              <w:bottom w:w="80" w:type="dxa"/>
              <w:right w:w="80" w:type="dxa"/>
            </w:tcMar>
            <w:vAlign w:val="center"/>
          </w:tcPr>
          <w:p w14:paraId="61DC4E1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3.68 [0.37–24.23]</w:t>
            </w:r>
          </w:p>
        </w:tc>
        <w:tc>
          <w:tcPr>
            <w:tcW w:w="1094" w:type="dxa"/>
            <w:tcMar>
              <w:top w:w="80" w:type="dxa"/>
              <w:left w:w="80" w:type="dxa"/>
              <w:bottom w:w="80" w:type="dxa"/>
              <w:right w:w="80" w:type="dxa"/>
            </w:tcMar>
            <w:vAlign w:val="center"/>
          </w:tcPr>
          <w:p w14:paraId="5BADC27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87%</w:t>
            </w:r>
          </w:p>
        </w:tc>
      </w:tr>
      <w:tr w:rsidR="009146F2" w:rsidRPr="00D45862" w14:paraId="74B5CDF8" w14:textId="77777777">
        <w:tc>
          <w:tcPr>
            <w:tcW w:w="1062" w:type="dxa"/>
            <w:vMerge/>
            <w:tcMar>
              <w:top w:w="80" w:type="dxa"/>
              <w:left w:w="80" w:type="dxa"/>
              <w:bottom w:w="80" w:type="dxa"/>
              <w:right w:w="80" w:type="dxa"/>
            </w:tcMar>
          </w:tcPr>
          <w:p w14:paraId="658E1183"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642B29F"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17CB440C"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6BFE425E"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1445115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1.49 [0.05–12.24]</w:t>
            </w:r>
          </w:p>
        </w:tc>
        <w:tc>
          <w:tcPr>
            <w:tcW w:w="2621" w:type="dxa"/>
            <w:tcMar>
              <w:top w:w="80" w:type="dxa"/>
              <w:left w:w="80" w:type="dxa"/>
              <w:bottom w:w="80" w:type="dxa"/>
              <w:right w:w="80" w:type="dxa"/>
            </w:tcMar>
            <w:vAlign w:val="center"/>
          </w:tcPr>
          <w:p w14:paraId="38B67CB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10.40 [6.50–15.97]</w:t>
            </w:r>
          </w:p>
        </w:tc>
        <w:tc>
          <w:tcPr>
            <w:tcW w:w="2524" w:type="dxa"/>
            <w:tcMar>
              <w:top w:w="80" w:type="dxa"/>
              <w:left w:w="80" w:type="dxa"/>
              <w:bottom w:w="80" w:type="dxa"/>
              <w:right w:w="80" w:type="dxa"/>
            </w:tcMar>
            <w:vAlign w:val="center"/>
          </w:tcPr>
          <w:p w14:paraId="4BDA361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0.14 [0.01–1.14]</w:t>
            </w:r>
          </w:p>
        </w:tc>
        <w:tc>
          <w:tcPr>
            <w:tcW w:w="1094" w:type="dxa"/>
            <w:tcMar>
              <w:top w:w="80" w:type="dxa"/>
              <w:left w:w="80" w:type="dxa"/>
              <w:bottom w:w="80" w:type="dxa"/>
              <w:right w:w="80" w:type="dxa"/>
            </w:tcMar>
            <w:vAlign w:val="center"/>
          </w:tcPr>
          <w:p w14:paraId="0D5AEFF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w:t>
            </w:r>
          </w:p>
        </w:tc>
      </w:tr>
      <w:tr w:rsidR="009146F2" w:rsidRPr="00D45862" w14:paraId="48770808" w14:textId="77777777">
        <w:tc>
          <w:tcPr>
            <w:tcW w:w="1062" w:type="dxa"/>
            <w:vMerge/>
            <w:tcMar>
              <w:top w:w="80" w:type="dxa"/>
              <w:left w:w="80" w:type="dxa"/>
              <w:bottom w:w="80" w:type="dxa"/>
              <w:right w:w="80" w:type="dxa"/>
            </w:tcMar>
          </w:tcPr>
          <w:p w14:paraId="7DAB961B"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3AAA831E"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3A74F2BC"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3390F229"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5AA6DCE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8.68 [0.58–59.04]</w:t>
            </w:r>
          </w:p>
        </w:tc>
        <w:tc>
          <w:tcPr>
            <w:tcW w:w="2621" w:type="dxa"/>
            <w:tcMar>
              <w:top w:w="80" w:type="dxa"/>
              <w:left w:w="80" w:type="dxa"/>
              <w:bottom w:w="80" w:type="dxa"/>
              <w:right w:w="80" w:type="dxa"/>
            </w:tcMar>
            <w:vAlign w:val="center"/>
          </w:tcPr>
          <w:p w14:paraId="4E751A6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10.35 [6.52–15.68]</w:t>
            </w:r>
          </w:p>
        </w:tc>
        <w:tc>
          <w:tcPr>
            <w:tcW w:w="2524" w:type="dxa"/>
            <w:tcMar>
              <w:top w:w="80" w:type="dxa"/>
              <w:left w:w="80" w:type="dxa"/>
              <w:bottom w:w="80" w:type="dxa"/>
              <w:right w:w="80" w:type="dxa"/>
            </w:tcMar>
            <w:vAlign w:val="center"/>
          </w:tcPr>
          <w:p w14:paraId="7D82B9C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0.83 [0.05–6.18]</w:t>
            </w:r>
          </w:p>
        </w:tc>
        <w:tc>
          <w:tcPr>
            <w:tcW w:w="1094" w:type="dxa"/>
            <w:tcMar>
              <w:top w:w="80" w:type="dxa"/>
              <w:left w:w="80" w:type="dxa"/>
              <w:bottom w:w="80" w:type="dxa"/>
              <w:right w:w="80" w:type="dxa"/>
            </w:tcMar>
            <w:vAlign w:val="center"/>
          </w:tcPr>
          <w:p w14:paraId="1B1D273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44%</w:t>
            </w:r>
          </w:p>
        </w:tc>
      </w:tr>
      <w:tr w:rsidR="009146F2" w:rsidRPr="00D45862" w14:paraId="3BCB1024" w14:textId="77777777">
        <w:tc>
          <w:tcPr>
            <w:tcW w:w="1062" w:type="dxa"/>
            <w:vMerge/>
            <w:tcMar>
              <w:top w:w="80" w:type="dxa"/>
              <w:left w:w="80" w:type="dxa"/>
              <w:bottom w:w="80" w:type="dxa"/>
              <w:right w:w="80" w:type="dxa"/>
            </w:tcMar>
          </w:tcPr>
          <w:p w14:paraId="197BEF94" w14:textId="77777777" w:rsidR="009146F2" w:rsidRPr="00D45862" w:rsidRDefault="009146F2">
            <w:pPr>
              <w:jc w:val="center"/>
              <w:rPr>
                <w:rFonts w:ascii="Calibri" w:hAnsi="Calibri" w:cs="Calibri"/>
              </w:rPr>
            </w:pPr>
          </w:p>
        </w:tc>
        <w:tc>
          <w:tcPr>
            <w:tcW w:w="1237" w:type="dxa"/>
            <w:vMerge w:val="restart"/>
            <w:tcMar>
              <w:top w:w="80" w:type="dxa"/>
              <w:left w:w="80" w:type="dxa"/>
              <w:bottom w:w="80" w:type="dxa"/>
              <w:right w:w="80" w:type="dxa"/>
            </w:tcMar>
          </w:tcPr>
          <w:p w14:paraId="42A2BDFB" w14:textId="77777777" w:rsidR="009146F2" w:rsidRPr="00D45862" w:rsidRDefault="009146F2">
            <w:pPr>
              <w:jc w:val="center"/>
              <w:rPr>
                <w:rFonts w:ascii="Calibri" w:hAnsi="Calibri" w:cs="Calibri"/>
              </w:rPr>
            </w:pPr>
            <w:r w:rsidRPr="00D45862">
              <w:rPr>
                <w:rFonts w:ascii="Calibri" w:hAnsi="Calibri" w:cs="Calibri"/>
                <w:sz w:val="16"/>
              </w:rPr>
              <w:t>High</w:t>
            </w:r>
          </w:p>
        </w:tc>
        <w:tc>
          <w:tcPr>
            <w:tcW w:w="1008" w:type="dxa"/>
            <w:vMerge w:val="restart"/>
            <w:tcMar>
              <w:top w:w="80" w:type="dxa"/>
              <w:left w:w="80" w:type="dxa"/>
              <w:bottom w:w="80" w:type="dxa"/>
              <w:right w:w="80" w:type="dxa"/>
            </w:tcMar>
          </w:tcPr>
          <w:p w14:paraId="785F2F61" w14:textId="77777777" w:rsidR="009146F2" w:rsidRPr="00D45862" w:rsidRDefault="009146F2">
            <w:pPr>
              <w:jc w:val="center"/>
              <w:rPr>
                <w:rFonts w:ascii="Calibri" w:hAnsi="Calibri" w:cs="Calibri"/>
              </w:rPr>
            </w:pPr>
            <w:r w:rsidRPr="00D45862">
              <w:rPr>
                <w:rFonts w:ascii="Calibri" w:hAnsi="Calibri" w:cs="Calibri"/>
                <w:sz w:val="16"/>
              </w:rPr>
              <w:t>1-11</w:t>
            </w:r>
          </w:p>
        </w:tc>
        <w:tc>
          <w:tcPr>
            <w:tcW w:w="2062" w:type="dxa"/>
            <w:tcMar>
              <w:top w:w="80" w:type="dxa"/>
              <w:left w:w="80" w:type="dxa"/>
              <w:bottom w:w="80" w:type="dxa"/>
              <w:right w:w="80" w:type="dxa"/>
            </w:tcMar>
          </w:tcPr>
          <w:p w14:paraId="76A99D56"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6405EB3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27.23 [3.80–156.83]</w:t>
            </w:r>
          </w:p>
        </w:tc>
        <w:tc>
          <w:tcPr>
            <w:tcW w:w="2621" w:type="dxa"/>
            <w:tcMar>
              <w:top w:w="80" w:type="dxa"/>
              <w:left w:w="80" w:type="dxa"/>
              <w:bottom w:w="80" w:type="dxa"/>
              <w:right w:w="80" w:type="dxa"/>
            </w:tcMar>
            <w:vAlign w:val="center"/>
          </w:tcPr>
          <w:p w14:paraId="521EA53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1.88 [0.76–3.80]</w:t>
            </w:r>
          </w:p>
        </w:tc>
        <w:tc>
          <w:tcPr>
            <w:tcW w:w="2524" w:type="dxa"/>
            <w:tcMar>
              <w:top w:w="80" w:type="dxa"/>
              <w:left w:w="80" w:type="dxa"/>
              <w:bottom w:w="80" w:type="dxa"/>
              <w:right w:w="80" w:type="dxa"/>
            </w:tcMar>
            <w:vAlign w:val="center"/>
          </w:tcPr>
          <w:p w14:paraId="7CB59E0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14.52 [1.75–106.58]</w:t>
            </w:r>
          </w:p>
        </w:tc>
        <w:tc>
          <w:tcPr>
            <w:tcW w:w="1094" w:type="dxa"/>
            <w:tcMar>
              <w:top w:w="80" w:type="dxa"/>
              <w:left w:w="80" w:type="dxa"/>
              <w:bottom w:w="80" w:type="dxa"/>
              <w:right w:w="80" w:type="dxa"/>
            </w:tcMar>
            <w:vAlign w:val="center"/>
          </w:tcPr>
          <w:p w14:paraId="5E7B507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99%</w:t>
            </w:r>
          </w:p>
        </w:tc>
      </w:tr>
      <w:tr w:rsidR="009146F2" w:rsidRPr="00D45862" w14:paraId="07960351" w14:textId="77777777">
        <w:tc>
          <w:tcPr>
            <w:tcW w:w="1062" w:type="dxa"/>
            <w:vMerge/>
            <w:tcMar>
              <w:top w:w="80" w:type="dxa"/>
              <w:left w:w="80" w:type="dxa"/>
              <w:bottom w:w="80" w:type="dxa"/>
              <w:right w:w="80" w:type="dxa"/>
            </w:tcMar>
          </w:tcPr>
          <w:p w14:paraId="78371B47"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751E69B4"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2ACA026C"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2CBAF98"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7B1C233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64.18 [7.81–378.20]</w:t>
            </w:r>
          </w:p>
        </w:tc>
        <w:tc>
          <w:tcPr>
            <w:tcW w:w="2621" w:type="dxa"/>
            <w:tcMar>
              <w:top w:w="80" w:type="dxa"/>
              <w:left w:w="80" w:type="dxa"/>
              <w:bottom w:w="80" w:type="dxa"/>
              <w:right w:w="80" w:type="dxa"/>
            </w:tcMar>
            <w:vAlign w:val="center"/>
          </w:tcPr>
          <w:p w14:paraId="017F323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1.83 [0.75–3.70]</w:t>
            </w:r>
          </w:p>
        </w:tc>
        <w:tc>
          <w:tcPr>
            <w:tcW w:w="2524" w:type="dxa"/>
            <w:tcMar>
              <w:top w:w="80" w:type="dxa"/>
              <w:left w:w="80" w:type="dxa"/>
              <w:bottom w:w="80" w:type="dxa"/>
              <w:right w:w="80" w:type="dxa"/>
            </w:tcMar>
            <w:vAlign w:val="center"/>
          </w:tcPr>
          <w:p w14:paraId="07B66E5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34.45 [3.62–263.06]</w:t>
            </w:r>
          </w:p>
        </w:tc>
        <w:tc>
          <w:tcPr>
            <w:tcW w:w="1094" w:type="dxa"/>
            <w:tcMar>
              <w:top w:w="80" w:type="dxa"/>
              <w:left w:w="80" w:type="dxa"/>
              <w:bottom w:w="80" w:type="dxa"/>
              <w:right w:w="80" w:type="dxa"/>
            </w:tcMar>
            <w:vAlign w:val="center"/>
          </w:tcPr>
          <w:p w14:paraId="7CB35A2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100%</w:t>
            </w:r>
          </w:p>
        </w:tc>
      </w:tr>
      <w:tr w:rsidR="009146F2" w:rsidRPr="00D45862" w14:paraId="0E8D6ED6" w14:textId="77777777">
        <w:tc>
          <w:tcPr>
            <w:tcW w:w="1062" w:type="dxa"/>
            <w:vMerge/>
            <w:tcMar>
              <w:top w:w="80" w:type="dxa"/>
              <w:left w:w="80" w:type="dxa"/>
              <w:bottom w:w="80" w:type="dxa"/>
              <w:right w:w="80" w:type="dxa"/>
            </w:tcMar>
          </w:tcPr>
          <w:p w14:paraId="2109E968"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144C105A"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451C10CE" w14:textId="77777777" w:rsidR="009146F2" w:rsidRPr="00D45862" w:rsidRDefault="009146F2">
            <w:pPr>
              <w:jc w:val="center"/>
              <w:rPr>
                <w:rFonts w:ascii="Calibri" w:hAnsi="Calibri" w:cs="Calibri"/>
              </w:rPr>
            </w:pPr>
            <w:r w:rsidRPr="00D45862">
              <w:rPr>
                <w:rFonts w:ascii="Calibri" w:hAnsi="Calibri" w:cs="Calibri"/>
                <w:sz w:val="16"/>
              </w:rPr>
              <w:t>12-17</w:t>
            </w:r>
          </w:p>
        </w:tc>
        <w:tc>
          <w:tcPr>
            <w:tcW w:w="2062" w:type="dxa"/>
            <w:tcMar>
              <w:top w:w="80" w:type="dxa"/>
              <w:left w:w="80" w:type="dxa"/>
              <w:bottom w:w="80" w:type="dxa"/>
              <w:right w:w="80" w:type="dxa"/>
            </w:tcMar>
          </w:tcPr>
          <w:p w14:paraId="60BD8CF2"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62D4FF2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9.58 [1.08–59.54]</w:t>
            </w:r>
          </w:p>
        </w:tc>
        <w:tc>
          <w:tcPr>
            <w:tcW w:w="2621" w:type="dxa"/>
            <w:tcMar>
              <w:top w:w="80" w:type="dxa"/>
              <w:left w:w="80" w:type="dxa"/>
              <w:bottom w:w="80" w:type="dxa"/>
              <w:right w:w="80" w:type="dxa"/>
            </w:tcMar>
            <w:vAlign w:val="center"/>
          </w:tcPr>
          <w:p w14:paraId="204D297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1.87 [0.77–3.75]</w:t>
            </w:r>
          </w:p>
        </w:tc>
        <w:tc>
          <w:tcPr>
            <w:tcW w:w="2524" w:type="dxa"/>
            <w:tcMar>
              <w:top w:w="80" w:type="dxa"/>
              <w:left w:w="80" w:type="dxa"/>
              <w:bottom w:w="80" w:type="dxa"/>
              <w:right w:w="80" w:type="dxa"/>
            </w:tcMar>
            <w:vAlign w:val="center"/>
          </w:tcPr>
          <w:p w14:paraId="4B3CEA8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5.07 [0.50–36.94]</w:t>
            </w:r>
          </w:p>
        </w:tc>
        <w:tc>
          <w:tcPr>
            <w:tcW w:w="1094" w:type="dxa"/>
            <w:tcMar>
              <w:top w:w="80" w:type="dxa"/>
              <w:left w:w="80" w:type="dxa"/>
              <w:bottom w:w="80" w:type="dxa"/>
              <w:right w:w="80" w:type="dxa"/>
            </w:tcMar>
            <w:vAlign w:val="center"/>
          </w:tcPr>
          <w:p w14:paraId="7AFE72F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92%</w:t>
            </w:r>
          </w:p>
        </w:tc>
      </w:tr>
      <w:tr w:rsidR="009146F2" w:rsidRPr="00D45862" w14:paraId="61269433" w14:textId="77777777">
        <w:tc>
          <w:tcPr>
            <w:tcW w:w="1062" w:type="dxa"/>
            <w:vMerge/>
            <w:tcMar>
              <w:top w:w="80" w:type="dxa"/>
              <w:left w:w="80" w:type="dxa"/>
              <w:bottom w:w="80" w:type="dxa"/>
              <w:right w:w="80" w:type="dxa"/>
            </w:tcMar>
          </w:tcPr>
          <w:p w14:paraId="62E1BA04"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08AA2717"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02AA4599"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593CA073"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05E43985"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45.32 [4.81–283.31]</w:t>
            </w:r>
          </w:p>
        </w:tc>
        <w:tc>
          <w:tcPr>
            <w:tcW w:w="2621" w:type="dxa"/>
            <w:tcMar>
              <w:top w:w="80" w:type="dxa"/>
              <w:left w:w="80" w:type="dxa"/>
              <w:bottom w:w="80" w:type="dxa"/>
              <w:right w:w="80" w:type="dxa"/>
            </w:tcMar>
            <w:vAlign w:val="center"/>
          </w:tcPr>
          <w:p w14:paraId="1F7F505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1.89 [0.76–3.82]</w:t>
            </w:r>
          </w:p>
        </w:tc>
        <w:tc>
          <w:tcPr>
            <w:tcW w:w="2524" w:type="dxa"/>
            <w:tcMar>
              <w:top w:w="80" w:type="dxa"/>
              <w:left w:w="80" w:type="dxa"/>
              <w:bottom w:w="80" w:type="dxa"/>
              <w:right w:w="80" w:type="dxa"/>
            </w:tcMar>
            <w:vAlign w:val="center"/>
          </w:tcPr>
          <w:p w14:paraId="723A468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24.35 [2.26–196.82]</w:t>
            </w:r>
          </w:p>
        </w:tc>
        <w:tc>
          <w:tcPr>
            <w:tcW w:w="1094" w:type="dxa"/>
            <w:tcMar>
              <w:top w:w="80" w:type="dxa"/>
              <w:left w:w="80" w:type="dxa"/>
              <w:bottom w:w="80" w:type="dxa"/>
              <w:right w:w="80" w:type="dxa"/>
            </w:tcMar>
            <w:vAlign w:val="center"/>
          </w:tcPr>
          <w:p w14:paraId="40B0FEAA"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99%</w:t>
            </w:r>
          </w:p>
        </w:tc>
      </w:tr>
      <w:tr w:rsidR="009146F2" w:rsidRPr="00D45862" w14:paraId="57444AA2" w14:textId="77777777">
        <w:tc>
          <w:tcPr>
            <w:tcW w:w="1062" w:type="dxa"/>
            <w:vMerge/>
            <w:tcMar>
              <w:top w:w="80" w:type="dxa"/>
              <w:left w:w="80" w:type="dxa"/>
              <w:bottom w:w="80" w:type="dxa"/>
              <w:right w:w="80" w:type="dxa"/>
            </w:tcMar>
          </w:tcPr>
          <w:p w14:paraId="20105D91"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2EE252E0"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3B9234FD" w14:textId="77777777" w:rsidR="009146F2" w:rsidRPr="00D45862" w:rsidRDefault="009146F2">
            <w:pPr>
              <w:jc w:val="center"/>
              <w:rPr>
                <w:rFonts w:ascii="Calibri" w:hAnsi="Calibri" w:cs="Calibri"/>
              </w:rPr>
            </w:pPr>
            <w:r w:rsidRPr="00D45862">
              <w:rPr>
                <w:rFonts w:ascii="Calibri" w:hAnsi="Calibri" w:cs="Calibri"/>
                <w:sz w:val="16"/>
              </w:rPr>
              <w:t>18-64</w:t>
            </w:r>
          </w:p>
        </w:tc>
        <w:tc>
          <w:tcPr>
            <w:tcW w:w="2062" w:type="dxa"/>
            <w:tcMar>
              <w:top w:w="80" w:type="dxa"/>
              <w:left w:w="80" w:type="dxa"/>
              <w:bottom w:w="80" w:type="dxa"/>
              <w:right w:w="80" w:type="dxa"/>
            </w:tcMar>
          </w:tcPr>
          <w:p w14:paraId="7307B10A"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091FB26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3.73 [0.28–29.51]</w:t>
            </w:r>
          </w:p>
        </w:tc>
        <w:tc>
          <w:tcPr>
            <w:tcW w:w="2621" w:type="dxa"/>
            <w:tcMar>
              <w:top w:w="80" w:type="dxa"/>
              <w:left w:w="80" w:type="dxa"/>
              <w:bottom w:w="80" w:type="dxa"/>
              <w:right w:w="80" w:type="dxa"/>
            </w:tcMar>
            <w:vAlign w:val="center"/>
          </w:tcPr>
          <w:p w14:paraId="200B4D38"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1.86 [0.78–3.87]</w:t>
            </w:r>
          </w:p>
        </w:tc>
        <w:tc>
          <w:tcPr>
            <w:tcW w:w="2524" w:type="dxa"/>
            <w:tcMar>
              <w:top w:w="80" w:type="dxa"/>
              <w:left w:w="80" w:type="dxa"/>
              <w:bottom w:w="80" w:type="dxa"/>
              <w:right w:w="80" w:type="dxa"/>
            </w:tcMar>
            <w:vAlign w:val="center"/>
          </w:tcPr>
          <w:p w14:paraId="6C9E1B3B"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2.05 [0.14–18.55]</w:t>
            </w:r>
          </w:p>
        </w:tc>
        <w:tc>
          <w:tcPr>
            <w:tcW w:w="1094" w:type="dxa"/>
            <w:tcMar>
              <w:top w:w="80" w:type="dxa"/>
              <w:left w:w="80" w:type="dxa"/>
              <w:bottom w:w="80" w:type="dxa"/>
              <w:right w:w="80" w:type="dxa"/>
            </w:tcMar>
            <w:vAlign w:val="center"/>
          </w:tcPr>
          <w:p w14:paraId="0887A7FD"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70%</w:t>
            </w:r>
          </w:p>
        </w:tc>
      </w:tr>
      <w:tr w:rsidR="009146F2" w:rsidRPr="00D45862" w14:paraId="75C82B94" w14:textId="77777777">
        <w:tc>
          <w:tcPr>
            <w:tcW w:w="1062" w:type="dxa"/>
            <w:vMerge/>
            <w:tcMar>
              <w:top w:w="80" w:type="dxa"/>
              <w:left w:w="80" w:type="dxa"/>
              <w:bottom w:w="80" w:type="dxa"/>
              <w:right w:w="80" w:type="dxa"/>
            </w:tcMar>
          </w:tcPr>
          <w:p w14:paraId="71F00BC1"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20FFE254"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139A63B2"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24EF5977"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0D47EDB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21.36 [1.89–149.60]</w:t>
            </w:r>
          </w:p>
        </w:tc>
        <w:tc>
          <w:tcPr>
            <w:tcW w:w="2621" w:type="dxa"/>
            <w:tcMar>
              <w:top w:w="80" w:type="dxa"/>
              <w:left w:w="80" w:type="dxa"/>
              <w:bottom w:w="80" w:type="dxa"/>
              <w:right w:w="80" w:type="dxa"/>
            </w:tcMar>
            <w:vAlign w:val="center"/>
          </w:tcPr>
          <w:p w14:paraId="1B785EC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1.85 [0.76–3.76]</w:t>
            </w:r>
          </w:p>
        </w:tc>
        <w:tc>
          <w:tcPr>
            <w:tcW w:w="2524" w:type="dxa"/>
            <w:tcMar>
              <w:top w:w="80" w:type="dxa"/>
              <w:left w:w="80" w:type="dxa"/>
              <w:bottom w:w="80" w:type="dxa"/>
              <w:right w:w="80" w:type="dxa"/>
            </w:tcMar>
            <w:vAlign w:val="center"/>
          </w:tcPr>
          <w:p w14:paraId="73D7C596"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11.62 [0.89–100.93]</w:t>
            </w:r>
          </w:p>
        </w:tc>
        <w:tc>
          <w:tcPr>
            <w:tcW w:w="1094" w:type="dxa"/>
            <w:tcMar>
              <w:top w:w="80" w:type="dxa"/>
              <w:left w:w="80" w:type="dxa"/>
              <w:bottom w:w="80" w:type="dxa"/>
              <w:right w:w="80" w:type="dxa"/>
            </w:tcMar>
            <w:vAlign w:val="center"/>
          </w:tcPr>
          <w:p w14:paraId="37C40387"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97%</w:t>
            </w:r>
          </w:p>
        </w:tc>
      </w:tr>
      <w:tr w:rsidR="009146F2" w:rsidRPr="00D45862" w14:paraId="33429245" w14:textId="77777777">
        <w:tc>
          <w:tcPr>
            <w:tcW w:w="1062" w:type="dxa"/>
            <w:vMerge/>
            <w:tcMar>
              <w:top w:w="80" w:type="dxa"/>
              <w:left w:w="80" w:type="dxa"/>
              <w:bottom w:w="80" w:type="dxa"/>
              <w:right w:w="80" w:type="dxa"/>
            </w:tcMar>
          </w:tcPr>
          <w:p w14:paraId="1B3CCF4B"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06E933E9" w14:textId="77777777" w:rsidR="009146F2" w:rsidRPr="00D45862" w:rsidRDefault="009146F2">
            <w:pPr>
              <w:jc w:val="center"/>
              <w:rPr>
                <w:rFonts w:ascii="Calibri" w:hAnsi="Calibri" w:cs="Calibri"/>
              </w:rPr>
            </w:pPr>
          </w:p>
        </w:tc>
        <w:tc>
          <w:tcPr>
            <w:tcW w:w="1008" w:type="dxa"/>
            <w:vMerge w:val="restart"/>
            <w:tcMar>
              <w:top w:w="80" w:type="dxa"/>
              <w:left w:w="80" w:type="dxa"/>
              <w:bottom w:w="80" w:type="dxa"/>
              <w:right w:w="80" w:type="dxa"/>
            </w:tcMar>
          </w:tcPr>
          <w:p w14:paraId="3B7925F2" w14:textId="77777777" w:rsidR="009146F2" w:rsidRPr="00D45862" w:rsidRDefault="009146F2">
            <w:pPr>
              <w:jc w:val="center"/>
              <w:rPr>
                <w:rFonts w:ascii="Calibri" w:hAnsi="Calibri" w:cs="Calibri"/>
              </w:rPr>
            </w:pPr>
            <w:r w:rsidRPr="00D45862">
              <w:rPr>
                <w:rFonts w:ascii="Calibri" w:hAnsi="Calibri" w:cs="Calibri"/>
                <w:sz w:val="16"/>
              </w:rPr>
              <w:t>65+</w:t>
            </w:r>
          </w:p>
        </w:tc>
        <w:tc>
          <w:tcPr>
            <w:tcW w:w="2062" w:type="dxa"/>
            <w:tcMar>
              <w:top w:w="80" w:type="dxa"/>
              <w:left w:w="80" w:type="dxa"/>
              <w:bottom w:w="80" w:type="dxa"/>
              <w:right w:w="80" w:type="dxa"/>
            </w:tcMar>
          </w:tcPr>
          <w:p w14:paraId="31B18683" w14:textId="77777777" w:rsidR="009146F2" w:rsidRPr="00D45862" w:rsidRDefault="009146F2">
            <w:pPr>
              <w:jc w:val="center"/>
              <w:rPr>
                <w:rFonts w:ascii="Calibri" w:hAnsi="Calibri" w:cs="Calibri"/>
              </w:rPr>
            </w:pPr>
            <w:r w:rsidRPr="00D45862">
              <w:rPr>
                <w:rFonts w:ascii="Calibri" w:hAnsi="Calibri" w:cs="Calibri"/>
                <w:sz w:val="16"/>
              </w:rPr>
              <w:t>Disease blocking only</w:t>
            </w:r>
          </w:p>
        </w:tc>
        <w:tc>
          <w:tcPr>
            <w:tcW w:w="2340" w:type="dxa"/>
            <w:tcMar>
              <w:top w:w="80" w:type="dxa"/>
              <w:left w:w="80" w:type="dxa"/>
              <w:bottom w:w="80" w:type="dxa"/>
              <w:right w:w="80" w:type="dxa"/>
            </w:tcMar>
            <w:vAlign w:val="center"/>
          </w:tcPr>
          <w:p w14:paraId="02822204"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3.58 [0.10–41.22]</w:t>
            </w:r>
          </w:p>
        </w:tc>
        <w:tc>
          <w:tcPr>
            <w:tcW w:w="2621" w:type="dxa"/>
            <w:tcMar>
              <w:top w:w="80" w:type="dxa"/>
              <w:left w:w="80" w:type="dxa"/>
              <w:bottom w:w="80" w:type="dxa"/>
              <w:right w:w="80" w:type="dxa"/>
            </w:tcMar>
            <w:vAlign w:val="center"/>
          </w:tcPr>
          <w:p w14:paraId="555F9F6F"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10.45 [6.51–15.84]</w:t>
            </w:r>
          </w:p>
        </w:tc>
        <w:tc>
          <w:tcPr>
            <w:tcW w:w="2524" w:type="dxa"/>
            <w:tcMar>
              <w:top w:w="80" w:type="dxa"/>
              <w:left w:w="80" w:type="dxa"/>
              <w:bottom w:w="80" w:type="dxa"/>
              <w:right w:w="80" w:type="dxa"/>
            </w:tcMar>
            <w:vAlign w:val="center"/>
          </w:tcPr>
          <w:p w14:paraId="50745711"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0.34 [0.01–4.22]</w:t>
            </w:r>
          </w:p>
        </w:tc>
        <w:tc>
          <w:tcPr>
            <w:tcW w:w="1094" w:type="dxa"/>
            <w:tcMar>
              <w:top w:w="80" w:type="dxa"/>
              <w:left w:w="80" w:type="dxa"/>
              <w:bottom w:w="80" w:type="dxa"/>
              <w:right w:w="80" w:type="dxa"/>
            </w:tcMar>
            <w:vAlign w:val="center"/>
          </w:tcPr>
          <w:p w14:paraId="1A3D0DAE"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24%</w:t>
            </w:r>
          </w:p>
        </w:tc>
      </w:tr>
      <w:tr w:rsidR="009146F2" w:rsidRPr="00D45862" w14:paraId="68D26B16" w14:textId="77777777">
        <w:tc>
          <w:tcPr>
            <w:tcW w:w="1062" w:type="dxa"/>
            <w:vMerge/>
            <w:tcMar>
              <w:top w:w="80" w:type="dxa"/>
              <w:left w:w="80" w:type="dxa"/>
              <w:bottom w:w="80" w:type="dxa"/>
              <w:right w:w="80" w:type="dxa"/>
            </w:tcMar>
          </w:tcPr>
          <w:p w14:paraId="1BF2348A" w14:textId="77777777" w:rsidR="009146F2" w:rsidRPr="00D45862" w:rsidRDefault="009146F2">
            <w:pPr>
              <w:jc w:val="center"/>
              <w:rPr>
                <w:rFonts w:ascii="Calibri" w:hAnsi="Calibri" w:cs="Calibri"/>
              </w:rPr>
            </w:pPr>
          </w:p>
        </w:tc>
        <w:tc>
          <w:tcPr>
            <w:tcW w:w="1237" w:type="dxa"/>
            <w:vMerge/>
            <w:tcMar>
              <w:top w:w="80" w:type="dxa"/>
              <w:left w:w="80" w:type="dxa"/>
              <w:bottom w:w="80" w:type="dxa"/>
              <w:right w:w="80" w:type="dxa"/>
            </w:tcMar>
          </w:tcPr>
          <w:p w14:paraId="35D652F2" w14:textId="77777777" w:rsidR="009146F2" w:rsidRPr="00D45862" w:rsidRDefault="009146F2">
            <w:pPr>
              <w:jc w:val="center"/>
              <w:rPr>
                <w:rFonts w:ascii="Calibri" w:hAnsi="Calibri" w:cs="Calibri"/>
              </w:rPr>
            </w:pPr>
          </w:p>
        </w:tc>
        <w:tc>
          <w:tcPr>
            <w:tcW w:w="1008" w:type="dxa"/>
            <w:vMerge/>
            <w:tcMar>
              <w:top w:w="80" w:type="dxa"/>
              <w:left w:w="80" w:type="dxa"/>
              <w:bottom w:w="80" w:type="dxa"/>
              <w:right w:w="80" w:type="dxa"/>
            </w:tcMar>
          </w:tcPr>
          <w:p w14:paraId="7A38EC52" w14:textId="77777777" w:rsidR="009146F2" w:rsidRPr="00D45862" w:rsidRDefault="009146F2">
            <w:pPr>
              <w:jc w:val="center"/>
              <w:rPr>
                <w:rFonts w:ascii="Calibri" w:hAnsi="Calibri" w:cs="Calibri"/>
              </w:rPr>
            </w:pPr>
          </w:p>
        </w:tc>
        <w:tc>
          <w:tcPr>
            <w:tcW w:w="2062" w:type="dxa"/>
            <w:tcMar>
              <w:top w:w="80" w:type="dxa"/>
              <w:left w:w="80" w:type="dxa"/>
              <w:bottom w:w="80" w:type="dxa"/>
              <w:right w:w="80" w:type="dxa"/>
            </w:tcMar>
          </w:tcPr>
          <w:p w14:paraId="74CF00E5" w14:textId="77777777" w:rsidR="009146F2" w:rsidRPr="00D45862" w:rsidRDefault="009146F2">
            <w:pPr>
              <w:jc w:val="center"/>
              <w:rPr>
                <w:rFonts w:ascii="Calibri" w:hAnsi="Calibri" w:cs="Calibri"/>
              </w:rPr>
            </w:pPr>
            <w:r w:rsidRPr="00D45862">
              <w:rPr>
                <w:rFonts w:ascii="Calibri" w:hAnsi="Calibri" w:cs="Calibri"/>
                <w:sz w:val="16"/>
              </w:rPr>
              <w:t>Disease and infection blocking</w:t>
            </w:r>
          </w:p>
        </w:tc>
        <w:tc>
          <w:tcPr>
            <w:tcW w:w="2340" w:type="dxa"/>
            <w:tcMar>
              <w:top w:w="80" w:type="dxa"/>
              <w:left w:w="80" w:type="dxa"/>
              <w:bottom w:w="80" w:type="dxa"/>
              <w:right w:w="80" w:type="dxa"/>
            </w:tcMar>
            <w:vAlign w:val="center"/>
          </w:tcPr>
          <w:p w14:paraId="44623BD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25.41 [1.31–215.89]</w:t>
            </w:r>
          </w:p>
        </w:tc>
        <w:tc>
          <w:tcPr>
            <w:tcW w:w="2621" w:type="dxa"/>
            <w:tcMar>
              <w:top w:w="80" w:type="dxa"/>
              <w:left w:w="80" w:type="dxa"/>
              <w:bottom w:w="80" w:type="dxa"/>
              <w:right w:w="80" w:type="dxa"/>
            </w:tcMar>
            <w:vAlign w:val="center"/>
          </w:tcPr>
          <w:p w14:paraId="079D86B0"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10.36 [6.37–15.59]</w:t>
            </w:r>
          </w:p>
        </w:tc>
        <w:tc>
          <w:tcPr>
            <w:tcW w:w="2524" w:type="dxa"/>
            <w:tcMar>
              <w:top w:w="80" w:type="dxa"/>
              <w:left w:w="80" w:type="dxa"/>
              <w:bottom w:w="80" w:type="dxa"/>
              <w:right w:w="80" w:type="dxa"/>
            </w:tcMar>
            <w:vAlign w:val="center"/>
          </w:tcPr>
          <w:p w14:paraId="4144C589"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2.48 [0.12–22.43]</w:t>
            </w:r>
          </w:p>
        </w:tc>
        <w:tc>
          <w:tcPr>
            <w:tcW w:w="1094" w:type="dxa"/>
            <w:tcMar>
              <w:top w:w="80" w:type="dxa"/>
              <w:left w:w="80" w:type="dxa"/>
              <w:bottom w:w="80" w:type="dxa"/>
              <w:right w:w="80" w:type="dxa"/>
            </w:tcMar>
            <w:vAlign w:val="center"/>
          </w:tcPr>
          <w:p w14:paraId="065AEA12" w14:textId="77777777" w:rsidR="009146F2" w:rsidRPr="00D45862" w:rsidRDefault="009146F2">
            <w:pPr>
              <w:jc w:val="center"/>
              <w:rPr>
                <w:rFonts w:ascii="Calibri" w:hAnsi="Calibri" w:cs="Calibri"/>
              </w:rPr>
            </w:pPr>
            <w:r w:rsidRPr="00D45862">
              <w:rPr>
                <w:rFonts w:ascii="Calibri" w:eastAsia="Arial" w:hAnsi="Calibri" w:cs="Calibri"/>
                <w:color w:val="000000"/>
                <w:sz w:val="18"/>
                <w:szCs w:val="18"/>
              </w:rPr>
              <w:t>74%</w:t>
            </w:r>
          </w:p>
        </w:tc>
      </w:tr>
    </w:tbl>
    <w:p w14:paraId="6B630DD2" w14:textId="77777777" w:rsidR="009146F2" w:rsidRDefault="009146F2" w:rsidP="009146F2">
      <w:pPr>
        <w:spacing w:line="360" w:lineRule="auto"/>
        <w:jc w:val="both"/>
        <w:rPr>
          <w:rFonts w:ascii="Calibri" w:eastAsiaTheme="minorEastAsia" w:hAnsi="Calibri" w:cs="Calibri"/>
          <w:sz w:val="22"/>
          <w:szCs w:val="22"/>
        </w:rPr>
      </w:pPr>
    </w:p>
    <w:p w14:paraId="52162188" w14:textId="77777777" w:rsidR="009146F2" w:rsidRPr="00C06846" w:rsidRDefault="009146F2" w:rsidP="009146F2">
      <w:pPr>
        <w:spacing w:line="360" w:lineRule="auto"/>
        <w:jc w:val="both"/>
        <w:rPr>
          <w:rFonts w:ascii="Calibri" w:eastAsiaTheme="minorEastAsia" w:hAnsi="Calibri" w:cs="Calibri"/>
          <w:sz w:val="22"/>
          <w:szCs w:val="22"/>
        </w:rPr>
        <w:sectPr w:rsidR="009146F2" w:rsidRPr="00C06846" w:rsidSect="009146F2">
          <w:pgSz w:w="16838" w:h="11906" w:orient="landscape"/>
          <w:pgMar w:top="1440" w:right="1440" w:bottom="1440" w:left="1440" w:header="708" w:footer="708" w:gutter="0"/>
          <w:cols w:space="708"/>
          <w:docGrid w:linePitch="360"/>
        </w:sectPr>
      </w:pPr>
    </w:p>
    <w:p w14:paraId="36113C24" w14:textId="77777777" w:rsidR="009146F2" w:rsidRDefault="009146F2" w:rsidP="009146F2">
      <w:pPr>
        <w:spacing w:line="360" w:lineRule="auto"/>
        <w:rPr>
          <w:rStyle w:val="a9"/>
          <w:rFonts w:ascii="Calibri" w:eastAsiaTheme="minorEastAsia" w:hAnsi="Calibri" w:cs="Calibri"/>
          <w:i w:val="0"/>
          <w:sz w:val="28"/>
          <w:szCs w:val="28"/>
        </w:rPr>
      </w:pPr>
      <w:r w:rsidRPr="4CA7DDD5">
        <w:rPr>
          <w:rStyle w:val="a9"/>
          <w:rFonts w:ascii="Calibri" w:hAnsi="Calibri" w:cs="Calibri"/>
          <w:i w:val="0"/>
          <w:sz w:val="28"/>
          <w:szCs w:val="28"/>
        </w:rPr>
        <w:lastRenderedPageBreak/>
        <w:t xml:space="preserve">Figures </w:t>
      </w:r>
    </w:p>
    <w:p w14:paraId="4E3D13D5" w14:textId="77777777" w:rsidR="009146F2" w:rsidRDefault="009146F2" w:rsidP="009146F2">
      <w:pPr>
        <w:spacing w:line="360" w:lineRule="auto"/>
        <w:rPr>
          <w:rStyle w:val="a9"/>
          <w:rFonts w:ascii="Calibri" w:eastAsiaTheme="minorEastAsia" w:hAnsi="Calibri" w:cs="Calibri"/>
          <w:b/>
          <w:i w:val="0"/>
          <w:color w:val="auto"/>
          <w:sz w:val="22"/>
          <w:szCs w:val="22"/>
        </w:rPr>
      </w:pPr>
      <w:commentRangeStart w:id="96"/>
      <w:r w:rsidRPr="00DC2205">
        <w:rPr>
          <w:rStyle w:val="a9"/>
          <w:rFonts w:ascii="Calibri" w:eastAsiaTheme="minorEastAsia" w:hAnsi="Calibri" w:cs="Calibri"/>
          <w:b/>
          <w:i w:val="0"/>
          <w:color w:val="auto"/>
          <w:sz w:val="22"/>
          <w:szCs w:val="22"/>
        </w:rPr>
        <w:t>Figure 1.</w:t>
      </w:r>
      <w:commentRangeEnd w:id="96"/>
      <w:r>
        <w:rPr>
          <w:rStyle w:val="ad"/>
          <w:rFonts w:ascii="Calibri" w:eastAsiaTheme="minorEastAsia" w:hAnsi="Calibri" w:cs="Calibri" w:hint="eastAsia"/>
          <w:b/>
          <w:iCs/>
          <w:sz w:val="22"/>
          <w:szCs w:val="22"/>
        </w:rPr>
        <w:commentReference w:id="96"/>
      </w:r>
      <w:r>
        <w:rPr>
          <w:rStyle w:val="a9"/>
          <w:rFonts w:ascii="Calibri" w:eastAsiaTheme="minorEastAsia" w:hAnsi="Calibri" w:cs="Calibri" w:hint="eastAsia"/>
          <w:b/>
          <w:i w:val="0"/>
          <w:color w:val="auto"/>
          <w:sz w:val="22"/>
          <w:szCs w:val="22"/>
        </w:rPr>
        <w:t xml:space="preserve"> Probability of risk </w:t>
      </w:r>
      <w:r>
        <w:rPr>
          <w:rStyle w:val="a9"/>
          <w:rFonts w:ascii="Calibri" w:eastAsiaTheme="minorEastAsia" w:hAnsi="Calibri" w:cs="Calibri"/>
          <w:b/>
          <w:i w:val="0"/>
          <w:color w:val="auto"/>
          <w:sz w:val="22"/>
          <w:szCs w:val="22"/>
        </w:rPr>
        <w:t>associated</w:t>
      </w:r>
      <w:r>
        <w:rPr>
          <w:rStyle w:val="a9"/>
          <w:rFonts w:ascii="Calibri" w:eastAsiaTheme="minorEastAsia" w:hAnsi="Calibri" w:cs="Calibri" w:hint="eastAsia"/>
          <w:b/>
          <w:i w:val="0"/>
          <w:color w:val="auto"/>
          <w:sz w:val="22"/>
          <w:szCs w:val="22"/>
        </w:rPr>
        <w:t xml:space="preserve"> with Ixchiq vaccination by outcome and age group</w:t>
      </w:r>
    </w:p>
    <w:p w14:paraId="182EBBA8" w14:textId="77777777" w:rsidR="009146F2" w:rsidRDefault="009146F2" w:rsidP="009146F2">
      <w:pPr>
        <w:spacing w:line="360" w:lineRule="auto"/>
        <w:rPr>
          <w:rStyle w:val="a9"/>
          <w:rFonts w:ascii="Calibri" w:eastAsiaTheme="minorEastAsia" w:hAnsi="Calibri" w:cs="Calibri"/>
          <w:b/>
          <w:i w:val="0"/>
          <w:color w:val="auto"/>
          <w:sz w:val="22"/>
          <w:szCs w:val="22"/>
        </w:rPr>
      </w:pPr>
      <w:r w:rsidRPr="00EC6A37">
        <w:rPr>
          <w:rStyle w:val="a9"/>
          <w:rFonts w:ascii="Calibri" w:eastAsiaTheme="minorEastAsia" w:hAnsi="Calibri" w:cs="Calibri"/>
          <w:b/>
          <w:i w:val="0"/>
          <w:noProof/>
          <w:color w:val="auto"/>
          <w:sz w:val="22"/>
          <w:szCs w:val="22"/>
        </w:rPr>
        <w:drawing>
          <wp:inline distT="0" distB="0" distL="0" distR="0" wp14:anchorId="276927F0" wp14:editId="082DE21B">
            <wp:extent cx="6381750" cy="3224108"/>
            <wp:effectExtent l="0" t="0" r="0" b="0"/>
            <wp:docPr id="2057466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6617" name=""/>
                    <pic:cNvPicPr/>
                  </pic:nvPicPr>
                  <pic:blipFill>
                    <a:blip r:embed="rId26"/>
                    <a:stretch>
                      <a:fillRect/>
                    </a:stretch>
                  </pic:blipFill>
                  <pic:spPr>
                    <a:xfrm>
                      <a:off x="0" y="0"/>
                      <a:ext cx="6392661" cy="3229620"/>
                    </a:xfrm>
                    <a:prstGeom prst="rect">
                      <a:avLst/>
                    </a:prstGeom>
                  </pic:spPr>
                </pic:pic>
              </a:graphicData>
            </a:graphic>
          </wp:inline>
        </w:drawing>
      </w:r>
    </w:p>
    <w:p w14:paraId="53E1D760" w14:textId="77777777" w:rsidR="009146F2" w:rsidRDefault="009146F2" w:rsidP="009146F2">
      <w:pPr>
        <w:spacing w:line="360" w:lineRule="auto"/>
        <w:rPr>
          <w:rStyle w:val="a9"/>
          <w:rFonts w:ascii="Calibri" w:eastAsiaTheme="minorEastAsia" w:hAnsi="Calibri" w:cs="Calibri"/>
          <w:b/>
          <w:i w:val="0"/>
          <w:color w:val="auto"/>
          <w:sz w:val="22"/>
          <w:szCs w:val="22"/>
        </w:rPr>
      </w:pPr>
    </w:p>
    <w:p w14:paraId="1A105252" w14:textId="77777777" w:rsidR="009146F2" w:rsidRDefault="009146F2" w:rsidP="009146F2">
      <w:pPr>
        <w:spacing w:line="360" w:lineRule="auto"/>
        <w:rPr>
          <w:rStyle w:val="a9"/>
          <w:rFonts w:ascii="Calibri" w:eastAsiaTheme="minorEastAsia" w:hAnsi="Calibri" w:cs="Calibri"/>
          <w:i w:val="0"/>
          <w:sz w:val="28"/>
          <w:szCs w:val="28"/>
        </w:rPr>
        <w:sectPr w:rsidR="009146F2" w:rsidSect="009146F2">
          <w:pgSz w:w="11906" w:h="16838"/>
          <w:pgMar w:top="1440" w:right="1440" w:bottom="1440" w:left="1440" w:header="708" w:footer="708" w:gutter="0"/>
          <w:cols w:space="708"/>
          <w:docGrid w:linePitch="360"/>
        </w:sectPr>
      </w:pPr>
    </w:p>
    <w:p w14:paraId="7F32E276" w14:textId="77777777" w:rsidR="009146F2" w:rsidRDefault="009146F2" w:rsidP="009146F2">
      <w:pPr>
        <w:spacing w:line="360" w:lineRule="auto"/>
        <w:rPr>
          <w:rStyle w:val="a9"/>
          <w:rFonts w:ascii="Calibri" w:eastAsiaTheme="minorEastAsia" w:hAnsi="Calibri" w:cs="Calibri"/>
          <w:b/>
          <w:bCs/>
          <w:i w:val="0"/>
          <w:iCs w:val="0"/>
          <w:color w:val="auto"/>
          <w:sz w:val="22"/>
          <w:szCs w:val="22"/>
        </w:rPr>
      </w:pPr>
      <w:commentRangeStart w:id="97"/>
      <w:r w:rsidRPr="00DC2205">
        <w:rPr>
          <w:rStyle w:val="a9"/>
          <w:rFonts w:ascii="Calibri" w:eastAsiaTheme="minorEastAsia" w:hAnsi="Calibri" w:cs="Calibri"/>
          <w:b/>
          <w:i w:val="0"/>
          <w:color w:val="auto"/>
          <w:sz w:val="22"/>
          <w:szCs w:val="22"/>
        </w:rPr>
        <w:lastRenderedPageBreak/>
        <w:t xml:space="preserve">Figure </w:t>
      </w:r>
      <w:r>
        <w:rPr>
          <w:rStyle w:val="a9"/>
          <w:rFonts w:ascii="Calibri" w:eastAsiaTheme="minorEastAsia" w:hAnsi="Calibri" w:cs="Calibri" w:hint="eastAsia"/>
          <w:b/>
          <w:i w:val="0"/>
          <w:color w:val="auto"/>
          <w:sz w:val="22"/>
          <w:szCs w:val="22"/>
        </w:rPr>
        <w:t>2</w:t>
      </w:r>
      <w:r w:rsidRPr="00DC2205">
        <w:rPr>
          <w:rStyle w:val="a9"/>
          <w:rFonts w:ascii="Calibri" w:eastAsiaTheme="minorEastAsia" w:hAnsi="Calibri" w:cs="Calibri"/>
          <w:b/>
          <w:i w:val="0"/>
          <w:color w:val="auto"/>
          <w:sz w:val="22"/>
          <w:szCs w:val="22"/>
        </w:rPr>
        <w:t>.</w:t>
      </w:r>
      <w:commentRangeEnd w:id="97"/>
      <w:r w:rsidRPr="00DC2205">
        <w:rPr>
          <w:rStyle w:val="ad"/>
          <w:rFonts w:ascii="Calibri" w:eastAsiaTheme="minorEastAsia" w:hAnsi="Calibri" w:cs="Calibri"/>
          <w:b/>
          <w:bCs/>
          <w:sz w:val="22"/>
          <w:szCs w:val="22"/>
        </w:rPr>
        <w:commentReference w:id="97"/>
      </w:r>
      <w:r w:rsidRPr="00DC2205">
        <w:rPr>
          <w:rStyle w:val="a9"/>
          <w:rFonts w:ascii="Calibri" w:eastAsiaTheme="minorEastAsia" w:hAnsi="Calibri" w:cs="Calibri"/>
          <w:b/>
          <w:bCs/>
          <w:i w:val="0"/>
          <w:iCs w:val="0"/>
          <w:color w:val="auto"/>
          <w:sz w:val="22"/>
          <w:szCs w:val="22"/>
        </w:rPr>
        <w:t xml:space="preserve"> Benefit-risk assessment of Ixchiq </w:t>
      </w:r>
      <w:r w:rsidRPr="77E13B3C">
        <w:rPr>
          <w:rStyle w:val="a9"/>
          <w:rFonts w:ascii="Calibri" w:eastAsiaTheme="minorEastAsia" w:hAnsi="Calibri" w:cs="Calibri"/>
          <w:b/>
          <w:bCs/>
          <w:i w:val="0"/>
          <w:iCs w:val="0"/>
          <w:color w:val="auto"/>
          <w:sz w:val="22"/>
          <w:szCs w:val="22"/>
        </w:rPr>
        <w:t>for travel vaccination.</w:t>
      </w:r>
      <w:r w:rsidRPr="00DC2205">
        <w:rPr>
          <w:rStyle w:val="a9"/>
          <w:rFonts w:ascii="Calibri" w:eastAsiaTheme="minorEastAsia" w:hAnsi="Calibri" w:cs="Calibri"/>
          <w:b/>
          <w:i w:val="0"/>
          <w:color w:val="auto"/>
          <w:sz w:val="22"/>
          <w:szCs w:val="22"/>
        </w:rPr>
        <w:t xml:space="preserve"> </w:t>
      </w:r>
      <w:r w:rsidRPr="00B979F9">
        <w:rPr>
          <w:rStyle w:val="a9"/>
          <w:rFonts w:ascii="Calibri" w:eastAsiaTheme="minorEastAsia" w:hAnsi="Calibri" w:cs="Calibri"/>
          <w:i w:val="0"/>
          <w:color w:val="auto"/>
          <w:sz w:val="22"/>
          <w:szCs w:val="22"/>
        </w:rPr>
        <w:t xml:space="preserve">Benefit-risk </w:t>
      </w:r>
      <w:r w:rsidRPr="3AB38969">
        <w:rPr>
          <w:rStyle w:val="a9"/>
          <w:rFonts w:ascii="Calibri" w:eastAsiaTheme="minorEastAsia" w:hAnsi="Calibri" w:cs="Calibri"/>
          <w:i w:val="0"/>
          <w:iCs w:val="0"/>
          <w:color w:val="auto"/>
          <w:sz w:val="22"/>
          <w:szCs w:val="22"/>
        </w:rPr>
        <w:t xml:space="preserve">assessment </w:t>
      </w:r>
      <w:r w:rsidRPr="00B979F9">
        <w:rPr>
          <w:rStyle w:val="a9"/>
          <w:rFonts w:ascii="Calibri" w:eastAsiaTheme="minorEastAsia" w:hAnsi="Calibri" w:cs="Calibri"/>
          <w:i w:val="0"/>
          <w:iCs w:val="0"/>
          <w:color w:val="auto"/>
          <w:sz w:val="22"/>
          <w:szCs w:val="22"/>
        </w:rPr>
        <w:t>of travel</w:t>
      </w:r>
      <w:r w:rsidRPr="00B979F9">
        <w:rPr>
          <w:rStyle w:val="a9"/>
          <w:rFonts w:ascii="Calibri" w:eastAsiaTheme="minorEastAsia" w:hAnsi="Calibri" w:cs="Calibri"/>
          <w:i w:val="0"/>
          <w:color w:val="auto"/>
          <w:sz w:val="22"/>
          <w:szCs w:val="22"/>
        </w:rPr>
        <w:t xml:space="preserve"> vaccination strategies by age group, travel duration, and </w:t>
      </w:r>
      <w:r>
        <w:rPr>
          <w:rStyle w:val="a9"/>
          <w:rFonts w:ascii="Calibri" w:eastAsiaTheme="minorEastAsia" w:hAnsi="Calibri" w:cs="Calibri"/>
          <w:i w:val="0"/>
          <w:color w:val="auto"/>
          <w:sz w:val="22"/>
          <w:szCs w:val="22"/>
        </w:rPr>
        <w:t>transmission setting.</w:t>
      </w:r>
    </w:p>
    <w:p w14:paraId="5E26BE6E" w14:textId="77777777" w:rsidR="009146F2" w:rsidRPr="00DC2205" w:rsidRDefault="009146F2" w:rsidP="009146F2">
      <w:pPr>
        <w:spacing w:line="360" w:lineRule="auto"/>
        <w:rPr>
          <w:rStyle w:val="a9"/>
          <w:rFonts w:ascii="Calibri" w:eastAsiaTheme="minorEastAsia" w:hAnsi="Calibri" w:cs="Calibri"/>
          <w:i w:val="0"/>
          <w:iCs w:val="0"/>
          <w:color w:val="auto"/>
          <w:sz w:val="22"/>
          <w:szCs w:val="22"/>
        </w:rPr>
      </w:pPr>
      <w:commentRangeStart w:id="98"/>
      <w:r w:rsidRPr="360A30B0">
        <w:rPr>
          <w:rStyle w:val="a9"/>
          <w:rFonts w:ascii="Calibri" w:eastAsiaTheme="minorEastAsia" w:hAnsi="Calibri" w:cs="Calibri"/>
          <w:b/>
          <w:bCs/>
          <w:i w:val="0"/>
          <w:iCs w:val="0"/>
          <w:color w:val="auto"/>
          <w:sz w:val="22"/>
          <w:szCs w:val="22"/>
        </w:rPr>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a</w:t>
      </w:r>
      <w:commentRangeEnd w:id="98"/>
      <w:r w:rsidRPr="360A30B0">
        <w:rPr>
          <w:rStyle w:val="ad"/>
          <w:rFonts w:ascii="Calibri" w:eastAsiaTheme="minorEastAsia" w:hAnsi="Calibri" w:cs="Calibri"/>
          <w:sz w:val="22"/>
          <w:szCs w:val="22"/>
        </w:rPr>
        <w:commentReference w:id="98"/>
      </w:r>
      <w:r w:rsidRPr="360A30B0">
        <w:rPr>
          <w:rStyle w:val="a9"/>
          <w:rFonts w:ascii="Calibri" w:eastAsiaTheme="minorEastAsia" w:hAnsi="Calibri" w:cs="Calibri"/>
          <w:i w:val="0"/>
          <w:iCs w:val="0"/>
          <w:color w:val="auto"/>
          <w:sz w:val="22"/>
          <w:szCs w:val="22"/>
        </w:rPr>
        <w:t xml:space="preserve"> – </w:t>
      </w:r>
      <w:r w:rsidRPr="360A30B0">
        <w:rPr>
          <w:rStyle w:val="a9"/>
          <w:rFonts w:ascii="Calibri" w:eastAsia="Malgun Gothic" w:hAnsi="Calibri" w:cs="Calibri"/>
          <w:i w:val="0"/>
          <w:iCs w:val="0"/>
          <w:color w:val="auto"/>
          <w:sz w:val="22"/>
          <w:szCs w:val="22"/>
        </w:rPr>
        <w:t>Benefit-risk</w:t>
      </w:r>
      <w:r w:rsidRPr="360A30B0">
        <w:rPr>
          <w:rStyle w:val="a9"/>
          <w:rFonts w:ascii="Calibri" w:eastAsiaTheme="minorEastAsia" w:hAnsi="Calibri" w:cs="Calibri"/>
          <w:i w:val="0"/>
          <w:iCs w:val="0"/>
          <w:color w:val="auto"/>
          <w:sz w:val="22"/>
          <w:szCs w:val="22"/>
        </w:rPr>
        <w:t xml:space="preserve"> comparison of travel </w:t>
      </w:r>
      <w:r w:rsidRPr="360A30B0">
        <w:rPr>
          <w:rStyle w:val="a9"/>
          <w:rFonts w:ascii="Calibri" w:eastAsia="Malgun Gothic" w:hAnsi="Calibri" w:cs="Calibri"/>
          <w:i w:val="0"/>
          <w:iCs w:val="0"/>
          <w:color w:val="auto"/>
          <w:sz w:val="22"/>
          <w:szCs w:val="22"/>
        </w:rPr>
        <w:t>vaccination</w:t>
      </w:r>
      <w:r w:rsidRPr="360A30B0">
        <w:rPr>
          <w:rStyle w:val="a9"/>
          <w:rFonts w:ascii="Calibri" w:eastAsiaTheme="minorEastAsia" w:hAnsi="Calibri" w:cs="Calibri"/>
          <w:i w:val="0"/>
          <w:iCs w:val="0"/>
          <w:color w:val="auto"/>
          <w:sz w:val="22"/>
          <w:szCs w:val="22"/>
        </w:rPr>
        <w:t xml:space="preserve">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for DALY. Pr (BRR (DALY)</w:t>
      </w:r>
      <w:r>
        <w:rPr>
          <w:rStyle w:val="a9"/>
          <w:rFonts w:ascii="Calibri" w:eastAsiaTheme="minorEastAsia" w:hAnsi="Calibri" w:cs="Calibri" w:hint="eastAsia"/>
          <w:i w:val="0"/>
          <w:iCs w:val="0"/>
          <w:color w:val="auto"/>
          <w:sz w:val="22"/>
          <w:szCs w:val="22"/>
        </w:rPr>
        <w:t>&gt;1</w:t>
      </w:r>
      <w:r w:rsidRPr="360A30B0">
        <w:rPr>
          <w:rStyle w:val="a9"/>
          <w:rFonts w:ascii="Calibri" w:eastAsiaTheme="minorEastAsia" w:hAnsi="Calibri" w:cs="Calibri"/>
          <w:i w:val="0"/>
          <w:iCs w:val="0"/>
          <w:color w:val="auto"/>
          <w:sz w:val="22"/>
          <w:szCs w:val="22"/>
        </w:rPr>
        <w:t>) refers to probability of the benefit-risk ratio being larger than 1, regarding DALYs averted by vaccination (benefit) in comparison to DALYs attributable to vaccination (risk</w:t>
      </w:r>
      <w:commentRangeStart w:id="99"/>
      <w:r w:rsidRPr="360A30B0">
        <w:rPr>
          <w:rStyle w:val="a9"/>
          <w:rFonts w:ascii="Calibri" w:eastAsiaTheme="minorEastAsia" w:hAnsi="Calibri" w:cs="Calibri"/>
          <w:i w:val="0"/>
          <w:iCs w:val="0"/>
          <w:color w:val="auto"/>
          <w:sz w:val="22"/>
          <w:szCs w:val="22"/>
        </w:rPr>
        <w:t>).</w:t>
      </w:r>
      <w:commentRangeStart w:id="100"/>
      <w:commentRangeEnd w:id="99"/>
      <w:r w:rsidRPr="00DC2205">
        <w:rPr>
          <w:rStyle w:val="ad"/>
          <w:rFonts w:ascii="Calibri" w:eastAsiaTheme="minorEastAsia" w:hAnsi="Calibri" w:cs="Calibri"/>
          <w:sz w:val="22"/>
          <w:szCs w:val="22"/>
        </w:rPr>
        <w:commentReference w:id="99"/>
      </w:r>
      <w:commentRangeEnd w:id="100"/>
      <w:r w:rsidRPr="00DC2205">
        <w:rPr>
          <w:rStyle w:val="ad"/>
          <w:rFonts w:ascii="Calibri" w:eastAsiaTheme="minorEastAsia" w:hAnsi="Calibri" w:cs="Calibri"/>
          <w:sz w:val="22"/>
          <w:szCs w:val="22"/>
        </w:rPr>
        <w:commentReference w:id="100"/>
      </w:r>
    </w:p>
    <w:p w14:paraId="0F645BA7" w14:textId="77777777" w:rsidR="009146F2" w:rsidRPr="00445065" w:rsidRDefault="009146F2" w:rsidP="009146F2">
      <w:pPr>
        <w:spacing w:line="360" w:lineRule="auto"/>
        <w:rPr>
          <w:rStyle w:val="a9"/>
          <w:rFonts w:ascii="Calibri" w:eastAsiaTheme="minorEastAsia" w:hAnsi="Calibri" w:cs="Calibri"/>
          <w:b/>
          <w:color w:val="auto"/>
          <w:lang w:val="en-US"/>
        </w:rPr>
      </w:pPr>
      <w:r w:rsidRPr="001A0AC0">
        <w:rPr>
          <w:rStyle w:val="a9"/>
          <w:rFonts w:ascii="Calibri" w:eastAsiaTheme="minorEastAsia" w:hAnsi="Calibri" w:cs="Calibri"/>
          <w:b/>
          <w:noProof/>
          <w:color w:val="auto"/>
          <w:lang w:val="en-US"/>
        </w:rPr>
        <w:drawing>
          <wp:inline distT="0" distB="0" distL="0" distR="0" wp14:anchorId="6347D6F6" wp14:editId="560E7B33">
            <wp:extent cx="6547419" cy="4953000"/>
            <wp:effectExtent l="0" t="0" r="6350" b="0"/>
            <wp:docPr id="14184730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3036" name=""/>
                    <pic:cNvPicPr/>
                  </pic:nvPicPr>
                  <pic:blipFill>
                    <a:blip r:embed="rId27"/>
                    <a:stretch>
                      <a:fillRect/>
                    </a:stretch>
                  </pic:blipFill>
                  <pic:spPr>
                    <a:xfrm>
                      <a:off x="0" y="0"/>
                      <a:ext cx="6556188" cy="4959633"/>
                    </a:xfrm>
                    <a:prstGeom prst="rect">
                      <a:avLst/>
                    </a:prstGeom>
                  </pic:spPr>
                </pic:pic>
              </a:graphicData>
            </a:graphic>
          </wp:inline>
        </w:drawing>
      </w:r>
    </w:p>
    <w:p w14:paraId="181CD968" w14:textId="77777777" w:rsidR="009146F2" w:rsidRDefault="009146F2" w:rsidP="009146F2">
      <w:pPr>
        <w:spacing w:line="360" w:lineRule="auto"/>
        <w:rPr>
          <w:rStyle w:val="a9"/>
          <w:rFonts w:ascii="Calibri" w:eastAsiaTheme="minorEastAsia" w:hAnsi="Calibri" w:cs="Calibri"/>
          <w:b/>
          <w:bCs/>
          <w:color w:val="auto"/>
        </w:rPr>
      </w:pPr>
    </w:p>
    <w:p w14:paraId="25CD260D" w14:textId="77777777" w:rsidR="009146F2" w:rsidRDefault="009146F2" w:rsidP="009146F2">
      <w:pPr>
        <w:spacing w:line="360" w:lineRule="auto"/>
        <w:rPr>
          <w:rStyle w:val="a9"/>
          <w:rFonts w:ascii="Calibri" w:eastAsiaTheme="minorEastAsia" w:hAnsi="Calibri" w:cs="Calibri"/>
          <w:b/>
          <w:bCs/>
          <w:color w:val="auto"/>
        </w:rPr>
      </w:pPr>
    </w:p>
    <w:p w14:paraId="4A398E33" w14:textId="77777777" w:rsidR="009146F2" w:rsidRDefault="009146F2" w:rsidP="009146F2">
      <w:pPr>
        <w:spacing w:line="360" w:lineRule="auto"/>
        <w:rPr>
          <w:rStyle w:val="a9"/>
          <w:rFonts w:ascii="Calibri" w:eastAsiaTheme="minorEastAsia" w:hAnsi="Calibri" w:cs="Calibri"/>
          <w:b/>
          <w:bCs/>
          <w:color w:val="auto"/>
        </w:rPr>
      </w:pPr>
    </w:p>
    <w:p w14:paraId="1D110D53" w14:textId="77777777" w:rsidR="009146F2" w:rsidRDefault="009146F2" w:rsidP="009146F2">
      <w:pPr>
        <w:spacing w:line="360" w:lineRule="auto"/>
        <w:rPr>
          <w:rStyle w:val="a9"/>
          <w:rFonts w:ascii="Calibri" w:eastAsiaTheme="minorEastAsia" w:hAnsi="Calibri" w:cs="Calibri"/>
          <w:b/>
          <w:bCs/>
          <w:color w:val="auto"/>
        </w:rPr>
      </w:pPr>
    </w:p>
    <w:p w14:paraId="3238F7FA" w14:textId="77777777" w:rsidR="009146F2" w:rsidRDefault="009146F2" w:rsidP="009146F2">
      <w:pPr>
        <w:spacing w:line="360" w:lineRule="auto"/>
        <w:rPr>
          <w:rStyle w:val="a9"/>
          <w:rFonts w:ascii="Calibri" w:eastAsiaTheme="minorEastAsia" w:hAnsi="Calibri" w:cs="Calibri"/>
          <w:b/>
          <w:bCs/>
          <w:color w:val="auto"/>
        </w:rPr>
      </w:pPr>
    </w:p>
    <w:p w14:paraId="4E8E0EF5" w14:textId="77777777" w:rsidR="009146F2" w:rsidRDefault="009146F2" w:rsidP="009146F2">
      <w:pPr>
        <w:spacing w:line="360" w:lineRule="auto"/>
        <w:rPr>
          <w:rStyle w:val="a9"/>
          <w:rFonts w:ascii="Calibri" w:eastAsiaTheme="minorEastAsia" w:hAnsi="Calibri" w:cs="Calibri"/>
          <w:b/>
          <w:bCs/>
          <w:color w:val="auto"/>
        </w:rPr>
      </w:pPr>
    </w:p>
    <w:p w14:paraId="3AE09E60" w14:textId="77777777" w:rsidR="009146F2" w:rsidRDefault="009146F2" w:rsidP="009146F2">
      <w:pPr>
        <w:spacing w:line="360" w:lineRule="auto"/>
        <w:rPr>
          <w:rStyle w:val="a9"/>
          <w:rFonts w:ascii="Calibri" w:eastAsiaTheme="minorEastAsia" w:hAnsi="Calibri" w:cs="Calibri"/>
          <w:b/>
          <w:bCs/>
          <w:color w:val="auto"/>
        </w:rPr>
      </w:pPr>
    </w:p>
    <w:p w14:paraId="5628ACC1" w14:textId="77777777" w:rsidR="009146F2" w:rsidRPr="009E6ECE" w:rsidRDefault="009146F2" w:rsidP="009146F2">
      <w:pPr>
        <w:spacing w:line="360" w:lineRule="auto"/>
        <w:rPr>
          <w:rStyle w:val="a9"/>
          <w:rFonts w:ascii="Calibri" w:eastAsiaTheme="minorEastAsia" w:hAnsi="Calibri" w:cs="Calibri"/>
          <w:b/>
          <w:bCs/>
          <w:i w:val="0"/>
          <w:iCs w:val="0"/>
          <w:color w:val="auto"/>
          <w:sz w:val="22"/>
          <w:szCs w:val="22"/>
        </w:rPr>
      </w:pPr>
      <w:commentRangeStart w:id="101"/>
      <w:r w:rsidRPr="360A30B0">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b.</w:t>
      </w:r>
      <w:commentRangeEnd w:id="101"/>
      <w:r w:rsidRPr="360A30B0">
        <w:rPr>
          <w:rStyle w:val="ad"/>
          <w:rFonts w:ascii="Calibri" w:eastAsiaTheme="minorEastAsia" w:hAnsi="Calibri" w:cs="Calibri"/>
          <w:b/>
          <w:bCs/>
          <w:sz w:val="22"/>
          <w:szCs w:val="22"/>
        </w:rPr>
        <w:commentReference w:id="101"/>
      </w:r>
      <w:r w:rsidRPr="360A30B0">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assessment of travel vaccination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w:t>
      </w:r>
      <w:commentRangeStart w:id="102"/>
      <w:r w:rsidRPr="360A30B0">
        <w:rPr>
          <w:rStyle w:val="a9"/>
          <w:rFonts w:ascii="Calibri" w:eastAsiaTheme="minorEastAsia" w:hAnsi="Calibri" w:cs="Calibri"/>
          <w:i w:val="0"/>
          <w:iCs w:val="0"/>
          <w:color w:val="auto"/>
          <w:sz w:val="22"/>
          <w:szCs w:val="22"/>
        </w:rPr>
        <w:t>r DALY</w:t>
      </w:r>
      <w:commentRangeEnd w:id="102"/>
      <w:r>
        <w:rPr>
          <w:rStyle w:val="ad"/>
          <w:rFonts w:ascii="Calibri" w:eastAsiaTheme="minorEastAsia" w:hAnsi="Calibri" w:cs="Calibri" w:hint="eastAsia"/>
          <w:sz w:val="22"/>
          <w:szCs w:val="22"/>
        </w:rPr>
        <w:commentReference w:id="102"/>
      </w:r>
      <w:r>
        <w:rPr>
          <w:rStyle w:val="a9"/>
          <w:rFonts w:ascii="Calibri" w:eastAsiaTheme="minorEastAsia" w:hAnsi="Calibri" w:cs="Calibri" w:hint="eastAsia"/>
          <w:i w:val="0"/>
          <w:iCs w:val="0"/>
          <w:color w:val="auto"/>
          <w:sz w:val="22"/>
          <w:szCs w:val="22"/>
        </w:rPr>
        <w:t xml:space="preserve">. The dashed line corresponds to benefit-risk ratio </w:t>
      </w:r>
      <w:r w:rsidRPr="44355AE3">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717846D2"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EA0DC5">
        <w:rPr>
          <w:rStyle w:val="a9"/>
          <w:rFonts w:ascii="Calibri" w:eastAsiaTheme="minorEastAsia" w:hAnsi="Calibri" w:cs="Calibri"/>
          <w:i w:val="0"/>
          <w:iCs w:val="0"/>
          <w:noProof/>
          <w:color w:val="auto"/>
          <w:sz w:val="22"/>
          <w:szCs w:val="22"/>
        </w:rPr>
        <w:drawing>
          <wp:inline distT="0" distB="0" distL="0" distR="0" wp14:anchorId="04993995" wp14:editId="0542CBBE">
            <wp:extent cx="5731510" cy="4608195"/>
            <wp:effectExtent l="0" t="0" r="2540" b="1905"/>
            <wp:docPr id="13075606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60605" name=""/>
                    <pic:cNvPicPr/>
                  </pic:nvPicPr>
                  <pic:blipFill>
                    <a:blip r:embed="rId28"/>
                    <a:stretch>
                      <a:fillRect/>
                    </a:stretch>
                  </pic:blipFill>
                  <pic:spPr>
                    <a:xfrm>
                      <a:off x="0" y="0"/>
                      <a:ext cx="5731510" cy="4608195"/>
                    </a:xfrm>
                    <a:prstGeom prst="rect">
                      <a:avLst/>
                    </a:prstGeom>
                  </pic:spPr>
                </pic:pic>
              </a:graphicData>
            </a:graphic>
          </wp:inline>
        </w:drawing>
      </w:r>
    </w:p>
    <w:p w14:paraId="2E41D6E8"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2EDE5C6C" w14:textId="77777777" w:rsidR="009146F2" w:rsidRDefault="009146F2" w:rsidP="009146F2">
      <w:pPr>
        <w:spacing w:line="360" w:lineRule="auto"/>
        <w:rPr>
          <w:rStyle w:val="a9"/>
          <w:rFonts w:ascii="Calibri" w:eastAsiaTheme="minorEastAsia" w:hAnsi="Calibri" w:cs="Calibri"/>
          <w:i w:val="0"/>
          <w:iCs w:val="0"/>
          <w:color w:val="auto"/>
          <w:sz w:val="22"/>
          <w:szCs w:val="22"/>
        </w:rPr>
        <w:sectPr w:rsidR="009146F2" w:rsidSect="009146F2">
          <w:pgSz w:w="11906" w:h="16838"/>
          <w:pgMar w:top="1440" w:right="1440" w:bottom="1440" w:left="1440" w:header="708" w:footer="708" w:gutter="0"/>
          <w:cols w:space="708"/>
          <w:docGrid w:linePitch="360"/>
        </w:sectPr>
      </w:pPr>
    </w:p>
    <w:p w14:paraId="238C626B"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Pr>
          <w:rStyle w:val="a9"/>
          <w:rFonts w:ascii="Calibri" w:eastAsiaTheme="minorEastAsia" w:hAnsi="Calibri" w:cs="Calibri"/>
          <w:b/>
          <w:bCs/>
          <w:i w:val="0"/>
          <w:iCs w:val="0"/>
          <w:color w:val="auto"/>
          <w:sz w:val="22"/>
          <w:szCs w:val="22"/>
          <w:lang w:val="en-US"/>
        </w:rPr>
        <w:t>c</w:t>
      </w:r>
      <w:r w:rsidRPr="00524903">
        <w:rPr>
          <w:rStyle w:val="a9"/>
          <w:rFonts w:ascii="Calibri" w:eastAsiaTheme="minorEastAsia" w:hAnsi="Calibri" w:cs="Calibri"/>
          <w:b/>
          <w:bCs/>
          <w:i w:val="0"/>
          <w:iCs w:val="0"/>
          <w:color w:val="auto"/>
          <w:sz w:val="22"/>
          <w:szCs w:val="22"/>
        </w:rPr>
        <w:t xml:space="preserve">. </w:t>
      </w:r>
      <w:r w:rsidRPr="00524903">
        <w:rPr>
          <w:rStyle w:val="a9"/>
          <w:rFonts w:ascii="Calibri" w:eastAsiaTheme="minorEastAsia" w:hAnsi="Calibri" w:cs="Calibri"/>
          <w:i w:val="0"/>
          <w:iCs w:val="0"/>
          <w:color w:val="auto"/>
          <w:sz w:val="22"/>
          <w:szCs w:val="22"/>
        </w:rPr>
        <w:t xml:space="preserve">Benefit-risk </w:t>
      </w:r>
      <w:r w:rsidRPr="7935B174">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iCs w:val="0"/>
          <w:color w:val="auto"/>
          <w:sz w:val="22"/>
          <w:szCs w:val="22"/>
        </w:rPr>
        <w:t xml:space="preserve">of travel vaccination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deaths</w:t>
      </w:r>
      <w:r>
        <w:rPr>
          <w:rStyle w:val="a9"/>
          <w:rFonts w:ascii="Calibri" w:eastAsiaTheme="minorEastAsia" w:hAnsi="Calibri" w:cs="Calibri" w:hint="eastAsia"/>
          <w:i w:val="0"/>
          <w:iCs w:val="0"/>
          <w:color w:val="auto"/>
          <w:sz w:val="22"/>
          <w:szCs w:val="22"/>
        </w:rPr>
        <w:t xml:space="preserve">. The dashed line corresponds to benefit-risk ratio </w:t>
      </w:r>
      <w:r w:rsidRPr="330AA646">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5BA86BC6" w14:textId="77777777" w:rsidR="009146F2" w:rsidRDefault="009146F2" w:rsidP="009146F2">
      <w:pPr>
        <w:spacing w:line="360" w:lineRule="auto"/>
      </w:pPr>
      <w:r w:rsidRPr="00977FB4">
        <w:rPr>
          <w:noProof/>
        </w:rPr>
        <w:drawing>
          <wp:inline distT="0" distB="0" distL="0" distR="0" wp14:anchorId="6E8EFDDB" wp14:editId="7EAD9F7C">
            <wp:extent cx="5731510" cy="4582795"/>
            <wp:effectExtent l="0" t="0" r="2540" b="8255"/>
            <wp:docPr id="8223852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5291" name=""/>
                    <pic:cNvPicPr/>
                  </pic:nvPicPr>
                  <pic:blipFill>
                    <a:blip r:embed="rId29"/>
                    <a:stretch>
                      <a:fillRect/>
                    </a:stretch>
                  </pic:blipFill>
                  <pic:spPr>
                    <a:xfrm>
                      <a:off x="0" y="0"/>
                      <a:ext cx="5731510" cy="4582795"/>
                    </a:xfrm>
                    <a:prstGeom prst="rect">
                      <a:avLst/>
                    </a:prstGeom>
                  </pic:spPr>
                </pic:pic>
              </a:graphicData>
            </a:graphic>
          </wp:inline>
        </w:drawing>
      </w:r>
    </w:p>
    <w:p w14:paraId="673B8104" w14:textId="77777777" w:rsidR="009146F2" w:rsidRDefault="009146F2" w:rsidP="009146F2">
      <w:pPr>
        <w:spacing w:line="360" w:lineRule="auto"/>
      </w:pPr>
    </w:p>
    <w:p w14:paraId="70D15A7B" w14:textId="77777777" w:rsidR="009146F2" w:rsidRDefault="009146F2" w:rsidP="009146F2">
      <w:pPr>
        <w:spacing w:line="360" w:lineRule="auto"/>
      </w:pPr>
    </w:p>
    <w:p w14:paraId="2A890D55" w14:textId="77777777" w:rsidR="009146F2" w:rsidRDefault="009146F2" w:rsidP="009146F2">
      <w:pPr>
        <w:spacing w:line="360" w:lineRule="auto"/>
      </w:pPr>
    </w:p>
    <w:p w14:paraId="66D1380A" w14:textId="77777777" w:rsidR="009146F2" w:rsidRDefault="009146F2" w:rsidP="009146F2">
      <w:pPr>
        <w:spacing w:line="360" w:lineRule="auto"/>
      </w:pPr>
    </w:p>
    <w:p w14:paraId="035FC063" w14:textId="77777777" w:rsidR="009146F2" w:rsidRDefault="009146F2" w:rsidP="009146F2">
      <w:pPr>
        <w:spacing w:line="360" w:lineRule="auto"/>
      </w:pPr>
    </w:p>
    <w:p w14:paraId="0B6446E6" w14:textId="77777777" w:rsidR="009146F2" w:rsidRDefault="009146F2" w:rsidP="009146F2">
      <w:pPr>
        <w:spacing w:line="360" w:lineRule="auto"/>
      </w:pPr>
    </w:p>
    <w:p w14:paraId="21008A1F" w14:textId="77777777" w:rsidR="009146F2" w:rsidRDefault="009146F2" w:rsidP="009146F2">
      <w:pPr>
        <w:spacing w:line="360" w:lineRule="auto"/>
      </w:pPr>
    </w:p>
    <w:p w14:paraId="2CBF9351" w14:textId="77777777" w:rsidR="009146F2" w:rsidRDefault="009146F2" w:rsidP="009146F2">
      <w:pPr>
        <w:spacing w:line="360" w:lineRule="auto"/>
      </w:pPr>
    </w:p>
    <w:p w14:paraId="4C834BEA" w14:textId="77777777" w:rsidR="009146F2" w:rsidRDefault="009146F2" w:rsidP="009146F2">
      <w:pPr>
        <w:spacing w:line="360" w:lineRule="auto"/>
      </w:pPr>
    </w:p>
    <w:p w14:paraId="64042067" w14:textId="77777777" w:rsidR="009146F2" w:rsidRDefault="009146F2" w:rsidP="009146F2">
      <w:pPr>
        <w:spacing w:line="360" w:lineRule="auto"/>
      </w:pPr>
    </w:p>
    <w:p w14:paraId="0D5C0BCD" w14:textId="77777777" w:rsidR="009146F2" w:rsidRDefault="009146F2" w:rsidP="009146F2">
      <w:pPr>
        <w:spacing w:line="360" w:lineRule="auto"/>
        <w:sectPr w:rsidR="009146F2" w:rsidSect="009146F2">
          <w:pgSz w:w="11906" w:h="16838"/>
          <w:pgMar w:top="1440" w:right="1440" w:bottom="1440" w:left="1440" w:header="708" w:footer="708" w:gutter="0"/>
          <w:cols w:space="708"/>
          <w:docGrid w:linePitch="360"/>
        </w:sectPr>
      </w:pPr>
    </w:p>
    <w:p w14:paraId="1F3D7F08"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Pr>
          <w:rStyle w:val="a9"/>
          <w:rFonts w:ascii="Calibri" w:eastAsiaTheme="minorEastAsia" w:hAnsi="Calibri" w:cs="Calibri"/>
          <w:b/>
          <w:bCs/>
          <w:i w:val="0"/>
          <w:iCs w:val="0"/>
          <w:color w:val="auto"/>
          <w:sz w:val="22"/>
          <w:szCs w:val="22"/>
        </w:rPr>
        <w:t>d</w:t>
      </w:r>
      <w:r w:rsidRPr="00524903">
        <w:rPr>
          <w:rStyle w:val="a9"/>
          <w:rFonts w:ascii="Calibri" w:eastAsiaTheme="minorEastAsia" w:hAnsi="Calibri" w:cs="Calibri"/>
          <w:b/>
          <w:bCs/>
          <w:i w:val="0"/>
          <w:iCs w:val="0"/>
          <w:color w:val="auto"/>
          <w:sz w:val="22"/>
          <w:szCs w:val="22"/>
        </w:rPr>
        <w:t xml:space="preserve">. </w:t>
      </w:r>
      <w:r w:rsidRPr="00524903">
        <w:rPr>
          <w:rStyle w:val="a9"/>
          <w:rFonts w:ascii="Calibri" w:eastAsiaTheme="minorEastAsia" w:hAnsi="Calibri" w:cs="Calibri"/>
          <w:i w:val="0"/>
          <w:iCs w:val="0"/>
          <w:color w:val="auto"/>
          <w:sz w:val="22"/>
          <w:szCs w:val="22"/>
        </w:rPr>
        <w:t xml:space="preserve">Benefit-risk </w:t>
      </w:r>
      <w:r w:rsidRPr="7935B174">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iCs w:val="0"/>
          <w:color w:val="auto"/>
          <w:sz w:val="22"/>
          <w:szCs w:val="22"/>
        </w:rPr>
        <w:t xml:space="preserve">of travel vaccination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w:t>
      </w:r>
      <w:r w:rsidRPr="5BF74B9A">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153F1B4B"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DE5A5F">
        <w:rPr>
          <w:rStyle w:val="a9"/>
          <w:rFonts w:ascii="Calibri" w:eastAsiaTheme="minorEastAsia" w:hAnsi="Calibri" w:cs="Calibri"/>
          <w:i w:val="0"/>
          <w:iCs w:val="0"/>
          <w:noProof/>
          <w:color w:val="auto"/>
          <w:sz w:val="22"/>
          <w:szCs w:val="22"/>
        </w:rPr>
        <w:drawing>
          <wp:inline distT="0" distB="0" distL="0" distR="0" wp14:anchorId="65CC4BA9" wp14:editId="697F76B9">
            <wp:extent cx="5731510" cy="4626610"/>
            <wp:effectExtent l="0" t="0" r="2540" b="2540"/>
            <wp:docPr id="15568425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42568" name=""/>
                    <pic:cNvPicPr/>
                  </pic:nvPicPr>
                  <pic:blipFill>
                    <a:blip r:embed="rId30"/>
                    <a:stretch>
                      <a:fillRect/>
                    </a:stretch>
                  </pic:blipFill>
                  <pic:spPr>
                    <a:xfrm>
                      <a:off x="0" y="0"/>
                      <a:ext cx="5731510" cy="4626610"/>
                    </a:xfrm>
                    <a:prstGeom prst="rect">
                      <a:avLst/>
                    </a:prstGeom>
                  </pic:spPr>
                </pic:pic>
              </a:graphicData>
            </a:graphic>
          </wp:inline>
        </w:drawing>
      </w:r>
    </w:p>
    <w:p w14:paraId="3106C75E" w14:textId="77777777" w:rsidR="009146F2" w:rsidRDefault="009146F2" w:rsidP="009146F2">
      <w:pPr>
        <w:spacing w:line="360" w:lineRule="auto"/>
      </w:pPr>
    </w:p>
    <w:p w14:paraId="6C1B20AF" w14:textId="77777777" w:rsidR="009146F2" w:rsidRDefault="009146F2" w:rsidP="009146F2">
      <w:pPr>
        <w:spacing w:line="360" w:lineRule="auto"/>
      </w:pPr>
    </w:p>
    <w:p w14:paraId="67C1DAF9" w14:textId="77777777" w:rsidR="009146F2" w:rsidRDefault="009146F2" w:rsidP="009146F2">
      <w:pPr>
        <w:spacing w:line="360" w:lineRule="auto"/>
      </w:pPr>
    </w:p>
    <w:p w14:paraId="12FA76F9" w14:textId="77777777" w:rsidR="009146F2" w:rsidRDefault="009146F2" w:rsidP="009146F2">
      <w:pPr>
        <w:spacing w:line="360" w:lineRule="auto"/>
      </w:pPr>
    </w:p>
    <w:p w14:paraId="2DB2F33E" w14:textId="77777777" w:rsidR="009146F2" w:rsidRDefault="009146F2" w:rsidP="009146F2">
      <w:pPr>
        <w:spacing w:line="360" w:lineRule="auto"/>
      </w:pPr>
    </w:p>
    <w:p w14:paraId="452A619F" w14:textId="77777777" w:rsidR="009146F2" w:rsidRDefault="009146F2" w:rsidP="009146F2">
      <w:pPr>
        <w:spacing w:line="360" w:lineRule="auto"/>
      </w:pPr>
    </w:p>
    <w:p w14:paraId="05EFF146" w14:textId="77777777" w:rsidR="009146F2" w:rsidRDefault="009146F2" w:rsidP="009146F2">
      <w:pPr>
        <w:spacing w:line="360" w:lineRule="auto"/>
      </w:pPr>
    </w:p>
    <w:p w14:paraId="6107BC1B" w14:textId="77777777" w:rsidR="009146F2" w:rsidRDefault="009146F2" w:rsidP="009146F2">
      <w:pPr>
        <w:spacing w:line="360" w:lineRule="auto"/>
      </w:pPr>
    </w:p>
    <w:p w14:paraId="00C84210" w14:textId="77777777" w:rsidR="009146F2" w:rsidRDefault="009146F2" w:rsidP="009146F2">
      <w:pPr>
        <w:spacing w:line="360" w:lineRule="auto"/>
        <w:rPr>
          <w:rFonts w:eastAsiaTheme="minorEastAsia"/>
        </w:rPr>
      </w:pPr>
    </w:p>
    <w:p w14:paraId="1D9B02A8" w14:textId="77777777" w:rsidR="009146F2" w:rsidRDefault="009146F2" w:rsidP="009146F2">
      <w:pPr>
        <w:spacing w:line="360" w:lineRule="auto"/>
        <w:rPr>
          <w:rFonts w:eastAsiaTheme="minorEastAsia"/>
        </w:rPr>
      </w:pPr>
    </w:p>
    <w:p w14:paraId="5EC1AC44" w14:textId="77777777" w:rsidR="009146F2" w:rsidRPr="00DE5A5F" w:rsidRDefault="009146F2" w:rsidP="009146F2">
      <w:pPr>
        <w:spacing w:line="360" w:lineRule="auto"/>
        <w:rPr>
          <w:rFonts w:eastAsiaTheme="minorEastAsia"/>
        </w:rPr>
      </w:pPr>
    </w:p>
    <w:p w14:paraId="46FA8BC0" w14:textId="77777777" w:rsidR="009146F2" w:rsidRDefault="009146F2" w:rsidP="009146F2">
      <w:pPr>
        <w:spacing w:line="360" w:lineRule="auto"/>
      </w:pPr>
    </w:p>
    <w:p w14:paraId="14D01B38" w14:textId="77777777" w:rsidR="009146F2" w:rsidRDefault="009146F2" w:rsidP="009146F2">
      <w:pPr>
        <w:spacing w:line="360" w:lineRule="auto"/>
      </w:pPr>
    </w:p>
    <w:p w14:paraId="0EB0FE5A"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360A30B0">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hint="eastAsia"/>
          <w:b/>
          <w:bCs/>
          <w:i w:val="0"/>
          <w:iCs w:val="0"/>
          <w:color w:val="auto"/>
          <w:sz w:val="22"/>
          <w:szCs w:val="22"/>
        </w:rPr>
        <w:t>2</w:t>
      </w:r>
      <w:r w:rsidRPr="360A30B0">
        <w:rPr>
          <w:rStyle w:val="a9"/>
          <w:rFonts w:ascii="Calibri" w:eastAsiaTheme="minorEastAsia" w:hAnsi="Calibri" w:cs="Calibri"/>
          <w:b/>
          <w:bCs/>
          <w:i w:val="0"/>
          <w:iCs w:val="0"/>
          <w:color w:val="auto"/>
          <w:sz w:val="22"/>
          <w:szCs w:val="22"/>
        </w:rPr>
        <w:t xml:space="preserve">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w:t>
      </w:r>
      <w:commentRangeStart w:id="103"/>
      <w:r w:rsidRPr="360A30B0">
        <w:rPr>
          <w:rStyle w:val="a9"/>
          <w:rFonts w:ascii="Calibri" w:eastAsiaTheme="minorEastAsia" w:hAnsi="Calibri" w:cs="Calibri"/>
          <w:i w:val="0"/>
          <w:iCs w:val="0"/>
          <w:color w:val="auto"/>
          <w:sz w:val="22"/>
          <w:szCs w:val="22"/>
        </w:rPr>
        <w:t>r DALY</w:t>
      </w:r>
      <w:commentRangeEnd w:id="103"/>
      <w:r>
        <w:rPr>
          <w:rStyle w:val="ad"/>
          <w:rFonts w:ascii="Calibri" w:eastAsiaTheme="minorEastAsia" w:hAnsi="Calibri" w:cs="Calibri" w:hint="eastAsia"/>
          <w:sz w:val="22"/>
          <w:szCs w:val="22"/>
        </w:rPr>
        <w:commentReference w:id="103"/>
      </w:r>
      <w:r>
        <w:rPr>
          <w:rStyle w:val="a9"/>
          <w:rFonts w:ascii="Calibri" w:eastAsiaTheme="minorEastAsia" w:hAnsi="Calibri" w:cs="Calibri" w:hint="eastAsia"/>
          <w:i w:val="0"/>
          <w:iCs w:val="0"/>
          <w:color w:val="auto"/>
          <w:sz w:val="22"/>
          <w:szCs w:val="22"/>
        </w:rPr>
        <w:t xml:space="preserve">. The dashed line corresponds to benefit-risk ratio </w:t>
      </w:r>
      <w:r w:rsidRPr="3F619F35">
        <w:rPr>
          <w:rStyle w:val="a9"/>
          <w:rFonts w:ascii="Calibri" w:eastAsiaTheme="minorEastAsia" w:hAnsi="Calibri" w:cs="Calibri"/>
          <w:i w:val="0"/>
          <w:iCs w:val="0"/>
          <w:color w:val="auto"/>
          <w:sz w:val="22"/>
          <w:szCs w:val="22"/>
        </w:rPr>
        <w:t>of</w:t>
      </w:r>
      <w:r>
        <w:rPr>
          <w:rStyle w:val="a9"/>
          <w:rFonts w:ascii="Calibri" w:eastAsiaTheme="minorEastAsia" w:hAnsi="Calibri" w:cs="Calibri" w:hint="eastAsia"/>
          <w:i w:val="0"/>
          <w:iCs w:val="0"/>
          <w:color w:val="auto"/>
          <w:sz w:val="22"/>
          <w:szCs w:val="22"/>
        </w:rPr>
        <w:t xml:space="preserve"> 1. </w:t>
      </w:r>
      <w:r w:rsidRPr="360A30B0">
        <w:rPr>
          <w:rStyle w:val="a9"/>
          <w:rFonts w:ascii="Calibri" w:eastAsiaTheme="minorEastAsia" w:hAnsi="Calibri" w:cs="Calibri"/>
          <w:i w:val="0"/>
          <w:iCs w:val="0"/>
          <w:color w:val="auto"/>
          <w:sz w:val="22"/>
          <w:szCs w:val="22"/>
        </w:rPr>
        <w:t xml:space="preserve"> </w:t>
      </w:r>
    </w:p>
    <w:p w14:paraId="371A6F5A" w14:textId="77777777" w:rsidR="009146F2" w:rsidRDefault="009146F2" w:rsidP="009146F2">
      <w:pPr>
        <w:spacing w:line="360" w:lineRule="auto"/>
        <w:rPr>
          <w:rStyle w:val="a9"/>
          <w:rFonts w:ascii="Calibri" w:eastAsiaTheme="minorEastAsia" w:hAnsi="Calibri" w:cs="Calibri"/>
          <w:i w:val="0"/>
          <w:iCs w:val="0"/>
          <w:color w:val="auto"/>
          <w:sz w:val="22"/>
          <w:szCs w:val="22"/>
        </w:rPr>
      </w:pPr>
      <w:commentRangeStart w:id="104"/>
      <w:commentRangeStart w:id="105"/>
      <w:commentRangeEnd w:id="105"/>
      <w:r>
        <w:rPr>
          <w:rStyle w:val="ad"/>
          <w:noProof/>
          <w:sz w:val="24"/>
          <w:szCs w:val="24"/>
        </w:rPr>
        <w:commentReference w:id="105"/>
      </w:r>
      <w:commentRangeEnd w:id="104"/>
      <w:r>
        <w:rPr>
          <w:rStyle w:val="ad"/>
          <w:noProof/>
          <w:sz w:val="24"/>
          <w:szCs w:val="24"/>
        </w:rPr>
        <w:commentReference w:id="104"/>
      </w:r>
      <w:commentRangeStart w:id="106"/>
      <w:commentRangeStart w:id="107"/>
      <w:r>
        <w:rPr>
          <w:noProof/>
        </w:rPr>
        <w:drawing>
          <wp:inline distT="0" distB="0" distL="0" distR="0" wp14:anchorId="59FA795D" wp14:editId="790EBCAC">
            <wp:extent cx="6545066" cy="5205742"/>
            <wp:effectExtent l="0" t="0" r="0" b="1270"/>
            <wp:docPr id="2766997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99734" name="Picture 1" descr="A screenshot of a graph&#10;&#10;AI-generated content may be incorrect."/>
                    <pic:cNvPicPr/>
                  </pic:nvPicPr>
                  <pic:blipFill>
                    <a:blip r:embed="rId31"/>
                    <a:stretch>
                      <a:fillRect/>
                    </a:stretch>
                  </pic:blipFill>
                  <pic:spPr>
                    <a:xfrm>
                      <a:off x="0" y="0"/>
                      <a:ext cx="6565570" cy="5222051"/>
                    </a:xfrm>
                    <a:prstGeom prst="rect">
                      <a:avLst/>
                    </a:prstGeom>
                  </pic:spPr>
                </pic:pic>
              </a:graphicData>
            </a:graphic>
          </wp:inline>
        </w:drawing>
      </w:r>
      <w:commentRangeEnd w:id="107"/>
      <w:r w:rsidRPr="13EDFA97">
        <w:rPr>
          <w:rStyle w:val="ad"/>
          <w:rFonts w:ascii="Calibri" w:eastAsiaTheme="minorEastAsia" w:hAnsi="Calibri" w:cs="Calibri"/>
          <w:sz w:val="22"/>
          <w:szCs w:val="22"/>
        </w:rPr>
        <w:commentReference w:id="107"/>
      </w:r>
      <w:commentRangeEnd w:id="106"/>
      <w:r w:rsidRPr="13EDFA97">
        <w:rPr>
          <w:rStyle w:val="ad"/>
          <w:rFonts w:ascii="Calibri" w:eastAsiaTheme="minorEastAsia" w:hAnsi="Calibri" w:cs="Calibri"/>
          <w:sz w:val="22"/>
          <w:szCs w:val="22"/>
        </w:rPr>
        <w:commentReference w:id="106"/>
      </w:r>
      <w:r w:rsidRPr="13EDFA97">
        <w:rPr>
          <w:rStyle w:val="a9"/>
          <w:rFonts w:ascii="Calibri" w:eastAsiaTheme="minorEastAsia" w:hAnsi="Calibri" w:cs="Calibri"/>
          <w:i w:val="0"/>
          <w:iCs w:val="0"/>
          <w:color w:val="auto"/>
          <w:sz w:val="22"/>
          <w:szCs w:val="22"/>
        </w:rPr>
        <w:t xml:space="preserve"> </w:t>
      </w:r>
    </w:p>
    <w:p w14:paraId="0C2EB36E"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76A62D5E"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60276802"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62CDEE1D"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1134C320"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02E6E61"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004D4B38"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04B5DDD"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565CBBCE"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E9DB1DE"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42BD57EE"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397D1CDB">
        <w:rPr>
          <w:rStyle w:val="a9"/>
          <w:rFonts w:ascii="Calibri" w:eastAsiaTheme="minorEastAsia" w:hAnsi="Calibri" w:cs="Calibri"/>
          <w:b/>
          <w:bCs/>
          <w:i w:val="0"/>
          <w:iCs w:val="0"/>
          <w:color w:val="auto"/>
          <w:sz w:val="22"/>
          <w:szCs w:val="22"/>
        </w:rPr>
        <w:t>1</w:t>
      </w:r>
      <w:r>
        <w:rPr>
          <w:rStyle w:val="a9"/>
          <w:rFonts w:ascii="Calibri" w:eastAsiaTheme="minorEastAsia" w:hAnsi="Calibri" w:cs="Calibri" w:hint="eastAsia"/>
          <w:b/>
          <w:bCs/>
          <w:i w:val="0"/>
          <w:iCs w:val="0"/>
          <w:color w:val="auto"/>
          <w:sz w:val="22"/>
          <w:szCs w:val="22"/>
        </w:rPr>
        <w:t>f</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74E32DD5" w14:textId="77777777" w:rsidR="009146F2" w:rsidRDefault="009146F2" w:rsidP="009146F2">
      <w:pPr>
        <w:spacing w:line="360" w:lineRule="auto"/>
        <w:rPr>
          <w:rStyle w:val="a9"/>
          <w:rFonts w:ascii="Calibri" w:eastAsiaTheme="minorEastAsia" w:hAnsi="Calibri" w:cs="Calibri"/>
          <w:i w:val="0"/>
          <w:iCs w:val="0"/>
          <w:color w:val="auto"/>
          <w:sz w:val="22"/>
          <w:szCs w:val="22"/>
        </w:rPr>
      </w:pPr>
      <w:commentRangeStart w:id="108"/>
      <w:commentRangeEnd w:id="108"/>
      <w:r w:rsidRPr="00012AA1">
        <w:rPr>
          <w:rStyle w:val="ad"/>
          <w:rFonts w:ascii="Calibri" w:eastAsiaTheme="minorEastAsia" w:hAnsi="Calibri" w:cs="Calibri"/>
          <w:noProof/>
          <w:sz w:val="22"/>
          <w:szCs w:val="22"/>
        </w:rPr>
        <w:commentReference w:id="108"/>
      </w:r>
      <w:r w:rsidRPr="00012AA1">
        <w:rPr>
          <w:rStyle w:val="a9"/>
          <w:rFonts w:ascii="Calibri" w:eastAsiaTheme="minorEastAsia" w:hAnsi="Calibri" w:cs="Calibri"/>
          <w:i w:val="0"/>
          <w:iCs w:val="0"/>
          <w:noProof/>
          <w:color w:val="auto"/>
          <w:sz w:val="22"/>
          <w:szCs w:val="22"/>
        </w:rPr>
        <w:drawing>
          <wp:inline distT="0" distB="0" distL="0" distR="0" wp14:anchorId="45691529" wp14:editId="6B5D9757">
            <wp:extent cx="6490656" cy="5187635"/>
            <wp:effectExtent l="0" t="0" r="0" b="0"/>
            <wp:docPr id="8100124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2437" name="Picture 1" descr="A screenshot of a graph&#10;&#10;AI-generated content may be incorrect."/>
                    <pic:cNvPicPr/>
                  </pic:nvPicPr>
                  <pic:blipFill>
                    <a:blip r:embed="rId32"/>
                    <a:stretch>
                      <a:fillRect/>
                    </a:stretch>
                  </pic:blipFill>
                  <pic:spPr>
                    <a:xfrm>
                      <a:off x="0" y="0"/>
                      <a:ext cx="6490656" cy="5187635"/>
                    </a:xfrm>
                    <a:prstGeom prst="rect">
                      <a:avLst/>
                    </a:prstGeom>
                  </pic:spPr>
                </pic:pic>
              </a:graphicData>
            </a:graphic>
          </wp:inline>
        </w:drawing>
      </w:r>
    </w:p>
    <w:p w14:paraId="4A62458E"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713381F"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775CC770"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D5C0D26"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0F712F38"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042D249B"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52E1F6B2"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41C1E0D5"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45DB20DF"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0288EE85"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5A33202F"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766689EF"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397D1CDB">
        <w:rPr>
          <w:rStyle w:val="a9"/>
          <w:rFonts w:ascii="Calibri" w:eastAsiaTheme="minorEastAsia" w:hAnsi="Calibri" w:cs="Calibri"/>
          <w:b/>
          <w:bCs/>
          <w:i w:val="0"/>
          <w:iCs w:val="0"/>
          <w:color w:val="auto"/>
          <w:sz w:val="22"/>
          <w:szCs w:val="22"/>
        </w:rPr>
        <w:t>1</w:t>
      </w:r>
      <w:r>
        <w:rPr>
          <w:rStyle w:val="a9"/>
          <w:rFonts w:ascii="Calibri" w:eastAsiaTheme="minorEastAsia" w:hAnsi="Calibri" w:cs="Calibri"/>
          <w:b/>
          <w:bCs/>
          <w:i w:val="0"/>
          <w:iCs w:val="0"/>
          <w:color w:val="auto"/>
          <w:sz w:val="22"/>
          <w:szCs w:val="22"/>
          <w:lang w:val="en-US"/>
        </w:rPr>
        <w:t>g</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travel vaccination strategies by age group, travel duration,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56C68504" w14:textId="77777777" w:rsidR="009146F2" w:rsidRDefault="009146F2" w:rsidP="009146F2">
      <w:pPr>
        <w:spacing w:line="360" w:lineRule="auto"/>
        <w:rPr>
          <w:rStyle w:val="a9"/>
          <w:rFonts w:ascii="Calibri" w:eastAsiaTheme="minorEastAsia" w:hAnsi="Calibri" w:cs="Calibri"/>
          <w:i w:val="0"/>
          <w:iCs w:val="0"/>
          <w:color w:val="auto"/>
          <w:sz w:val="22"/>
          <w:szCs w:val="22"/>
        </w:rPr>
      </w:pPr>
      <w:commentRangeStart w:id="109"/>
      <w:commentRangeEnd w:id="109"/>
      <w:r w:rsidRPr="000D07BF">
        <w:rPr>
          <w:rStyle w:val="ad"/>
          <w:rFonts w:ascii="Calibri" w:eastAsiaTheme="minorEastAsia" w:hAnsi="Calibri" w:cs="Calibri"/>
          <w:noProof/>
          <w:sz w:val="22"/>
          <w:szCs w:val="22"/>
        </w:rPr>
        <w:commentReference w:id="109"/>
      </w:r>
      <w:r w:rsidRPr="000D07BF">
        <w:rPr>
          <w:rStyle w:val="a9"/>
          <w:rFonts w:ascii="Calibri" w:eastAsiaTheme="minorEastAsia" w:hAnsi="Calibri" w:cs="Calibri"/>
          <w:i w:val="0"/>
          <w:iCs w:val="0"/>
          <w:noProof/>
          <w:color w:val="auto"/>
          <w:sz w:val="22"/>
          <w:szCs w:val="22"/>
        </w:rPr>
        <w:drawing>
          <wp:inline distT="0" distB="0" distL="0" distR="0" wp14:anchorId="0083CF75" wp14:editId="5BBA6FE1">
            <wp:extent cx="6518668" cy="5187635"/>
            <wp:effectExtent l="0" t="0" r="0" b="0"/>
            <wp:docPr id="4920308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30885" name="Picture 1" descr="A screenshot of a graph&#10;&#10;AI-generated content may be incorrect."/>
                    <pic:cNvPicPr/>
                  </pic:nvPicPr>
                  <pic:blipFill>
                    <a:blip r:embed="rId33"/>
                    <a:stretch>
                      <a:fillRect/>
                    </a:stretch>
                  </pic:blipFill>
                  <pic:spPr>
                    <a:xfrm>
                      <a:off x="0" y="0"/>
                      <a:ext cx="6538958" cy="5203782"/>
                    </a:xfrm>
                    <a:prstGeom prst="rect">
                      <a:avLst/>
                    </a:prstGeom>
                  </pic:spPr>
                </pic:pic>
              </a:graphicData>
            </a:graphic>
          </wp:inline>
        </w:drawing>
      </w:r>
    </w:p>
    <w:p w14:paraId="18E9D993" w14:textId="77777777" w:rsidR="009146F2" w:rsidRDefault="009146F2" w:rsidP="009146F2">
      <w:pPr>
        <w:spacing w:line="360" w:lineRule="auto"/>
      </w:pPr>
    </w:p>
    <w:p w14:paraId="5E4C9E30" w14:textId="77777777" w:rsidR="009146F2" w:rsidRDefault="009146F2" w:rsidP="009146F2">
      <w:pPr>
        <w:spacing w:line="360" w:lineRule="auto"/>
        <w:sectPr w:rsidR="009146F2" w:rsidSect="009146F2">
          <w:pgSz w:w="11906" w:h="16838"/>
          <w:pgMar w:top="1440" w:right="1440" w:bottom="1440" w:left="1440" w:header="708" w:footer="708" w:gutter="0"/>
          <w:cols w:space="708"/>
          <w:docGrid w:linePitch="360"/>
        </w:sectPr>
      </w:pPr>
    </w:p>
    <w:p w14:paraId="3C5D83B6" w14:textId="77777777" w:rsidR="009146F2" w:rsidRPr="00DC2205" w:rsidRDefault="009146F2" w:rsidP="009146F2">
      <w:pPr>
        <w:spacing w:line="360" w:lineRule="auto"/>
        <w:rPr>
          <w:rStyle w:val="a9"/>
          <w:rFonts w:ascii="Calibri" w:eastAsiaTheme="minorEastAsia" w:hAnsi="Calibri" w:cs="Calibri"/>
          <w:i w:val="0"/>
          <w:iCs w:val="0"/>
          <w:color w:val="auto"/>
          <w:sz w:val="22"/>
          <w:szCs w:val="22"/>
        </w:rPr>
      </w:pPr>
      <w:commentRangeStart w:id="110"/>
      <w:r w:rsidRPr="6FCD0B67">
        <w:rPr>
          <w:rFonts w:ascii="Calibri" w:hAnsi="Calibri" w:cs="Calibri"/>
          <w:b/>
          <w:bCs/>
          <w:sz w:val="22"/>
          <w:szCs w:val="22"/>
        </w:rPr>
        <w:lastRenderedPageBreak/>
        <w:t>Figure 2</w:t>
      </w:r>
      <w:r w:rsidRPr="6FCD0B67">
        <w:rPr>
          <w:rStyle w:val="a9"/>
          <w:rFonts w:ascii="Calibri" w:eastAsiaTheme="minorEastAsia" w:hAnsi="Calibri" w:cs="Calibri"/>
          <w:i w:val="0"/>
          <w:iCs w:val="0"/>
          <w:color w:val="auto"/>
          <w:sz w:val="22"/>
          <w:szCs w:val="22"/>
        </w:rPr>
        <w:t xml:space="preserve"> </w:t>
      </w:r>
      <w:commentRangeEnd w:id="110"/>
      <w:r w:rsidRPr="6FCD0B67">
        <w:rPr>
          <w:rStyle w:val="ad"/>
          <w:rFonts w:ascii="Calibri" w:eastAsiaTheme="minorEastAsia" w:hAnsi="Calibri" w:cs="Calibri"/>
          <w:sz w:val="22"/>
          <w:szCs w:val="22"/>
        </w:rPr>
        <w:commentReference w:id="110"/>
      </w:r>
      <w:r w:rsidRPr="6FCD0B67">
        <w:rPr>
          <w:rStyle w:val="a9"/>
          <w:rFonts w:ascii="Calibri" w:eastAsiaTheme="minorEastAsia" w:hAnsi="Calibri" w:cs="Calibri"/>
          <w:i w:val="0"/>
          <w:iCs w:val="0"/>
          <w:color w:val="auto"/>
          <w:sz w:val="22"/>
          <w:szCs w:val="22"/>
        </w:rPr>
        <w:t xml:space="preserve">– </w:t>
      </w:r>
      <w:r w:rsidRPr="6FCD0B67">
        <w:rPr>
          <w:rStyle w:val="a9"/>
          <w:rFonts w:ascii="Calibri" w:eastAsiaTheme="minorEastAsia" w:hAnsi="Calibri" w:cs="Calibri"/>
          <w:b/>
          <w:bCs/>
          <w:i w:val="0"/>
          <w:iCs w:val="0"/>
          <w:color w:val="auto"/>
          <w:sz w:val="22"/>
          <w:szCs w:val="22"/>
        </w:rPr>
        <w:t xml:space="preserve">Benefit-risk assessment of Ixchiq for outbreak response immunisation. </w:t>
      </w:r>
      <w:r w:rsidRPr="6FCD0B67">
        <w:rPr>
          <w:rStyle w:val="a9"/>
          <w:rFonts w:ascii="Calibri" w:eastAsiaTheme="minorEastAsia" w:hAnsi="Calibri" w:cs="Calibri"/>
          <w:i w:val="0"/>
          <w:iCs w:val="0"/>
          <w:color w:val="auto"/>
          <w:sz w:val="22"/>
          <w:szCs w:val="22"/>
        </w:rPr>
        <w:t>Benefit-risk assessment of outbreak response immunisation strategies by age group</w:t>
      </w:r>
      <w:r>
        <w:rPr>
          <w:rStyle w:val="a9"/>
          <w:rFonts w:ascii="Calibri" w:eastAsiaTheme="minorEastAsia" w:hAnsi="Calibri" w:cs="Calibri"/>
          <w:i w:val="0"/>
          <w:iCs w:val="0"/>
          <w:color w:val="auto"/>
          <w:sz w:val="22"/>
          <w:szCs w:val="22"/>
        </w:rPr>
        <w:t xml:space="preserve">, </w:t>
      </w:r>
      <w:r>
        <w:rPr>
          <w:rStyle w:val="a9"/>
          <w:rFonts w:ascii="Calibri" w:eastAsiaTheme="minorEastAsia" w:hAnsi="Calibri" w:cs="Calibri"/>
          <w:i w:val="0"/>
          <w:color w:val="auto"/>
          <w:sz w:val="22"/>
          <w:szCs w:val="22"/>
        </w:rPr>
        <w:t>transmission setting, and vaccine protection mechanism.</w:t>
      </w:r>
      <w:r w:rsidRPr="6FCD0B67">
        <w:rPr>
          <w:rStyle w:val="a9"/>
          <w:rFonts w:ascii="Calibri" w:eastAsiaTheme="minorEastAsia" w:hAnsi="Calibri" w:cs="Calibri"/>
          <w:i w:val="0"/>
          <w:iCs w:val="0"/>
          <w:color w:val="auto"/>
          <w:sz w:val="22"/>
          <w:szCs w:val="22"/>
        </w:rPr>
        <w:t xml:space="preserve"> </w:t>
      </w:r>
    </w:p>
    <w:p w14:paraId="6A92A2A6" w14:textId="77777777" w:rsidR="009146F2" w:rsidRPr="00524903" w:rsidRDefault="009146F2" w:rsidP="009146F2">
      <w:pPr>
        <w:spacing w:line="360" w:lineRule="auto"/>
        <w:rPr>
          <w:rStyle w:val="a9"/>
          <w:rFonts w:ascii="Calibri" w:eastAsiaTheme="minorEastAsia" w:hAnsi="Calibri" w:cs="Calibri"/>
          <w:i w:val="0"/>
          <w:color w:val="auto"/>
          <w:sz w:val="22"/>
          <w:szCs w:val="22"/>
        </w:rPr>
      </w:pPr>
      <w:commentRangeStart w:id="111"/>
      <w:r w:rsidRPr="00524903">
        <w:rPr>
          <w:rStyle w:val="a9"/>
          <w:rFonts w:ascii="Calibri" w:eastAsiaTheme="minorEastAsia" w:hAnsi="Calibri" w:cs="Calibri"/>
          <w:b/>
          <w:bCs/>
          <w:i w:val="0"/>
          <w:iCs w:val="0"/>
          <w:color w:val="auto"/>
          <w:sz w:val="22"/>
          <w:szCs w:val="22"/>
        </w:rPr>
        <w:t>Figure</w:t>
      </w:r>
      <w:r w:rsidRPr="00524903">
        <w:rPr>
          <w:rStyle w:val="a9"/>
          <w:rFonts w:ascii="Calibri" w:eastAsiaTheme="minorEastAsia" w:hAnsi="Calibri" w:cs="Calibri"/>
          <w:b/>
          <w:bCs/>
          <w:i w:val="0"/>
          <w:color w:val="auto"/>
          <w:sz w:val="22"/>
          <w:szCs w:val="22"/>
        </w:rPr>
        <w:t xml:space="preserve"> </w:t>
      </w:r>
      <w:r>
        <w:rPr>
          <w:rStyle w:val="a9"/>
          <w:rFonts w:ascii="Calibri" w:eastAsiaTheme="minorEastAsia" w:hAnsi="Calibri" w:cs="Calibri"/>
          <w:b/>
          <w:bCs/>
          <w:i w:val="0"/>
          <w:color w:val="auto"/>
          <w:sz w:val="22"/>
          <w:szCs w:val="22"/>
        </w:rPr>
        <w:t>2</w:t>
      </w:r>
      <w:r w:rsidRPr="00524903">
        <w:rPr>
          <w:rStyle w:val="a9"/>
          <w:rFonts w:ascii="Calibri" w:eastAsiaTheme="minorEastAsia" w:hAnsi="Calibri" w:cs="Calibri"/>
          <w:b/>
          <w:bCs/>
          <w:i w:val="0"/>
          <w:color w:val="auto"/>
          <w:sz w:val="22"/>
          <w:szCs w:val="22"/>
        </w:rPr>
        <w:t>a</w:t>
      </w:r>
      <w:commentRangeEnd w:id="111"/>
      <w:r w:rsidRPr="00524903">
        <w:rPr>
          <w:rStyle w:val="ad"/>
          <w:rFonts w:ascii="Calibri" w:eastAsiaTheme="minorEastAsia" w:hAnsi="Calibri" w:cs="Calibri"/>
          <w:iCs/>
          <w:sz w:val="22"/>
          <w:szCs w:val="22"/>
        </w:rPr>
        <w:commentReference w:id="111"/>
      </w:r>
      <w:r w:rsidRPr="00524903">
        <w:rPr>
          <w:rStyle w:val="a9"/>
          <w:rFonts w:ascii="Calibri" w:eastAsiaTheme="minorEastAsia" w:hAnsi="Calibri" w:cs="Calibri"/>
          <w:i w:val="0"/>
          <w:color w:val="auto"/>
          <w:sz w:val="22"/>
          <w:szCs w:val="22"/>
        </w:rPr>
        <w:t xml:space="preserve"> </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color w:val="auto"/>
          <w:sz w:val="22"/>
          <w:szCs w:val="22"/>
        </w:rPr>
        <w:t>Benefit-risk</w:t>
      </w:r>
      <w:r w:rsidRPr="00524903">
        <w:rPr>
          <w:rStyle w:val="a9"/>
          <w:rFonts w:ascii="Calibri" w:eastAsiaTheme="minorEastAsia" w:hAnsi="Calibri" w:cs="Calibri"/>
          <w:i w:val="0"/>
          <w:color w:val="auto"/>
          <w:sz w:val="22"/>
          <w:szCs w:val="22"/>
        </w:rPr>
        <w:t xml:space="preserve"> </w:t>
      </w:r>
      <w:r w:rsidRPr="29EF8E1D">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color w:val="auto"/>
          <w:sz w:val="22"/>
          <w:szCs w:val="22"/>
        </w:rPr>
        <w:t xml:space="preserve">of </w:t>
      </w:r>
      <w:r>
        <w:rPr>
          <w:rStyle w:val="a9"/>
          <w:rFonts w:ascii="Calibri" w:eastAsiaTheme="minorEastAsia" w:hAnsi="Calibri" w:cs="Calibri"/>
          <w:i w:val="0"/>
          <w:color w:val="auto"/>
          <w:sz w:val="22"/>
          <w:szCs w:val="22"/>
        </w:rPr>
        <w:t>outbreak response immunisation</w:t>
      </w:r>
      <w:r w:rsidRPr="00524903">
        <w:rPr>
          <w:rStyle w:val="a9"/>
          <w:rFonts w:ascii="Calibri" w:eastAsiaTheme="minorEastAsia" w:hAnsi="Calibri" w:cs="Calibri"/>
          <w:i w:val="0"/>
          <w:color w:val="auto"/>
          <w:sz w:val="22"/>
          <w:szCs w:val="22"/>
        </w:rPr>
        <w:t xml:space="preserve"> strategies by age group</w:t>
      </w:r>
      <w:r>
        <w:rPr>
          <w:rStyle w:val="a9"/>
          <w:rFonts w:ascii="Calibri" w:eastAsiaTheme="minorEastAsia" w:hAnsi="Calibri" w:cs="Calibri"/>
          <w:i w:val="0"/>
          <w:color w:val="auto"/>
          <w:sz w:val="22"/>
          <w:szCs w:val="22"/>
        </w:rPr>
        <w:t xml:space="preserve"> and transmission setting</w:t>
      </w:r>
      <w:r w:rsidRPr="29EF8E1D">
        <w:rPr>
          <w:rStyle w:val="a9"/>
          <w:rFonts w:ascii="Calibri" w:eastAsiaTheme="minorEastAsia" w:hAnsi="Calibri" w:cs="Calibri"/>
          <w:i w:val="0"/>
          <w:iCs w:val="0"/>
          <w:color w:val="auto"/>
          <w:sz w:val="22"/>
          <w:szCs w:val="22"/>
        </w:rPr>
        <w:t>, for DALY.</w:t>
      </w:r>
      <w:r w:rsidRPr="135653B1">
        <w:rPr>
          <w:rStyle w:val="a9"/>
          <w:rFonts w:ascii="Calibri" w:eastAsiaTheme="minorEastAsia" w:hAnsi="Calibri" w:cs="Calibri"/>
          <w:i w:val="0"/>
          <w:iCs w:val="0"/>
          <w:color w:val="auto"/>
          <w:sz w:val="22"/>
          <w:szCs w:val="22"/>
        </w:rPr>
        <w:t xml:space="preserve"> Pr (BRR (DALY)</w:t>
      </w:r>
      <w:r>
        <w:rPr>
          <w:rStyle w:val="a9"/>
          <w:rFonts w:ascii="Calibri" w:eastAsiaTheme="minorEastAsia" w:hAnsi="Calibri" w:cs="Calibri" w:hint="eastAsia"/>
          <w:i w:val="0"/>
          <w:iCs w:val="0"/>
          <w:color w:val="auto"/>
          <w:sz w:val="22"/>
          <w:szCs w:val="22"/>
        </w:rPr>
        <w:t>&gt;1</w:t>
      </w:r>
      <w:r w:rsidRPr="135653B1">
        <w:rPr>
          <w:rStyle w:val="a9"/>
          <w:rFonts w:ascii="Calibri" w:eastAsiaTheme="minorEastAsia" w:hAnsi="Calibri" w:cs="Calibri"/>
          <w:i w:val="0"/>
          <w:iCs w:val="0"/>
          <w:color w:val="auto"/>
          <w:sz w:val="22"/>
          <w:szCs w:val="22"/>
        </w:rPr>
        <w:t>) refers to probability of the benefit-risk ratio being larger than 1, regarding DALYs averted by vaccination (benefit) in comparison to DALYs attributable to vaccination (risk).</w:t>
      </w:r>
    </w:p>
    <w:p w14:paraId="1676A9BA" w14:textId="77777777" w:rsidR="009146F2" w:rsidRPr="00EF0785" w:rsidRDefault="009146F2" w:rsidP="009146F2">
      <w:pPr>
        <w:spacing w:line="360" w:lineRule="auto"/>
        <w:rPr>
          <w:rStyle w:val="a9"/>
          <w:rFonts w:ascii="Calibri" w:eastAsiaTheme="minorEastAsia" w:hAnsi="Calibri" w:cs="Calibri"/>
          <w:b/>
          <w:bCs/>
          <w:color w:val="auto"/>
        </w:rPr>
      </w:pPr>
      <w:r w:rsidRPr="00F97520">
        <w:rPr>
          <w:rStyle w:val="a9"/>
          <w:rFonts w:ascii="Calibri" w:eastAsiaTheme="minorEastAsia" w:hAnsi="Calibri" w:cs="Calibri"/>
          <w:b/>
          <w:bCs/>
          <w:noProof/>
          <w:color w:val="auto"/>
        </w:rPr>
        <w:drawing>
          <wp:inline distT="0" distB="0" distL="0" distR="0" wp14:anchorId="1A62E34F" wp14:editId="5EB70119">
            <wp:extent cx="6508750" cy="3139864"/>
            <wp:effectExtent l="0" t="0" r="0" b="0"/>
            <wp:docPr id="8498888" name="Picture 1" descr="A map of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1067" name="Picture 1" descr="A map of different colored states&#10;&#10;AI-generated content may be incorrect."/>
                    <pic:cNvPicPr/>
                  </pic:nvPicPr>
                  <pic:blipFill rotWithShape="1">
                    <a:blip r:embed="rId19"/>
                    <a:srcRect t="3197"/>
                    <a:stretch>
                      <a:fillRect/>
                    </a:stretch>
                  </pic:blipFill>
                  <pic:spPr bwMode="auto">
                    <a:xfrm>
                      <a:off x="0" y="0"/>
                      <a:ext cx="6536729" cy="3153361"/>
                    </a:xfrm>
                    <a:prstGeom prst="rect">
                      <a:avLst/>
                    </a:prstGeom>
                    <a:ln>
                      <a:noFill/>
                    </a:ln>
                    <a:extLst>
                      <a:ext uri="{53640926-AAD7-44D8-BBD7-CCE9431645EC}">
                        <a14:shadowObscured xmlns:a14="http://schemas.microsoft.com/office/drawing/2010/main"/>
                      </a:ext>
                    </a:extLst>
                  </pic:spPr>
                </pic:pic>
              </a:graphicData>
            </a:graphic>
          </wp:inline>
        </w:drawing>
      </w:r>
    </w:p>
    <w:p w14:paraId="6159FBDE" w14:textId="77777777" w:rsidR="009146F2" w:rsidRPr="00EF0785" w:rsidRDefault="009146F2" w:rsidP="009146F2">
      <w:pPr>
        <w:spacing w:line="360" w:lineRule="auto"/>
        <w:rPr>
          <w:rStyle w:val="a9"/>
          <w:rFonts w:ascii="Calibri" w:eastAsiaTheme="minorEastAsia" w:hAnsi="Calibri" w:cs="Calibri"/>
          <w:b/>
          <w:bCs/>
          <w:color w:val="auto"/>
        </w:rPr>
        <w:sectPr w:rsidR="009146F2" w:rsidRPr="00EF0785" w:rsidSect="009146F2">
          <w:pgSz w:w="11906" w:h="16838"/>
          <w:pgMar w:top="1440" w:right="1440" w:bottom="1440" w:left="1440" w:header="708" w:footer="708" w:gutter="0"/>
          <w:cols w:space="708"/>
          <w:docGrid w:linePitch="360"/>
        </w:sectPr>
      </w:pPr>
    </w:p>
    <w:p w14:paraId="54204F6F"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DC2205">
        <w:rPr>
          <w:rStyle w:val="a9"/>
          <w:rFonts w:ascii="Calibri" w:eastAsiaTheme="minorEastAsia" w:hAnsi="Calibri" w:cs="Calibri"/>
          <w:b/>
          <w:bCs/>
          <w:i w:val="0"/>
          <w:iCs w:val="0"/>
          <w:color w:val="auto"/>
          <w:sz w:val="22"/>
          <w:szCs w:val="22"/>
        </w:rPr>
        <w:lastRenderedPageBreak/>
        <w:t xml:space="preserve">Figure </w:t>
      </w:r>
      <w:r w:rsidRPr="4CA7DDD5">
        <w:rPr>
          <w:rStyle w:val="a9"/>
          <w:rFonts w:ascii="Calibri" w:eastAsiaTheme="minorEastAsia" w:hAnsi="Calibri" w:cs="Calibri"/>
          <w:b/>
          <w:bCs/>
          <w:i w:val="0"/>
          <w:iCs w:val="0"/>
          <w:color w:val="auto"/>
          <w:sz w:val="22"/>
          <w:szCs w:val="22"/>
        </w:rPr>
        <w:t>2b</w:t>
      </w:r>
      <w:r w:rsidRPr="00DC2205">
        <w:rPr>
          <w:rStyle w:val="a9"/>
          <w:rFonts w:ascii="Calibri" w:eastAsiaTheme="minorEastAsia" w:hAnsi="Calibri" w:cs="Calibri"/>
          <w:b/>
          <w:bCs/>
          <w:i w:val="0"/>
          <w:iCs w:val="0"/>
          <w:color w:val="auto"/>
          <w:sz w:val="22"/>
          <w:szCs w:val="22"/>
        </w:rPr>
        <w:t>.</w:t>
      </w:r>
      <w:r w:rsidRPr="00DC2205">
        <w:rPr>
          <w:rStyle w:val="a9"/>
          <w:rFonts w:ascii="Calibri" w:eastAsiaTheme="minorEastAsia" w:hAnsi="Calibri" w:cs="Calibri"/>
          <w:i w:val="0"/>
          <w:iCs w:val="0"/>
          <w:color w:val="auto"/>
          <w:sz w:val="22"/>
          <w:szCs w:val="22"/>
        </w:rPr>
        <w:t xml:space="preserve"> </w:t>
      </w:r>
      <w:r w:rsidRPr="00DC2205">
        <w:rPr>
          <w:rStyle w:val="a9"/>
          <w:rFonts w:ascii="Calibri" w:eastAsia="Malgun Gothic" w:hAnsi="Calibri" w:cs="Calibri"/>
          <w:i w:val="0"/>
          <w:iCs w:val="0"/>
          <w:color w:val="auto"/>
          <w:sz w:val="22"/>
          <w:szCs w:val="22"/>
        </w:rPr>
        <w:t>Benefit-risk</w:t>
      </w:r>
      <w:r w:rsidRPr="00DC2205">
        <w:rPr>
          <w:rStyle w:val="a9"/>
          <w:rFonts w:ascii="Calibri" w:eastAsiaTheme="minorEastAsia" w:hAnsi="Calibri" w:cs="Calibri"/>
          <w:i w:val="0"/>
          <w:iCs w:val="0"/>
          <w:color w:val="auto"/>
          <w:sz w:val="22"/>
          <w:szCs w:val="22"/>
        </w:rPr>
        <w:t xml:space="preserve"> </w:t>
      </w:r>
      <w:r w:rsidRPr="7935B174">
        <w:rPr>
          <w:rStyle w:val="a9"/>
          <w:rFonts w:ascii="Calibri" w:eastAsiaTheme="minorEastAsia" w:hAnsi="Calibri" w:cs="Calibri"/>
          <w:i w:val="0"/>
          <w:iCs w:val="0"/>
          <w:color w:val="auto"/>
          <w:sz w:val="22"/>
          <w:szCs w:val="22"/>
        </w:rPr>
        <w:t>assessment of</w:t>
      </w:r>
      <w:r w:rsidRPr="00DC2205">
        <w:rPr>
          <w:rStyle w:val="a9"/>
          <w:rFonts w:ascii="Calibri" w:eastAsiaTheme="minorEastAsia" w:hAnsi="Calibri" w:cs="Calibri"/>
          <w:i w:val="0"/>
          <w:iCs w:val="0"/>
          <w:color w:val="auto"/>
          <w:sz w:val="22"/>
          <w:szCs w:val="22"/>
        </w:rPr>
        <w:t xml:space="preserve"> 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DALY</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769442B7" w14:textId="77777777" w:rsidR="009146F2" w:rsidRPr="00DC2205" w:rsidRDefault="009146F2" w:rsidP="009146F2">
      <w:pPr>
        <w:spacing w:line="360" w:lineRule="auto"/>
        <w:rPr>
          <w:rStyle w:val="a9"/>
          <w:rFonts w:ascii="Calibri" w:eastAsiaTheme="minorEastAsia" w:hAnsi="Calibri" w:cs="Calibri"/>
          <w:i w:val="0"/>
          <w:iCs w:val="0"/>
          <w:color w:val="auto"/>
          <w:sz w:val="22"/>
          <w:szCs w:val="22"/>
        </w:rPr>
      </w:pPr>
      <w:r w:rsidRPr="0047576D">
        <w:rPr>
          <w:rStyle w:val="a9"/>
          <w:rFonts w:ascii="Calibri" w:eastAsiaTheme="minorEastAsia" w:hAnsi="Calibri" w:cs="Calibri"/>
          <w:i w:val="0"/>
          <w:iCs w:val="0"/>
          <w:noProof/>
          <w:color w:val="auto"/>
          <w:sz w:val="22"/>
          <w:szCs w:val="22"/>
        </w:rPr>
        <w:drawing>
          <wp:inline distT="0" distB="0" distL="0" distR="0" wp14:anchorId="2DB20D26" wp14:editId="22AF4851">
            <wp:extent cx="6382427" cy="4476750"/>
            <wp:effectExtent l="0" t="0" r="0" b="0"/>
            <wp:docPr id="14545504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50451" name=""/>
                    <pic:cNvPicPr/>
                  </pic:nvPicPr>
                  <pic:blipFill>
                    <a:blip r:embed="rId34"/>
                    <a:stretch>
                      <a:fillRect/>
                    </a:stretch>
                  </pic:blipFill>
                  <pic:spPr>
                    <a:xfrm>
                      <a:off x="0" y="0"/>
                      <a:ext cx="6386741" cy="4479776"/>
                    </a:xfrm>
                    <a:prstGeom prst="rect">
                      <a:avLst/>
                    </a:prstGeom>
                  </pic:spPr>
                </pic:pic>
              </a:graphicData>
            </a:graphic>
          </wp:inline>
        </w:drawing>
      </w:r>
    </w:p>
    <w:p w14:paraId="30D06E2D" w14:textId="77777777" w:rsidR="009146F2" w:rsidRPr="00EF0785" w:rsidRDefault="009146F2" w:rsidP="009146F2">
      <w:pPr>
        <w:spacing w:line="360" w:lineRule="auto"/>
        <w:rPr>
          <w:rStyle w:val="a9"/>
          <w:rFonts w:ascii="Calibri" w:eastAsiaTheme="minorEastAsia" w:hAnsi="Calibri" w:cs="Calibri"/>
          <w:color w:val="auto"/>
        </w:rPr>
        <w:sectPr w:rsidR="009146F2" w:rsidRPr="00EF0785" w:rsidSect="009146F2">
          <w:pgSz w:w="11906" w:h="16838"/>
          <w:pgMar w:top="1440" w:right="1440" w:bottom="1440" w:left="1440" w:header="708" w:footer="708" w:gutter="0"/>
          <w:cols w:space="708"/>
          <w:docGrid w:linePitch="360"/>
        </w:sectPr>
      </w:pPr>
    </w:p>
    <w:p w14:paraId="471F8C63" w14:textId="77777777" w:rsidR="009146F2" w:rsidRPr="00524903" w:rsidRDefault="009146F2" w:rsidP="009146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4CA7DDD5">
        <w:rPr>
          <w:rStyle w:val="a9"/>
          <w:rFonts w:ascii="Calibri" w:eastAsiaTheme="minorEastAsia" w:hAnsi="Calibri" w:cs="Calibri"/>
          <w:b/>
          <w:bCs/>
          <w:i w:val="0"/>
          <w:iCs w:val="0"/>
          <w:color w:val="auto"/>
          <w:sz w:val="22"/>
          <w:szCs w:val="22"/>
        </w:rPr>
        <w:t>2c</w:t>
      </w:r>
      <w:r w:rsidRPr="00524903">
        <w:rPr>
          <w:rStyle w:val="a9"/>
          <w:rFonts w:ascii="Calibri" w:eastAsiaTheme="minorEastAsia" w:hAnsi="Calibri" w:cs="Calibri"/>
          <w:b/>
          <w:bCs/>
          <w:i w:val="0"/>
          <w:iCs w:val="0"/>
          <w:color w:val="auto"/>
          <w:sz w:val="22"/>
          <w:szCs w:val="22"/>
        </w:rPr>
        <w:t>.</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iCs w:val="0"/>
          <w:color w:val="auto"/>
          <w:sz w:val="22"/>
          <w:szCs w:val="22"/>
        </w:rPr>
        <w:t>Benefit-risk</w:t>
      </w:r>
      <w:r w:rsidRPr="00524903">
        <w:rPr>
          <w:rStyle w:val="a9"/>
          <w:rFonts w:ascii="Calibri" w:eastAsiaTheme="minorEastAsia" w:hAnsi="Calibri" w:cs="Calibri"/>
          <w:i w:val="0"/>
          <w:iCs w:val="0"/>
          <w:color w:val="auto"/>
          <w:sz w:val="22"/>
          <w:szCs w:val="22"/>
        </w:rPr>
        <w:t xml:space="preserve"> </w:t>
      </w:r>
      <w:r w:rsidRPr="7935B174">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iCs w:val="0"/>
          <w:color w:val="auto"/>
          <w:sz w:val="22"/>
          <w:szCs w:val="22"/>
        </w:rPr>
        <w:t xml:space="preserve">of 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lang w:val="en-US"/>
        </w:rPr>
        <w:t>deaths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20599C37" w14:textId="77777777" w:rsidR="009146F2" w:rsidRDefault="009146F2" w:rsidP="009146F2">
      <w:pPr>
        <w:rPr>
          <w:rFonts w:ascii="Calibri" w:hAnsi="Calibri" w:cs="Calibri"/>
        </w:rPr>
      </w:pPr>
      <w:r w:rsidRPr="00276DB2">
        <w:rPr>
          <w:rFonts w:ascii="Calibri" w:hAnsi="Calibri" w:cs="Calibri"/>
          <w:noProof/>
        </w:rPr>
        <w:drawing>
          <wp:inline distT="0" distB="0" distL="0" distR="0" wp14:anchorId="39761947" wp14:editId="02B48812">
            <wp:extent cx="5731510" cy="4018280"/>
            <wp:effectExtent l="0" t="0" r="2540" b="1270"/>
            <wp:docPr id="18914514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1423" name=""/>
                    <pic:cNvPicPr/>
                  </pic:nvPicPr>
                  <pic:blipFill>
                    <a:blip r:embed="rId35"/>
                    <a:stretch>
                      <a:fillRect/>
                    </a:stretch>
                  </pic:blipFill>
                  <pic:spPr>
                    <a:xfrm>
                      <a:off x="0" y="0"/>
                      <a:ext cx="5731510" cy="4018280"/>
                    </a:xfrm>
                    <a:prstGeom prst="rect">
                      <a:avLst/>
                    </a:prstGeom>
                  </pic:spPr>
                </pic:pic>
              </a:graphicData>
            </a:graphic>
          </wp:inline>
        </w:drawing>
      </w:r>
    </w:p>
    <w:p w14:paraId="28CAB330" w14:textId="77777777" w:rsidR="009146F2" w:rsidRDefault="009146F2" w:rsidP="009146F2">
      <w:pPr>
        <w:rPr>
          <w:rFonts w:ascii="Calibri" w:hAnsi="Calibri" w:cs="Calibri"/>
        </w:rPr>
      </w:pPr>
    </w:p>
    <w:p w14:paraId="0348FDAD" w14:textId="77777777" w:rsidR="009146F2" w:rsidRDefault="009146F2" w:rsidP="009146F2">
      <w:pPr>
        <w:rPr>
          <w:rFonts w:ascii="Calibri" w:hAnsi="Calibri" w:cs="Calibri"/>
        </w:rPr>
      </w:pPr>
    </w:p>
    <w:p w14:paraId="22388308" w14:textId="77777777" w:rsidR="009146F2" w:rsidRDefault="009146F2" w:rsidP="009146F2">
      <w:pPr>
        <w:rPr>
          <w:rFonts w:ascii="Calibri" w:hAnsi="Calibri" w:cs="Calibri"/>
        </w:rPr>
      </w:pPr>
    </w:p>
    <w:p w14:paraId="6D0791B0" w14:textId="77777777" w:rsidR="009146F2" w:rsidRDefault="009146F2" w:rsidP="009146F2">
      <w:pPr>
        <w:rPr>
          <w:rFonts w:ascii="Calibri" w:hAnsi="Calibri" w:cs="Calibri"/>
        </w:rPr>
      </w:pPr>
    </w:p>
    <w:p w14:paraId="566CFE3A" w14:textId="77777777" w:rsidR="009146F2" w:rsidRDefault="009146F2" w:rsidP="009146F2">
      <w:pPr>
        <w:rPr>
          <w:rFonts w:ascii="Calibri" w:hAnsi="Calibri" w:cs="Calibri"/>
        </w:rPr>
      </w:pPr>
    </w:p>
    <w:p w14:paraId="2E61E97D" w14:textId="77777777" w:rsidR="009146F2" w:rsidRDefault="009146F2" w:rsidP="009146F2">
      <w:pPr>
        <w:rPr>
          <w:rFonts w:ascii="Calibri" w:hAnsi="Calibri" w:cs="Calibri"/>
        </w:rPr>
      </w:pPr>
    </w:p>
    <w:p w14:paraId="7D4721E5" w14:textId="77777777" w:rsidR="009146F2" w:rsidRDefault="009146F2" w:rsidP="009146F2">
      <w:pPr>
        <w:rPr>
          <w:rFonts w:ascii="Calibri" w:hAnsi="Calibri" w:cs="Calibri"/>
        </w:rPr>
      </w:pPr>
    </w:p>
    <w:p w14:paraId="2CEC44F4" w14:textId="77777777" w:rsidR="009146F2" w:rsidRDefault="009146F2" w:rsidP="009146F2">
      <w:pPr>
        <w:rPr>
          <w:rFonts w:ascii="Calibri" w:hAnsi="Calibri" w:cs="Calibri"/>
        </w:rPr>
      </w:pPr>
    </w:p>
    <w:p w14:paraId="7F1E1ABB" w14:textId="77777777" w:rsidR="009146F2" w:rsidRDefault="009146F2" w:rsidP="009146F2">
      <w:pPr>
        <w:rPr>
          <w:rFonts w:ascii="Calibri" w:hAnsi="Calibri" w:cs="Calibri"/>
        </w:rPr>
      </w:pPr>
    </w:p>
    <w:p w14:paraId="40F46CD2" w14:textId="77777777" w:rsidR="009146F2" w:rsidRDefault="009146F2" w:rsidP="009146F2">
      <w:pPr>
        <w:rPr>
          <w:rFonts w:ascii="Calibri" w:hAnsi="Calibri" w:cs="Calibri"/>
        </w:rPr>
      </w:pPr>
    </w:p>
    <w:p w14:paraId="7BFF9BE9" w14:textId="77777777" w:rsidR="009146F2" w:rsidRDefault="009146F2" w:rsidP="009146F2">
      <w:pPr>
        <w:rPr>
          <w:rFonts w:ascii="Calibri" w:hAnsi="Calibri" w:cs="Calibri"/>
        </w:rPr>
      </w:pPr>
    </w:p>
    <w:p w14:paraId="180D41DE" w14:textId="77777777" w:rsidR="009146F2" w:rsidRDefault="009146F2" w:rsidP="009146F2">
      <w:pPr>
        <w:rPr>
          <w:rFonts w:ascii="Calibri" w:hAnsi="Calibri" w:cs="Calibri"/>
        </w:rPr>
        <w:sectPr w:rsidR="009146F2" w:rsidSect="009146F2">
          <w:pgSz w:w="11906" w:h="16838"/>
          <w:pgMar w:top="1440" w:right="1440" w:bottom="1440" w:left="1440" w:header="708" w:footer="708" w:gutter="0"/>
          <w:cols w:space="708"/>
          <w:docGrid w:linePitch="360"/>
        </w:sectPr>
      </w:pPr>
    </w:p>
    <w:p w14:paraId="4FA49DD1"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sidRPr="4CA7DDD5">
        <w:rPr>
          <w:rStyle w:val="a9"/>
          <w:rFonts w:ascii="Calibri" w:eastAsiaTheme="minorEastAsia" w:hAnsi="Calibri" w:cs="Calibri"/>
          <w:b/>
          <w:bCs/>
          <w:i w:val="0"/>
          <w:iCs w:val="0"/>
          <w:color w:val="auto"/>
          <w:sz w:val="22"/>
          <w:szCs w:val="22"/>
        </w:rPr>
        <w:t>2d</w:t>
      </w:r>
      <w:r w:rsidRPr="00524903">
        <w:rPr>
          <w:rStyle w:val="a9"/>
          <w:rFonts w:ascii="Calibri" w:eastAsiaTheme="minorEastAsia" w:hAnsi="Calibri" w:cs="Calibri"/>
          <w:b/>
          <w:bCs/>
          <w:i w:val="0"/>
          <w:iCs w:val="0"/>
          <w:color w:val="auto"/>
          <w:sz w:val="22"/>
          <w:szCs w:val="22"/>
        </w:rPr>
        <w:t>.</w:t>
      </w:r>
      <w:r w:rsidRPr="00524903">
        <w:rPr>
          <w:rStyle w:val="a9"/>
          <w:rFonts w:ascii="Calibri" w:eastAsiaTheme="minorEastAsia" w:hAnsi="Calibri" w:cs="Calibri"/>
          <w:i w:val="0"/>
          <w:iCs w:val="0"/>
          <w:color w:val="auto"/>
          <w:sz w:val="22"/>
          <w:szCs w:val="22"/>
        </w:rPr>
        <w:t xml:space="preserve"> </w:t>
      </w:r>
      <w:r w:rsidRPr="00524903">
        <w:rPr>
          <w:rStyle w:val="a9"/>
          <w:rFonts w:ascii="Calibri" w:eastAsia="Malgun Gothic" w:hAnsi="Calibri" w:cs="Calibri"/>
          <w:i w:val="0"/>
          <w:iCs w:val="0"/>
          <w:color w:val="auto"/>
          <w:sz w:val="22"/>
          <w:szCs w:val="22"/>
        </w:rPr>
        <w:t>Benefit-risk</w:t>
      </w:r>
      <w:r w:rsidRPr="00524903">
        <w:rPr>
          <w:rStyle w:val="a9"/>
          <w:rFonts w:ascii="Calibri" w:eastAsiaTheme="minorEastAsia" w:hAnsi="Calibri" w:cs="Calibri"/>
          <w:i w:val="0"/>
          <w:iCs w:val="0"/>
          <w:color w:val="auto"/>
          <w:sz w:val="22"/>
          <w:szCs w:val="22"/>
        </w:rPr>
        <w:t xml:space="preserve"> </w:t>
      </w:r>
      <w:r w:rsidRPr="7935B174">
        <w:rPr>
          <w:rStyle w:val="a9"/>
          <w:rFonts w:ascii="Calibri" w:eastAsiaTheme="minorEastAsia" w:hAnsi="Calibri" w:cs="Calibri"/>
          <w:i w:val="0"/>
          <w:iCs w:val="0"/>
          <w:color w:val="auto"/>
          <w:sz w:val="22"/>
          <w:szCs w:val="22"/>
        </w:rPr>
        <w:t xml:space="preserve">assessment </w:t>
      </w:r>
      <w:r w:rsidRPr="00524903">
        <w:rPr>
          <w:rStyle w:val="a9"/>
          <w:rFonts w:ascii="Calibri" w:eastAsiaTheme="minorEastAsia" w:hAnsi="Calibri" w:cs="Calibri"/>
          <w:i w:val="0"/>
          <w:iCs w:val="0"/>
          <w:color w:val="auto"/>
          <w:sz w:val="22"/>
          <w:szCs w:val="22"/>
        </w:rPr>
        <w:t xml:space="preserve">of outbreak response immunisation strategies by age group, vaccine protection mechanism, and </w:t>
      </w:r>
      <w:r>
        <w:rPr>
          <w:rStyle w:val="a9"/>
          <w:rFonts w:ascii="Calibri" w:eastAsiaTheme="minorEastAsia" w:hAnsi="Calibri" w:cs="Calibri"/>
          <w:i w:val="0"/>
          <w:color w:val="auto"/>
          <w:sz w:val="22"/>
          <w:szCs w:val="22"/>
        </w:rPr>
        <w:t>transmission setting</w:t>
      </w:r>
      <w:r w:rsidRPr="135653B1">
        <w:rPr>
          <w:rStyle w:val="a9"/>
          <w:rFonts w:ascii="Calibri" w:eastAsiaTheme="minorEastAsia" w:hAnsi="Calibri" w:cs="Calibri"/>
          <w:i w:val="0"/>
          <w:iCs w:val="0"/>
          <w:color w:val="auto"/>
          <w:sz w:val="22"/>
          <w:szCs w:val="22"/>
        </w:rPr>
        <w:t>,</w:t>
      </w:r>
      <w:r>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lang w:val="en-US"/>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p>
    <w:p w14:paraId="79472F4B" w14:textId="77777777" w:rsidR="009146F2" w:rsidRDefault="009146F2" w:rsidP="009146F2">
      <w:pPr>
        <w:rPr>
          <w:rFonts w:ascii="Calibri" w:hAnsi="Calibri" w:cs="Calibri"/>
        </w:rPr>
      </w:pPr>
      <w:r w:rsidRPr="00B4348F">
        <w:rPr>
          <w:rFonts w:ascii="Calibri" w:hAnsi="Calibri" w:cs="Calibri"/>
          <w:noProof/>
        </w:rPr>
        <w:drawing>
          <wp:inline distT="0" distB="0" distL="0" distR="0" wp14:anchorId="62D4D4C2" wp14:editId="19F2F57E">
            <wp:extent cx="6362700" cy="4450224"/>
            <wp:effectExtent l="0" t="0" r="0" b="7620"/>
            <wp:docPr id="11643965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6519" name=""/>
                    <pic:cNvPicPr/>
                  </pic:nvPicPr>
                  <pic:blipFill>
                    <a:blip r:embed="rId36"/>
                    <a:stretch>
                      <a:fillRect/>
                    </a:stretch>
                  </pic:blipFill>
                  <pic:spPr>
                    <a:xfrm>
                      <a:off x="0" y="0"/>
                      <a:ext cx="6367035" cy="4453256"/>
                    </a:xfrm>
                    <a:prstGeom prst="rect">
                      <a:avLst/>
                    </a:prstGeom>
                  </pic:spPr>
                </pic:pic>
              </a:graphicData>
            </a:graphic>
          </wp:inline>
        </w:drawing>
      </w:r>
    </w:p>
    <w:p w14:paraId="3AEE3E51" w14:textId="77777777" w:rsidR="009146F2" w:rsidRDefault="009146F2" w:rsidP="009146F2">
      <w:pPr>
        <w:rPr>
          <w:rFonts w:ascii="Calibri" w:hAnsi="Calibri" w:cs="Calibri"/>
        </w:rPr>
      </w:pPr>
    </w:p>
    <w:p w14:paraId="60D97CD2" w14:textId="77777777" w:rsidR="009146F2" w:rsidRDefault="009146F2" w:rsidP="009146F2">
      <w:pPr>
        <w:rPr>
          <w:rFonts w:ascii="Calibri" w:hAnsi="Calibri" w:cs="Calibri"/>
        </w:rPr>
      </w:pPr>
    </w:p>
    <w:p w14:paraId="12966480" w14:textId="77777777" w:rsidR="009146F2" w:rsidRDefault="009146F2" w:rsidP="009146F2">
      <w:pPr>
        <w:rPr>
          <w:rFonts w:ascii="Calibri" w:hAnsi="Calibri" w:cs="Calibri"/>
        </w:rPr>
      </w:pPr>
    </w:p>
    <w:p w14:paraId="2E9A3EAB" w14:textId="77777777" w:rsidR="009146F2" w:rsidRDefault="009146F2" w:rsidP="009146F2">
      <w:pPr>
        <w:rPr>
          <w:rFonts w:ascii="Calibri" w:hAnsi="Calibri" w:cs="Calibri"/>
        </w:rPr>
      </w:pPr>
    </w:p>
    <w:p w14:paraId="6E62FA7D" w14:textId="77777777" w:rsidR="009146F2" w:rsidRDefault="009146F2" w:rsidP="009146F2">
      <w:pPr>
        <w:rPr>
          <w:rFonts w:ascii="Calibri" w:hAnsi="Calibri" w:cs="Calibri"/>
        </w:rPr>
      </w:pPr>
    </w:p>
    <w:p w14:paraId="66307B7A" w14:textId="77777777" w:rsidR="009146F2" w:rsidRDefault="009146F2" w:rsidP="009146F2">
      <w:pPr>
        <w:rPr>
          <w:rFonts w:ascii="Calibri" w:hAnsi="Calibri" w:cs="Calibri"/>
        </w:rPr>
      </w:pPr>
    </w:p>
    <w:p w14:paraId="6CFDF114" w14:textId="77777777" w:rsidR="009146F2" w:rsidRDefault="009146F2" w:rsidP="009146F2">
      <w:pPr>
        <w:rPr>
          <w:rFonts w:ascii="Calibri" w:hAnsi="Calibri" w:cs="Calibri"/>
        </w:rPr>
      </w:pPr>
    </w:p>
    <w:p w14:paraId="65166C79" w14:textId="77777777" w:rsidR="009146F2" w:rsidRDefault="009146F2" w:rsidP="009146F2">
      <w:pPr>
        <w:rPr>
          <w:rFonts w:ascii="Calibri" w:eastAsiaTheme="minorEastAsia" w:hAnsi="Calibri" w:cs="Calibri"/>
        </w:rPr>
      </w:pPr>
    </w:p>
    <w:p w14:paraId="284C407D" w14:textId="77777777" w:rsidR="009146F2" w:rsidRDefault="009146F2" w:rsidP="009146F2">
      <w:pPr>
        <w:rPr>
          <w:rFonts w:ascii="Calibri" w:eastAsiaTheme="minorEastAsia" w:hAnsi="Calibri" w:cs="Calibri"/>
        </w:rPr>
      </w:pPr>
    </w:p>
    <w:p w14:paraId="1052CFC8" w14:textId="77777777" w:rsidR="009146F2" w:rsidRDefault="009146F2" w:rsidP="009146F2">
      <w:pPr>
        <w:rPr>
          <w:rFonts w:ascii="Calibri" w:eastAsiaTheme="minorEastAsia" w:hAnsi="Calibri" w:cs="Calibri"/>
        </w:rPr>
      </w:pPr>
    </w:p>
    <w:p w14:paraId="53F9F35D" w14:textId="77777777" w:rsidR="009146F2" w:rsidRPr="001164BC" w:rsidRDefault="009146F2" w:rsidP="009146F2">
      <w:pPr>
        <w:rPr>
          <w:rFonts w:ascii="Calibri" w:eastAsiaTheme="minorEastAsia" w:hAnsi="Calibri" w:cs="Calibri"/>
        </w:rPr>
      </w:pPr>
    </w:p>
    <w:p w14:paraId="36FA0A1B" w14:textId="77777777" w:rsidR="009146F2" w:rsidRDefault="009146F2" w:rsidP="009146F2">
      <w:pPr>
        <w:rPr>
          <w:rFonts w:ascii="Calibri" w:hAnsi="Calibri" w:cs="Calibri"/>
        </w:rPr>
      </w:pPr>
    </w:p>
    <w:p w14:paraId="3162870D" w14:textId="77777777" w:rsidR="009146F2" w:rsidRDefault="009146F2" w:rsidP="009146F2">
      <w:pPr>
        <w:rPr>
          <w:rFonts w:ascii="Calibri" w:hAnsi="Calibri" w:cs="Calibri"/>
        </w:rPr>
      </w:pPr>
    </w:p>
    <w:p w14:paraId="2BE3BE03" w14:textId="77777777" w:rsidR="009146F2" w:rsidRDefault="009146F2" w:rsidP="009146F2">
      <w:pPr>
        <w:rPr>
          <w:rFonts w:ascii="Calibri" w:hAnsi="Calibri" w:cs="Calibri"/>
        </w:rPr>
      </w:pPr>
    </w:p>
    <w:p w14:paraId="5AFD4D15" w14:textId="77777777" w:rsidR="009146F2" w:rsidRDefault="009146F2" w:rsidP="009146F2">
      <w:pPr>
        <w:rPr>
          <w:rFonts w:ascii="Calibri" w:hAnsi="Calibri" w:cs="Calibri"/>
        </w:rPr>
      </w:pPr>
    </w:p>
    <w:p w14:paraId="42831038" w14:textId="77777777" w:rsidR="009146F2" w:rsidRDefault="009146F2" w:rsidP="009146F2">
      <w:pPr>
        <w:rPr>
          <w:rFonts w:ascii="Calibri" w:hAnsi="Calibri" w:cs="Calibri"/>
        </w:rPr>
      </w:pPr>
    </w:p>
    <w:p w14:paraId="39121C45"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00524903">
        <w:rPr>
          <w:rStyle w:val="a9"/>
          <w:rFonts w:ascii="Calibri" w:eastAsiaTheme="minorEastAsia" w:hAnsi="Calibri" w:cs="Calibri"/>
          <w:b/>
          <w:bCs/>
          <w:i w:val="0"/>
          <w:iCs w:val="0"/>
          <w:color w:val="auto"/>
          <w:sz w:val="22"/>
          <w:szCs w:val="22"/>
        </w:rPr>
        <w:lastRenderedPageBreak/>
        <w:t xml:space="preserve">Figure </w:t>
      </w:r>
      <w:r>
        <w:rPr>
          <w:rStyle w:val="a9"/>
          <w:rFonts w:ascii="Calibri" w:eastAsiaTheme="minorEastAsia" w:hAnsi="Calibri" w:cs="Calibri"/>
          <w:b/>
          <w:bCs/>
          <w:i w:val="0"/>
          <w:iCs w:val="0"/>
          <w:color w:val="auto"/>
          <w:sz w:val="22"/>
          <w:szCs w:val="22"/>
        </w:rPr>
        <w:t>2e</w:t>
      </w:r>
      <w:r w:rsidRPr="00524903">
        <w:rPr>
          <w:rStyle w:val="a9"/>
          <w:rFonts w:ascii="Calibri" w:eastAsiaTheme="minorEastAsia" w:hAnsi="Calibri" w:cs="Calibri"/>
          <w:b/>
          <w:bCs/>
          <w:i w:val="0"/>
          <w:iCs w:val="0"/>
          <w:color w:val="auto"/>
          <w:sz w:val="22"/>
          <w:szCs w:val="22"/>
        </w:rPr>
        <w:t xml:space="preserve">.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w:t>
      </w:r>
      <w:commentRangeStart w:id="112"/>
      <w:r w:rsidRPr="360A30B0">
        <w:rPr>
          <w:rStyle w:val="a9"/>
          <w:rFonts w:ascii="Calibri" w:eastAsiaTheme="minorEastAsia" w:hAnsi="Calibri" w:cs="Calibri"/>
          <w:i w:val="0"/>
          <w:iCs w:val="0"/>
          <w:color w:val="auto"/>
          <w:sz w:val="22"/>
          <w:szCs w:val="22"/>
        </w:rPr>
        <w:t>r DALY</w:t>
      </w:r>
      <w:commentRangeEnd w:id="112"/>
      <w:r>
        <w:rPr>
          <w:rStyle w:val="ad"/>
          <w:rFonts w:ascii="Calibri" w:eastAsiaTheme="minorEastAsia" w:hAnsi="Calibri" w:cs="Calibri" w:hint="eastAsia"/>
          <w:sz w:val="22"/>
          <w:szCs w:val="22"/>
        </w:rPr>
        <w:commentReference w:id="112"/>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06D35A70" w14:textId="77777777" w:rsidR="009146F2" w:rsidRDefault="009146F2" w:rsidP="009146F2">
      <w:pPr>
        <w:spacing w:line="360" w:lineRule="auto"/>
        <w:rPr>
          <w:rStyle w:val="a9"/>
          <w:rFonts w:ascii="Calibri" w:eastAsiaTheme="minorEastAsia" w:hAnsi="Calibri" w:cs="Calibri"/>
          <w:i w:val="0"/>
          <w:iCs w:val="0"/>
          <w:color w:val="auto"/>
          <w:sz w:val="22"/>
          <w:szCs w:val="22"/>
        </w:rPr>
      </w:pPr>
      <w:commentRangeStart w:id="113"/>
      <w:commentRangeEnd w:id="113"/>
      <w:r w:rsidRPr="00C17BED">
        <w:rPr>
          <w:rStyle w:val="ad"/>
          <w:rFonts w:ascii="Calibri" w:eastAsiaTheme="minorEastAsia" w:hAnsi="Calibri" w:cs="Calibri"/>
          <w:noProof/>
          <w:sz w:val="22"/>
          <w:szCs w:val="22"/>
        </w:rPr>
        <w:commentReference w:id="113"/>
      </w:r>
      <w:r w:rsidRPr="00C17BED">
        <w:rPr>
          <w:rStyle w:val="a9"/>
          <w:rFonts w:ascii="Calibri" w:eastAsiaTheme="minorEastAsia" w:hAnsi="Calibri" w:cs="Calibri"/>
          <w:i w:val="0"/>
          <w:iCs w:val="0"/>
          <w:noProof/>
          <w:color w:val="auto"/>
          <w:sz w:val="22"/>
          <w:szCs w:val="22"/>
        </w:rPr>
        <w:drawing>
          <wp:inline distT="0" distB="0" distL="0" distR="0" wp14:anchorId="18C0932E" wp14:editId="2EDB0C3A">
            <wp:extent cx="6498246" cy="5178582"/>
            <wp:effectExtent l="0" t="0" r="4445" b="3175"/>
            <wp:docPr id="4224112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11241" name="Picture 1" descr="A screenshot of a graph&#10;&#10;AI-generated content may be incorrect."/>
                    <pic:cNvPicPr/>
                  </pic:nvPicPr>
                  <pic:blipFill>
                    <a:blip r:embed="rId37"/>
                    <a:stretch>
                      <a:fillRect/>
                    </a:stretch>
                  </pic:blipFill>
                  <pic:spPr>
                    <a:xfrm>
                      <a:off x="0" y="0"/>
                      <a:ext cx="6524170" cy="5199241"/>
                    </a:xfrm>
                    <a:prstGeom prst="rect">
                      <a:avLst/>
                    </a:prstGeom>
                  </pic:spPr>
                </pic:pic>
              </a:graphicData>
            </a:graphic>
          </wp:inline>
        </w:drawing>
      </w:r>
    </w:p>
    <w:p w14:paraId="75412638"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5F6420A3"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1F44F571"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388BCEE"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1FC4B7E0"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58CED5CE"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11ED19FA"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500A5300"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71F1645"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EA624CA"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06DE3D6A"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16E6D1CB"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6FCD0B67">
        <w:rPr>
          <w:rStyle w:val="a9"/>
          <w:rFonts w:ascii="Calibri" w:eastAsiaTheme="minorEastAsia" w:hAnsi="Calibri" w:cs="Calibri"/>
          <w:b/>
          <w:bCs/>
          <w:i w:val="0"/>
          <w:iCs w:val="0"/>
          <w:color w:val="auto"/>
          <w:sz w:val="22"/>
          <w:szCs w:val="22"/>
        </w:rPr>
        <w:lastRenderedPageBreak/>
        <w:t xml:space="preserve">Figure 2f.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death</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300B1AC2" w14:textId="77777777" w:rsidR="009146F2" w:rsidRDefault="009146F2" w:rsidP="009146F2">
      <w:pPr>
        <w:spacing w:line="360" w:lineRule="auto"/>
        <w:rPr>
          <w:rStyle w:val="a9"/>
          <w:rFonts w:ascii="Calibri" w:eastAsiaTheme="minorEastAsia" w:hAnsi="Calibri" w:cs="Calibri"/>
          <w:i w:val="0"/>
          <w:iCs w:val="0"/>
          <w:color w:val="auto"/>
          <w:sz w:val="22"/>
          <w:szCs w:val="22"/>
        </w:rPr>
      </w:pPr>
      <w:commentRangeStart w:id="114"/>
      <w:commentRangeEnd w:id="114"/>
      <w:r w:rsidRPr="00602DC5">
        <w:rPr>
          <w:rStyle w:val="ad"/>
          <w:rFonts w:ascii="Calibri" w:eastAsiaTheme="minorEastAsia" w:hAnsi="Calibri" w:cs="Calibri"/>
          <w:noProof/>
          <w:sz w:val="22"/>
          <w:szCs w:val="22"/>
        </w:rPr>
        <w:commentReference w:id="114"/>
      </w:r>
      <w:r w:rsidRPr="00602DC5">
        <w:rPr>
          <w:rStyle w:val="a9"/>
          <w:rFonts w:ascii="Calibri" w:eastAsiaTheme="minorEastAsia" w:hAnsi="Calibri" w:cs="Calibri"/>
          <w:i w:val="0"/>
          <w:iCs w:val="0"/>
          <w:noProof/>
          <w:color w:val="auto"/>
          <w:sz w:val="22"/>
          <w:szCs w:val="22"/>
        </w:rPr>
        <w:drawing>
          <wp:inline distT="0" distB="0" distL="0" distR="0" wp14:anchorId="2470CF9C" wp14:editId="16D9528A">
            <wp:extent cx="6210188" cy="4970352"/>
            <wp:effectExtent l="0" t="0" r="635" b="0"/>
            <wp:docPr id="41709846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98463" name="Picture 1" descr="A graph of different colored lines&#10;&#10;AI-generated content may be incorrect."/>
                    <pic:cNvPicPr/>
                  </pic:nvPicPr>
                  <pic:blipFill>
                    <a:blip r:embed="rId38"/>
                    <a:stretch>
                      <a:fillRect/>
                    </a:stretch>
                  </pic:blipFill>
                  <pic:spPr>
                    <a:xfrm>
                      <a:off x="0" y="0"/>
                      <a:ext cx="6223101" cy="4980687"/>
                    </a:xfrm>
                    <a:prstGeom prst="rect">
                      <a:avLst/>
                    </a:prstGeom>
                  </pic:spPr>
                </pic:pic>
              </a:graphicData>
            </a:graphic>
          </wp:inline>
        </w:drawing>
      </w:r>
    </w:p>
    <w:p w14:paraId="350E5F4A"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036A796C"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27C26224" w14:textId="77777777" w:rsidR="009146F2" w:rsidRDefault="009146F2" w:rsidP="009146F2">
      <w:pPr>
        <w:spacing w:line="360" w:lineRule="auto"/>
        <w:rPr>
          <w:rStyle w:val="a9"/>
          <w:rFonts w:ascii="Calibri" w:eastAsiaTheme="minorEastAsia" w:hAnsi="Calibri" w:cs="Calibri"/>
          <w:i w:val="0"/>
          <w:iCs w:val="0"/>
          <w:color w:val="auto"/>
          <w:sz w:val="22"/>
          <w:szCs w:val="22"/>
        </w:rPr>
      </w:pPr>
      <w:r w:rsidRPr="6FCD0B67">
        <w:rPr>
          <w:rStyle w:val="a9"/>
          <w:rFonts w:ascii="Calibri" w:eastAsiaTheme="minorEastAsia" w:hAnsi="Calibri" w:cs="Calibri"/>
          <w:b/>
          <w:bCs/>
          <w:i w:val="0"/>
          <w:iCs w:val="0"/>
          <w:color w:val="auto"/>
          <w:sz w:val="22"/>
          <w:szCs w:val="22"/>
        </w:rPr>
        <w:t xml:space="preserve">Figure 2g. </w:t>
      </w:r>
      <w:r w:rsidRPr="360A30B0">
        <w:rPr>
          <w:rStyle w:val="a9"/>
          <w:rFonts w:ascii="Calibri" w:eastAsiaTheme="minorEastAsia" w:hAnsi="Calibri" w:cs="Calibri"/>
          <w:i w:val="0"/>
          <w:iCs w:val="0"/>
          <w:color w:val="auto"/>
          <w:sz w:val="22"/>
          <w:szCs w:val="22"/>
        </w:rPr>
        <w:t xml:space="preserve">Benefit-risk </w:t>
      </w:r>
      <w:r>
        <w:rPr>
          <w:rStyle w:val="a9"/>
          <w:rFonts w:ascii="Calibri" w:eastAsiaTheme="minorEastAsia" w:hAnsi="Calibri" w:cs="Calibri"/>
          <w:i w:val="0"/>
          <w:iCs w:val="0"/>
          <w:color w:val="auto"/>
          <w:sz w:val="22"/>
          <w:szCs w:val="22"/>
        </w:rPr>
        <w:t>acceptability curves</w:t>
      </w:r>
      <w:r w:rsidRPr="360A30B0">
        <w:rPr>
          <w:rStyle w:val="a9"/>
          <w:rFonts w:ascii="Calibri" w:eastAsiaTheme="minorEastAsia" w:hAnsi="Calibri" w:cs="Calibri"/>
          <w:i w:val="0"/>
          <w:iCs w:val="0"/>
          <w:color w:val="auto"/>
          <w:sz w:val="22"/>
          <w:szCs w:val="22"/>
        </w:rPr>
        <w:t xml:space="preserve"> of </w:t>
      </w:r>
      <w:r>
        <w:rPr>
          <w:rStyle w:val="a9"/>
          <w:rFonts w:ascii="Calibri" w:eastAsiaTheme="minorEastAsia" w:hAnsi="Calibri" w:cs="Calibri"/>
          <w:i w:val="0"/>
          <w:iCs w:val="0"/>
          <w:color w:val="auto"/>
          <w:sz w:val="22"/>
          <w:szCs w:val="22"/>
        </w:rPr>
        <w:t xml:space="preserve">outbreak response immunisation </w:t>
      </w:r>
      <w:r w:rsidRPr="360A30B0">
        <w:rPr>
          <w:rStyle w:val="a9"/>
          <w:rFonts w:ascii="Calibri" w:eastAsiaTheme="minorEastAsia" w:hAnsi="Calibri" w:cs="Calibri"/>
          <w:i w:val="0"/>
          <w:iCs w:val="0"/>
          <w:color w:val="auto"/>
          <w:sz w:val="22"/>
          <w:szCs w:val="22"/>
        </w:rPr>
        <w:t xml:space="preserve">by age group, </w:t>
      </w:r>
      <w:r>
        <w:rPr>
          <w:rStyle w:val="a9"/>
          <w:rFonts w:ascii="Calibri" w:eastAsiaTheme="minorEastAsia" w:hAnsi="Calibri" w:cs="Calibri"/>
          <w:i w:val="0"/>
          <w:iCs w:val="0"/>
          <w:color w:val="auto"/>
          <w:sz w:val="22"/>
          <w:szCs w:val="22"/>
        </w:rPr>
        <w:t>vaccine protection mechanism</w:t>
      </w:r>
      <w:r w:rsidRPr="360A30B0">
        <w:rPr>
          <w:rStyle w:val="a9"/>
          <w:rFonts w:ascii="Calibri" w:eastAsiaTheme="minorEastAsia" w:hAnsi="Calibri" w:cs="Calibri"/>
          <w:i w:val="0"/>
          <w:iCs w:val="0"/>
          <w:color w:val="auto"/>
          <w:sz w:val="22"/>
          <w:szCs w:val="22"/>
        </w:rPr>
        <w:t xml:space="preserve">, and </w:t>
      </w:r>
      <w:r>
        <w:rPr>
          <w:rStyle w:val="a9"/>
          <w:rFonts w:ascii="Calibri" w:eastAsiaTheme="minorEastAsia" w:hAnsi="Calibri" w:cs="Calibri"/>
          <w:i w:val="0"/>
          <w:iCs w:val="0"/>
          <w:color w:val="auto"/>
          <w:sz w:val="22"/>
          <w:szCs w:val="22"/>
        </w:rPr>
        <w:t>transmission setting</w:t>
      </w:r>
      <w:r w:rsidRPr="360A30B0">
        <w:rPr>
          <w:rStyle w:val="a9"/>
          <w:rFonts w:ascii="Calibri" w:eastAsiaTheme="minorEastAsia" w:hAnsi="Calibri" w:cs="Calibri"/>
          <w:i w:val="0"/>
          <w:iCs w:val="0"/>
          <w:color w:val="auto"/>
          <w:sz w:val="22"/>
          <w:szCs w:val="22"/>
        </w:rPr>
        <w:t xml:space="preserve"> for </w:t>
      </w:r>
      <w:r>
        <w:rPr>
          <w:rStyle w:val="a9"/>
          <w:rFonts w:ascii="Calibri" w:eastAsiaTheme="minorEastAsia" w:hAnsi="Calibri" w:cs="Calibri"/>
          <w:i w:val="0"/>
          <w:iCs w:val="0"/>
          <w:color w:val="auto"/>
          <w:sz w:val="22"/>
          <w:szCs w:val="22"/>
        </w:rPr>
        <w:t>SAEs</w:t>
      </w:r>
      <w:r>
        <w:rPr>
          <w:rStyle w:val="a9"/>
          <w:rFonts w:ascii="Calibri" w:eastAsiaTheme="minorEastAsia" w:hAnsi="Calibri" w:cs="Calibri" w:hint="eastAsia"/>
          <w:i w:val="0"/>
          <w:iCs w:val="0"/>
          <w:color w:val="auto"/>
          <w:sz w:val="22"/>
          <w:szCs w:val="22"/>
        </w:rPr>
        <w:t xml:space="preserve">. The dashed line corresponds to benefit-risk ratio equals to 1. </w:t>
      </w:r>
      <w:r w:rsidRPr="360A30B0">
        <w:rPr>
          <w:rStyle w:val="a9"/>
          <w:rFonts w:ascii="Calibri" w:eastAsiaTheme="minorEastAsia" w:hAnsi="Calibri" w:cs="Calibri"/>
          <w:i w:val="0"/>
          <w:iCs w:val="0"/>
          <w:color w:val="auto"/>
          <w:sz w:val="22"/>
          <w:szCs w:val="22"/>
        </w:rPr>
        <w:t xml:space="preserve"> </w:t>
      </w:r>
    </w:p>
    <w:p w14:paraId="673BC92E" w14:textId="77777777" w:rsidR="009146F2" w:rsidRDefault="009146F2" w:rsidP="009146F2">
      <w:pPr>
        <w:spacing w:line="360" w:lineRule="auto"/>
        <w:rPr>
          <w:rStyle w:val="a9"/>
          <w:rFonts w:ascii="Calibri" w:eastAsiaTheme="minorEastAsia" w:hAnsi="Calibri" w:cs="Calibri"/>
          <w:i w:val="0"/>
          <w:iCs w:val="0"/>
          <w:color w:val="auto"/>
          <w:sz w:val="22"/>
          <w:szCs w:val="22"/>
        </w:rPr>
      </w:pPr>
      <w:commentRangeStart w:id="115"/>
      <w:commentRangeEnd w:id="115"/>
      <w:r w:rsidRPr="00851335">
        <w:rPr>
          <w:rStyle w:val="ad"/>
          <w:rFonts w:ascii="Calibri" w:eastAsiaTheme="minorEastAsia" w:hAnsi="Calibri" w:cs="Calibri"/>
          <w:noProof/>
          <w:sz w:val="22"/>
          <w:szCs w:val="22"/>
        </w:rPr>
        <w:lastRenderedPageBreak/>
        <w:commentReference w:id="115"/>
      </w:r>
      <w:r w:rsidRPr="00851335">
        <w:rPr>
          <w:rStyle w:val="a9"/>
          <w:rFonts w:ascii="Calibri" w:eastAsiaTheme="minorEastAsia" w:hAnsi="Calibri" w:cs="Calibri"/>
          <w:i w:val="0"/>
          <w:iCs w:val="0"/>
          <w:noProof/>
          <w:color w:val="auto"/>
          <w:sz w:val="22"/>
          <w:szCs w:val="22"/>
        </w:rPr>
        <w:drawing>
          <wp:inline distT="0" distB="0" distL="0" distR="0" wp14:anchorId="2A403AD2" wp14:editId="7D1D5716">
            <wp:extent cx="6455121" cy="5166385"/>
            <wp:effectExtent l="0" t="0" r="0" b="2540"/>
            <wp:docPr id="205700763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07634" name="Picture 1" descr="A graph of different colored lines&#10;&#10;AI-generated content may be incorrect."/>
                    <pic:cNvPicPr/>
                  </pic:nvPicPr>
                  <pic:blipFill>
                    <a:blip r:embed="rId39"/>
                    <a:stretch>
                      <a:fillRect/>
                    </a:stretch>
                  </pic:blipFill>
                  <pic:spPr>
                    <a:xfrm>
                      <a:off x="0" y="0"/>
                      <a:ext cx="6481434" cy="5187445"/>
                    </a:xfrm>
                    <a:prstGeom prst="rect">
                      <a:avLst/>
                    </a:prstGeom>
                  </pic:spPr>
                </pic:pic>
              </a:graphicData>
            </a:graphic>
          </wp:inline>
        </w:drawing>
      </w:r>
    </w:p>
    <w:p w14:paraId="7BA1DC33"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0B897F5A" w14:textId="77777777" w:rsidR="009146F2" w:rsidRDefault="009146F2" w:rsidP="009146F2">
      <w:pPr>
        <w:spacing w:line="360" w:lineRule="auto"/>
        <w:rPr>
          <w:rStyle w:val="a9"/>
          <w:rFonts w:ascii="Calibri" w:eastAsiaTheme="minorEastAsia" w:hAnsi="Calibri" w:cs="Calibri"/>
          <w:i w:val="0"/>
          <w:iCs w:val="0"/>
          <w:color w:val="auto"/>
          <w:sz w:val="22"/>
          <w:szCs w:val="22"/>
        </w:rPr>
      </w:pPr>
    </w:p>
    <w:p w14:paraId="34E745AF" w14:textId="77777777" w:rsidR="009146F2" w:rsidRPr="00EF0785" w:rsidRDefault="009146F2" w:rsidP="009146F2">
      <w:pPr>
        <w:rPr>
          <w:rFonts w:ascii="Calibri" w:hAnsi="Calibri" w:cs="Calibri"/>
        </w:rPr>
      </w:pPr>
    </w:p>
    <w:p w14:paraId="777B06E5" w14:textId="77777777" w:rsidR="009146F2" w:rsidRDefault="009146F2">
      <w:pPr>
        <w:rPr>
          <w:rFonts w:eastAsiaTheme="minorEastAsia"/>
        </w:rPr>
      </w:pPr>
    </w:p>
    <w:p w14:paraId="0535A36F" w14:textId="77777777" w:rsidR="009B5F94" w:rsidRDefault="009B5F94">
      <w:pPr>
        <w:rPr>
          <w:rFonts w:eastAsiaTheme="minorEastAsia"/>
        </w:rPr>
      </w:pPr>
    </w:p>
    <w:p w14:paraId="1AEE5CC7" w14:textId="77777777" w:rsidR="009B5F94" w:rsidRDefault="009B5F94">
      <w:pPr>
        <w:rPr>
          <w:rFonts w:eastAsiaTheme="minorEastAsia"/>
        </w:rPr>
      </w:pPr>
    </w:p>
    <w:p w14:paraId="10F62FFE" w14:textId="77777777" w:rsidR="009B5F94" w:rsidRDefault="009B5F94">
      <w:pPr>
        <w:rPr>
          <w:rFonts w:eastAsiaTheme="minorEastAsia"/>
        </w:rPr>
      </w:pPr>
    </w:p>
    <w:p w14:paraId="2BEE6E5E" w14:textId="77777777" w:rsidR="009B5F94" w:rsidRDefault="009B5F94">
      <w:pPr>
        <w:rPr>
          <w:rFonts w:eastAsiaTheme="minorEastAsia"/>
        </w:rPr>
      </w:pPr>
    </w:p>
    <w:p w14:paraId="08450A97" w14:textId="77777777" w:rsidR="009B5F94" w:rsidRDefault="009B5F94">
      <w:pPr>
        <w:rPr>
          <w:rFonts w:eastAsiaTheme="minorEastAsia"/>
        </w:rPr>
      </w:pPr>
    </w:p>
    <w:p w14:paraId="2179B280" w14:textId="77777777" w:rsidR="009B5F94" w:rsidRDefault="009B5F94">
      <w:pPr>
        <w:rPr>
          <w:rFonts w:eastAsiaTheme="minorEastAsia"/>
        </w:rPr>
      </w:pPr>
    </w:p>
    <w:p w14:paraId="257C09EF" w14:textId="77777777" w:rsidR="009B5F94" w:rsidRDefault="009B5F94">
      <w:pPr>
        <w:rPr>
          <w:rFonts w:eastAsiaTheme="minorEastAsia"/>
        </w:rPr>
      </w:pPr>
    </w:p>
    <w:p w14:paraId="6C4367FF" w14:textId="77777777" w:rsidR="009B5F94" w:rsidRDefault="009B5F94">
      <w:pPr>
        <w:rPr>
          <w:rFonts w:eastAsiaTheme="minorEastAsia"/>
        </w:rPr>
      </w:pPr>
    </w:p>
    <w:p w14:paraId="33668AFE" w14:textId="77777777" w:rsidR="009B5F94" w:rsidRDefault="009B5F94">
      <w:pPr>
        <w:rPr>
          <w:rFonts w:eastAsiaTheme="minorEastAsia"/>
        </w:rPr>
      </w:pPr>
    </w:p>
    <w:p w14:paraId="0E71A013" w14:textId="77777777" w:rsidR="009B5F94" w:rsidRDefault="009B5F94">
      <w:pPr>
        <w:rPr>
          <w:rFonts w:eastAsiaTheme="minorEastAsia"/>
        </w:rPr>
      </w:pPr>
    </w:p>
    <w:p w14:paraId="5B97779D" w14:textId="77777777" w:rsidR="009B5F94" w:rsidRDefault="009B5F94">
      <w:pPr>
        <w:rPr>
          <w:rFonts w:eastAsiaTheme="minorEastAsia"/>
        </w:rPr>
      </w:pPr>
    </w:p>
    <w:p w14:paraId="63613290" w14:textId="77777777" w:rsidR="009B5F94" w:rsidRDefault="009B5F94">
      <w:pPr>
        <w:rPr>
          <w:rFonts w:eastAsiaTheme="minorEastAsia"/>
        </w:rPr>
      </w:pPr>
    </w:p>
    <w:p w14:paraId="2C8A062A" w14:textId="77777777" w:rsidR="009B5F94" w:rsidRDefault="009B5F94">
      <w:pPr>
        <w:rPr>
          <w:rFonts w:eastAsiaTheme="minorEastAsia"/>
        </w:rPr>
      </w:pPr>
    </w:p>
    <w:p w14:paraId="214FB7C2" w14:textId="77777777" w:rsidR="009B5F94" w:rsidRDefault="009B5F94">
      <w:pPr>
        <w:rPr>
          <w:rFonts w:eastAsiaTheme="minorEastAsia"/>
        </w:rPr>
      </w:pPr>
    </w:p>
    <w:p w14:paraId="373C6317" w14:textId="77777777" w:rsidR="009B5F94" w:rsidRDefault="009B5F94">
      <w:pPr>
        <w:rPr>
          <w:rFonts w:eastAsiaTheme="minorEastAsia"/>
        </w:rPr>
      </w:pPr>
    </w:p>
    <w:p w14:paraId="4FFF75B0" w14:textId="77777777" w:rsidR="009B5F94" w:rsidRDefault="009B5F94" w:rsidP="009B5F94">
      <w:pPr>
        <w:spacing w:line="360" w:lineRule="auto"/>
        <w:rPr>
          <w:rStyle w:val="a9"/>
          <w:rFonts w:ascii="Calibri" w:eastAsia="Malgun Gothic" w:hAnsi="Calibri" w:cs="Calibri"/>
          <w:i w:val="0"/>
          <w:sz w:val="28"/>
          <w:szCs w:val="28"/>
        </w:rPr>
      </w:pPr>
      <w:commentRangeStart w:id="116"/>
      <w:commentRangeStart w:id="117"/>
      <w:r w:rsidRPr="4CA7DDD5">
        <w:rPr>
          <w:rStyle w:val="a9"/>
          <w:rFonts w:ascii="Calibri" w:hAnsi="Calibri" w:cs="Calibri"/>
          <w:i w:val="0"/>
          <w:sz w:val="28"/>
          <w:szCs w:val="28"/>
        </w:rPr>
        <w:lastRenderedPageBreak/>
        <w:t>Results</w:t>
      </w:r>
      <w:commentRangeEnd w:id="117"/>
      <w:r>
        <w:rPr>
          <w:rStyle w:val="ad"/>
          <w:rFonts w:ascii="Calibri" w:eastAsia="Malgun Gothic" w:hAnsi="Calibri" w:cs="Calibri"/>
          <w:iCs/>
          <w:color w:val="0F4761" w:themeColor="accent1" w:themeShade="BF"/>
          <w:sz w:val="28"/>
          <w:szCs w:val="28"/>
        </w:rPr>
        <w:commentReference w:id="117"/>
      </w:r>
      <w:commentRangeEnd w:id="116"/>
      <w:r>
        <w:rPr>
          <w:rStyle w:val="ad"/>
          <w:rFonts w:ascii="Calibri" w:eastAsia="Malgun Gothic" w:hAnsi="Calibri" w:cs="Calibri"/>
          <w:iCs/>
          <w:color w:val="0F4761" w:themeColor="accent1" w:themeShade="BF"/>
          <w:sz w:val="28"/>
          <w:szCs w:val="28"/>
        </w:rPr>
        <w:commentReference w:id="116"/>
      </w:r>
    </w:p>
    <w:p w14:paraId="1652B576" w14:textId="77777777" w:rsidR="009B5F94" w:rsidRDefault="009B5F94" w:rsidP="009B5F94">
      <w:pPr>
        <w:spacing w:line="360" w:lineRule="auto"/>
        <w:rPr>
          <w:rStyle w:val="a9"/>
          <w:rFonts w:ascii="Calibri" w:eastAsia="Malgun Gothic" w:hAnsi="Calibri" w:cs="Calibri"/>
          <w:i w:val="0"/>
          <w:sz w:val="22"/>
          <w:szCs w:val="22"/>
        </w:rPr>
      </w:pPr>
      <w:r>
        <w:rPr>
          <w:rStyle w:val="a9"/>
          <w:rFonts w:ascii="Calibri" w:eastAsia="Malgun Gothic" w:hAnsi="Calibri" w:cs="Calibri"/>
          <w:i w:val="0"/>
          <w:sz w:val="22"/>
          <w:szCs w:val="22"/>
        </w:rPr>
        <w:t>Predicted v</w:t>
      </w:r>
      <w:r w:rsidRPr="4CA7DDD5">
        <w:rPr>
          <w:rStyle w:val="a9"/>
          <w:rFonts w:ascii="Calibri" w:eastAsia="Malgun Gothic" w:hAnsi="Calibri" w:cs="Calibri"/>
          <w:i w:val="0"/>
          <w:sz w:val="22"/>
          <w:szCs w:val="22"/>
        </w:rPr>
        <w:t>ac</w:t>
      </w:r>
      <w:r>
        <w:rPr>
          <w:rStyle w:val="a9"/>
          <w:rFonts w:ascii="Calibri" w:eastAsia="Malgun Gothic" w:hAnsi="Calibri" w:cs="Calibri"/>
          <w:i w:val="0"/>
          <w:sz w:val="22"/>
          <w:szCs w:val="22"/>
        </w:rPr>
        <w:t xml:space="preserve">cine risk </w:t>
      </w:r>
    </w:p>
    <w:p w14:paraId="7E081F25" w14:textId="77777777" w:rsidR="009B5F94" w:rsidRDefault="009B5F94" w:rsidP="009B5F94">
      <w:pPr>
        <w:spacing w:line="276" w:lineRule="auto"/>
        <w:rPr>
          <w:rFonts w:ascii="Calibri" w:eastAsia="Malgun Gothic" w:hAnsi="Calibri" w:cs="Calibri"/>
          <w:sz w:val="22"/>
          <w:szCs w:val="22"/>
          <w:lang w:val="en-US"/>
        </w:rPr>
      </w:pPr>
      <w:r w:rsidRPr="00DA42CB">
        <w:rPr>
          <w:rFonts w:ascii="Calibri" w:eastAsia="Malgun Gothic" w:hAnsi="Calibri" w:cs="Calibri" w:hint="eastAsia"/>
          <w:sz w:val="22"/>
          <w:szCs w:val="22"/>
          <w:lang w:val="en-US"/>
        </w:rPr>
        <w:t>We estimated one vaccine-induced SAE per 4,939 fully vaccinated individuals (95% UI 2,537</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11,710) among those aged 1</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64 years and per 892 (595</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 xml:space="preserve">1,420) among those aged </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65 years. We estimated one vaccine-induced death per 144,855 fully vaccinated individuals (13,127</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66,770,494) among those aged 1</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64 years and per 15,594 (3,950</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 xml:space="preserve">171,145) among those aged </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65 years. Corresponding estimates for DALYs were 1,976 (184</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74,313), 2,268 (212</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75,590), 3,770 (358</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83,135), and 2,120 (609</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9,519) fully vaccinated individuals per DALY among those aged 1</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11, 12</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17, 18</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 xml:space="preserve">64, and </w:t>
      </w:r>
      <w:r w:rsidRPr="00DA42CB">
        <w:rPr>
          <w:rFonts w:ascii="Calibri" w:eastAsia="Malgun Gothic" w:hAnsi="Calibri" w:cs="Calibri" w:hint="eastAsia"/>
          <w:sz w:val="22"/>
          <w:szCs w:val="22"/>
          <w:lang w:val="en-US"/>
        </w:rPr>
        <w:t>≥</w:t>
      </w:r>
      <w:r w:rsidRPr="00DA42CB">
        <w:rPr>
          <w:rFonts w:ascii="Calibri" w:eastAsia="Malgun Gothic" w:hAnsi="Calibri" w:cs="Calibri" w:hint="eastAsia"/>
          <w:sz w:val="22"/>
          <w:szCs w:val="22"/>
          <w:lang w:val="en-US"/>
        </w:rPr>
        <w:t>65 years, respectively.</w:t>
      </w:r>
      <w:r>
        <w:rPr>
          <w:rFonts w:ascii="Calibri" w:eastAsia="Malgun Gothic" w:hAnsi="Calibri" w:cs="Calibri" w:hint="eastAsia"/>
          <w:b/>
          <w:bCs/>
          <w:sz w:val="22"/>
          <w:szCs w:val="22"/>
          <w:lang w:val="en-US"/>
        </w:rPr>
        <w:t xml:space="preserve"> </w:t>
      </w:r>
    </w:p>
    <w:p w14:paraId="189FBFE3" w14:textId="77777777" w:rsidR="009B5F94" w:rsidRPr="00711A2D" w:rsidRDefault="009B5F94" w:rsidP="009B5F94">
      <w:pPr>
        <w:spacing w:line="360" w:lineRule="auto"/>
        <w:rPr>
          <w:rFonts w:ascii="Calibri" w:eastAsia="Malgun Gothic" w:hAnsi="Calibri" w:cs="Calibri"/>
          <w:sz w:val="22"/>
          <w:szCs w:val="22"/>
          <w:lang w:val="en-US"/>
        </w:rPr>
      </w:pPr>
    </w:p>
    <w:p w14:paraId="43911B17" w14:textId="77777777" w:rsidR="009B5F94" w:rsidRDefault="009B5F94" w:rsidP="009B5F94">
      <w:pPr>
        <w:spacing w:line="360" w:lineRule="auto"/>
        <w:rPr>
          <w:rFonts w:ascii="Calibri" w:eastAsia="Malgun Gothic" w:hAnsi="Calibri" w:cs="Calibri"/>
          <w:b/>
          <w:bCs/>
          <w:sz w:val="22"/>
          <w:szCs w:val="22"/>
        </w:rPr>
      </w:pPr>
      <w:r w:rsidRPr="4CA7DDD5">
        <w:rPr>
          <w:rStyle w:val="a9"/>
          <w:rFonts w:ascii="Calibri" w:eastAsia="Malgun Gothic" w:hAnsi="Calibri" w:cs="Calibri"/>
          <w:i w:val="0"/>
          <w:sz w:val="22"/>
          <w:szCs w:val="22"/>
        </w:rPr>
        <w:t xml:space="preserve">Travel vaccination </w:t>
      </w:r>
      <w:r w:rsidRPr="4CA7DDD5">
        <w:rPr>
          <w:rFonts w:ascii="Calibri" w:eastAsia="Malgun Gothic" w:hAnsi="Calibri" w:cs="Calibri"/>
          <w:b/>
          <w:bCs/>
          <w:sz w:val="22"/>
          <w:szCs w:val="22"/>
        </w:rPr>
        <w:t xml:space="preserve"> </w:t>
      </w:r>
    </w:p>
    <w:p w14:paraId="30C920F7" w14:textId="77777777" w:rsidR="009B5F94" w:rsidRDefault="009B5F94" w:rsidP="009B5F94">
      <w:pPr>
        <w:spacing w:line="360" w:lineRule="auto"/>
        <w:rPr>
          <w:rFonts w:ascii="Calibri" w:eastAsia="Malgun Gothic" w:hAnsi="Calibri" w:cs="Calibri"/>
          <w:sz w:val="22"/>
          <w:szCs w:val="22"/>
          <w:lang w:val="en-US"/>
        </w:rPr>
      </w:pPr>
      <w:r w:rsidRPr="00B60D78">
        <w:rPr>
          <w:rFonts w:ascii="Calibri" w:eastAsia="Malgun Gothic" w:hAnsi="Calibri" w:cs="Calibri"/>
          <w:sz w:val="22"/>
          <w:szCs w:val="22"/>
          <w:lang w:val="en-US"/>
        </w:rPr>
        <w:t>Across the 11 states assessed, the number of vaccine-induced outcomes per 10,000 vaccinated individuals was greater tha</w:t>
      </w:r>
      <w:r>
        <w:rPr>
          <w:rFonts w:ascii="Calibri" w:eastAsia="Malgun Gothic" w:hAnsi="Calibri" w:cs="Calibri"/>
          <w:sz w:val="22"/>
          <w:szCs w:val="22"/>
          <w:lang w:val="en-US"/>
        </w:rPr>
        <w:t xml:space="preserve">n, or similar to, </w:t>
      </w:r>
      <w:r w:rsidRPr="00B60D78">
        <w:rPr>
          <w:rFonts w:ascii="Calibri" w:eastAsia="Malgun Gothic" w:hAnsi="Calibri" w:cs="Calibri"/>
          <w:sz w:val="22"/>
          <w:szCs w:val="22"/>
          <w:lang w:val="en-US"/>
        </w:rPr>
        <w:t>the number of outcomes prevented in most scenarios, and the probability that benefits outweighed risks remained below 60%. This probability increased with travel duration and was consistently higher in high-transmission settings (Figure 1a).</w:t>
      </w:r>
    </w:p>
    <w:p w14:paraId="2F0274E1" w14:textId="77777777" w:rsidR="009B5F94" w:rsidRPr="00DA42CB" w:rsidRDefault="009B5F94" w:rsidP="009B5F94">
      <w:pPr>
        <w:spacing w:line="360" w:lineRule="auto"/>
        <w:rPr>
          <w:rFonts w:ascii="Calibri" w:eastAsia="Malgun Gothic" w:hAnsi="Calibri" w:cs="Calibri"/>
          <w:b/>
          <w:sz w:val="22"/>
          <w:szCs w:val="22"/>
          <w:lang w:val="en-US"/>
        </w:rPr>
      </w:pPr>
    </w:p>
    <w:p w14:paraId="0C4AAAB7" w14:textId="77777777" w:rsidR="009B5F94" w:rsidRDefault="009B5F94" w:rsidP="009B5F94">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 xml:space="preserve">Across all scenarios, the benefit-risk profile of travel vaccination was primarily driven by travel duration and transmission intensity rather than age. For trips of </w:t>
      </w:r>
      <w:r w:rsidRPr="00EF7E5C">
        <w:rPr>
          <w:rFonts w:ascii="Calibri" w:eastAsia="Malgun Gothic" w:hAnsi="Calibri" w:cs="Calibri"/>
          <w:sz w:val="22"/>
          <w:szCs w:val="22"/>
        </w:rPr>
        <w:t>≤</w:t>
      </w:r>
      <w:r>
        <w:rPr>
          <w:rFonts w:ascii="Calibri" w:eastAsia="Malgun Gothic" w:hAnsi="Calibri" w:cs="Calibri" w:hint="eastAsia"/>
          <w:sz w:val="22"/>
          <w:szCs w:val="22"/>
          <w:lang w:val="en-US"/>
        </w:rPr>
        <w:t>3</w:t>
      </w:r>
      <w:r>
        <w:rPr>
          <w:rFonts w:ascii="Calibri" w:eastAsia="Malgun Gothic" w:hAnsi="Calibri" w:cs="Calibri"/>
          <w:sz w:val="22"/>
          <w:szCs w:val="22"/>
          <w:lang w:val="en-US"/>
        </w:rPr>
        <w:t>0 days, the number of DALYs, deaths, and SAEs prevented per 10,000 vaccinated individuals remained lower than vaccine-induced harms across all age groups. For 90-day travel in high-transmission settings, the central estimates of outcomes p</w:t>
      </w:r>
      <w:r w:rsidRPr="00D14E9B">
        <w:rPr>
          <w:rFonts w:ascii="Calibri" w:eastAsia="Malgun Gothic" w:hAnsi="Calibri" w:cs="Calibri"/>
          <w:sz w:val="22"/>
          <w:szCs w:val="22"/>
          <w:lang w:val="en-US"/>
        </w:rPr>
        <w:t xml:space="preserve">revented </w:t>
      </w:r>
      <w:r>
        <w:rPr>
          <w:rFonts w:ascii="Calibri" w:eastAsia="Malgun Gothic" w:hAnsi="Calibri" w:cs="Calibri"/>
          <w:sz w:val="22"/>
          <w:szCs w:val="22"/>
          <w:lang w:val="en-US"/>
        </w:rPr>
        <w:t xml:space="preserve">per 10,000 vaccinated individuals exceeded vaccine-induced outcomes, although uncertainty intervals crossed the net benefit threshold (BRR = 1), indicating that the net benefit of travel vaccination remained uncertain. </w:t>
      </w:r>
    </w:p>
    <w:p w14:paraId="2783F331" w14:textId="77777777" w:rsidR="009B5F94" w:rsidRDefault="009B5F94" w:rsidP="009B5F94">
      <w:pPr>
        <w:spacing w:line="360" w:lineRule="auto"/>
        <w:rPr>
          <w:rFonts w:ascii="Calibri" w:eastAsia="Malgun Gothic" w:hAnsi="Calibri" w:cs="Calibri"/>
          <w:sz w:val="22"/>
          <w:szCs w:val="22"/>
          <w:lang w:val="en-US"/>
        </w:rPr>
      </w:pPr>
    </w:p>
    <w:p w14:paraId="0C1567EF" w14:textId="77777777" w:rsidR="009B5F94" w:rsidRDefault="009B5F94" w:rsidP="009B5F94">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No age group showed a consistently more favourable benefit-risk profiles across DALYs, deaths, and SAEs. In high transmission settings under 90-day travel, central estimates of BRR for DALYs exceeded 1 in all age groups, with the highest estimate in adults aged 18-64 years (</w:t>
      </w:r>
      <w:r w:rsidRPr="00E91ECB">
        <w:rPr>
          <w:rFonts w:ascii="Calibri" w:eastAsia="Malgun Gothic" w:hAnsi="Calibri" w:cs="Calibri"/>
          <w:sz w:val="22"/>
          <w:szCs w:val="22"/>
          <w:lang w:val="en-US"/>
        </w:rPr>
        <w:t>6.18 [0.14–329.02]</w:t>
      </w:r>
      <w:r>
        <w:rPr>
          <w:rFonts w:ascii="Calibri" w:eastAsia="Malgun Gothic" w:hAnsi="Calibri" w:cs="Calibri"/>
          <w:sz w:val="22"/>
          <w:szCs w:val="22"/>
          <w:lang w:val="en-US"/>
        </w:rPr>
        <w:t>) and the lowest in ol</w:t>
      </w:r>
      <w:r w:rsidRPr="360A30B0">
        <w:rPr>
          <w:rFonts w:ascii="Calibri" w:eastAsia="Malgun Gothic" w:hAnsi="Calibri" w:cs="Calibri"/>
          <w:sz w:val="22"/>
          <w:szCs w:val="22"/>
          <w:lang w:val="en-US"/>
        </w:rPr>
        <w:t xml:space="preserve">der adults aged </w:t>
      </w:r>
      <w:r>
        <w:rPr>
          <w:rFonts w:ascii="Calibri" w:eastAsia="Malgun Gothic" w:hAnsi="Calibri" w:cs="Calibri"/>
          <w:sz w:val="22"/>
          <w:szCs w:val="22"/>
          <w:lang w:val="en-US"/>
        </w:rPr>
        <w:t>≥65 years (</w:t>
      </w:r>
      <w:r w:rsidRPr="007F34BE">
        <w:rPr>
          <w:rFonts w:ascii="Calibri" w:eastAsia="Malgun Gothic" w:hAnsi="Calibri" w:cs="Calibri"/>
          <w:sz w:val="22"/>
          <w:szCs w:val="22"/>
          <w:lang w:val="en-US"/>
        </w:rPr>
        <w:t>3.88 [0.17–66.71]</w:t>
      </w:r>
      <w:r>
        <w:rPr>
          <w:rFonts w:ascii="Calibri" w:eastAsia="Malgun Gothic" w:hAnsi="Calibri" w:cs="Calibri"/>
          <w:sz w:val="22"/>
          <w:szCs w:val="22"/>
          <w:lang w:val="en-US"/>
        </w:rPr>
        <w:t xml:space="preserve">), suggesting a potentially more favourable trade-offs under prolonged exposure. However, uncertainty intervals remained wide across all age groups. </w:t>
      </w:r>
    </w:p>
    <w:p w14:paraId="2C40FA17" w14:textId="77777777" w:rsidR="009B5F94" w:rsidRDefault="009B5F94" w:rsidP="009B5F94">
      <w:pPr>
        <w:spacing w:line="360" w:lineRule="auto"/>
        <w:rPr>
          <w:rFonts w:ascii="Calibri" w:eastAsia="Malgun Gothic" w:hAnsi="Calibri" w:cs="Calibri"/>
          <w:sz w:val="22"/>
          <w:szCs w:val="22"/>
          <w:lang w:val="en-US"/>
        </w:rPr>
      </w:pPr>
    </w:p>
    <w:p w14:paraId="53C71C05" w14:textId="77777777" w:rsidR="009B5F94" w:rsidRDefault="009B5F94" w:rsidP="009B5F94">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 xml:space="preserve">Travel vaccination did not show robust evidence of mortality benefit in any age groups or transmission setting. Even in high-transmission settings under 90-day travel, the highest central estimate of BRR for death was </w:t>
      </w:r>
      <w:r w:rsidRPr="000B1AB7">
        <w:rPr>
          <w:rFonts w:ascii="Calibri" w:eastAsia="Malgun Gothic" w:hAnsi="Calibri" w:cs="Calibri"/>
          <w:sz w:val="22"/>
          <w:szCs w:val="22"/>
          <w:lang w:val="en-US"/>
        </w:rPr>
        <w:t>1.39 [0.06–38.06]</w:t>
      </w:r>
      <w:r>
        <w:rPr>
          <w:rFonts w:ascii="Calibri" w:eastAsia="Malgun Gothic" w:hAnsi="Calibri" w:cs="Calibri"/>
          <w:sz w:val="22"/>
          <w:szCs w:val="22"/>
          <w:lang w:val="en-US"/>
        </w:rPr>
        <w:t xml:space="preserve"> for ol</w:t>
      </w:r>
      <w:r w:rsidRPr="360A30B0">
        <w:rPr>
          <w:rFonts w:ascii="Calibri" w:eastAsia="Malgun Gothic" w:hAnsi="Calibri" w:cs="Calibri"/>
          <w:sz w:val="22"/>
          <w:szCs w:val="22"/>
          <w:lang w:val="en-US"/>
        </w:rPr>
        <w:t xml:space="preserve">der adults aged </w:t>
      </w:r>
      <w:r>
        <w:rPr>
          <w:rFonts w:ascii="Calibri" w:eastAsia="Malgun Gothic" w:hAnsi="Calibri" w:cs="Calibri"/>
          <w:sz w:val="22"/>
          <w:szCs w:val="22"/>
          <w:lang w:val="en-US"/>
        </w:rPr>
        <w:t xml:space="preserve">≥65 years, with a 59% </w:t>
      </w:r>
      <w:r>
        <w:rPr>
          <w:rFonts w:ascii="Calibri" w:eastAsia="Malgun Gothic" w:hAnsi="Calibri" w:cs="Calibri"/>
          <w:sz w:val="22"/>
          <w:szCs w:val="22"/>
          <w:lang w:val="en-US"/>
        </w:rPr>
        <w:lastRenderedPageBreak/>
        <w:t>probability of net mortality benefit. In this age group, the number of deaths prevented per 10,000 vaccinated individuals (</w:t>
      </w:r>
      <w:r w:rsidRPr="00612EB6">
        <w:rPr>
          <w:rFonts w:ascii="Calibri" w:eastAsia="Malgun Gothic" w:hAnsi="Calibri" w:cs="Calibri"/>
          <w:sz w:val="22"/>
          <w:szCs w:val="22"/>
          <w:lang w:val="en-US"/>
        </w:rPr>
        <w:t>0.84 [0.05–9.62]</w:t>
      </w:r>
      <w:r>
        <w:rPr>
          <w:rFonts w:ascii="Calibri" w:eastAsia="Malgun Gothic" w:hAnsi="Calibri" w:cs="Calibri"/>
          <w:sz w:val="22"/>
          <w:szCs w:val="22"/>
          <w:lang w:val="en-US"/>
        </w:rPr>
        <w:t>) only marginally exceeded the number of deaths induced by vaccination (</w:t>
      </w:r>
      <w:r w:rsidRPr="006C2899">
        <w:rPr>
          <w:rFonts w:ascii="Calibri" w:eastAsia="Malgun Gothic" w:hAnsi="Calibri" w:cs="Calibri"/>
          <w:sz w:val="22"/>
          <w:szCs w:val="22"/>
          <w:lang w:val="en-US"/>
        </w:rPr>
        <w:t>0.64 [0.06–2.53]</w:t>
      </w:r>
      <w:r>
        <w:rPr>
          <w:rFonts w:ascii="Calibri" w:eastAsia="Malgun Gothic" w:hAnsi="Calibri" w:cs="Calibri"/>
          <w:sz w:val="22"/>
          <w:szCs w:val="22"/>
          <w:lang w:val="en-US"/>
        </w:rPr>
        <w:t xml:space="preserve">). </w:t>
      </w:r>
    </w:p>
    <w:p w14:paraId="188AD997" w14:textId="77777777" w:rsidR="009B5F94" w:rsidRDefault="009B5F94" w:rsidP="009B5F94">
      <w:pPr>
        <w:spacing w:line="360" w:lineRule="auto"/>
        <w:rPr>
          <w:rFonts w:ascii="Calibri" w:eastAsia="Malgun Gothic" w:hAnsi="Calibri" w:cs="Calibri"/>
          <w:sz w:val="22"/>
          <w:szCs w:val="22"/>
          <w:lang w:val="en-US"/>
        </w:rPr>
      </w:pPr>
    </w:p>
    <w:p w14:paraId="21CA2D4E" w14:textId="77777777" w:rsidR="009B5F94" w:rsidRDefault="009B5F94" w:rsidP="009B5F94">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 xml:space="preserve">For SAEs, the benefit-risk trade-offs improved in longer travel duration and in high-transmission settings, particularly among younger travellers aged 1-17 years, but uncertainty remained wide and did not support clear age-based prioritisation. </w:t>
      </w:r>
      <w:r w:rsidRPr="00F136E5">
        <w:rPr>
          <w:rFonts w:ascii="Calibri" w:eastAsia="Malgun Gothic" w:hAnsi="Calibri" w:cs="Calibri"/>
          <w:sz w:val="22"/>
          <w:szCs w:val="22"/>
          <w:lang w:val="en-US"/>
        </w:rPr>
        <w:t>For example, in children aged 1–11 years, the number of SAEs prevented per 10,000 vaccinated individuals was 9.94 [0.57–111.28], compared with 2.02 [0.85–3.94] vaccine-induced SAEs per 10,000 vaccinated individuals, corresponding to 4.96 [0.27–67.44] SAEs prevented per one SAE induced by vaccination.</w:t>
      </w:r>
    </w:p>
    <w:p w14:paraId="6438CCB2" w14:textId="77777777" w:rsidR="009B5F94" w:rsidRDefault="009B5F94" w:rsidP="009B5F94">
      <w:pPr>
        <w:spacing w:line="360" w:lineRule="auto"/>
        <w:rPr>
          <w:rFonts w:ascii="Calibri" w:eastAsia="Malgun Gothic" w:hAnsi="Calibri" w:cs="Calibri"/>
          <w:sz w:val="22"/>
          <w:szCs w:val="22"/>
          <w:lang w:val="en-US"/>
        </w:rPr>
      </w:pPr>
    </w:p>
    <w:p w14:paraId="7211ADD1" w14:textId="77777777" w:rsidR="009B5F94" w:rsidRDefault="009B5F94" w:rsidP="009B5F94">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 xml:space="preserve">Overall, although the central estimates of prevented outcomes exceeded the vaccine-induced harms in some long-duration, high transmission scenarios, uncertainty remained wide, and no age group showed consistently robust evidence of net benefit across outcomes. </w:t>
      </w:r>
    </w:p>
    <w:p w14:paraId="2B460D02" w14:textId="77777777" w:rsidR="009B5F94" w:rsidRDefault="009B5F94" w:rsidP="009B5F94">
      <w:pPr>
        <w:spacing w:line="360" w:lineRule="auto"/>
        <w:rPr>
          <w:rFonts w:ascii="Calibri" w:eastAsia="Malgun Gothic" w:hAnsi="Calibri" w:cs="Calibri"/>
          <w:sz w:val="22"/>
          <w:szCs w:val="22"/>
        </w:rPr>
      </w:pPr>
    </w:p>
    <w:p w14:paraId="396DD6BA" w14:textId="77777777" w:rsidR="009B5F94" w:rsidRPr="00EF0785" w:rsidRDefault="009B5F94" w:rsidP="009B5F94">
      <w:pPr>
        <w:spacing w:line="360" w:lineRule="auto"/>
        <w:rPr>
          <w:rFonts w:ascii="Calibri" w:eastAsia="Malgun Gothic" w:hAnsi="Calibri" w:cs="Calibri"/>
          <w:b/>
          <w:sz w:val="22"/>
          <w:szCs w:val="22"/>
        </w:rPr>
      </w:pPr>
      <w:r w:rsidRPr="4CA7DDD5">
        <w:rPr>
          <w:rStyle w:val="a9"/>
          <w:rFonts w:ascii="Calibri" w:eastAsia="Malgun Gothic" w:hAnsi="Calibri" w:cs="Calibri"/>
          <w:i w:val="0"/>
          <w:sz w:val="22"/>
          <w:szCs w:val="22"/>
        </w:rPr>
        <w:t>Outbreak response immunisation</w:t>
      </w:r>
      <w:r w:rsidRPr="4CA7DDD5">
        <w:rPr>
          <w:rStyle w:val="a9"/>
          <w:rFonts w:ascii="Calibri" w:eastAsia="Malgun Gothic" w:hAnsi="Calibri" w:cs="Calibri"/>
          <w:i w:val="0"/>
          <w:iCs w:val="0"/>
          <w:sz w:val="22"/>
          <w:szCs w:val="22"/>
        </w:rPr>
        <w:t xml:space="preserve"> </w:t>
      </w:r>
    </w:p>
    <w:p w14:paraId="45D35E9C" w14:textId="77777777" w:rsidR="009B5F94" w:rsidRDefault="009B5F94" w:rsidP="009B5F94">
      <w:pPr>
        <w:spacing w:line="360" w:lineRule="auto"/>
        <w:rPr>
          <w:rFonts w:ascii="Calibri" w:eastAsia="Malgun Gothic" w:hAnsi="Calibri" w:cs="Calibri"/>
          <w:sz w:val="22"/>
          <w:szCs w:val="22"/>
          <w:lang w:val="en-US"/>
        </w:rPr>
      </w:pPr>
      <w:r>
        <w:rPr>
          <w:rFonts w:ascii="Calibri" w:eastAsia="Malgun Gothic" w:hAnsi="Calibri" w:cs="Calibri" w:hint="eastAsia"/>
          <w:sz w:val="22"/>
          <w:szCs w:val="22"/>
          <w:lang w:val="en-US"/>
        </w:rPr>
        <w:t>The b</w:t>
      </w:r>
      <w:r w:rsidRPr="360A30B0">
        <w:rPr>
          <w:rFonts w:ascii="Calibri" w:eastAsia="Malgun Gothic" w:hAnsi="Calibri" w:cs="Calibri"/>
          <w:sz w:val="22"/>
          <w:szCs w:val="22"/>
        </w:rPr>
        <w:t>enefit–risk</w:t>
      </w:r>
      <w:r>
        <w:rPr>
          <w:rFonts w:ascii="Calibri" w:eastAsia="Malgun Gothic" w:hAnsi="Calibri" w:cs="Calibri" w:hint="eastAsia"/>
          <w:sz w:val="22"/>
          <w:szCs w:val="22"/>
        </w:rPr>
        <w:t xml:space="preserve"> profile of outbreak response immunisation</w:t>
      </w:r>
      <w:r w:rsidRPr="360A30B0">
        <w:rPr>
          <w:rFonts w:ascii="Calibri" w:eastAsia="Malgun Gothic" w:hAnsi="Calibri" w:cs="Calibri"/>
          <w:sz w:val="22"/>
          <w:szCs w:val="22"/>
        </w:rPr>
        <w:t xml:space="preserve"> varied by transmission setting and vaccine protection mechanism</w:t>
      </w:r>
      <w:r>
        <w:rPr>
          <w:rFonts w:ascii="Calibri" w:eastAsia="Malgun Gothic" w:hAnsi="Calibri" w:cs="Calibri" w:hint="eastAsia"/>
          <w:sz w:val="22"/>
          <w:szCs w:val="22"/>
        </w:rPr>
        <w:t xml:space="preserve">. In general, the number of </w:t>
      </w:r>
      <w:r>
        <w:rPr>
          <w:rFonts w:ascii="Calibri" w:eastAsia="Malgun Gothic" w:hAnsi="Calibri" w:cs="Calibri"/>
          <w:sz w:val="22"/>
          <w:szCs w:val="22"/>
          <w:lang w:val="en-US"/>
        </w:rPr>
        <w:t xml:space="preserve">outcomes prevented per 10,000 vaccinated individuals increased with transmission intensity and was consistently higher when the vaccine protects against both disease and infection than when it protects against disease only. Across outcomes, older adults </w:t>
      </w:r>
      <w:r w:rsidRPr="360A30B0">
        <w:rPr>
          <w:rFonts w:ascii="Calibri" w:eastAsia="Malgun Gothic" w:hAnsi="Calibri" w:cs="Calibri"/>
          <w:sz w:val="22"/>
          <w:szCs w:val="22"/>
          <w:lang w:val="en-US"/>
        </w:rPr>
        <w:t xml:space="preserve">aged </w:t>
      </w:r>
      <w:r>
        <w:rPr>
          <w:rFonts w:ascii="Calibri" w:eastAsia="Malgun Gothic" w:hAnsi="Calibri" w:cs="Calibri"/>
          <w:sz w:val="22"/>
          <w:szCs w:val="22"/>
          <w:lang w:val="en-US"/>
        </w:rPr>
        <w:t xml:space="preserve">≥65 years had the least favourable benefit-risk profile (Figure 2a). </w:t>
      </w:r>
    </w:p>
    <w:p w14:paraId="58E1539F" w14:textId="77777777" w:rsidR="009B5F94" w:rsidRDefault="009B5F94" w:rsidP="009B5F94">
      <w:pPr>
        <w:spacing w:line="360" w:lineRule="auto"/>
        <w:rPr>
          <w:rFonts w:ascii="Calibri" w:eastAsia="Malgun Gothic" w:hAnsi="Calibri" w:cs="Calibri"/>
          <w:sz w:val="22"/>
          <w:szCs w:val="22"/>
          <w:lang w:val="en-US"/>
        </w:rPr>
      </w:pPr>
    </w:p>
    <w:p w14:paraId="5751E981" w14:textId="77777777" w:rsidR="009B5F94" w:rsidRDefault="009B5F94" w:rsidP="009B5F94">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 xml:space="preserve">For DALYs, the number of DALYs prevented per 10,000 vaccinated individuals exceeded vaccine-induced DALYs in moderate to high settings for all age groups, although the 95%UIs crossed the net benefit threshold and the probability that benefits outweighed risk remained below 100% in all age groups. Under </w:t>
      </w:r>
      <w:r>
        <w:rPr>
          <w:rFonts w:ascii="Calibri" w:eastAsia="Malgun Gothic" w:hAnsi="Calibri" w:cs="Calibri"/>
          <w:sz w:val="22"/>
          <w:szCs w:val="22"/>
        </w:rPr>
        <w:t xml:space="preserve">protection against both disease and infection, the central estimates of DALYs prevented exceeded DALYs caused by vaccination across all age groups. For example, in children aged 1-11 years, vaccination prevented </w:t>
      </w:r>
      <w:r w:rsidRPr="004510A8">
        <w:rPr>
          <w:rFonts w:ascii="Calibri" w:eastAsia="Malgun Gothic" w:hAnsi="Calibri" w:cs="Calibri"/>
          <w:sz w:val="22"/>
          <w:szCs w:val="22"/>
        </w:rPr>
        <w:t>116.63 [12.91–725.55]</w:t>
      </w:r>
      <w:r>
        <w:rPr>
          <w:rFonts w:ascii="Calibri" w:eastAsia="Malgun Gothic" w:hAnsi="Calibri" w:cs="Calibri"/>
          <w:sz w:val="22"/>
          <w:szCs w:val="22"/>
        </w:rPr>
        <w:t xml:space="preserve"> DALYs per 10,000 vaccinated individuals and caused </w:t>
      </w:r>
      <w:r w:rsidRPr="008B76C4">
        <w:rPr>
          <w:rFonts w:ascii="Calibri" w:eastAsia="Malgun Gothic" w:hAnsi="Calibri" w:cs="Calibri"/>
          <w:sz w:val="22"/>
          <w:szCs w:val="22"/>
        </w:rPr>
        <w:t>5.04 [0.15–57.77]</w:t>
      </w:r>
      <w:r>
        <w:rPr>
          <w:rFonts w:ascii="Calibri" w:eastAsia="Malgun Gothic" w:hAnsi="Calibri" w:cs="Calibri"/>
          <w:sz w:val="22"/>
          <w:szCs w:val="22"/>
        </w:rPr>
        <w:t xml:space="preserve"> DALYs by vaccination, corresponding to </w:t>
      </w:r>
      <w:r w:rsidRPr="00302661">
        <w:rPr>
          <w:rFonts w:ascii="Calibri" w:eastAsia="Malgun Gothic" w:hAnsi="Calibri" w:cs="Calibri"/>
          <w:sz w:val="22"/>
          <w:szCs w:val="22"/>
        </w:rPr>
        <w:t>22.30 [0.84–1357.31]</w:t>
      </w:r>
      <w:r>
        <w:rPr>
          <w:rFonts w:ascii="Calibri" w:eastAsia="Malgun Gothic" w:hAnsi="Calibri" w:cs="Calibri"/>
          <w:sz w:val="22"/>
          <w:szCs w:val="22"/>
        </w:rPr>
        <w:t xml:space="preserve"> DALYs prevented per one DALY caused by vaccination, with a 96% probability of net benefit. Other age groups showed similarly high probabilities, although both benefits and risks were lower than children. </w:t>
      </w:r>
      <w:r w:rsidRPr="001A01DD">
        <w:rPr>
          <w:rFonts w:ascii="Calibri" w:eastAsia="Malgun Gothic" w:hAnsi="Calibri" w:cs="Calibri"/>
          <w:sz w:val="22"/>
          <w:szCs w:val="22"/>
        </w:rPr>
        <w:t xml:space="preserve">In adults aged 18–64 years, 52.95 [4.69–378.32] DALYs were prevented per 10,000 vaccinated individuals, approximately half the number prevented in children aged 1–11 </w:t>
      </w:r>
      <w:r w:rsidRPr="001A01DD">
        <w:rPr>
          <w:rFonts w:ascii="Calibri" w:eastAsia="Malgun Gothic" w:hAnsi="Calibri" w:cs="Calibri"/>
          <w:sz w:val="22"/>
          <w:szCs w:val="22"/>
        </w:rPr>
        <w:lastRenderedPageBreak/>
        <w:t>years, but vaccine-attributable DALYs were also lower at 2.68 [0.13–28.12] per 10,000 vaccinated individuals.</w:t>
      </w:r>
      <w:r>
        <w:rPr>
          <w:rFonts w:ascii="Calibri" w:eastAsia="Malgun Gothic" w:hAnsi="Calibri" w:cs="Calibri" w:hint="eastAsia"/>
          <w:sz w:val="22"/>
          <w:szCs w:val="22"/>
        </w:rPr>
        <w:t xml:space="preserve"> </w:t>
      </w:r>
      <w:r>
        <w:rPr>
          <w:rFonts w:ascii="Calibri" w:eastAsia="Malgun Gothic" w:hAnsi="Calibri" w:cs="Calibri"/>
          <w:sz w:val="22"/>
          <w:szCs w:val="22"/>
          <w:lang w:val="en-US"/>
        </w:rPr>
        <w:t>In</w:t>
      </w:r>
      <w:r>
        <w:rPr>
          <w:rFonts w:ascii="Calibri" w:eastAsia="Malgun Gothic" w:hAnsi="Calibri" w:cs="Calibri"/>
          <w:sz w:val="22"/>
          <w:szCs w:val="22"/>
        </w:rPr>
        <w:t xml:space="preserve"> older adults </w:t>
      </w:r>
      <w:r w:rsidRPr="360A30B0">
        <w:rPr>
          <w:rFonts w:ascii="Calibri" w:eastAsia="Malgun Gothic" w:hAnsi="Calibri" w:cs="Calibri"/>
          <w:sz w:val="22"/>
          <w:szCs w:val="22"/>
          <w:lang w:val="en-US"/>
        </w:rPr>
        <w:t xml:space="preserve">aged </w:t>
      </w:r>
      <w:r>
        <w:rPr>
          <w:rFonts w:ascii="Calibri" w:eastAsia="Malgun Gothic" w:hAnsi="Calibri" w:cs="Calibri"/>
          <w:sz w:val="22"/>
          <w:szCs w:val="22"/>
          <w:lang w:val="en-US"/>
        </w:rPr>
        <w:t xml:space="preserve">≥65 years, DALYs prevented remained higher than DALYs caused by vaccination, but benefits were lower than in younger age groups, with </w:t>
      </w:r>
      <w:r w:rsidRPr="005A4646">
        <w:rPr>
          <w:rFonts w:ascii="Calibri" w:eastAsia="Malgun Gothic" w:hAnsi="Calibri" w:cs="Calibri"/>
          <w:sz w:val="22"/>
          <w:szCs w:val="22"/>
          <w:lang w:val="en-US"/>
        </w:rPr>
        <w:t>58.92 [2.92–512.25]</w:t>
      </w:r>
      <w:r>
        <w:rPr>
          <w:rFonts w:ascii="Calibri" w:eastAsia="Malgun Gothic" w:hAnsi="Calibri" w:cs="Calibri"/>
          <w:sz w:val="22"/>
          <w:szCs w:val="22"/>
          <w:lang w:val="en-US"/>
        </w:rPr>
        <w:t xml:space="preserve"> DALYs prevented per 10,000 vaccinated individuals. In this age group, the DALYs caused by vaccination were </w:t>
      </w:r>
      <w:r w:rsidRPr="006340B5">
        <w:rPr>
          <w:rFonts w:ascii="Calibri" w:eastAsia="Malgun Gothic" w:hAnsi="Calibri" w:cs="Calibri"/>
          <w:sz w:val="22"/>
          <w:szCs w:val="22"/>
          <w:lang w:val="en-US"/>
        </w:rPr>
        <w:t>4.64 [1.02–17.08]</w:t>
      </w:r>
      <w:r>
        <w:rPr>
          <w:rFonts w:ascii="Calibri" w:eastAsia="Malgun Gothic" w:hAnsi="Calibri" w:cs="Calibri"/>
          <w:sz w:val="22"/>
          <w:szCs w:val="22"/>
          <w:lang w:val="en-US"/>
        </w:rPr>
        <w:t xml:space="preserve">, leading to in </w:t>
      </w:r>
      <w:r w:rsidRPr="0070451A">
        <w:rPr>
          <w:rFonts w:ascii="Calibri" w:eastAsia="Malgun Gothic" w:hAnsi="Calibri" w:cs="Calibri"/>
          <w:sz w:val="22"/>
          <w:szCs w:val="22"/>
          <w:lang w:val="en-US"/>
        </w:rPr>
        <w:t>12.74 [0.45–189.11]</w:t>
      </w:r>
      <w:r>
        <w:rPr>
          <w:rFonts w:ascii="Calibri" w:eastAsia="Malgun Gothic" w:hAnsi="Calibri" w:cs="Calibri"/>
          <w:sz w:val="22"/>
          <w:szCs w:val="22"/>
          <w:lang w:val="en-US"/>
        </w:rPr>
        <w:t xml:space="preserve"> of DALYs prevented per DALY caused, with 94% of probability of net benefit. </w:t>
      </w:r>
    </w:p>
    <w:p w14:paraId="7C77E588" w14:textId="77777777" w:rsidR="009B5F94" w:rsidRDefault="009B5F94" w:rsidP="009B5F94">
      <w:pPr>
        <w:spacing w:line="360" w:lineRule="auto"/>
        <w:rPr>
          <w:rFonts w:ascii="Calibri" w:eastAsia="Malgun Gothic" w:hAnsi="Calibri" w:cs="Calibri"/>
          <w:sz w:val="22"/>
          <w:szCs w:val="22"/>
          <w:lang w:val="en-US"/>
        </w:rPr>
      </w:pPr>
    </w:p>
    <w:p w14:paraId="1EAD9349" w14:textId="77777777" w:rsidR="009B5F94" w:rsidRDefault="009B5F94" w:rsidP="009B5F94">
      <w:pPr>
        <w:spacing w:line="360" w:lineRule="auto"/>
        <w:rPr>
          <w:rFonts w:ascii="Calibri" w:eastAsia="Malgun Gothic" w:hAnsi="Calibri" w:cs="Calibri"/>
          <w:sz w:val="22"/>
          <w:szCs w:val="22"/>
          <w:lang w:val="en-US"/>
        </w:rPr>
      </w:pPr>
      <w:r>
        <w:rPr>
          <w:rFonts w:ascii="Calibri" w:eastAsia="Malgun Gothic" w:hAnsi="Calibri" w:cs="Calibri"/>
          <w:sz w:val="22"/>
          <w:szCs w:val="22"/>
          <w:lang w:val="en-US"/>
        </w:rPr>
        <w:t xml:space="preserve">For deaths, the benefit-risk profile was less favourable than for DALYs for all age groups. Under protection against disease and infection, the central estimates of deaths prevented per 10,000 vaccinated individuals exceeded deaths caused by vaccination for younger age groups (1-17 years) in moderate-to-high transmission settings, and for older age groups (≥18 years) only in high transmission settings. The number of vaccine-induced deaths were </w:t>
      </w:r>
      <w:r w:rsidRPr="00487D48">
        <w:rPr>
          <w:rFonts w:ascii="Calibri" w:eastAsia="Malgun Gothic" w:hAnsi="Calibri" w:cs="Calibri"/>
          <w:sz w:val="22"/>
          <w:szCs w:val="22"/>
          <w:lang w:val="en-US"/>
        </w:rPr>
        <w:t>0.07 [0.00–0.81]</w:t>
      </w:r>
      <w:r>
        <w:rPr>
          <w:rFonts w:ascii="Calibri" w:eastAsia="Malgun Gothic" w:hAnsi="Calibri" w:cs="Calibri"/>
          <w:sz w:val="22"/>
          <w:szCs w:val="22"/>
          <w:lang w:val="en-US"/>
        </w:rPr>
        <w:t xml:space="preserve"> per 10,000 vaccinated individuals for adults aged 18-64 years, compared with </w:t>
      </w:r>
      <w:r w:rsidRPr="00752F6F">
        <w:rPr>
          <w:rFonts w:ascii="Calibri" w:eastAsia="Malgun Gothic" w:hAnsi="Calibri" w:cs="Calibri"/>
          <w:sz w:val="22"/>
          <w:szCs w:val="22"/>
          <w:lang w:val="en-US"/>
        </w:rPr>
        <w:t>0.62 [0.05–2.58]</w:t>
      </w:r>
      <w:r>
        <w:rPr>
          <w:rFonts w:ascii="Calibri" w:eastAsia="Malgun Gothic" w:hAnsi="Calibri" w:cs="Calibri"/>
          <w:sz w:val="22"/>
          <w:szCs w:val="22"/>
          <w:lang w:val="en-US"/>
        </w:rPr>
        <w:t xml:space="preserve"> deaths per 10,000 vaccinated individuals in older adults aged ≥65 years, resulting in fewer deaths prevented per one death caused by vaccination in older adults. In high transmission settings, for example, the number of deaths prevented per 10,000 vaccinated individuals was highest among </w:t>
      </w:r>
      <w:r>
        <w:rPr>
          <w:rFonts w:ascii="Calibri" w:eastAsia="Malgun Gothic" w:hAnsi="Calibri" w:cs="Calibri"/>
          <w:sz w:val="22"/>
          <w:szCs w:val="22"/>
        </w:rPr>
        <w:t xml:space="preserve">older adults </w:t>
      </w:r>
      <w:r w:rsidRPr="360A30B0">
        <w:rPr>
          <w:rFonts w:ascii="Calibri" w:eastAsia="Malgun Gothic" w:hAnsi="Calibri" w:cs="Calibri"/>
          <w:sz w:val="22"/>
          <w:szCs w:val="22"/>
          <w:lang w:val="en-US"/>
        </w:rPr>
        <w:t xml:space="preserve">aged </w:t>
      </w:r>
      <w:r>
        <w:rPr>
          <w:rFonts w:ascii="Calibri" w:eastAsia="Malgun Gothic" w:hAnsi="Calibri" w:cs="Calibri"/>
          <w:sz w:val="22"/>
          <w:szCs w:val="22"/>
          <w:lang w:val="en-US"/>
        </w:rPr>
        <w:t xml:space="preserve">≥65 years at </w:t>
      </w:r>
      <w:r w:rsidRPr="000F53AB">
        <w:rPr>
          <w:rFonts w:ascii="Calibri" w:eastAsia="Malgun Gothic" w:hAnsi="Calibri" w:cs="Calibri"/>
          <w:sz w:val="22"/>
          <w:szCs w:val="22"/>
          <w:lang w:val="en-US"/>
        </w:rPr>
        <w:t>0.62 [0.03–5.40]</w:t>
      </w:r>
      <w:r>
        <w:rPr>
          <w:rFonts w:ascii="Calibri" w:eastAsia="Malgun Gothic" w:hAnsi="Calibri" w:cs="Calibri"/>
          <w:sz w:val="22"/>
          <w:szCs w:val="22"/>
          <w:lang w:val="en-US"/>
        </w:rPr>
        <w:t xml:space="preserve"> deaths, but the corresponding BRR was </w:t>
      </w:r>
      <w:r w:rsidRPr="00C97915">
        <w:rPr>
          <w:rFonts w:ascii="Calibri" w:eastAsia="Malgun Gothic" w:hAnsi="Calibri" w:cs="Calibri"/>
          <w:sz w:val="22"/>
          <w:szCs w:val="22"/>
          <w:lang w:val="en-US"/>
        </w:rPr>
        <w:t>1.05 [0.03–28.02]</w:t>
      </w:r>
      <w:r>
        <w:rPr>
          <w:rFonts w:ascii="Calibri" w:eastAsia="Malgun Gothic" w:hAnsi="Calibri" w:cs="Calibri"/>
          <w:sz w:val="22"/>
          <w:szCs w:val="22"/>
          <w:lang w:val="en-US"/>
        </w:rPr>
        <w:t xml:space="preserve"> because the number of vaccine-induced deaths are also higher in this age group. Children aged 1-11 years showed relatively more favourable profile, with </w:t>
      </w:r>
      <w:r w:rsidRPr="007233CB">
        <w:rPr>
          <w:rFonts w:ascii="Calibri" w:eastAsia="Malgun Gothic" w:hAnsi="Calibri" w:cs="Calibri"/>
          <w:sz w:val="22"/>
          <w:szCs w:val="22"/>
          <w:lang w:val="en-US"/>
        </w:rPr>
        <w:t>0.51 [0.05–3.20]</w:t>
      </w:r>
      <w:r>
        <w:rPr>
          <w:rFonts w:ascii="Calibri" w:eastAsia="Malgun Gothic" w:hAnsi="Calibri" w:cs="Calibri"/>
          <w:sz w:val="22"/>
          <w:szCs w:val="22"/>
          <w:lang w:val="en-US"/>
        </w:rPr>
        <w:t xml:space="preserve"> deaths prevented per 10,000 vaccinated individuals, leading to </w:t>
      </w:r>
      <w:r w:rsidRPr="006742EB">
        <w:rPr>
          <w:rFonts w:ascii="Calibri" w:eastAsia="Malgun Gothic" w:hAnsi="Calibri" w:cs="Calibri"/>
          <w:sz w:val="22"/>
          <w:szCs w:val="22"/>
          <w:lang w:val="en-US"/>
        </w:rPr>
        <w:t>7.20 [0.24–3011.86]</w:t>
      </w:r>
      <w:r>
        <w:rPr>
          <w:rFonts w:ascii="Calibri" w:eastAsia="Malgun Gothic" w:hAnsi="Calibri" w:cs="Calibri"/>
          <w:sz w:val="22"/>
          <w:szCs w:val="22"/>
          <w:lang w:val="en-US"/>
        </w:rPr>
        <w:t xml:space="preserve"> deaths prevented per one death caused by vaccination, with 85% of probability of net benefit. </w:t>
      </w:r>
    </w:p>
    <w:p w14:paraId="03F81B2F" w14:textId="77777777" w:rsidR="009B5F94" w:rsidRDefault="009B5F94" w:rsidP="009B5F94">
      <w:pPr>
        <w:spacing w:line="360" w:lineRule="auto"/>
        <w:rPr>
          <w:rFonts w:ascii="Calibri" w:eastAsia="Malgun Gothic" w:hAnsi="Calibri" w:cs="Calibri"/>
          <w:sz w:val="22"/>
          <w:szCs w:val="22"/>
          <w:lang w:val="en-US"/>
        </w:rPr>
      </w:pPr>
    </w:p>
    <w:p w14:paraId="60378E5F" w14:textId="77777777" w:rsidR="009B5F94" w:rsidRDefault="009B5F94" w:rsidP="009B5F94">
      <w:pPr>
        <w:spacing w:line="360" w:lineRule="auto"/>
        <w:rPr>
          <w:rFonts w:ascii="Calibri" w:eastAsia="Malgun Gothic" w:hAnsi="Calibri" w:cs="Calibri"/>
          <w:sz w:val="22"/>
          <w:szCs w:val="22"/>
        </w:rPr>
      </w:pPr>
      <w:r>
        <w:rPr>
          <w:rFonts w:ascii="Calibri" w:eastAsia="Malgun Gothic" w:hAnsi="Calibri" w:cs="Calibri"/>
          <w:sz w:val="22"/>
          <w:szCs w:val="22"/>
          <w:lang w:val="en-US"/>
        </w:rPr>
        <w:t xml:space="preserve">For SAEs, age-specific differences were more marked than for DALYs and deaths. Among individuals aged 1-64 years, the number of vaccine-induced SAE is </w:t>
      </w:r>
      <w:r w:rsidRPr="00474A05">
        <w:rPr>
          <w:rFonts w:ascii="Calibri" w:eastAsia="Malgun Gothic" w:hAnsi="Calibri" w:cs="Calibri"/>
          <w:sz w:val="22"/>
          <w:szCs w:val="22"/>
          <w:lang w:val="en-US"/>
        </w:rPr>
        <w:t>2.03 [0.84–3.98]</w:t>
      </w:r>
      <w:r>
        <w:rPr>
          <w:rFonts w:ascii="Calibri" w:eastAsia="Malgun Gothic" w:hAnsi="Calibri" w:cs="Calibri"/>
          <w:sz w:val="22"/>
          <w:szCs w:val="22"/>
          <w:lang w:val="en-US"/>
        </w:rPr>
        <w:t xml:space="preserve"> per 10,000 vaccinated individuals, compared with </w:t>
      </w:r>
      <w:r w:rsidRPr="00CA62BC">
        <w:rPr>
          <w:rFonts w:ascii="Calibri" w:eastAsia="Malgun Gothic" w:hAnsi="Calibri" w:cs="Calibri"/>
          <w:sz w:val="22"/>
          <w:szCs w:val="22"/>
          <w:lang w:val="en-US"/>
        </w:rPr>
        <w:t>11.14 [7.03–16.90]</w:t>
      </w:r>
      <w:r>
        <w:rPr>
          <w:rFonts w:ascii="Calibri" w:eastAsia="Malgun Gothic" w:hAnsi="Calibri" w:cs="Calibri" w:hint="eastAsia"/>
          <w:sz w:val="22"/>
          <w:szCs w:val="22"/>
          <w:lang w:val="en-US"/>
        </w:rPr>
        <w:t xml:space="preserve"> </w:t>
      </w:r>
      <w:r>
        <w:rPr>
          <w:rFonts w:ascii="Calibri" w:eastAsia="Malgun Gothic" w:hAnsi="Calibri" w:cs="Calibri"/>
          <w:sz w:val="22"/>
          <w:szCs w:val="22"/>
          <w:lang w:val="en-US"/>
        </w:rPr>
        <w:t xml:space="preserve">SAEs in </w:t>
      </w:r>
      <w:r>
        <w:rPr>
          <w:rFonts w:ascii="Calibri" w:eastAsia="Malgun Gothic" w:hAnsi="Calibri" w:cs="Calibri"/>
          <w:sz w:val="22"/>
          <w:szCs w:val="22"/>
        </w:rPr>
        <w:t xml:space="preserve">older adults </w:t>
      </w:r>
      <w:r w:rsidRPr="360A30B0">
        <w:rPr>
          <w:rFonts w:ascii="Calibri" w:eastAsia="Malgun Gothic" w:hAnsi="Calibri" w:cs="Calibri"/>
          <w:sz w:val="22"/>
          <w:szCs w:val="22"/>
          <w:lang w:val="en-US"/>
        </w:rPr>
        <w:t xml:space="preserve">aged </w:t>
      </w:r>
      <w:r>
        <w:rPr>
          <w:rFonts w:ascii="Calibri" w:eastAsia="Malgun Gothic" w:hAnsi="Calibri" w:cs="Calibri"/>
          <w:sz w:val="22"/>
          <w:szCs w:val="22"/>
          <w:lang w:val="en-US"/>
        </w:rPr>
        <w:t>≥65. In high transmission settings under protection against both disease and infection, children</w:t>
      </w:r>
      <w:r>
        <w:rPr>
          <w:rFonts w:ascii="Calibri" w:eastAsia="Malgun Gothic" w:hAnsi="Calibri" w:cs="Calibri" w:hint="eastAsia"/>
          <w:sz w:val="22"/>
          <w:szCs w:val="22"/>
          <w:lang w:val="en-US"/>
        </w:rPr>
        <w:t xml:space="preserve"> </w:t>
      </w:r>
      <w:r>
        <w:rPr>
          <w:rFonts w:ascii="Calibri" w:eastAsia="Malgun Gothic" w:hAnsi="Calibri" w:cs="Calibri"/>
          <w:sz w:val="22"/>
          <w:szCs w:val="22"/>
          <w:lang w:val="en-US"/>
        </w:rPr>
        <w:t>aged 1-11 years had the highest number of SAEs prevented per 10,000 vaccinated individuals (</w:t>
      </w:r>
      <w:r w:rsidRPr="007477AB">
        <w:rPr>
          <w:rFonts w:ascii="Calibri" w:eastAsia="Malgun Gothic" w:hAnsi="Calibri" w:cs="Calibri"/>
          <w:sz w:val="22"/>
          <w:szCs w:val="22"/>
          <w:lang w:val="en-US"/>
        </w:rPr>
        <w:t>64.18 [7.81–378.20]</w:t>
      </w:r>
      <w:r>
        <w:rPr>
          <w:rFonts w:ascii="Calibri" w:eastAsia="Malgun Gothic" w:hAnsi="Calibri" w:cs="Calibri"/>
          <w:sz w:val="22"/>
          <w:szCs w:val="22"/>
          <w:lang w:val="en-US"/>
        </w:rPr>
        <w:t>), followed by adolescents aged 12-17 years (</w:t>
      </w:r>
      <w:r w:rsidRPr="006C544C">
        <w:rPr>
          <w:rFonts w:ascii="Calibri" w:eastAsia="Malgun Gothic" w:hAnsi="Calibri" w:cs="Calibri"/>
          <w:sz w:val="22"/>
          <w:szCs w:val="22"/>
          <w:lang w:val="en-US"/>
        </w:rPr>
        <w:t>45.32 [4.81–283.31]</w:t>
      </w:r>
      <w:r>
        <w:rPr>
          <w:rFonts w:ascii="Calibri" w:eastAsia="Malgun Gothic" w:hAnsi="Calibri" w:cs="Calibri"/>
          <w:sz w:val="22"/>
          <w:szCs w:val="22"/>
          <w:lang w:val="en-US"/>
        </w:rPr>
        <w:t>), older adults aged ≥65 years</w:t>
      </w:r>
      <w:r w:rsidRPr="004E122A">
        <w:rPr>
          <w:rFonts w:ascii="Calibri" w:eastAsia="Malgun Gothic" w:hAnsi="Calibri" w:cs="Calibri"/>
          <w:sz w:val="22"/>
          <w:szCs w:val="22"/>
          <w:lang w:val="en-US"/>
        </w:rPr>
        <w:t xml:space="preserve"> </w:t>
      </w:r>
      <w:r>
        <w:rPr>
          <w:rFonts w:ascii="Calibri" w:eastAsia="Malgun Gothic" w:hAnsi="Calibri" w:cs="Calibri"/>
          <w:sz w:val="22"/>
          <w:szCs w:val="22"/>
          <w:lang w:val="en-US"/>
        </w:rPr>
        <w:t>(</w:t>
      </w:r>
      <w:r w:rsidRPr="004E122A">
        <w:rPr>
          <w:rFonts w:ascii="Calibri" w:eastAsia="Malgun Gothic" w:hAnsi="Calibri" w:cs="Calibri"/>
          <w:sz w:val="22"/>
          <w:szCs w:val="22"/>
          <w:lang w:val="en-US"/>
        </w:rPr>
        <w:t>25.41 [1.31–215.89]</w:t>
      </w:r>
      <w:r>
        <w:rPr>
          <w:rFonts w:ascii="Calibri" w:eastAsia="Malgun Gothic" w:hAnsi="Calibri" w:cs="Calibri"/>
          <w:sz w:val="22"/>
          <w:szCs w:val="22"/>
          <w:lang w:val="en-US"/>
        </w:rPr>
        <w:t>), and adults aged 18-64 years (</w:t>
      </w:r>
      <w:r w:rsidRPr="00BF218B">
        <w:rPr>
          <w:rFonts w:ascii="Calibri" w:eastAsia="Malgun Gothic" w:hAnsi="Calibri" w:cs="Calibri"/>
          <w:sz w:val="22"/>
          <w:szCs w:val="22"/>
          <w:lang w:val="en-US"/>
        </w:rPr>
        <w:t>21.36 [1.89–149.60]</w:t>
      </w:r>
      <w:r>
        <w:rPr>
          <w:rFonts w:ascii="Calibri" w:eastAsia="Malgun Gothic" w:hAnsi="Calibri" w:cs="Calibri"/>
          <w:sz w:val="22"/>
          <w:szCs w:val="22"/>
          <w:lang w:val="en-US"/>
        </w:rPr>
        <w:t xml:space="preserve">). </w:t>
      </w:r>
      <w:r w:rsidRPr="00CD7D00">
        <w:rPr>
          <w:rFonts w:ascii="Calibri" w:eastAsia="Malgun Gothic" w:hAnsi="Calibri" w:cs="Calibri"/>
          <w:sz w:val="22"/>
          <w:szCs w:val="22"/>
        </w:rPr>
        <w:t>This pattern was most favourable in children and adolescents. In children aged 1–11 years, vaccination prevented 31.32 [3.55–230.02] SAEs per vaccine-</w:t>
      </w:r>
      <w:r>
        <w:rPr>
          <w:rFonts w:ascii="Calibri" w:eastAsia="Malgun Gothic" w:hAnsi="Calibri" w:cs="Calibri"/>
          <w:sz w:val="22"/>
          <w:szCs w:val="22"/>
          <w:lang w:val="en-US"/>
        </w:rPr>
        <w:t>induced</w:t>
      </w:r>
      <w:r w:rsidRPr="00CD7D00">
        <w:rPr>
          <w:rFonts w:ascii="Calibri" w:eastAsia="Malgun Gothic" w:hAnsi="Calibri" w:cs="Calibri"/>
          <w:sz w:val="22"/>
          <w:szCs w:val="22"/>
        </w:rPr>
        <w:t xml:space="preserve"> SAE, and in adolescents aged 12–17 years </w:t>
      </w:r>
      <w:r>
        <w:rPr>
          <w:rFonts w:ascii="Calibri" w:eastAsia="Malgun Gothic" w:hAnsi="Calibri" w:cs="Calibri"/>
          <w:sz w:val="22"/>
          <w:szCs w:val="22"/>
        </w:rPr>
        <w:t>it</w:t>
      </w:r>
      <w:r w:rsidRPr="00CD7D00">
        <w:rPr>
          <w:rFonts w:ascii="Calibri" w:eastAsia="Malgun Gothic" w:hAnsi="Calibri" w:cs="Calibri"/>
          <w:sz w:val="22"/>
          <w:szCs w:val="22"/>
        </w:rPr>
        <w:t xml:space="preserve"> was 22.34 [2.18–175.36], with 99–100% probabilities of net benefit. The</w:t>
      </w:r>
      <w:r>
        <w:rPr>
          <w:rFonts w:ascii="Calibri" w:eastAsia="Malgun Gothic" w:hAnsi="Calibri" w:cs="Calibri"/>
          <w:sz w:val="22"/>
          <w:szCs w:val="22"/>
        </w:rPr>
        <w:t xml:space="preserve"> benefit-risk</w:t>
      </w:r>
      <w:r w:rsidRPr="00CD7D00">
        <w:rPr>
          <w:rFonts w:ascii="Calibri" w:eastAsia="Malgun Gothic" w:hAnsi="Calibri" w:cs="Calibri"/>
          <w:sz w:val="22"/>
          <w:szCs w:val="22"/>
        </w:rPr>
        <w:t xml:space="preserve"> trade-off was less favourable in adults aged 18–64 years, at 10.51 [0.86–93.75] SAEs prevented per </w:t>
      </w:r>
      <w:r>
        <w:rPr>
          <w:rFonts w:ascii="Calibri" w:eastAsia="Malgun Gothic" w:hAnsi="Calibri" w:cs="Calibri"/>
          <w:sz w:val="22"/>
          <w:szCs w:val="22"/>
        </w:rPr>
        <w:t xml:space="preserve">one </w:t>
      </w:r>
      <w:r w:rsidRPr="00CD7D00">
        <w:rPr>
          <w:rFonts w:ascii="Calibri" w:eastAsia="Malgun Gothic" w:hAnsi="Calibri" w:cs="Calibri"/>
          <w:sz w:val="22"/>
          <w:szCs w:val="22"/>
        </w:rPr>
        <w:t>vaccine-</w:t>
      </w:r>
      <w:r>
        <w:rPr>
          <w:rFonts w:ascii="Calibri" w:eastAsia="Malgun Gothic" w:hAnsi="Calibri" w:cs="Calibri"/>
          <w:sz w:val="22"/>
          <w:szCs w:val="22"/>
        </w:rPr>
        <w:t>induced</w:t>
      </w:r>
      <w:r w:rsidRPr="00CD7D00">
        <w:rPr>
          <w:rFonts w:ascii="Calibri" w:eastAsia="Malgun Gothic" w:hAnsi="Calibri" w:cs="Calibri"/>
          <w:sz w:val="22"/>
          <w:szCs w:val="22"/>
        </w:rPr>
        <w:t xml:space="preserve"> SAE, and lower in older adults aged ≥65 years, at 2.31 [0.12–21.17], with a 72% probability of net benefit.</w:t>
      </w:r>
    </w:p>
    <w:p w14:paraId="4E5DCA79" w14:textId="77777777" w:rsidR="009B5F94" w:rsidRPr="00DA42CB" w:rsidRDefault="009B5F94" w:rsidP="009B5F94">
      <w:pPr>
        <w:spacing w:line="360" w:lineRule="auto"/>
        <w:rPr>
          <w:rFonts w:ascii="Calibri" w:eastAsia="Malgun Gothic" w:hAnsi="Calibri" w:cs="Calibri"/>
          <w:sz w:val="22"/>
          <w:szCs w:val="22"/>
          <w:lang w:val="en-US"/>
        </w:rPr>
      </w:pPr>
    </w:p>
    <w:p w14:paraId="7F2D5660" w14:textId="77777777" w:rsidR="009B5F94" w:rsidRPr="00EF0785" w:rsidRDefault="009B5F94" w:rsidP="009B5F94">
      <w:pPr>
        <w:spacing w:line="360" w:lineRule="auto"/>
        <w:rPr>
          <w:rFonts w:ascii="Calibri" w:eastAsia="Malgun Gothic" w:hAnsi="Calibri" w:cs="Calibri"/>
          <w:sz w:val="22"/>
          <w:szCs w:val="22"/>
        </w:rPr>
      </w:pPr>
      <w:r w:rsidRPr="0075210F">
        <w:rPr>
          <w:rFonts w:ascii="Calibri" w:eastAsia="Malgun Gothic" w:hAnsi="Calibri" w:cs="Calibri"/>
          <w:sz w:val="22"/>
          <w:szCs w:val="22"/>
        </w:rPr>
        <w:t>Overall, outbreak response immunisation showed a favourable benefit–risk profile in moderate- to high-transmission settings</w:t>
      </w:r>
      <w:r>
        <w:rPr>
          <w:rFonts w:ascii="Calibri" w:eastAsia="Malgun Gothic" w:hAnsi="Calibri" w:cs="Calibri" w:hint="eastAsia"/>
          <w:sz w:val="22"/>
          <w:szCs w:val="22"/>
        </w:rPr>
        <w:t xml:space="preserve"> t</w:t>
      </w:r>
      <w:r>
        <w:rPr>
          <w:rFonts w:ascii="Calibri" w:eastAsia="Malgun Gothic" w:hAnsi="Calibri" w:cs="Calibri"/>
          <w:sz w:val="22"/>
          <w:szCs w:val="22"/>
          <w:lang w:val="en-US"/>
        </w:rPr>
        <w:t>o prevent DALYs and SAEs</w:t>
      </w:r>
      <w:r w:rsidRPr="0075210F">
        <w:rPr>
          <w:rFonts w:ascii="Calibri" w:eastAsia="Malgun Gothic" w:hAnsi="Calibri" w:cs="Calibri"/>
          <w:sz w:val="22"/>
          <w:szCs w:val="22"/>
        </w:rPr>
        <w:t>, particularly when vaccine protect</w:t>
      </w:r>
      <w:r>
        <w:rPr>
          <w:rFonts w:ascii="Calibri" w:eastAsia="Malgun Gothic" w:hAnsi="Calibri" w:cs="Calibri"/>
          <w:sz w:val="22"/>
          <w:szCs w:val="22"/>
        </w:rPr>
        <w:t>s against</w:t>
      </w:r>
      <w:r w:rsidRPr="0075210F">
        <w:rPr>
          <w:rFonts w:ascii="Calibri" w:eastAsia="Malgun Gothic" w:hAnsi="Calibri" w:cs="Calibri"/>
          <w:sz w:val="22"/>
          <w:szCs w:val="22"/>
        </w:rPr>
        <w:t xml:space="preserve"> both disease and infection. Benefits were generally greater in younger age groups</w:t>
      </w:r>
      <w:r>
        <w:rPr>
          <w:rFonts w:ascii="Calibri" w:eastAsia="Malgun Gothic" w:hAnsi="Calibri" w:cs="Calibri"/>
          <w:sz w:val="22"/>
          <w:szCs w:val="22"/>
        </w:rPr>
        <w:t xml:space="preserve"> (1-17 years)</w:t>
      </w:r>
      <w:r w:rsidRPr="0075210F">
        <w:rPr>
          <w:rFonts w:ascii="Calibri" w:eastAsia="Malgun Gothic" w:hAnsi="Calibri" w:cs="Calibri"/>
          <w:sz w:val="22"/>
          <w:szCs w:val="22"/>
        </w:rPr>
        <w:t>, whereas older adults aged ≥65 years consistently had lower benefit relative to vaccine-</w:t>
      </w:r>
      <w:r>
        <w:rPr>
          <w:rFonts w:ascii="Calibri" w:eastAsia="Malgun Gothic" w:hAnsi="Calibri" w:cs="Calibri"/>
          <w:sz w:val="22"/>
          <w:szCs w:val="22"/>
        </w:rPr>
        <w:t>induced</w:t>
      </w:r>
      <w:r w:rsidRPr="0075210F">
        <w:rPr>
          <w:rFonts w:ascii="Calibri" w:eastAsia="Malgun Gothic" w:hAnsi="Calibri" w:cs="Calibri"/>
          <w:sz w:val="22"/>
          <w:szCs w:val="22"/>
        </w:rPr>
        <w:t xml:space="preserve"> risk.</w:t>
      </w:r>
      <w:r>
        <w:rPr>
          <w:rFonts w:ascii="Calibri" w:eastAsia="Malgun Gothic" w:hAnsi="Calibri" w:cs="Calibri" w:hint="eastAsia"/>
          <w:sz w:val="22"/>
          <w:szCs w:val="22"/>
        </w:rPr>
        <w:t xml:space="preserve"> </w:t>
      </w:r>
      <w:r>
        <w:rPr>
          <w:rFonts w:ascii="Calibri" w:eastAsia="Malgun Gothic" w:hAnsi="Calibri" w:cs="Calibri"/>
          <w:sz w:val="22"/>
          <w:szCs w:val="22"/>
          <w:lang w:val="en-US"/>
        </w:rPr>
        <w:t>T</w:t>
      </w:r>
      <w:r w:rsidRPr="00235E65">
        <w:rPr>
          <w:rFonts w:ascii="Calibri" w:eastAsia="Malgun Gothic" w:hAnsi="Calibri" w:cs="Calibri"/>
          <w:sz w:val="22"/>
          <w:szCs w:val="22"/>
        </w:rPr>
        <w:t>he benefit–risk profile for deaths remained less favourable and more uncertain, particularly in older adults.</w:t>
      </w:r>
    </w:p>
    <w:p w14:paraId="29AC3F27" w14:textId="77777777" w:rsidR="009B5F94" w:rsidRDefault="009B5F94">
      <w:pPr>
        <w:rPr>
          <w:rFonts w:eastAsiaTheme="minorEastAsia"/>
        </w:rPr>
      </w:pPr>
    </w:p>
    <w:p w14:paraId="1506E19F" w14:textId="77777777" w:rsidR="00864672" w:rsidRDefault="00864672" w:rsidP="00864672">
      <w:pPr>
        <w:spacing w:line="360" w:lineRule="auto"/>
        <w:rPr>
          <w:rFonts w:ascii="Calibri" w:eastAsia="Malgun Gothic" w:hAnsi="Calibri" w:cs="Calibri"/>
          <w:sz w:val="22"/>
          <w:szCs w:val="22"/>
        </w:rPr>
      </w:pPr>
      <w:r w:rsidRPr="00E46DFD">
        <w:rPr>
          <w:rFonts w:ascii="Calibri" w:eastAsia="Malgun Gothic" w:hAnsi="Calibri" w:cs="Calibri"/>
          <w:sz w:val="22"/>
          <w:szCs w:val="22"/>
        </w:rPr>
        <w:t>We quantified the benefit–risk profile of the live-attenuated chikungunya vaccine Ixchiq for travel vaccination and outbreak-response immunisation across age groups and transmission settings in Brazil using surveillance data and model-predicted force of infection</w:t>
      </w:r>
      <w:r>
        <w:rPr>
          <w:rFonts w:ascii="Calibri" w:eastAsia="Malgun Gothic" w:hAnsi="Calibri" w:cs="Calibri"/>
          <w:sz w:val="22"/>
          <w:szCs w:val="22"/>
          <w:lang w:val="en-US"/>
        </w:rPr>
        <w:t>s</w:t>
      </w:r>
      <w:r w:rsidRPr="00E46DFD">
        <w:rPr>
          <w:rFonts w:ascii="Calibri" w:eastAsia="Malgun Gothic" w:hAnsi="Calibri" w:cs="Calibri"/>
          <w:sz w:val="22"/>
          <w:szCs w:val="22"/>
        </w:rPr>
        <w:t xml:space="preserve">. Overall, travel vaccination </w:t>
      </w:r>
      <w:r>
        <w:rPr>
          <w:rFonts w:ascii="Calibri" w:eastAsia="Malgun Gothic" w:hAnsi="Calibri" w:cs="Calibri"/>
          <w:sz w:val="22"/>
          <w:szCs w:val="22"/>
        </w:rPr>
        <w:t>was unfavourable</w:t>
      </w:r>
      <w:r>
        <w:rPr>
          <w:rFonts w:ascii="Calibri" w:eastAsia="Malgun Gothic" w:hAnsi="Calibri" w:cs="Calibri"/>
          <w:sz w:val="22"/>
          <w:szCs w:val="22"/>
          <w:lang w:val="en-US"/>
        </w:rPr>
        <w:t xml:space="preserve"> </w:t>
      </w:r>
      <w:r w:rsidRPr="00E46DFD">
        <w:rPr>
          <w:rFonts w:ascii="Calibri" w:eastAsia="Malgun Gothic" w:hAnsi="Calibri" w:cs="Calibri"/>
          <w:sz w:val="22"/>
          <w:szCs w:val="22"/>
        </w:rPr>
        <w:t xml:space="preserve">for any age group for trips of ≤30 days because the number of vaccine-attributable outcomes per 10,000 vaccinated individuals was greater than, or similar to, the number of outcomes prevented. Even in high-transmission settings with longer travel duration, no age group consistently showed a clear excess of prevented outcomes over vaccine-attributable harms across DALYs, deaths, and SAEs. For outbreak-response immunisation, children and adolescents aged 1–17 years had more favourable </w:t>
      </w:r>
      <w:r>
        <w:rPr>
          <w:rFonts w:ascii="Calibri" w:eastAsia="Malgun Gothic" w:hAnsi="Calibri" w:cs="Calibri"/>
          <w:sz w:val="22"/>
          <w:szCs w:val="22"/>
        </w:rPr>
        <w:t>benefit-risk profiles</w:t>
      </w:r>
      <w:r w:rsidRPr="00E46DFD">
        <w:rPr>
          <w:rFonts w:ascii="Calibri" w:eastAsia="Malgun Gothic" w:hAnsi="Calibri" w:cs="Calibri"/>
          <w:sz w:val="22"/>
          <w:szCs w:val="22"/>
        </w:rPr>
        <w:t xml:space="preserve"> than adults, with more outcomes prevented and higher numbers of outcomes prevented per vaccine-attributable outcome.</w:t>
      </w:r>
      <w:r>
        <w:rPr>
          <w:rFonts w:ascii="Calibri" w:eastAsia="Malgun Gothic" w:hAnsi="Calibri" w:cs="Calibri" w:hint="eastAsia"/>
          <w:sz w:val="22"/>
          <w:szCs w:val="22"/>
        </w:rPr>
        <w:t xml:space="preserve"> D</w:t>
      </w:r>
      <w:r w:rsidRPr="00E46DFD">
        <w:rPr>
          <w:rFonts w:ascii="Calibri" w:eastAsia="Malgun Gothic" w:hAnsi="Calibri" w:cs="Calibri"/>
          <w:sz w:val="22"/>
          <w:szCs w:val="22"/>
        </w:rPr>
        <w:t>eaths remained the least favourable in older adults</w:t>
      </w:r>
      <w:r>
        <w:rPr>
          <w:rFonts w:ascii="Calibri" w:eastAsia="Malgun Gothic" w:hAnsi="Calibri" w:cs="Calibri"/>
          <w:sz w:val="22"/>
          <w:szCs w:val="22"/>
        </w:rPr>
        <w:t xml:space="preserve"> </w:t>
      </w:r>
      <w:r w:rsidRPr="00EE6A1B">
        <w:rPr>
          <w:rFonts w:ascii="Calibri" w:eastAsia="Malgun Gothic" w:hAnsi="Calibri" w:cs="Calibri"/>
          <w:sz w:val="22"/>
          <w:szCs w:val="22"/>
        </w:rPr>
        <w:t>aged ≥65 years</w:t>
      </w:r>
      <w:r>
        <w:rPr>
          <w:rFonts w:ascii="Calibri" w:eastAsia="Malgun Gothic" w:hAnsi="Calibri" w:cs="Calibri"/>
          <w:sz w:val="22"/>
          <w:szCs w:val="22"/>
        </w:rPr>
        <w:t xml:space="preserve"> and unfavourable</w:t>
      </w:r>
      <w:r w:rsidRPr="00EE6A1B">
        <w:rPr>
          <w:rFonts w:ascii="Calibri" w:eastAsia="Malgun Gothic" w:hAnsi="Calibri" w:cs="Calibri"/>
          <w:sz w:val="22"/>
          <w:szCs w:val="22"/>
        </w:rPr>
        <w:t xml:space="preserve"> </w:t>
      </w:r>
      <w:r>
        <w:rPr>
          <w:rFonts w:ascii="Calibri" w:eastAsia="Malgun Gothic" w:hAnsi="Calibri" w:cs="Calibri"/>
          <w:sz w:val="22"/>
          <w:szCs w:val="22"/>
        </w:rPr>
        <w:t xml:space="preserve">even under high-transmission settings. </w:t>
      </w:r>
    </w:p>
    <w:p w14:paraId="487D9696" w14:textId="77777777" w:rsidR="00864672" w:rsidRPr="009146F2" w:rsidRDefault="00864672">
      <w:pPr>
        <w:rPr>
          <w:rFonts w:eastAsiaTheme="minorEastAsia"/>
        </w:rPr>
      </w:pPr>
    </w:p>
    <w:sectPr w:rsidR="00864672" w:rsidRPr="009146F2" w:rsidSect="009B5F9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ja Abbas" w:date="2026-02-20T09:04:00Z" w:initials="KA">
    <w:p w14:paraId="755807C6" w14:textId="77777777" w:rsidR="00F27759" w:rsidRDefault="00F27759" w:rsidP="00F27759">
      <w:pPr>
        <w:pStyle w:val="ac"/>
      </w:pPr>
      <w:r>
        <w:rPr>
          <w:rStyle w:val="ad"/>
        </w:rPr>
        <w:annotationRef/>
      </w:r>
      <w:r w:rsidRPr="22A6E778">
        <w:t>Can we add the heatmap type of figure you had earlier for BR ratio by attack rate and duration of travel, either in main paper or appendix, and add a sentence or two on the inferences from this figure.</w:t>
      </w:r>
    </w:p>
    <w:p w14:paraId="4D2F2347" w14:textId="77777777" w:rsidR="00F27759" w:rsidRDefault="00F27759" w:rsidP="00F27759">
      <w:pPr>
        <w:pStyle w:val="ac"/>
      </w:pPr>
    </w:p>
    <w:p w14:paraId="2469274C" w14:textId="77777777" w:rsidR="00F27759" w:rsidRPr="001E7F58" w:rsidRDefault="00F27759" w:rsidP="00F27759">
      <w:pPr>
        <w:pStyle w:val="ac"/>
        <w:rPr>
          <w:lang w:val="en-US"/>
        </w:rPr>
      </w:pPr>
      <w:r w:rsidRPr="72D926D5">
        <w:t>The outbreak patterns in 11 Brazilian states are relatively limited by a narrow range</w:t>
      </w:r>
    </w:p>
  </w:comment>
  <w:comment w:id="1" w:author="Kaja Abbas" w:date="2026-02-20T09:13:00Z" w:initials="KA">
    <w:p w14:paraId="7115538A" w14:textId="77777777" w:rsidR="00F27759" w:rsidRDefault="00F27759" w:rsidP="00F27759">
      <w:pPr>
        <w:pStyle w:val="ac"/>
      </w:pPr>
      <w:r>
        <w:rPr>
          <w:rStyle w:val="ad"/>
        </w:rPr>
        <w:annotationRef/>
      </w:r>
      <w:r w:rsidRPr="5315CEB2">
        <w:t>What do you think? Or just stick to the current Tables and figures, and explain if possible what happens at higher attack rates such as 70% etc?</w:t>
      </w:r>
    </w:p>
  </w:comment>
  <w:comment w:id="2" w:author="Kaja Abbas" w:date="2026-02-20T08:30:00Z" w:initials="KA">
    <w:p w14:paraId="5A32D988" w14:textId="77777777" w:rsidR="00F27759" w:rsidRDefault="00F27759" w:rsidP="00F27759">
      <w:pPr>
        <w:pStyle w:val="ac"/>
      </w:pPr>
      <w:r>
        <w:rPr>
          <w:rStyle w:val="ad"/>
        </w:rPr>
        <w:annotationRef/>
      </w:r>
      <w:r w:rsidRPr="21D1E702">
        <w:t>For travel vaccination: this is the key message.</w:t>
      </w:r>
    </w:p>
    <w:p w14:paraId="6BD00EBF" w14:textId="77777777" w:rsidR="00F27759" w:rsidRDefault="00F27759" w:rsidP="00F27759">
      <w:pPr>
        <w:pStyle w:val="ac"/>
      </w:pPr>
      <w:r w:rsidRPr="6937AF82">
        <w:t>In none of the scenarios, BRRs (including 95% UIs) are larger than 1.</w:t>
      </w:r>
    </w:p>
    <w:p w14:paraId="27D29526" w14:textId="77777777" w:rsidR="00F27759" w:rsidRDefault="00F27759" w:rsidP="00F27759">
      <w:pPr>
        <w:pStyle w:val="ac"/>
      </w:pPr>
      <w:r w:rsidRPr="4976E6C8">
        <w:t>Policy implication: Do not use Ixchiq for travel vaccination</w:t>
      </w:r>
    </w:p>
  </w:comment>
  <w:comment w:id="3" w:author="Guest User" w:date="2026-02-27T17:28:00Z" w:initials="GU">
    <w:p w14:paraId="54B08B86" w14:textId="77777777" w:rsidR="00F27759" w:rsidRDefault="00F27759" w:rsidP="00F27759">
      <w:pPr>
        <w:pStyle w:val="ac"/>
      </w:pPr>
      <w:r>
        <w:rPr>
          <w:rStyle w:val="ad"/>
        </w:rPr>
        <w:annotationRef/>
      </w:r>
      <w:r w:rsidRPr="6288C9D1">
        <w:t>JHK: Please be more specific. Low transmission (AR) or something like that.</w:t>
      </w:r>
    </w:p>
  </w:comment>
  <w:comment w:id="4" w:author="Guest User" w:date="2026-02-27T17:28:00Z" w:initials="GU">
    <w:p w14:paraId="13E580C7" w14:textId="77777777" w:rsidR="00F27759" w:rsidRDefault="00F27759" w:rsidP="00F27759">
      <w:pPr>
        <w:pStyle w:val="ac"/>
      </w:pPr>
      <w:r>
        <w:rPr>
          <w:rStyle w:val="ad"/>
        </w:rPr>
        <w:annotationRef/>
      </w:r>
      <w:r w:rsidRPr="6288C9D1">
        <w:t>JHK: Please be more specific. Low transmission (AR) or something like that.</w:t>
      </w:r>
    </w:p>
  </w:comment>
  <w:comment w:id="5" w:author="Guest User" w:date="2026-02-27T17:28:00Z" w:initials="GU">
    <w:p w14:paraId="668A17C0" w14:textId="77777777" w:rsidR="00F27759" w:rsidRDefault="00F27759" w:rsidP="00F27759">
      <w:pPr>
        <w:pStyle w:val="ac"/>
      </w:pPr>
      <w:r>
        <w:rPr>
          <w:rStyle w:val="ad"/>
        </w:rPr>
        <w:annotationRef/>
      </w:r>
      <w:r w:rsidRPr="6288C9D1">
        <w:t>JHK: Please be more specific. Low transmission (AR) or something like that.</w:t>
      </w:r>
    </w:p>
  </w:comment>
  <w:comment w:id="6" w:author="Guest User" w:date="2026-02-27T17:28:00Z" w:initials="GU">
    <w:p w14:paraId="5ABE0933" w14:textId="77777777" w:rsidR="00F27759" w:rsidRDefault="00F27759" w:rsidP="00F27759">
      <w:pPr>
        <w:pStyle w:val="ac"/>
      </w:pPr>
      <w:r>
        <w:rPr>
          <w:rStyle w:val="ad"/>
        </w:rPr>
        <w:annotationRef/>
      </w:r>
      <w:r w:rsidRPr="6288C9D1">
        <w:t>JHK: Please be more specific. Low transmission (AR) or something like that.</w:t>
      </w:r>
    </w:p>
  </w:comment>
  <w:comment w:id="7" w:author="Guest User" w:date="2026-02-27T17:28:00Z" w:initials="GU">
    <w:p w14:paraId="4773CB4F" w14:textId="77777777" w:rsidR="00F27759" w:rsidRDefault="00F27759" w:rsidP="00F27759">
      <w:pPr>
        <w:pStyle w:val="ac"/>
      </w:pPr>
      <w:r>
        <w:rPr>
          <w:rStyle w:val="ad"/>
        </w:rPr>
        <w:annotationRef/>
      </w:r>
      <w:r w:rsidRPr="6288C9D1">
        <w:t>JHK: Please be more specific. Low transmission (AR) or something like that.</w:t>
      </w:r>
    </w:p>
  </w:comment>
  <w:comment w:id="8" w:author="Guest User" w:date="2026-02-27T17:28:00Z" w:initials="GU">
    <w:p w14:paraId="404B711D" w14:textId="77777777" w:rsidR="00F27759" w:rsidRDefault="00F27759" w:rsidP="00F27759">
      <w:pPr>
        <w:pStyle w:val="ac"/>
      </w:pPr>
      <w:r>
        <w:rPr>
          <w:rStyle w:val="ad"/>
        </w:rPr>
        <w:annotationRef/>
      </w:r>
      <w:r w:rsidRPr="6288C9D1">
        <w:t>JHK: Please be more specific. Low transmission (AR) or something like that.</w:t>
      </w:r>
    </w:p>
  </w:comment>
  <w:comment w:id="9" w:author="Guest User" w:date="2026-02-27T17:28:00Z" w:initials="GU">
    <w:p w14:paraId="293F3017" w14:textId="77777777" w:rsidR="00F27759" w:rsidRDefault="00F27759" w:rsidP="00F27759">
      <w:pPr>
        <w:pStyle w:val="ac"/>
      </w:pPr>
      <w:r>
        <w:rPr>
          <w:rStyle w:val="ad"/>
        </w:rPr>
        <w:annotationRef/>
      </w:r>
      <w:r w:rsidRPr="6288C9D1">
        <w:t>JHK: Please be more specific. Low transmission (AR) or something like that.</w:t>
      </w:r>
    </w:p>
  </w:comment>
  <w:comment w:id="10" w:author="Guest User" w:date="2026-02-27T17:28:00Z" w:initials="GU">
    <w:p w14:paraId="7824B1ED" w14:textId="77777777" w:rsidR="00F27759" w:rsidRDefault="00F27759" w:rsidP="00F27759">
      <w:pPr>
        <w:pStyle w:val="ac"/>
      </w:pPr>
      <w:r>
        <w:rPr>
          <w:rStyle w:val="ad"/>
        </w:rPr>
        <w:annotationRef/>
      </w:r>
      <w:r w:rsidRPr="6288C9D1">
        <w:t>JHK: Please be more specific. Low transmission (AR) or something like that.</w:t>
      </w:r>
    </w:p>
  </w:comment>
  <w:comment w:id="11" w:author="Guest User" w:date="2026-02-27T17:28:00Z" w:initials="GU">
    <w:p w14:paraId="32CACD8E" w14:textId="77777777" w:rsidR="00F27759" w:rsidRDefault="00F27759" w:rsidP="00F27759">
      <w:pPr>
        <w:pStyle w:val="ac"/>
      </w:pPr>
      <w:r>
        <w:rPr>
          <w:rStyle w:val="ad"/>
        </w:rPr>
        <w:annotationRef/>
      </w:r>
      <w:r w:rsidRPr="6288C9D1">
        <w:t>JHK: Please be more specific. Low transmission (AR) or something like that.</w:t>
      </w:r>
    </w:p>
  </w:comment>
  <w:comment w:id="12" w:author="Kaja Abbas" w:date="2026-02-20T13:49:00Z" w:initials="KA">
    <w:p w14:paraId="293C8F30" w14:textId="77777777" w:rsidR="00F27759" w:rsidRDefault="00F27759" w:rsidP="00F27759">
      <w:pPr>
        <w:pStyle w:val="ac"/>
      </w:pPr>
      <w:r>
        <w:rPr>
          <w:rStyle w:val="ad"/>
        </w:rPr>
        <w:annotationRef/>
      </w:r>
      <w:r w:rsidRPr="4418BF68">
        <w:t xml:space="preserve">Since 95%UI for most BRR values cross 1, this makes if difficult to make meaningful inferences. </w:t>
      </w:r>
    </w:p>
    <w:p w14:paraId="134DECAC" w14:textId="77777777" w:rsidR="00F27759" w:rsidRDefault="00F27759" w:rsidP="00F27759">
      <w:pPr>
        <w:pStyle w:val="ac"/>
      </w:pPr>
      <w:r w:rsidRPr="23587A30">
        <w:t>This happens sometimes with 95%UI for ICER in CEA analysis, which is why cost-effectiveness acceptability curve is useful to derive meaningful conclusions.</w:t>
      </w:r>
    </w:p>
    <w:p w14:paraId="2F7D39DC" w14:textId="77777777" w:rsidR="00F27759" w:rsidRDefault="00F27759" w:rsidP="00F27759">
      <w:pPr>
        <w:pStyle w:val="ac"/>
      </w:pPr>
    </w:p>
    <w:p w14:paraId="72216950" w14:textId="77777777" w:rsidR="00F27759" w:rsidRDefault="00F27759" w:rsidP="00F27759">
      <w:pPr>
        <w:pStyle w:val="ac"/>
      </w:pPr>
      <w:r w:rsidRPr="69E67822">
        <w:t xml:space="preserve">Similarly, we need a new figure -- Benefit-risk acceptability curve -- </w:t>
      </w:r>
    </w:p>
    <w:p w14:paraId="06D20B57" w14:textId="77777777" w:rsidR="00F27759" w:rsidRDefault="00F27759" w:rsidP="00F27759">
      <w:pPr>
        <w:pStyle w:val="ac"/>
      </w:pPr>
      <w:r w:rsidRPr="06AE3FFF">
        <w:t>(i) x-axis is BRR (starting from 0 to higher value above 1)</w:t>
      </w:r>
    </w:p>
    <w:p w14:paraId="4309C406" w14:textId="77777777" w:rsidR="00F27759" w:rsidRDefault="00F27759" w:rsidP="00F27759">
      <w:pPr>
        <w:pStyle w:val="ac"/>
      </w:pPr>
      <w:r w:rsidRPr="54905275">
        <w:t>(i) y-axis  is Benefit-risk probability (from 0% to 100%)</w:t>
      </w:r>
    </w:p>
    <w:p w14:paraId="68B1F597" w14:textId="77777777" w:rsidR="00F27759" w:rsidRDefault="00F27759" w:rsidP="00F27759">
      <w:pPr>
        <w:pStyle w:val="ac"/>
      </w:pPr>
      <w:r w:rsidRPr="0D8ECEA2">
        <w:t>that is, the plot will start at 100% Benefit-risk probability for BRR=0, and then it will decline. The key point is the probability (say Y) at which it crosses BRR of 1. Then, we can infer probability of BRR being favourable (i.e. &gt;1) is Y%.</w:t>
      </w:r>
    </w:p>
  </w:comment>
  <w:comment w:id="13" w:author="Guest User" w:date="2026-02-27T17:28:00Z" w:initials="GU">
    <w:p w14:paraId="0E2792C7" w14:textId="77777777" w:rsidR="00F27759" w:rsidRDefault="00F27759" w:rsidP="00F27759">
      <w:pPr>
        <w:pStyle w:val="ac"/>
      </w:pPr>
      <w:r>
        <w:rPr>
          <w:rStyle w:val="ad"/>
        </w:rPr>
        <w:annotationRef/>
      </w:r>
      <w:r w:rsidRPr="6288C9D1">
        <w:t>JHK: Please be more specific. Low transmission (AR) or something like that.</w:t>
      </w:r>
    </w:p>
  </w:comment>
  <w:comment w:id="14" w:author="Guest User" w:date="2026-02-27T17:28:00Z" w:initials="GU">
    <w:p w14:paraId="1F368582" w14:textId="77777777" w:rsidR="00F27759" w:rsidRDefault="00F27759" w:rsidP="00F27759">
      <w:pPr>
        <w:pStyle w:val="ac"/>
      </w:pPr>
      <w:r>
        <w:rPr>
          <w:rStyle w:val="ad"/>
        </w:rPr>
        <w:annotationRef/>
      </w:r>
      <w:r w:rsidRPr="6288C9D1">
        <w:t>JHK: Please be more specific. Low transmission (AR) or something like that.</w:t>
      </w:r>
    </w:p>
  </w:comment>
  <w:comment w:id="15" w:author="Guest User" w:date="2026-02-27T17:28:00Z" w:initials="GU">
    <w:p w14:paraId="09AC7BF6" w14:textId="77777777" w:rsidR="00F27759" w:rsidRDefault="00F27759" w:rsidP="00F27759">
      <w:pPr>
        <w:pStyle w:val="ac"/>
      </w:pPr>
      <w:r>
        <w:rPr>
          <w:rStyle w:val="ad"/>
        </w:rPr>
        <w:annotationRef/>
      </w:r>
      <w:r w:rsidRPr="6288C9D1">
        <w:t>JHK: Please be more specific. Low transmission (AR) or something like that.</w:t>
      </w:r>
    </w:p>
  </w:comment>
  <w:comment w:id="16" w:author="Guest User" w:date="2026-02-27T17:28:00Z" w:initials="GU">
    <w:p w14:paraId="391C3488" w14:textId="77777777" w:rsidR="00F27759" w:rsidRDefault="00F27759" w:rsidP="00F27759">
      <w:pPr>
        <w:pStyle w:val="ac"/>
      </w:pPr>
      <w:r>
        <w:rPr>
          <w:rStyle w:val="ad"/>
        </w:rPr>
        <w:annotationRef/>
      </w:r>
      <w:r w:rsidRPr="6288C9D1">
        <w:t>JHK: Please be more specific. Low transmission (AR) or something like that.</w:t>
      </w:r>
    </w:p>
  </w:comment>
  <w:comment w:id="17" w:author="Guest User" w:date="2026-02-27T17:28:00Z" w:initials="GU">
    <w:p w14:paraId="0A1806AC" w14:textId="77777777" w:rsidR="00F27759" w:rsidRDefault="00F27759" w:rsidP="00F27759">
      <w:pPr>
        <w:pStyle w:val="ac"/>
      </w:pPr>
      <w:r>
        <w:rPr>
          <w:rStyle w:val="ad"/>
        </w:rPr>
        <w:annotationRef/>
      </w:r>
      <w:r w:rsidRPr="6288C9D1">
        <w:t>JHK: Please be more specific. Low transmission (AR) or something like that.</w:t>
      </w:r>
    </w:p>
  </w:comment>
  <w:comment w:id="18" w:author="Guest User" w:date="2026-02-27T17:28:00Z" w:initials="GU">
    <w:p w14:paraId="56C4AFFA" w14:textId="77777777" w:rsidR="00F27759" w:rsidRDefault="00F27759" w:rsidP="00F27759">
      <w:pPr>
        <w:pStyle w:val="ac"/>
      </w:pPr>
      <w:r>
        <w:rPr>
          <w:rStyle w:val="ad"/>
        </w:rPr>
        <w:annotationRef/>
      </w:r>
      <w:r w:rsidRPr="6288C9D1">
        <w:t>JHK: Please be more specific. Low transmission (AR) or something like that.</w:t>
      </w:r>
    </w:p>
  </w:comment>
  <w:comment w:id="19" w:author="Guest User" w:date="2026-02-27T17:28:00Z" w:initials="GU">
    <w:p w14:paraId="529FEC33" w14:textId="77777777" w:rsidR="00F27759" w:rsidRDefault="00F27759" w:rsidP="00F27759">
      <w:pPr>
        <w:pStyle w:val="ac"/>
      </w:pPr>
      <w:r>
        <w:rPr>
          <w:rStyle w:val="ad"/>
        </w:rPr>
        <w:annotationRef/>
      </w:r>
      <w:r w:rsidRPr="6288C9D1">
        <w:t>JHK: Please be more specific. Low transmission (AR) or something like that.</w:t>
      </w:r>
    </w:p>
  </w:comment>
  <w:comment w:id="20" w:author="Guest User" w:date="2026-02-27T17:28:00Z" w:initials="GU">
    <w:p w14:paraId="5C354D52" w14:textId="77777777" w:rsidR="00F27759" w:rsidRDefault="00F27759" w:rsidP="00F27759">
      <w:pPr>
        <w:pStyle w:val="ac"/>
      </w:pPr>
      <w:r>
        <w:rPr>
          <w:rStyle w:val="ad"/>
        </w:rPr>
        <w:annotationRef/>
      </w:r>
      <w:r w:rsidRPr="6288C9D1">
        <w:t>JHK: Please be more specific. Low transmission (AR) or something like that.</w:t>
      </w:r>
    </w:p>
  </w:comment>
  <w:comment w:id="21" w:author="Guest User" w:date="2026-02-27T17:28:00Z" w:initials="GU">
    <w:p w14:paraId="03E4391B" w14:textId="77777777" w:rsidR="00F27759" w:rsidRDefault="00F27759" w:rsidP="00F27759">
      <w:pPr>
        <w:pStyle w:val="ac"/>
      </w:pPr>
      <w:r>
        <w:rPr>
          <w:rStyle w:val="ad"/>
        </w:rPr>
        <w:annotationRef/>
      </w:r>
      <w:r w:rsidRPr="6288C9D1">
        <w:t>JHK: Please be more specific. Low transmission (AR) or something like that.</w:t>
      </w:r>
    </w:p>
  </w:comment>
  <w:comment w:id="22" w:author="Kaja Abbas" w:date="2026-02-19T16:16:00Z" w:initials="KA">
    <w:p w14:paraId="656F6D04" w14:textId="77777777" w:rsidR="00F27759" w:rsidRDefault="00F27759" w:rsidP="00F27759">
      <w:pPr>
        <w:pStyle w:val="ac"/>
      </w:pPr>
      <w:r>
        <w:rPr>
          <w:rStyle w:val="ad"/>
        </w:rPr>
        <w:annotationRef/>
      </w:r>
      <w:r w:rsidRPr="4398D41A">
        <w:t>Figure 1 can focus on travel vaccination -- that is current Fig 1a + current Fig 2 (to be new Fig 1b).</w:t>
      </w:r>
    </w:p>
  </w:comment>
  <w:comment w:id="23" w:author="Kaja Abbas" w:date="2026-02-20T11:14:00Z" w:initials="KA">
    <w:p w14:paraId="7EB612BC" w14:textId="77777777" w:rsidR="00F27759" w:rsidRDefault="00F27759" w:rsidP="00F27759">
      <w:pPr>
        <w:pStyle w:val="ac"/>
      </w:pPr>
      <w:r>
        <w:rPr>
          <w:rStyle w:val="ad"/>
        </w:rPr>
        <w:annotationRef/>
      </w:r>
      <w:r w:rsidRPr="71BF8717">
        <w:t>Add similar figures (maps) to Fig 1a, for death and SAE in the appendix -- for travel vaccination</w:t>
      </w:r>
    </w:p>
  </w:comment>
  <w:comment w:id="24" w:author="Guest User" w:date="2026-02-27T17:31:00Z" w:initials="GU">
    <w:p w14:paraId="29F99FCC" w14:textId="77777777" w:rsidR="00F27759" w:rsidRDefault="00F27759" w:rsidP="00F27759">
      <w:pPr>
        <w:pStyle w:val="ac"/>
      </w:pPr>
      <w:r>
        <w:rPr>
          <w:rStyle w:val="ad"/>
        </w:rPr>
        <w:annotationRef/>
      </w:r>
      <w:r w:rsidRPr="6E30ADCF">
        <w:t xml:space="preserve">Attack rate scale needs to closer to the map on the left. </w:t>
      </w:r>
    </w:p>
  </w:comment>
  <w:comment w:id="25" w:author="Guest User" w:date="2026-02-27T17:32:00Z" w:initials="GU">
    <w:p w14:paraId="6874255B" w14:textId="77777777" w:rsidR="00F27759" w:rsidRDefault="00F27759" w:rsidP="00F27759">
      <w:pPr>
        <w:pStyle w:val="ac"/>
      </w:pPr>
      <w:r>
        <w:rPr>
          <w:rStyle w:val="ad"/>
        </w:rPr>
        <w:annotationRef/>
      </w:r>
      <w:r w:rsidRPr="7C966C30">
        <w:t>JHK:  The attack rate scale needs to be closer to the map on the left.</w:t>
      </w:r>
    </w:p>
    <w:p w14:paraId="4ACA0281" w14:textId="77777777" w:rsidR="00F27759" w:rsidRDefault="00F27759" w:rsidP="00F27759">
      <w:pPr>
        <w:pStyle w:val="ac"/>
      </w:pPr>
      <w:r w:rsidRPr="1BF522AF">
        <w:t xml:space="preserve"> </w:t>
      </w:r>
    </w:p>
  </w:comment>
  <w:comment w:id="26" w:author="Kaja Abbas" w:date="2026-02-20T13:51:00Z" w:initials="KA">
    <w:p w14:paraId="42CEDEA9" w14:textId="77777777" w:rsidR="00F27759" w:rsidRDefault="00F27759" w:rsidP="00F27759">
      <w:pPr>
        <w:pStyle w:val="ac"/>
      </w:pPr>
      <w:r>
        <w:rPr>
          <w:rStyle w:val="ad"/>
        </w:rPr>
        <w:annotationRef/>
      </w:r>
      <w:r w:rsidRPr="7756C4D9">
        <w:t xml:space="preserve">Since 95%UI for most BRR values cross 1, this makes if difficult to make meaningful inferences. </w:t>
      </w:r>
    </w:p>
    <w:p w14:paraId="1540E465" w14:textId="77777777" w:rsidR="00F27759" w:rsidRDefault="00F27759" w:rsidP="00F27759">
      <w:pPr>
        <w:pStyle w:val="ac"/>
      </w:pPr>
      <w:r w:rsidRPr="33369271">
        <w:t>This happens sometimes with 95%UI for ICER in CEA analysis, which is why cost-effectiveness acceptability curve is useful to derive meaningful conclusions.</w:t>
      </w:r>
    </w:p>
    <w:p w14:paraId="7586B8DA" w14:textId="77777777" w:rsidR="00F27759" w:rsidRDefault="00F27759" w:rsidP="00F27759">
      <w:pPr>
        <w:pStyle w:val="ac"/>
      </w:pPr>
    </w:p>
    <w:p w14:paraId="4C6E6BF2" w14:textId="77777777" w:rsidR="00F27759" w:rsidRDefault="00F27759" w:rsidP="00F27759">
      <w:pPr>
        <w:pStyle w:val="ac"/>
      </w:pPr>
      <w:r w:rsidRPr="5A2F7CEB">
        <w:t xml:space="preserve">Similarly, we need a new figure -- Benefit-risk acceptability curve (for each of the vaccination strategies by age group, travel duration, and attack rate) -- </w:t>
      </w:r>
    </w:p>
    <w:p w14:paraId="432FFA35" w14:textId="77777777" w:rsidR="00F27759" w:rsidRDefault="00F27759" w:rsidP="00F27759">
      <w:pPr>
        <w:pStyle w:val="ac"/>
      </w:pPr>
      <w:r w:rsidRPr="5B0D5958">
        <w:t>(i) x-axis is BRR (starting from 0 to higher value above 1)</w:t>
      </w:r>
    </w:p>
    <w:p w14:paraId="229E8E2F" w14:textId="77777777" w:rsidR="00F27759" w:rsidRDefault="00F27759" w:rsidP="00F27759">
      <w:pPr>
        <w:pStyle w:val="ac"/>
      </w:pPr>
      <w:r w:rsidRPr="5EB40A6C">
        <w:t>(i) y-axis  is Benefit-risk probability (from 0% to 100%)</w:t>
      </w:r>
    </w:p>
    <w:p w14:paraId="37C16D21" w14:textId="77777777" w:rsidR="00F27759" w:rsidRDefault="00F27759" w:rsidP="00F27759">
      <w:pPr>
        <w:pStyle w:val="ac"/>
      </w:pPr>
      <w:r w:rsidRPr="533CEDE6">
        <w:t>that is, the plot will start at 100% Benefit-risk probability for BRR=0, and then it will decline. The key point is the probability (say Y) at which it crosses BRR of 1. Then, we can infer probability of BRR being favourable (i.e. &gt;1) is Y%.</w:t>
      </w:r>
    </w:p>
    <w:p w14:paraId="12844C7B" w14:textId="77777777" w:rsidR="00F27759" w:rsidRDefault="00F27759" w:rsidP="00F27759">
      <w:pPr>
        <w:pStyle w:val="ac"/>
      </w:pPr>
    </w:p>
    <w:p w14:paraId="7876B4B7" w14:textId="77777777" w:rsidR="00F27759" w:rsidRDefault="00F27759" w:rsidP="00F27759">
      <w:pPr>
        <w:pStyle w:val="ac"/>
      </w:pPr>
      <w:r w:rsidRPr="2ACB1612">
        <w:t>This new figure needs to be done similar to Figure 1b, 1c, 1d, and Figure 2b, 2c, 2d.</w:t>
      </w:r>
    </w:p>
    <w:p w14:paraId="7CFFCCDC" w14:textId="77777777" w:rsidR="00F27759" w:rsidRDefault="00F27759" w:rsidP="00F27759">
      <w:pPr>
        <w:pStyle w:val="ac"/>
      </w:pPr>
    </w:p>
    <w:p w14:paraId="7C6301D7" w14:textId="77777777" w:rsidR="00F27759" w:rsidRDefault="00F27759" w:rsidP="00F27759">
      <w:pPr>
        <w:pStyle w:val="ac"/>
      </w:pPr>
      <w:r w:rsidRPr="60A3674A">
        <w:t>Then we can make more useful inferences based on the probability where BRR &gt;1.</w:t>
      </w:r>
    </w:p>
  </w:comment>
  <w:comment w:id="27" w:author="Guest User" w:date="2026-02-27T18:14:00Z" w:initials="GU">
    <w:p w14:paraId="7D4A80ED" w14:textId="77777777" w:rsidR="00F27759" w:rsidRDefault="00F27759" w:rsidP="00F27759">
      <w:pPr>
        <w:pStyle w:val="ac"/>
      </w:pPr>
      <w:r>
        <w:rPr>
          <w:rStyle w:val="ad"/>
        </w:rPr>
        <w:annotationRef/>
      </w:r>
      <w:r w:rsidRPr="79B4C126">
        <w:t xml:space="preserve">JHK: Please indicate that the dashed line corresponds to BRR = 1. You may also want to denote regions of benefits exceeding risks (e.g,. benefit &gt; risk) and those where risks exceed benefits. </w:t>
      </w:r>
    </w:p>
    <w:p w14:paraId="2E40ECA0" w14:textId="77777777" w:rsidR="00F27759" w:rsidRDefault="00F27759" w:rsidP="00F27759">
      <w:pPr>
        <w:pStyle w:val="ac"/>
      </w:pPr>
    </w:p>
    <w:p w14:paraId="0BC27897" w14:textId="77777777" w:rsidR="00F27759" w:rsidRPr="00C60F25" w:rsidRDefault="00F27759" w:rsidP="00F27759">
      <w:pPr>
        <w:pStyle w:val="ac"/>
        <w:rPr>
          <w:lang w:val="en-US"/>
        </w:rPr>
      </w:pPr>
      <w:r w:rsidRPr="118DB8B9">
        <w:t>The figure is quite creative (!), but it may also be confusing because the color density represents a scale rather than a result. Using only dashed lines might improve clarity; however, this would make it difficult to highlight the threshold in some settings. One possible alternative would be to use the same y-axis scale on a logarithmic scale for all plots.</w:t>
      </w:r>
    </w:p>
  </w:comment>
  <w:comment w:id="28" w:author="Kaja Abbas" w:date="2026-02-20T08:35:00Z" w:initials="KA">
    <w:p w14:paraId="3E98F0C1" w14:textId="77777777" w:rsidR="00F27759" w:rsidRDefault="00F27759" w:rsidP="00F27759">
      <w:pPr>
        <w:pStyle w:val="ac"/>
      </w:pPr>
      <w:r>
        <w:rPr>
          <w:rStyle w:val="ad"/>
        </w:rPr>
        <w:annotationRef/>
      </w:r>
      <w:r w:rsidRPr="53FFAD4F">
        <w:t>Use '&gt;10%' instead of '10%+' throughout all tables and figures, etc</w:t>
      </w:r>
    </w:p>
  </w:comment>
  <w:comment w:id="29" w:author="Kaja Abbas" w:date="2026-02-26T12:54:00Z" w:initials="KA">
    <w:p w14:paraId="0C58E2ED" w14:textId="77777777" w:rsidR="00F27759" w:rsidRDefault="00F27759" w:rsidP="00F27759">
      <w:pPr>
        <w:pStyle w:val="ac"/>
      </w:pPr>
      <w:r>
        <w:rPr>
          <w:rStyle w:val="ad"/>
        </w:rPr>
        <w:annotationRef/>
      </w:r>
      <w:r w:rsidRPr="2463780E">
        <w:t>In all these similar figures:</w:t>
      </w:r>
    </w:p>
    <w:p w14:paraId="49064429" w14:textId="77777777" w:rsidR="00F27759" w:rsidRDefault="00F27759" w:rsidP="00F27759">
      <w:pPr>
        <w:pStyle w:val="ac"/>
      </w:pPr>
      <w:r w:rsidRPr="6336FA51">
        <w:t>-- Change x-axis title to "Benefit-Risk Ratio (BRR) threshold (t)"</w:t>
      </w:r>
    </w:p>
    <w:p w14:paraId="1071BD3A" w14:textId="77777777" w:rsidR="00F27759" w:rsidRDefault="00F27759" w:rsidP="00F27759">
      <w:pPr>
        <w:pStyle w:val="ac"/>
      </w:pPr>
    </w:p>
    <w:p w14:paraId="767515DC" w14:textId="77777777" w:rsidR="00F27759" w:rsidRPr="00115EDC" w:rsidRDefault="00F27759" w:rsidP="00F27759">
      <w:pPr>
        <w:pStyle w:val="ac"/>
        <w:rPr>
          <w:lang w:val="en-US"/>
        </w:rPr>
      </w:pPr>
      <w:r w:rsidRPr="04EE279E">
        <w:t>-- Change y-axis (add space) to "Probability (BRR &gt; t)"</w:t>
      </w:r>
    </w:p>
  </w:comment>
  <w:comment w:id="30" w:author="Kaja Abbas" w:date="2026-02-19T16:17:00Z" w:initials="KA">
    <w:p w14:paraId="04D4972E" w14:textId="77777777" w:rsidR="00F27759" w:rsidRDefault="00F27759" w:rsidP="00F27759">
      <w:pPr>
        <w:pStyle w:val="ac"/>
      </w:pPr>
      <w:r>
        <w:rPr>
          <w:rStyle w:val="ad"/>
        </w:rPr>
        <w:annotationRef/>
      </w:r>
      <w:r w:rsidRPr="7B4A981F">
        <w:t>Figure 2 can focus on ORI -- that is current Fig 1b (to be new Fig 2a) + current Fig 3 (to be new Fig 2b).</w:t>
      </w:r>
    </w:p>
  </w:comment>
  <w:comment w:id="31" w:author="Kaja Abbas" w:date="2026-02-20T11:14:00Z" w:initials="KA">
    <w:p w14:paraId="6AB875BB" w14:textId="77777777" w:rsidR="00F27759" w:rsidRDefault="00F27759" w:rsidP="00F27759">
      <w:pPr>
        <w:pStyle w:val="ac"/>
      </w:pPr>
      <w:r>
        <w:rPr>
          <w:rStyle w:val="ad"/>
        </w:rPr>
        <w:annotationRef/>
      </w:r>
      <w:r w:rsidRPr="20CB5D62">
        <w:t>Add similar figures (maps) to Fig 2a, for death and SAE in the appendix -- for ORI</w:t>
      </w:r>
    </w:p>
  </w:comment>
  <w:comment w:id="32" w:author="Kaja Abbas" w:date="2026-02-20T11:22:00Z" w:initials="KA">
    <w:p w14:paraId="418985B6" w14:textId="77777777" w:rsidR="00F27759" w:rsidRDefault="00F27759" w:rsidP="00F27759">
      <w:pPr>
        <w:pStyle w:val="ac"/>
      </w:pPr>
      <w:r>
        <w:rPr>
          <w:rStyle w:val="ad"/>
        </w:rPr>
        <w:annotationRef/>
      </w:r>
      <w:r w:rsidRPr="4718D151">
        <w:t>For X- and Y-axis, name them clearly (for all figures).</w:t>
      </w:r>
    </w:p>
    <w:p w14:paraId="53DB7DD8" w14:textId="77777777" w:rsidR="00F27759" w:rsidRDefault="00F27759" w:rsidP="00F27759">
      <w:pPr>
        <w:pStyle w:val="ac"/>
      </w:pPr>
    </w:p>
    <w:p w14:paraId="2677A26F" w14:textId="77777777" w:rsidR="00F27759" w:rsidRDefault="00F27759" w:rsidP="00F27759">
      <w:pPr>
        <w:pStyle w:val="ac"/>
      </w:pPr>
      <w:r w:rsidRPr="3B2134A5">
        <w:t>For eg, in this figure:</w:t>
      </w:r>
    </w:p>
    <w:p w14:paraId="569F436E" w14:textId="77777777" w:rsidR="00F27759" w:rsidRDefault="00F27759" w:rsidP="00F27759">
      <w:pPr>
        <w:pStyle w:val="ac"/>
      </w:pPr>
      <w:r w:rsidRPr="56D12733">
        <w:t>x-axis: Risk: DALYs attributable to vaccination (per 10,000 vaccinated individuals)</w:t>
      </w:r>
    </w:p>
    <w:p w14:paraId="36EABB43" w14:textId="77777777" w:rsidR="00F27759" w:rsidRDefault="00F27759" w:rsidP="00F27759">
      <w:pPr>
        <w:pStyle w:val="ac"/>
      </w:pPr>
      <w:r w:rsidRPr="7472FF1E">
        <w:t>y-axis: Benefit: DALYs averted by vaccination (per 10,000 vaccinated individuals)</w:t>
      </w:r>
    </w:p>
    <w:p w14:paraId="661ECD2F" w14:textId="77777777" w:rsidR="00F27759" w:rsidRDefault="00F27759" w:rsidP="00F27759">
      <w:pPr>
        <w:pStyle w:val="ac"/>
      </w:pPr>
    </w:p>
    <w:p w14:paraId="46B267BB" w14:textId="77777777" w:rsidR="00F27759" w:rsidRDefault="00F27759" w:rsidP="00F27759">
      <w:pPr>
        <w:pStyle w:val="ac"/>
      </w:pPr>
      <w:r w:rsidRPr="5FEF38CD">
        <w:t>Remove "excess" from x-axis title -- in all figures</w:t>
      </w:r>
    </w:p>
    <w:p w14:paraId="45423ABD" w14:textId="77777777" w:rsidR="00F27759" w:rsidRDefault="00F27759" w:rsidP="00F27759">
      <w:pPr>
        <w:pStyle w:val="ac"/>
      </w:pPr>
    </w:p>
  </w:comment>
  <w:comment w:id="33" w:author="Guest User" w:date="2026-02-27T17:07:00Z" w:initials="GU">
    <w:p w14:paraId="66D0A8B6" w14:textId="77777777" w:rsidR="001E141F" w:rsidRDefault="001E141F" w:rsidP="001E141F">
      <w:pPr>
        <w:pStyle w:val="ac"/>
      </w:pPr>
      <w:r>
        <w:rPr>
          <w:rStyle w:val="ad"/>
        </w:rPr>
        <w:annotationRef/>
      </w:r>
      <w:r w:rsidRPr="101721E7">
        <w:t>JHK: Please double check</w:t>
      </w:r>
    </w:p>
  </w:comment>
  <w:comment w:id="34" w:author="Kaja Abbas" w:date="2026-02-26T13:01:00Z" w:initials="KA">
    <w:p w14:paraId="6DE5470D" w14:textId="77777777" w:rsidR="001E141F" w:rsidRDefault="001E141F" w:rsidP="001E141F">
      <w:pPr>
        <w:pStyle w:val="ac"/>
      </w:pPr>
      <w:r>
        <w:rPr>
          <w:rStyle w:val="ad"/>
        </w:rPr>
        <w:annotationRef/>
      </w:r>
      <w:r w:rsidRPr="180396EB">
        <w:t>We need to need this information, everywhere BRR values are mentioned.</w:t>
      </w:r>
    </w:p>
  </w:comment>
  <w:comment w:id="35" w:author="Kaja Abbas" w:date="2026-02-26T13:02:00Z" w:initials="KA">
    <w:p w14:paraId="0FE39E02" w14:textId="77777777" w:rsidR="001E141F" w:rsidRDefault="001E141F" w:rsidP="001E141F">
      <w:pPr>
        <w:pStyle w:val="ac"/>
      </w:pPr>
      <w:r>
        <w:rPr>
          <w:rStyle w:val="ad"/>
        </w:rPr>
        <w:annotationRef/>
      </w:r>
      <w:r w:rsidRPr="0D8E02D9">
        <w:t>Also, add a column to the tables with these values.</w:t>
      </w:r>
    </w:p>
  </w:comment>
  <w:comment w:id="36" w:author="Kaja Abbas" w:date="2026-02-26T13:01:00Z" w:initials="KA">
    <w:p w14:paraId="2A3175F0" w14:textId="77777777" w:rsidR="001E141F" w:rsidRDefault="001E141F" w:rsidP="001E141F">
      <w:pPr>
        <w:pStyle w:val="ac"/>
      </w:pPr>
      <w:r>
        <w:rPr>
          <w:rStyle w:val="ad"/>
        </w:rPr>
        <w:annotationRef/>
      </w:r>
      <w:r w:rsidRPr="180396EB">
        <w:t>We need to need this information, everywhere BRR values are mentioned.</w:t>
      </w:r>
    </w:p>
  </w:comment>
  <w:comment w:id="37" w:author="Kaja Abbas" w:date="2026-02-26T13:02:00Z" w:initials="KA">
    <w:p w14:paraId="46864F67" w14:textId="77777777" w:rsidR="001E141F" w:rsidRDefault="001E141F" w:rsidP="001E141F">
      <w:pPr>
        <w:pStyle w:val="ac"/>
      </w:pPr>
      <w:r>
        <w:rPr>
          <w:rStyle w:val="ad"/>
        </w:rPr>
        <w:annotationRef/>
      </w:r>
      <w:r w:rsidRPr="0D8E02D9">
        <w:t>Also, add a column to the tables with these values.</w:t>
      </w:r>
    </w:p>
  </w:comment>
  <w:comment w:id="38" w:author="Kaja Abbas" w:date="2026-02-26T13:01:00Z" w:initials="KA">
    <w:p w14:paraId="29A10CBE" w14:textId="77777777" w:rsidR="001E141F" w:rsidRDefault="001E141F" w:rsidP="001E141F">
      <w:pPr>
        <w:pStyle w:val="ac"/>
      </w:pPr>
      <w:r>
        <w:rPr>
          <w:rStyle w:val="ad"/>
        </w:rPr>
        <w:annotationRef/>
      </w:r>
      <w:r w:rsidRPr="180396EB">
        <w:t>We need to need this information, everywhere BRR values are mentioned.</w:t>
      </w:r>
    </w:p>
  </w:comment>
  <w:comment w:id="39" w:author="Kaja Abbas" w:date="2026-02-26T13:02:00Z" w:initials="KA">
    <w:p w14:paraId="2272A533" w14:textId="77777777" w:rsidR="001E141F" w:rsidRDefault="001E141F" w:rsidP="001E141F">
      <w:pPr>
        <w:pStyle w:val="ac"/>
      </w:pPr>
      <w:r>
        <w:rPr>
          <w:rStyle w:val="ad"/>
        </w:rPr>
        <w:annotationRef/>
      </w:r>
      <w:r w:rsidRPr="0D8E02D9">
        <w:t>Also, add a column to the tables with these values.</w:t>
      </w:r>
    </w:p>
  </w:comment>
  <w:comment w:id="40" w:author="Kaja Abbas" w:date="2026-02-26T13:01:00Z" w:initials="KA">
    <w:p w14:paraId="233856A4" w14:textId="77777777" w:rsidR="001E141F" w:rsidRDefault="001E141F" w:rsidP="001E141F">
      <w:pPr>
        <w:pStyle w:val="ac"/>
      </w:pPr>
      <w:r>
        <w:rPr>
          <w:rStyle w:val="ad"/>
        </w:rPr>
        <w:annotationRef/>
      </w:r>
      <w:r w:rsidRPr="180396EB">
        <w:t>We need to need this information, everywhere BRR values are mentioned.</w:t>
      </w:r>
    </w:p>
  </w:comment>
  <w:comment w:id="41" w:author="Kaja Abbas" w:date="2026-02-26T13:02:00Z" w:initials="KA">
    <w:p w14:paraId="4360A57F" w14:textId="77777777" w:rsidR="001E141F" w:rsidRDefault="001E141F" w:rsidP="001E141F">
      <w:pPr>
        <w:pStyle w:val="ac"/>
      </w:pPr>
      <w:r>
        <w:rPr>
          <w:rStyle w:val="ad"/>
        </w:rPr>
        <w:annotationRef/>
      </w:r>
      <w:r w:rsidRPr="0D8E02D9">
        <w:t>Also, add a column to the tables with these values.</w:t>
      </w:r>
    </w:p>
  </w:comment>
  <w:comment w:id="42" w:author="Kaja Abbas" w:date="2026-03-07T09:30:00Z" w:initials="KA">
    <w:p w14:paraId="01AFD64B" w14:textId="77777777" w:rsidR="00883193" w:rsidRDefault="00883193" w:rsidP="00883193">
      <w:pPr>
        <w:pStyle w:val="ac"/>
      </w:pPr>
      <w:r>
        <w:rPr>
          <w:rStyle w:val="ad"/>
        </w:rPr>
        <w:annotationRef/>
      </w:r>
      <w:r w:rsidRPr="7F8761AC">
        <w:t>To address Andy's comment:</w:t>
      </w:r>
    </w:p>
    <w:p w14:paraId="51BCAF8C" w14:textId="77777777" w:rsidR="00883193" w:rsidRDefault="00883193" w:rsidP="00883193">
      <w:pPr>
        <w:pStyle w:val="ac"/>
      </w:pPr>
      <w:r w:rsidRPr="35F8B5A2">
        <w:t>These numbers are in the figures 1b, 1c, 1d -- add them here -- also, highlight few key findings in the Abstract-Results section and Main-paper-Results section, as you see fit.</w:t>
      </w:r>
    </w:p>
  </w:comment>
  <w:comment w:id="44" w:author="Kaja Abbas" w:date="2026-03-07T09:30:00Z" w:initials="KA">
    <w:p w14:paraId="4EA75F75" w14:textId="77777777" w:rsidR="00883193" w:rsidRDefault="00883193" w:rsidP="00883193">
      <w:pPr>
        <w:pStyle w:val="ac"/>
      </w:pPr>
      <w:r>
        <w:rPr>
          <w:rStyle w:val="ad"/>
        </w:rPr>
        <w:annotationRef/>
      </w:r>
      <w:r w:rsidRPr="5FC5432D">
        <w:t>To address Andy's comment:</w:t>
      </w:r>
    </w:p>
    <w:p w14:paraId="0605F4EF" w14:textId="77777777" w:rsidR="00883193" w:rsidRDefault="00883193" w:rsidP="00883193">
      <w:pPr>
        <w:pStyle w:val="ac"/>
      </w:pPr>
      <w:r w:rsidRPr="7F4E07FB">
        <w:t>These numbers are in the figures 1b, 1c, 1d -- add them here -- also, highlight few key findings in the Abstract-Results section and Main-paper-Results section, as you see fit.</w:t>
      </w:r>
    </w:p>
  </w:comment>
  <w:comment w:id="47" w:author="Kaja Abbas" w:date="2026-03-07T09:30:00Z" w:initials="KA">
    <w:p w14:paraId="2D9217BE" w14:textId="77777777" w:rsidR="00883193" w:rsidRDefault="00883193" w:rsidP="00883193">
      <w:pPr>
        <w:pStyle w:val="ac"/>
      </w:pPr>
      <w:r>
        <w:rPr>
          <w:rStyle w:val="ad"/>
        </w:rPr>
        <w:annotationRef/>
      </w:r>
      <w:r w:rsidRPr="3CA58BF6">
        <w:t>To address Andy's comment:</w:t>
      </w:r>
    </w:p>
    <w:p w14:paraId="58A5A039" w14:textId="77777777" w:rsidR="00883193" w:rsidRDefault="00883193" w:rsidP="00883193">
      <w:pPr>
        <w:pStyle w:val="ac"/>
      </w:pPr>
      <w:r w:rsidRPr="44D80B22">
        <w:t>These numbers are in the figures 1b, 1c, 1d -- add them here -- also, highlight few key findings in the Abstract-Results section and Main-paper-Results section, as you see fit.</w:t>
      </w:r>
    </w:p>
  </w:comment>
  <w:comment w:id="50" w:author="Kaja Abbas" w:date="2026-03-07T09:30:00Z" w:initials="KA">
    <w:p w14:paraId="6500A07E" w14:textId="77777777" w:rsidR="00883193" w:rsidRDefault="00883193" w:rsidP="00883193">
      <w:pPr>
        <w:pStyle w:val="ac"/>
      </w:pPr>
      <w:r>
        <w:rPr>
          <w:rStyle w:val="ad"/>
        </w:rPr>
        <w:annotationRef/>
      </w:r>
      <w:r w:rsidRPr="7CDBA93C">
        <w:t>To address Andy's comment:</w:t>
      </w:r>
    </w:p>
    <w:p w14:paraId="6419F04A" w14:textId="77777777" w:rsidR="00883193" w:rsidRDefault="00883193" w:rsidP="00883193">
      <w:pPr>
        <w:pStyle w:val="ac"/>
      </w:pPr>
      <w:r w:rsidRPr="6F53FA52">
        <w:t>These numbers are in the figures 1b, 1c, 1d -- add them here -- also, highlight few key findings in the Abstract-Results section and Main-paper-Results section, as you see fit.</w:t>
      </w:r>
    </w:p>
  </w:comment>
  <w:comment w:id="53" w:author="Kaja Abbas" w:date="2026-03-07T09:30:00Z" w:initials="KA">
    <w:p w14:paraId="52244403" w14:textId="77777777" w:rsidR="00883193" w:rsidRDefault="00883193" w:rsidP="00883193">
      <w:pPr>
        <w:pStyle w:val="ac"/>
      </w:pPr>
      <w:r>
        <w:rPr>
          <w:rStyle w:val="ad"/>
        </w:rPr>
        <w:annotationRef/>
      </w:r>
      <w:r w:rsidRPr="1B0DBBA6">
        <w:t>To address Andy's comment:</w:t>
      </w:r>
    </w:p>
    <w:p w14:paraId="54520DF7" w14:textId="77777777" w:rsidR="00883193" w:rsidRDefault="00883193" w:rsidP="00883193">
      <w:pPr>
        <w:pStyle w:val="ac"/>
      </w:pPr>
      <w:r w:rsidRPr="635F01DD">
        <w:t>These numbers are in the figures 1b, 1c, 1d -- add them here -- also, highlight few key findings in the Abstract-Results section and Main-paper-Results section, as you see fit.</w:t>
      </w:r>
    </w:p>
  </w:comment>
  <w:comment w:id="56" w:author="Kaja Abbas" w:date="2026-03-07T09:30:00Z" w:initials="KA">
    <w:p w14:paraId="6AEEA5A1" w14:textId="77777777" w:rsidR="00883193" w:rsidRDefault="00883193" w:rsidP="00883193">
      <w:pPr>
        <w:pStyle w:val="ac"/>
      </w:pPr>
      <w:r>
        <w:rPr>
          <w:rStyle w:val="ad"/>
        </w:rPr>
        <w:annotationRef/>
      </w:r>
      <w:r w:rsidRPr="199BEBA3">
        <w:t>To address Andy's comment:</w:t>
      </w:r>
    </w:p>
    <w:p w14:paraId="6054F6B7" w14:textId="77777777" w:rsidR="00883193" w:rsidRDefault="00883193" w:rsidP="00883193">
      <w:pPr>
        <w:pStyle w:val="ac"/>
      </w:pPr>
      <w:r w:rsidRPr="3EC36D1B">
        <w:t>These numbers are in the figures 1b, 1c, 1d -- add them here -- also, highlight few key findings in the Abstract-Results section and Main-paper-Results section, as you see fit.</w:t>
      </w:r>
    </w:p>
  </w:comment>
  <w:comment w:id="59" w:author="Kaja Abbas" w:date="2026-03-07T09:30:00Z" w:initials="KA">
    <w:p w14:paraId="3689B39B" w14:textId="77777777" w:rsidR="00883193" w:rsidRDefault="00883193" w:rsidP="00883193">
      <w:pPr>
        <w:pStyle w:val="ac"/>
      </w:pPr>
      <w:r>
        <w:rPr>
          <w:rStyle w:val="ad"/>
        </w:rPr>
        <w:annotationRef/>
      </w:r>
      <w:r w:rsidRPr="2142CA96">
        <w:t>To address Andy's comment:</w:t>
      </w:r>
    </w:p>
    <w:p w14:paraId="5BBC1514" w14:textId="77777777" w:rsidR="00883193" w:rsidRDefault="00883193" w:rsidP="00883193">
      <w:pPr>
        <w:pStyle w:val="ac"/>
      </w:pPr>
      <w:r w:rsidRPr="11322391">
        <w:t>These numbers are in the figures 1b, 1c, 1d -- add them here -- also, highlight few key findings in the Abstract-Results section and Main-paper-Results section, as you see fit.</w:t>
      </w:r>
    </w:p>
  </w:comment>
  <w:comment w:id="62" w:author="Kaja Abbas" w:date="2026-03-07T09:30:00Z" w:initials="KA">
    <w:p w14:paraId="59817CF3" w14:textId="77777777" w:rsidR="00883193" w:rsidRDefault="00883193" w:rsidP="00883193">
      <w:pPr>
        <w:pStyle w:val="ac"/>
      </w:pPr>
      <w:r>
        <w:rPr>
          <w:rStyle w:val="ad"/>
        </w:rPr>
        <w:annotationRef/>
      </w:r>
      <w:r w:rsidRPr="05B40D47">
        <w:t>To address Andy's comment:</w:t>
      </w:r>
    </w:p>
    <w:p w14:paraId="57A36A91" w14:textId="77777777" w:rsidR="00883193" w:rsidRDefault="00883193" w:rsidP="00883193">
      <w:pPr>
        <w:pStyle w:val="ac"/>
      </w:pPr>
      <w:r w:rsidRPr="48314500">
        <w:t>These numbers are in the figures 1b, 1c, 1d -- add them here -- also, highlight few key findings in the Abstract-Results section and Main-paper-Results section, as you see fit.</w:t>
      </w:r>
    </w:p>
  </w:comment>
  <w:comment w:id="64" w:author="Guest User" w:date="2026-02-27T17:28:00Z" w:initials="GU">
    <w:p w14:paraId="333C12EB" w14:textId="77777777" w:rsidR="00883193" w:rsidRDefault="00883193" w:rsidP="00883193">
      <w:pPr>
        <w:pStyle w:val="ac"/>
      </w:pPr>
      <w:r>
        <w:rPr>
          <w:rStyle w:val="ad"/>
        </w:rPr>
        <w:annotationRef/>
      </w:r>
      <w:r w:rsidRPr="6288C9D1">
        <w:t>JHK: Please be more specific. Low transmission (AR) or something like that.</w:t>
      </w:r>
    </w:p>
  </w:comment>
  <w:comment w:id="65" w:author="Andy Clark" w:date="2026-03-06T15:42:00Z" w:initials="AC">
    <w:p w14:paraId="22AE9DD6" w14:textId="77777777" w:rsidR="00883193" w:rsidRDefault="00883193" w:rsidP="00883193">
      <w:pPr>
        <w:pStyle w:val="ac"/>
      </w:pPr>
      <w:r>
        <w:rPr>
          <w:rStyle w:val="ad"/>
        </w:rPr>
        <w:annotationRef/>
      </w:r>
      <w:r w:rsidRPr="6B83D453">
        <w:t>Can you add indicators to show SAE represented as: a) 1 in every X doses administered, and b) number of deaths/cases/DALYs prevented per 1 SAE death/case/DALY caused. The BRRs as presented here are a bit difficult to follow. Also probability BRR&gt;1 seems a very low threshold and might mislead readers a bit. Even a probability BRR&gt;1 of 100% does not necessarily mean it is a good idea.</w:t>
      </w:r>
    </w:p>
  </w:comment>
  <w:comment w:id="66" w:author="Guest User" w:date="2026-02-27T17:28:00Z" w:initials="GU">
    <w:p w14:paraId="1FE9D3C4" w14:textId="77777777" w:rsidR="00883193" w:rsidRDefault="00883193" w:rsidP="00883193">
      <w:pPr>
        <w:pStyle w:val="ac"/>
      </w:pPr>
      <w:r>
        <w:rPr>
          <w:rStyle w:val="ad"/>
        </w:rPr>
        <w:annotationRef/>
      </w:r>
      <w:r w:rsidRPr="6288C9D1">
        <w:t>JHK: Please be more specific. Low transmission (AR) or something like that.</w:t>
      </w:r>
    </w:p>
  </w:comment>
  <w:comment w:id="67" w:author="Guest User" w:date="2026-02-27T17:28:00Z" w:initials="GU">
    <w:p w14:paraId="686DC271" w14:textId="77777777" w:rsidR="00883193" w:rsidRDefault="00883193" w:rsidP="00883193">
      <w:pPr>
        <w:pStyle w:val="ac"/>
      </w:pPr>
      <w:r>
        <w:rPr>
          <w:rStyle w:val="ad"/>
        </w:rPr>
        <w:annotationRef/>
      </w:r>
      <w:r w:rsidRPr="6288C9D1">
        <w:t>JHK: Please be more specific. Low transmission (AR) or something like that.</w:t>
      </w:r>
    </w:p>
  </w:comment>
  <w:comment w:id="68" w:author="Guest User" w:date="2026-02-27T17:28:00Z" w:initials="GU">
    <w:p w14:paraId="55C96AC0" w14:textId="77777777" w:rsidR="00883193" w:rsidRDefault="00883193" w:rsidP="00883193">
      <w:pPr>
        <w:pStyle w:val="ac"/>
      </w:pPr>
      <w:r>
        <w:rPr>
          <w:rStyle w:val="ad"/>
        </w:rPr>
        <w:annotationRef/>
      </w:r>
      <w:r w:rsidRPr="6288C9D1">
        <w:t>JHK: Please be more specific. Low transmission (AR) or something like that.</w:t>
      </w:r>
    </w:p>
  </w:comment>
  <w:comment w:id="69" w:author="Guest User" w:date="2026-02-27T17:28:00Z" w:initials="GU">
    <w:p w14:paraId="2B1131B3" w14:textId="77777777" w:rsidR="00883193" w:rsidRDefault="00883193" w:rsidP="00883193">
      <w:pPr>
        <w:pStyle w:val="ac"/>
      </w:pPr>
      <w:r>
        <w:rPr>
          <w:rStyle w:val="ad"/>
        </w:rPr>
        <w:annotationRef/>
      </w:r>
      <w:r w:rsidRPr="6288C9D1">
        <w:t>JHK: Please be more specific. Low transmission (AR) or something like that.</w:t>
      </w:r>
    </w:p>
  </w:comment>
  <w:comment w:id="70" w:author="Guest User" w:date="2026-02-27T17:28:00Z" w:initials="GU">
    <w:p w14:paraId="4DAC73B9" w14:textId="77777777" w:rsidR="00883193" w:rsidRDefault="00883193" w:rsidP="00883193">
      <w:pPr>
        <w:pStyle w:val="ac"/>
      </w:pPr>
      <w:r>
        <w:rPr>
          <w:rStyle w:val="ad"/>
        </w:rPr>
        <w:annotationRef/>
      </w:r>
      <w:r w:rsidRPr="6288C9D1">
        <w:t>JHK: Please be more specific. Low transmission (AR) or something like that.</w:t>
      </w:r>
    </w:p>
  </w:comment>
  <w:comment w:id="71" w:author="Guest User" w:date="2026-02-27T17:28:00Z" w:initials="GU">
    <w:p w14:paraId="6BE055EC" w14:textId="77777777" w:rsidR="00883193" w:rsidRDefault="00883193" w:rsidP="00883193">
      <w:pPr>
        <w:pStyle w:val="ac"/>
      </w:pPr>
      <w:r>
        <w:rPr>
          <w:rStyle w:val="ad"/>
        </w:rPr>
        <w:annotationRef/>
      </w:r>
      <w:r w:rsidRPr="6288C9D1">
        <w:t>JHK: Please be more specific. Low transmission (AR) or something like that.</w:t>
      </w:r>
    </w:p>
  </w:comment>
  <w:comment w:id="72" w:author="Guest User" w:date="2026-02-27T17:28:00Z" w:initials="GU">
    <w:p w14:paraId="184D3726" w14:textId="77777777" w:rsidR="00883193" w:rsidRDefault="00883193" w:rsidP="00883193">
      <w:pPr>
        <w:pStyle w:val="ac"/>
      </w:pPr>
      <w:r>
        <w:rPr>
          <w:rStyle w:val="ad"/>
        </w:rPr>
        <w:annotationRef/>
      </w:r>
      <w:r w:rsidRPr="6288C9D1">
        <w:t>JHK: Please be more specific. Low transmission (AR) or something like that.</w:t>
      </w:r>
    </w:p>
  </w:comment>
  <w:comment w:id="73" w:author="Guest User" w:date="2026-02-27T17:28:00Z" w:initials="GU">
    <w:p w14:paraId="65495C62" w14:textId="77777777" w:rsidR="00883193" w:rsidRDefault="00883193" w:rsidP="00883193">
      <w:pPr>
        <w:pStyle w:val="ac"/>
      </w:pPr>
      <w:r>
        <w:rPr>
          <w:rStyle w:val="ad"/>
        </w:rPr>
        <w:annotationRef/>
      </w:r>
      <w:r w:rsidRPr="6288C9D1">
        <w:t>JHK: Please be more specific. Low transmission (AR) or something like that.</w:t>
      </w:r>
    </w:p>
  </w:comment>
  <w:comment w:id="74" w:author="Kaja Abbas" w:date="2026-03-07T09:22:00Z" w:initials="KA">
    <w:p w14:paraId="44AEC55B" w14:textId="77777777" w:rsidR="0026291E" w:rsidRDefault="0026291E" w:rsidP="0026291E">
      <w:pPr>
        <w:pStyle w:val="ac"/>
      </w:pPr>
      <w:r>
        <w:rPr>
          <w:rStyle w:val="ad"/>
        </w:rPr>
        <w:annotationRef/>
      </w:r>
      <w:r w:rsidRPr="436F6D98">
        <w:t>To address Andy's comment:</w:t>
      </w:r>
    </w:p>
    <w:p w14:paraId="7FD61875" w14:textId="77777777" w:rsidR="0026291E" w:rsidRDefault="0026291E" w:rsidP="0026291E">
      <w:pPr>
        <w:pStyle w:val="ac"/>
      </w:pPr>
      <w:r w:rsidRPr="449D9198">
        <w:t>These numbers are in the figures 2b, 2c, 2d -- add them here -- also, highlight few key findings in the Abstract-Results section and Main-paper-Results section, as you see fit.</w:t>
      </w:r>
    </w:p>
  </w:comment>
  <w:comment w:id="78" w:author="Kaja Abbas" w:date="2026-03-07T09:24:00Z" w:initials="KA">
    <w:p w14:paraId="53754FFE" w14:textId="77777777" w:rsidR="0026291E" w:rsidRDefault="0026291E" w:rsidP="0026291E">
      <w:pPr>
        <w:pStyle w:val="ac"/>
      </w:pPr>
      <w:r>
        <w:rPr>
          <w:rStyle w:val="ad"/>
        </w:rPr>
        <w:annotationRef/>
      </w:r>
      <w:r w:rsidRPr="5015FC35">
        <w:t>To address Andy's comment:</w:t>
      </w:r>
    </w:p>
    <w:p w14:paraId="568A971E" w14:textId="77777777" w:rsidR="0026291E" w:rsidRDefault="0026291E" w:rsidP="0026291E">
      <w:pPr>
        <w:pStyle w:val="ac"/>
      </w:pPr>
      <w:r w:rsidRPr="4276FBDA">
        <w:t>These numbers are in the figures 2b, 2c, 2d -- add them here -- also, highlight few key findings in the Abstract-Results section and Main-paper-Results section, as you see fit.</w:t>
      </w:r>
    </w:p>
  </w:comment>
  <w:comment w:id="82" w:author="Guest User" w:date="2026-02-27T17:28:00Z" w:initials="GU">
    <w:p w14:paraId="1DD43D8E" w14:textId="77777777" w:rsidR="0026291E" w:rsidRDefault="0026291E" w:rsidP="0026291E">
      <w:pPr>
        <w:pStyle w:val="ac"/>
      </w:pPr>
      <w:r>
        <w:rPr>
          <w:rStyle w:val="ad"/>
        </w:rPr>
        <w:annotationRef/>
      </w:r>
      <w:r w:rsidRPr="6288C9D1">
        <w:t>JHK: Please be more specific. Low transmission (AR) or something like that.</w:t>
      </w:r>
    </w:p>
  </w:comment>
  <w:comment w:id="83" w:author="Guest User" w:date="2026-02-27T17:28:00Z" w:initials="GU">
    <w:p w14:paraId="724A3A63" w14:textId="77777777" w:rsidR="0026291E" w:rsidRDefault="0026291E" w:rsidP="0026291E">
      <w:pPr>
        <w:pStyle w:val="ac"/>
      </w:pPr>
      <w:r>
        <w:rPr>
          <w:rStyle w:val="ad"/>
        </w:rPr>
        <w:annotationRef/>
      </w:r>
      <w:r w:rsidRPr="6288C9D1">
        <w:t>JHK: Please be more specific. Low transmission (AR) or something like that.</w:t>
      </w:r>
    </w:p>
  </w:comment>
  <w:comment w:id="84" w:author="Guest User" w:date="2026-02-27T17:28:00Z" w:initials="GU">
    <w:p w14:paraId="24AEE4F2" w14:textId="77777777" w:rsidR="0026291E" w:rsidRDefault="0026291E" w:rsidP="0026291E">
      <w:pPr>
        <w:pStyle w:val="ac"/>
      </w:pPr>
      <w:r>
        <w:rPr>
          <w:rStyle w:val="ad"/>
        </w:rPr>
        <w:annotationRef/>
      </w:r>
      <w:r w:rsidRPr="6288C9D1">
        <w:t>JHK: Please be more specific. Low transmission (AR) or something like that.</w:t>
      </w:r>
    </w:p>
  </w:comment>
  <w:comment w:id="85" w:author="Guest User" w:date="2026-02-27T17:28:00Z" w:initials="GU">
    <w:p w14:paraId="6491F0DA" w14:textId="77777777" w:rsidR="0026291E" w:rsidRDefault="0026291E" w:rsidP="0026291E">
      <w:pPr>
        <w:pStyle w:val="ac"/>
      </w:pPr>
      <w:r>
        <w:rPr>
          <w:rStyle w:val="ad"/>
        </w:rPr>
        <w:annotationRef/>
      </w:r>
      <w:r w:rsidRPr="6288C9D1">
        <w:t>JHK: Please be more specific. Low transmission (AR) or something like that.</w:t>
      </w:r>
    </w:p>
  </w:comment>
  <w:comment w:id="86" w:author="Guest User" w:date="2026-02-27T17:28:00Z" w:initials="GU">
    <w:p w14:paraId="4DD1CC56" w14:textId="77777777" w:rsidR="0026291E" w:rsidRDefault="0026291E" w:rsidP="0026291E">
      <w:pPr>
        <w:pStyle w:val="ac"/>
      </w:pPr>
      <w:r>
        <w:rPr>
          <w:rStyle w:val="ad"/>
        </w:rPr>
        <w:annotationRef/>
      </w:r>
      <w:r w:rsidRPr="6288C9D1">
        <w:t>JHK: Please be more specific. Low transmission (AR) or something like that.</w:t>
      </w:r>
    </w:p>
  </w:comment>
  <w:comment w:id="87" w:author="Guest User" w:date="2026-02-27T17:28:00Z" w:initials="GU">
    <w:p w14:paraId="0498E3BA" w14:textId="77777777" w:rsidR="0026291E" w:rsidRDefault="0026291E" w:rsidP="0026291E">
      <w:pPr>
        <w:pStyle w:val="ac"/>
      </w:pPr>
      <w:r>
        <w:rPr>
          <w:rStyle w:val="ad"/>
        </w:rPr>
        <w:annotationRef/>
      </w:r>
      <w:r w:rsidRPr="6288C9D1">
        <w:t>JHK: Please be more specific. Low transmission (AR) or something like that.</w:t>
      </w:r>
    </w:p>
  </w:comment>
  <w:comment w:id="88" w:author="Guest User" w:date="2026-02-27T17:28:00Z" w:initials="GU">
    <w:p w14:paraId="7864F9EF" w14:textId="77777777" w:rsidR="0026291E" w:rsidRDefault="0026291E" w:rsidP="0026291E">
      <w:pPr>
        <w:pStyle w:val="ac"/>
      </w:pPr>
      <w:r>
        <w:rPr>
          <w:rStyle w:val="ad"/>
        </w:rPr>
        <w:annotationRef/>
      </w:r>
      <w:r w:rsidRPr="6288C9D1">
        <w:t>JHK: Please be more specific. Low transmission (AR) or something like that.</w:t>
      </w:r>
    </w:p>
  </w:comment>
  <w:comment w:id="89" w:author="Guest User" w:date="2026-02-27T17:28:00Z" w:initials="GU">
    <w:p w14:paraId="54D53BD6" w14:textId="77777777" w:rsidR="0026291E" w:rsidRDefault="0026291E" w:rsidP="0026291E">
      <w:pPr>
        <w:pStyle w:val="ac"/>
      </w:pPr>
      <w:r>
        <w:rPr>
          <w:rStyle w:val="ad"/>
        </w:rPr>
        <w:annotationRef/>
      </w:r>
      <w:r w:rsidRPr="6288C9D1">
        <w:t>JHK: Please be more specific. Low transmission (AR) or something like that.</w:t>
      </w:r>
    </w:p>
  </w:comment>
  <w:comment w:id="90" w:author="Guest User" w:date="2026-02-27T17:28:00Z" w:initials="GU">
    <w:p w14:paraId="13655DE2" w14:textId="77777777" w:rsidR="0026291E" w:rsidRDefault="0026291E" w:rsidP="0026291E">
      <w:pPr>
        <w:pStyle w:val="ac"/>
      </w:pPr>
      <w:r>
        <w:rPr>
          <w:rStyle w:val="ad"/>
        </w:rPr>
        <w:annotationRef/>
      </w:r>
      <w:r w:rsidRPr="6288C9D1">
        <w:t>JHK: Please be more specific. Low transmission (AR) or something like that.</w:t>
      </w:r>
    </w:p>
  </w:comment>
  <w:comment w:id="91" w:author="Kaja Abbas" w:date="2026-02-20T09:04:00Z" w:initials="KA">
    <w:p w14:paraId="69A2EE29" w14:textId="77777777" w:rsidR="009146F2" w:rsidRDefault="009146F2" w:rsidP="009146F2">
      <w:pPr>
        <w:pStyle w:val="ac"/>
      </w:pPr>
      <w:r>
        <w:rPr>
          <w:rStyle w:val="ad"/>
        </w:rPr>
        <w:annotationRef/>
      </w:r>
      <w:r w:rsidRPr="22A6E778">
        <w:t>Can we add the heatmap type of figure you had earlier for BR ratio by attack rate and duration of travel, either in main paper or appendix, and add a sentence or two on the inferences from this figure.</w:t>
      </w:r>
    </w:p>
    <w:p w14:paraId="2A978ECF" w14:textId="77777777" w:rsidR="009146F2" w:rsidRDefault="009146F2" w:rsidP="009146F2">
      <w:pPr>
        <w:pStyle w:val="ac"/>
      </w:pPr>
    </w:p>
    <w:p w14:paraId="134E74F7" w14:textId="77777777" w:rsidR="009146F2" w:rsidRPr="001E7F58" w:rsidRDefault="009146F2" w:rsidP="009146F2">
      <w:pPr>
        <w:pStyle w:val="ac"/>
        <w:rPr>
          <w:lang w:val="en-US"/>
        </w:rPr>
      </w:pPr>
      <w:r w:rsidRPr="72D926D5">
        <w:t>The outbreak patterns in 11 Brazilian states are relatively limited by a narrow range</w:t>
      </w:r>
    </w:p>
  </w:comment>
  <w:comment w:id="92" w:author="Kaja Abbas" w:date="2026-02-20T09:13:00Z" w:initials="KA">
    <w:p w14:paraId="43E9F26F" w14:textId="77777777" w:rsidR="009146F2" w:rsidRDefault="009146F2">
      <w:pPr>
        <w:pStyle w:val="ac"/>
      </w:pPr>
      <w:r>
        <w:rPr>
          <w:rStyle w:val="ad"/>
        </w:rPr>
        <w:annotationRef/>
      </w:r>
      <w:r w:rsidRPr="5315CEB2">
        <w:t>What do you think? Or just stick to the current Tables and figures, and explain if possible what happens at higher attack rates such as 70% etc?</w:t>
      </w:r>
    </w:p>
  </w:comment>
  <w:comment w:id="93" w:author="Kaja Abbas" w:date="2026-02-20T08:30:00Z" w:initials="KA">
    <w:p w14:paraId="010669D7" w14:textId="77777777" w:rsidR="009146F2" w:rsidRDefault="009146F2" w:rsidP="009146F2">
      <w:pPr>
        <w:pStyle w:val="ac"/>
      </w:pPr>
      <w:r>
        <w:rPr>
          <w:rStyle w:val="ad"/>
        </w:rPr>
        <w:annotationRef/>
      </w:r>
      <w:r w:rsidRPr="21D1E702">
        <w:t>For travel vaccination: this is the key message.</w:t>
      </w:r>
    </w:p>
    <w:p w14:paraId="6E170497" w14:textId="77777777" w:rsidR="009146F2" w:rsidRDefault="009146F2" w:rsidP="009146F2">
      <w:pPr>
        <w:pStyle w:val="ac"/>
      </w:pPr>
      <w:r w:rsidRPr="6937AF82">
        <w:t>In none of the scenarios, BRRs (including 95% UIs) are larger than 1.</w:t>
      </w:r>
    </w:p>
    <w:p w14:paraId="04180A7F" w14:textId="77777777" w:rsidR="009146F2" w:rsidRDefault="009146F2" w:rsidP="009146F2">
      <w:pPr>
        <w:pStyle w:val="ac"/>
      </w:pPr>
      <w:r w:rsidRPr="4976E6C8">
        <w:t>Policy implication: Do not use Ixchiq for travel vaccination</w:t>
      </w:r>
    </w:p>
  </w:comment>
  <w:comment w:id="95" w:author="Kaja Abbas" w:date="2026-02-20T13:49:00Z" w:initials="KA">
    <w:p w14:paraId="29576FE6" w14:textId="77777777" w:rsidR="009146F2" w:rsidRDefault="009146F2" w:rsidP="009146F2">
      <w:pPr>
        <w:pStyle w:val="ac"/>
      </w:pPr>
      <w:r>
        <w:rPr>
          <w:rStyle w:val="ad"/>
        </w:rPr>
        <w:annotationRef/>
      </w:r>
      <w:r w:rsidRPr="4418BF68">
        <w:t xml:space="preserve">Since 95%UI for most BRR values cross 1, this makes if difficult to make meaningful inferences. </w:t>
      </w:r>
    </w:p>
    <w:p w14:paraId="1A6C8227" w14:textId="77777777" w:rsidR="009146F2" w:rsidRDefault="009146F2" w:rsidP="009146F2">
      <w:pPr>
        <w:pStyle w:val="ac"/>
      </w:pPr>
      <w:r w:rsidRPr="23587A30">
        <w:t>This happens sometimes with 95%UI for ICER in CEA analysis, which is why cost-effectiveness acceptability curve is useful to derive meaningful conclusions.</w:t>
      </w:r>
    </w:p>
    <w:p w14:paraId="4FC9E377" w14:textId="77777777" w:rsidR="009146F2" w:rsidRDefault="009146F2" w:rsidP="009146F2">
      <w:pPr>
        <w:pStyle w:val="ac"/>
      </w:pPr>
    </w:p>
    <w:p w14:paraId="0F282925" w14:textId="77777777" w:rsidR="009146F2" w:rsidRDefault="009146F2" w:rsidP="009146F2">
      <w:pPr>
        <w:pStyle w:val="ac"/>
      </w:pPr>
      <w:r w:rsidRPr="69E67822">
        <w:t xml:space="preserve">Similarly, we need a new figure -- Benefit-risk acceptability curve -- </w:t>
      </w:r>
    </w:p>
    <w:p w14:paraId="12BF2CE9" w14:textId="77777777" w:rsidR="009146F2" w:rsidRDefault="009146F2" w:rsidP="009146F2">
      <w:pPr>
        <w:pStyle w:val="ac"/>
      </w:pPr>
      <w:r w:rsidRPr="06AE3FFF">
        <w:t>(i) x-axis is BRR (starting from 0 to higher value above 1)</w:t>
      </w:r>
    </w:p>
    <w:p w14:paraId="4B2AB086" w14:textId="77777777" w:rsidR="009146F2" w:rsidRDefault="009146F2" w:rsidP="009146F2">
      <w:pPr>
        <w:pStyle w:val="ac"/>
      </w:pPr>
      <w:r w:rsidRPr="54905275">
        <w:t>(i) y-axis  is Benefit-risk probability (from 0% to 100%)</w:t>
      </w:r>
    </w:p>
    <w:p w14:paraId="3FC2E244" w14:textId="77777777" w:rsidR="009146F2" w:rsidRDefault="009146F2" w:rsidP="009146F2">
      <w:pPr>
        <w:pStyle w:val="ac"/>
      </w:pPr>
      <w:r w:rsidRPr="0D8ECEA2">
        <w:t>that is, the plot will start at 100% Benefit-risk probability for BRR=0, and then it will decline. The key point is the probability (say Y) at which it crosses BRR of 1. Then, we can infer probability of BRR being favourable (i.e. &gt;1) is Y%.</w:t>
      </w:r>
    </w:p>
  </w:comment>
  <w:comment w:id="94" w:author="Kaja Abbas" w:date="2026-03-07T09:38:00Z" w:initials="KA">
    <w:p w14:paraId="326F1F86" w14:textId="77777777" w:rsidR="009146F2" w:rsidRDefault="009146F2">
      <w:pPr>
        <w:pStyle w:val="ac"/>
      </w:pPr>
      <w:r>
        <w:rPr>
          <w:rStyle w:val="ad"/>
        </w:rPr>
        <w:annotationRef/>
      </w:r>
      <w:r w:rsidRPr="188BACAD">
        <w:t>change page layout to landscape for table 2 as well (similar to table 1)</w:t>
      </w:r>
    </w:p>
  </w:comment>
  <w:comment w:id="96" w:author="Kaja Abbas" w:date="2026-02-19T16:16:00Z" w:initials="KA">
    <w:p w14:paraId="6C1922D5" w14:textId="77777777" w:rsidR="009146F2" w:rsidRDefault="009146F2">
      <w:pPr>
        <w:pStyle w:val="ac"/>
      </w:pPr>
      <w:r>
        <w:rPr>
          <w:rStyle w:val="ad"/>
        </w:rPr>
        <w:annotationRef/>
      </w:r>
      <w:r w:rsidRPr="4398D41A">
        <w:t>Figure 1 can focus on travel vaccination -- that is current Fig 1a + current Fig 2 (to be new Fig 1b).</w:t>
      </w:r>
    </w:p>
  </w:comment>
  <w:comment w:id="97" w:author="Kaja Abbas" w:date="2026-02-19T16:16:00Z" w:initials="KA">
    <w:p w14:paraId="1B5A2657" w14:textId="77777777" w:rsidR="009146F2" w:rsidRDefault="009146F2">
      <w:pPr>
        <w:pStyle w:val="ac"/>
      </w:pPr>
      <w:r>
        <w:rPr>
          <w:rStyle w:val="ad"/>
        </w:rPr>
        <w:annotationRef/>
      </w:r>
      <w:r w:rsidRPr="4398D41A">
        <w:t>Figure 1 can focus on travel vaccination -- that is current Fig 1a + current Fig 2 (to be new Fig 1b).</w:t>
      </w:r>
    </w:p>
  </w:comment>
  <w:comment w:id="98" w:author="Kaja Abbas" w:date="2026-02-20T11:14:00Z" w:initials="KA">
    <w:p w14:paraId="6C7D8CE1" w14:textId="77777777" w:rsidR="009146F2" w:rsidRDefault="009146F2">
      <w:pPr>
        <w:pStyle w:val="ac"/>
      </w:pPr>
      <w:r>
        <w:rPr>
          <w:rStyle w:val="ad"/>
        </w:rPr>
        <w:annotationRef/>
      </w:r>
      <w:r w:rsidRPr="71BF8717">
        <w:t>Add similar figures (maps) to Fig 1a, for death and SAE in the appendix -- for travel vaccination</w:t>
      </w:r>
    </w:p>
  </w:comment>
  <w:comment w:id="99" w:author="Guest User" w:date="2026-02-27T17:31:00Z" w:initials="GU">
    <w:p w14:paraId="27927333" w14:textId="77777777" w:rsidR="009146F2" w:rsidRDefault="009146F2">
      <w:pPr>
        <w:pStyle w:val="ac"/>
      </w:pPr>
      <w:r>
        <w:rPr>
          <w:rStyle w:val="ad"/>
        </w:rPr>
        <w:annotationRef/>
      </w:r>
      <w:r w:rsidRPr="6E30ADCF">
        <w:t xml:space="preserve">Attack rate scale needs to closer to the map on the left. </w:t>
      </w:r>
    </w:p>
  </w:comment>
  <w:comment w:id="100" w:author="Guest User" w:date="2026-02-27T17:32:00Z" w:initials="GU">
    <w:p w14:paraId="385A2EE4" w14:textId="77777777" w:rsidR="009146F2" w:rsidRDefault="009146F2" w:rsidP="009146F2">
      <w:pPr>
        <w:pStyle w:val="ac"/>
      </w:pPr>
      <w:r>
        <w:rPr>
          <w:rStyle w:val="ad"/>
        </w:rPr>
        <w:annotationRef/>
      </w:r>
      <w:r w:rsidRPr="7C966C30">
        <w:t>JHK:  The attack rate scale needs to be closer to the map on the left.</w:t>
      </w:r>
    </w:p>
    <w:p w14:paraId="76C59F9D" w14:textId="77777777" w:rsidR="009146F2" w:rsidRDefault="009146F2" w:rsidP="009146F2">
      <w:pPr>
        <w:pStyle w:val="ac"/>
      </w:pPr>
      <w:r w:rsidRPr="1BF522AF">
        <w:t xml:space="preserve"> </w:t>
      </w:r>
    </w:p>
  </w:comment>
  <w:comment w:id="101" w:author="Kaja Abbas" w:date="2026-02-20T13:51:00Z" w:initials="KA">
    <w:p w14:paraId="1689527C" w14:textId="77777777" w:rsidR="009146F2" w:rsidRDefault="009146F2" w:rsidP="009146F2">
      <w:pPr>
        <w:pStyle w:val="ac"/>
      </w:pPr>
      <w:r>
        <w:rPr>
          <w:rStyle w:val="ad"/>
        </w:rPr>
        <w:annotationRef/>
      </w:r>
      <w:r w:rsidRPr="7756C4D9">
        <w:t xml:space="preserve">Since 95%UI for most BRR values cross 1, this makes if difficult to make meaningful inferences. </w:t>
      </w:r>
    </w:p>
    <w:p w14:paraId="2D2E09AF" w14:textId="77777777" w:rsidR="009146F2" w:rsidRDefault="009146F2" w:rsidP="009146F2">
      <w:pPr>
        <w:pStyle w:val="ac"/>
      </w:pPr>
      <w:r w:rsidRPr="33369271">
        <w:t>This happens sometimes with 95%UI for ICER in CEA analysis, which is why cost-effectiveness acceptability curve is useful to derive meaningful conclusions.</w:t>
      </w:r>
    </w:p>
    <w:p w14:paraId="5A363F9C" w14:textId="77777777" w:rsidR="009146F2" w:rsidRDefault="009146F2" w:rsidP="009146F2">
      <w:pPr>
        <w:pStyle w:val="ac"/>
      </w:pPr>
    </w:p>
    <w:p w14:paraId="6E3336FC" w14:textId="77777777" w:rsidR="009146F2" w:rsidRDefault="009146F2" w:rsidP="009146F2">
      <w:pPr>
        <w:pStyle w:val="ac"/>
      </w:pPr>
      <w:r w:rsidRPr="5A2F7CEB">
        <w:t xml:space="preserve">Similarly, we need a new figure -- Benefit-risk acceptability curve (for each of the vaccination strategies by age group, travel duration, and attack rate) -- </w:t>
      </w:r>
    </w:p>
    <w:p w14:paraId="3DD1504B" w14:textId="77777777" w:rsidR="009146F2" w:rsidRDefault="009146F2" w:rsidP="009146F2">
      <w:pPr>
        <w:pStyle w:val="ac"/>
      </w:pPr>
      <w:r w:rsidRPr="5B0D5958">
        <w:t>(i) x-axis is BRR (starting from 0 to higher value above 1)</w:t>
      </w:r>
    </w:p>
    <w:p w14:paraId="220212B5" w14:textId="77777777" w:rsidR="009146F2" w:rsidRDefault="009146F2" w:rsidP="009146F2">
      <w:pPr>
        <w:pStyle w:val="ac"/>
      </w:pPr>
      <w:r w:rsidRPr="5EB40A6C">
        <w:t>(i) y-axis  is Benefit-risk probability (from 0% to 100%)</w:t>
      </w:r>
    </w:p>
    <w:p w14:paraId="44946BD7" w14:textId="77777777" w:rsidR="009146F2" w:rsidRDefault="009146F2" w:rsidP="009146F2">
      <w:pPr>
        <w:pStyle w:val="ac"/>
      </w:pPr>
      <w:r w:rsidRPr="533CEDE6">
        <w:t>that is, the plot will start at 100% Benefit-risk probability for BRR=0, and then it will decline. The key point is the probability (say Y) at which it crosses BRR of 1. Then, we can infer probability of BRR being favourable (i.e. &gt;1) is Y%.</w:t>
      </w:r>
    </w:p>
    <w:p w14:paraId="0CF9F8E4" w14:textId="77777777" w:rsidR="009146F2" w:rsidRDefault="009146F2" w:rsidP="009146F2">
      <w:pPr>
        <w:pStyle w:val="ac"/>
      </w:pPr>
    </w:p>
    <w:p w14:paraId="6CCDF7E0" w14:textId="77777777" w:rsidR="009146F2" w:rsidRDefault="009146F2" w:rsidP="009146F2">
      <w:pPr>
        <w:pStyle w:val="ac"/>
      </w:pPr>
      <w:r w:rsidRPr="2ACB1612">
        <w:t>This new figure needs to be done similar to Figure 1b, 1c, 1d, and Figure 2b, 2c, 2d.</w:t>
      </w:r>
    </w:p>
    <w:p w14:paraId="34AB3D4B" w14:textId="77777777" w:rsidR="009146F2" w:rsidRDefault="009146F2" w:rsidP="009146F2">
      <w:pPr>
        <w:pStyle w:val="ac"/>
      </w:pPr>
    </w:p>
    <w:p w14:paraId="285B35E6" w14:textId="77777777" w:rsidR="009146F2" w:rsidRDefault="009146F2" w:rsidP="009146F2">
      <w:pPr>
        <w:pStyle w:val="ac"/>
      </w:pPr>
      <w:r w:rsidRPr="60A3674A">
        <w:t>Then we can make more useful inferences based on the probability where BRR &gt;1.</w:t>
      </w:r>
    </w:p>
  </w:comment>
  <w:comment w:id="102" w:author="Guest User" w:date="2026-02-27T18:14:00Z" w:initials="GU">
    <w:p w14:paraId="4E2F6F40" w14:textId="77777777" w:rsidR="009146F2" w:rsidRDefault="009146F2" w:rsidP="009146F2">
      <w:pPr>
        <w:pStyle w:val="ac"/>
      </w:pPr>
      <w:r>
        <w:rPr>
          <w:rStyle w:val="ad"/>
        </w:rPr>
        <w:annotationRef/>
      </w:r>
      <w:r w:rsidRPr="79B4C126">
        <w:t xml:space="preserve">JHK: Please indicate that the dashed line corresponds to BRR = 1. You may also want to denote regions of benefits exceeding risks (e.g,. benefit &gt; risk) and those where risks exceed benefits. </w:t>
      </w:r>
    </w:p>
    <w:p w14:paraId="0CCBDB05" w14:textId="77777777" w:rsidR="009146F2" w:rsidRDefault="009146F2" w:rsidP="009146F2">
      <w:pPr>
        <w:pStyle w:val="ac"/>
      </w:pPr>
    </w:p>
    <w:p w14:paraId="039E1075" w14:textId="77777777" w:rsidR="009146F2" w:rsidRPr="00C60F25" w:rsidRDefault="009146F2" w:rsidP="009146F2">
      <w:pPr>
        <w:pStyle w:val="ac"/>
        <w:rPr>
          <w:lang w:val="en-US"/>
        </w:rPr>
      </w:pPr>
      <w:r w:rsidRPr="118DB8B9">
        <w:t>The figure is quite creative (!), but it may also be confusing because the color density represents a scale rather than a result. Using only dashed lines might improve clarity; however, this would make it difficult to highlight the threshold in some settings. One possible alternative would be to use the same y-axis scale on a logarithmic scale for all plots.</w:t>
      </w:r>
    </w:p>
  </w:comment>
  <w:comment w:id="103" w:author="Guest User" w:date="2026-02-27T18:14:00Z" w:initials="GU">
    <w:p w14:paraId="61EA1079" w14:textId="77777777" w:rsidR="009146F2" w:rsidRDefault="009146F2" w:rsidP="009146F2">
      <w:pPr>
        <w:pStyle w:val="ac"/>
      </w:pPr>
      <w:r>
        <w:rPr>
          <w:rStyle w:val="ad"/>
        </w:rPr>
        <w:annotationRef/>
      </w:r>
      <w:r w:rsidRPr="79B4C126">
        <w:t xml:space="preserve">JHK: Please indicate that the dashed line corresponds to BRR = 1. You may also want to denote regions of benefits exceeding risks (e.g,. benefit &gt; risk) and those where risks exceed benefits. </w:t>
      </w:r>
    </w:p>
    <w:p w14:paraId="6B86E618" w14:textId="77777777" w:rsidR="009146F2" w:rsidRDefault="009146F2" w:rsidP="009146F2">
      <w:pPr>
        <w:pStyle w:val="ac"/>
      </w:pPr>
    </w:p>
    <w:p w14:paraId="31361564" w14:textId="77777777" w:rsidR="009146F2" w:rsidRPr="00C60F25" w:rsidRDefault="009146F2" w:rsidP="009146F2">
      <w:pPr>
        <w:pStyle w:val="ac"/>
        <w:rPr>
          <w:lang w:val="en-US"/>
        </w:rPr>
      </w:pPr>
      <w:r w:rsidRPr="118DB8B9">
        <w:t>The figure is quite creative (!), but it may also be confusing because the color density represents a scale rather than a result. Using only dashed lines might improve clarity; however, this would make it difficult to highlight the threshold in some settings. One possible alternative would be to use the same y-axis scale on a logarithmic scale for all plots.</w:t>
      </w:r>
    </w:p>
  </w:comment>
  <w:comment w:id="105" w:author="Kaja Abbas" w:date="2026-02-26T12:54:00Z" w:initials="KA">
    <w:p w14:paraId="02DF5BBF" w14:textId="77777777" w:rsidR="009146F2" w:rsidRDefault="009146F2" w:rsidP="009146F2">
      <w:pPr>
        <w:pStyle w:val="ac"/>
      </w:pPr>
      <w:r>
        <w:rPr>
          <w:rStyle w:val="ad"/>
        </w:rPr>
        <w:annotationRef/>
      </w:r>
      <w:r w:rsidRPr="2463780E">
        <w:t>In all these similar figures:</w:t>
      </w:r>
    </w:p>
    <w:p w14:paraId="4DCF6DA0" w14:textId="77777777" w:rsidR="009146F2" w:rsidRDefault="009146F2" w:rsidP="009146F2">
      <w:pPr>
        <w:pStyle w:val="ac"/>
      </w:pPr>
      <w:r w:rsidRPr="6336FA51">
        <w:t>-- Change x-axis title to "Benefit-Risk Ratio (BRR) threshold (t)"</w:t>
      </w:r>
    </w:p>
    <w:p w14:paraId="29AD78A8" w14:textId="77777777" w:rsidR="009146F2" w:rsidRDefault="009146F2" w:rsidP="009146F2">
      <w:pPr>
        <w:pStyle w:val="ac"/>
      </w:pPr>
    </w:p>
    <w:p w14:paraId="7EFA943A" w14:textId="77777777" w:rsidR="009146F2" w:rsidRPr="00115EDC" w:rsidRDefault="009146F2" w:rsidP="009146F2">
      <w:pPr>
        <w:pStyle w:val="ac"/>
        <w:rPr>
          <w:lang w:val="en-US"/>
        </w:rPr>
      </w:pPr>
      <w:r w:rsidRPr="04EE279E">
        <w:t>-- Change y-axis (add space) to "Probability (BRR &gt; t)"</w:t>
      </w:r>
    </w:p>
  </w:comment>
  <w:comment w:id="104" w:author="Kaja Abbas" w:date="2026-03-03T19:45:00Z" w:initials="KA">
    <w:p w14:paraId="6E15750C" w14:textId="77777777" w:rsidR="009146F2" w:rsidRDefault="009146F2">
      <w:pPr>
        <w:pStyle w:val="ac"/>
      </w:pPr>
      <w:r>
        <w:rPr>
          <w:rStyle w:val="ad"/>
        </w:rPr>
        <w:annotationRef/>
      </w:r>
      <w:r w:rsidRPr="513D7605">
        <w:t>For x-axis title, remove the word 'threshold'</w:t>
      </w:r>
    </w:p>
  </w:comment>
  <w:comment w:id="107" w:author="Andy Clark" w:date="2026-03-06T15:53:00Z" w:initials="AC">
    <w:p w14:paraId="4838307D" w14:textId="77777777" w:rsidR="009146F2" w:rsidRDefault="009146F2">
      <w:pPr>
        <w:pStyle w:val="ac"/>
      </w:pPr>
      <w:r>
        <w:rPr>
          <w:rStyle w:val="ad"/>
        </w:rPr>
        <w:annotationRef/>
      </w:r>
      <w:r w:rsidRPr="13AB789B">
        <w:t>log scale is misleading as gives the illusion that vaccine benefits largely outweigh risks. I wonder if it would be better to show probability that SAE is 1 in 10, 20, 30, 40 doses etc. This would allow you to reconstruct acceptability curves that are a bit more meaningful, and can be compared with other vaccines.  As above, I would also like to see a simple estimate of the number of cases/deaths prevented per case/death caused by age.</w:t>
      </w:r>
    </w:p>
  </w:comment>
  <w:comment w:id="106" w:author="Andy Clark" w:date="2026-03-06T16:01:00Z" w:initials="AC">
    <w:p w14:paraId="2EA9113D" w14:textId="77777777" w:rsidR="009146F2" w:rsidRDefault="009146F2">
      <w:pPr>
        <w:pStyle w:val="ac"/>
      </w:pPr>
      <w:r>
        <w:rPr>
          <w:rStyle w:val="ad"/>
        </w:rPr>
        <w:annotationRef/>
      </w:r>
      <w:r w:rsidRPr="4C4789DE">
        <w:t>i think more useful to show a probabilistic cloud with # deaths caused on one axis, and # deaths prevented on the other axis.</w:t>
      </w:r>
    </w:p>
  </w:comment>
  <w:comment w:id="108" w:author="Kaja Abbas" w:date="2026-03-03T19:46:00Z" w:initials="KA">
    <w:p w14:paraId="2707253B" w14:textId="77777777" w:rsidR="009146F2" w:rsidRDefault="009146F2">
      <w:pPr>
        <w:pStyle w:val="ac"/>
      </w:pPr>
      <w:r>
        <w:rPr>
          <w:rStyle w:val="ad"/>
        </w:rPr>
        <w:annotationRef/>
      </w:r>
      <w:r w:rsidRPr="0596D7E4">
        <w:t>For x-axis title, remove the word 'threshold'</w:t>
      </w:r>
    </w:p>
  </w:comment>
  <w:comment w:id="109" w:author="Kaja Abbas" w:date="2026-03-03T19:46:00Z" w:initials="KA">
    <w:p w14:paraId="582C1AA1" w14:textId="77777777" w:rsidR="009146F2" w:rsidRDefault="009146F2">
      <w:pPr>
        <w:pStyle w:val="ac"/>
      </w:pPr>
      <w:r>
        <w:rPr>
          <w:rStyle w:val="ad"/>
        </w:rPr>
        <w:annotationRef/>
      </w:r>
      <w:r w:rsidRPr="196FBA0E">
        <w:t>For x-axis title, remove the word 'threshold'</w:t>
      </w:r>
    </w:p>
  </w:comment>
  <w:comment w:id="110" w:author="Kaja Abbas" w:date="2026-02-19T16:17:00Z" w:initials="KA">
    <w:p w14:paraId="2F06764B" w14:textId="77777777" w:rsidR="009146F2" w:rsidRDefault="009146F2">
      <w:pPr>
        <w:pStyle w:val="ac"/>
      </w:pPr>
      <w:r>
        <w:rPr>
          <w:rStyle w:val="ad"/>
        </w:rPr>
        <w:annotationRef/>
      </w:r>
      <w:r w:rsidRPr="7B4A981F">
        <w:t>Figure 2 can focus on ORI -- that is current Fig 1b (to be new Fig 2a) + current Fig 3 (to be new Fig 2b).</w:t>
      </w:r>
    </w:p>
  </w:comment>
  <w:comment w:id="111" w:author="Kaja Abbas" w:date="2026-02-20T11:14:00Z" w:initials="KA">
    <w:p w14:paraId="25F4F2FD" w14:textId="77777777" w:rsidR="009146F2" w:rsidRDefault="009146F2">
      <w:pPr>
        <w:pStyle w:val="ac"/>
      </w:pPr>
      <w:r>
        <w:rPr>
          <w:rStyle w:val="ad"/>
        </w:rPr>
        <w:annotationRef/>
      </w:r>
      <w:r w:rsidRPr="20CB5D62">
        <w:t>Add similar figures (maps) to Fig 2a, for death and SAE in the appendix -- for ORI</w:t>
      </w:r>
    </w:p>
  </w:comment>
  <w:comment w:id="112" w:author="Guest User" w:date="2026-02-27T18:14:00Z" w:initials="GU">
    <w:p w14:paraId="411AA249" w14:textId="77777777" w:rsidR="009146F2" w:rsidRDefault="009146F2" w:rsidP="009146F2">
      <w:pPr>
        <w:pStyle w:val="ac"/>
      </w:pPr>
      <w:r>
        <w:rPr>
          <w:rStyle w:val="ad"/>
        </w:rPr>
        <w:annotationRef/>
      </w:r>
      <w:r w:rsidRPr="79B4C126">
        <w:t xml:space="preserve">JHK: Please indicate that the dashed line corresponds to BRR = 1. You may also want to denote regions of benefits exceeding risks (e.g,. benefit &gt; risk) and those where risks exceed benefits. </w:t>
      </w:r>
    </w:p>
    <w:p w14:paraId="35D0A436" w14:textId="77777777" w:rsidR="009146F2" w:rsidRDefault="009146F2" w:rsidP="009146F2">
      <w:pPr>
        <w:pStyle w:val="ac"/>
      </w:pPr>
    </w:p>
    <w:p w14:paraId="20386F5B" w14:textId="77777777" w:rsidR="009146F2" w:rsidRPr="00C60F25" w:rsidRDefault="009146F2" w:rsidP="009146F2">
      <w:pPr>
        <w:pStyle w:val="ac"/>
        <w:rPr>
          <w:lang w:val="en-US"/>
        </w:rPr>
      </w:pPr>
      <w:r w:rsidRPr="118DB8B9">
        <w:t>The figure is quite creative (!), but it may also be confusing because the color density represents a scale rather than a result. Using only dashed lines might improve clarity; however, this would make it difficult to highlight the threshold in some settings. One possible alternative would be to use the same y-axis scale on a logarithmic scale for all plots.</w:t>
      </w:r>
    </w:p>
  </w:comment>
  <w:comment w:id="113" w:author="Kaja Abbas" w:date="2026-03-03T19:46:00Z" w:initials="KA">
    <w:p w14:paraId="3014B154" w14:textId="77777777" w:rsidR="009146F2" w:rsidRDefault="009146F2">
      <w:pPr>
        <w:pStyle w:val="ac"/>
      </w:pPr>
      <w:r>
        <w:rPr>
          <w:rStyle w:val="ad"/>
        </w:rPr>
        <w:annotationRef/>
      </w:r>
      <w:r w:rsidRPr="2EE0EFB8">
        <w:t>For x-axis title, remove the word 'threshold'</w:t>
      </w:r>
    </w:p>
  </w:comment>
  <w:comment w:id="114" w:author="Kaja Abbas" w:date="2026-03-03T19:46:00Z" w:initials="KA">
    <w:p w14:paraId="24E3B0FE" w14:textId="77777777" w:rsidR="009146F2" w:rsidRDefault="009146F2">
      <w:pPr>
        <w:pStyle w:val="ac"/>
      </w:pPr>
      <w:r>
        <w:rPr>
          <w:rStyle w:val="ad"/>
        </w:rPr>
        <w:annotationRef/>
      </w:r>
      <w:r w:rsidRPr="28224FB2">
        <w:t>For x-axis title, remove the word 'threshold'</w:t>
      </w:r>
    </w:p>
  </w:comment>
  <w:comment w:id="115" w:author="Kaja Abbas" w:date="2026-03-03T19:46:00Z" w:initials="KA">
    <w:p w14:paraId="4E09D312" w14:textId="77777777" w:rsidR="009146F2" w:rsidRDefault="009146F2">
      <w:pPr>
        <w:pStyle w:val="ac"/>
      </w:pPr>
      <w:r>
        <w:rPr>
          <w:rStyle w:val="ad"/>
        </w:rPr>
        <w:annotationRef/>
      </w:r>
      <w:r w:rsidRPr="561CD9C0">
        <w:t>For x-axis title, remove the word 'threshold'</w:t>
      </w:r>
    </w:p>
  </w:comment>
  <w:comment w:id="117" w:author="Kaja Abbas" w:date="2026-02-19T17:58:00Z" w:initials="KA">
    <w:p w14:paraId="09579997" w14:textId="77777777" w:rsidR="009B5F94" w:rsidRDefault="009B5F94" w:rsidP="009B5F94">
      <w:pPr>
        <w:pStyle w:val="ac"/>
      </w:pPr>
      <w:r>
        <w:rPr>
          <w:rStyle w:val="ad"/>
        </w:rPr>
        <w:annotationRef/>
      </w:r>
      <w:r w:rsidRPr="5952607A">
        <w:t>Streamline the results into the 2 subsections:</w:t>
      </w:r>
    </w:p>
    <w:p w14:paraId="00ABDAF3" w14:textId="77777777" w:rsidR="009B5F94" w:rsidRDefault="009B5F94" w:rsidP="009B5F94">
      <w:pPr>
        <w:pStyle w:val="ac"/>
      </w:pPr>
      <w:r w:rsidRPr="5A7BB967">
        <w:t>(i) Travel vaccination</w:t>
      </w:r>
    </w:p>
    <w:p w14:paraId="5BFB4C61" w14:textId="77777777" w:rsidR="009B5F94" w:rsidRDefault="009B5F94" w:rsidP="009B5F94">
      <w:pPr>
        <w:pStyle w:val="ac"/>
      </w:pPr>
      <w:r w:rsidRPr="652A7EC5">
        <w:t>(ii) ORI</w:t>
      </w:r>
    </w:p>
  </w:comment>
  <w:comment w:id="116" w:author="Kaja Abbas" w:date="2026-03-03T18:45:00Z" w:initials="KA">
    <w:p w14:paraId="52AE169B" w14:textId="77777777" w:rsidR="009B5F94" w:rsidRDefault="009B5F94" w:rsidP="009B5F94">
      <w:pPr>
        <w:pStyle w:val="ac"/>
      </w:pPr>
      <w:r>
        <w:rPr>
          <w:rStyle w:val="ad"/>
        </w:rPr>
        <w:annotationRef/>
      </w:r>
      <w:r w:rsidRPr="424EB0BE">
        <w:t xml:space="preserve">The results in Tables and Figures are good. They need to be explained better, especially in the Results section. </w:t>
      </w:r>
    </w:p>
    <w:p w14:paraId="7BA616CA" w14:textId="77777777" w:rsidR="009B5F94" w:rsidRDefault="009B5F94" w:rsidP="009B5F94">
      <w:pPr>
        <w:pStyle w:val="ac"/>
      </w:pPr>
      <w:r w:rsidRPr="69D6A23B">
        <w:t>Suggest wording of favourable for BRR&gt;1. etc</w:t>
      </w:r>
    </w:p>
    <w:p w14:paraId="2DC54576" w14:textId="77777777" w:rsidR="009B5F94" w:rsidRDefault="009B5F94" w:rsidP="009B5F94">
      <w:pPr>
        <w:pStyle w:val="ac"/>
      </w:pPr>
    </w:p>
    <w:p w14:paraId="04067FEF" w14:textId="77777777" w:rsidR="009B5F94" w:rsidRDefault="009B5F94" w:rsidP="009B5F94">
      <w:pPr>
        <w:pStyle w:val="ac"/>
      </w:pPr>
      <w:r w:rsidRPr="1EEF1642">
        <w:t>Benefit risk profile is favourable -- meaning, benefits outweigh risks and probability of BRR &gt;1)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69274C" w15:done="1"/>
  <w15:commentEx w15:paraId="7115538A" w15:paraIdParent="2469274C" w15:done="1"/>
  <w15:commentEx w15:paraId="27D29526" w15:done="0"/>
  <w15:commentEx w15:paraId="54B08B86" w15:done="1"/>
  <w15:commentEx w15:paraId="13E580C7" w15:done="1"/>
  <w15:commentEx w15:paraId="668A17C0" w15:done="1"/>
  <w15:commentEx w15:paraId="5ABE0933" w15:done="1"/>
  <w15:commentEx w15:paraId="4773CB4F" w15:done="1"/>
  <w15:commentEx w15:paraId="404B711D" w15:done="1"/>
  <w15:commentEx w15:paraId="293F3017" w15:done="1"/>
  <w15:commentEx w15:paraId="7824B1ED" w15:done="1"/>
  <w15:commentEx w15:paraId="32CACD8E" w15:done="1"/>
  <w15:commentEx w15:paraId="68B1F597" w15:done="1"/>
  <w15:commentEx w15:paraId="0E2792C7" w15:done="1"/>
  <w15:commentEx w15:paraId="1F368582" w15:done="1"/>
  <w15:commentEx w15:paraId="09AC7BF6" w15:done="1"/>
  <w15:commentEx w15:paraId="391C3488" w15:done="1"/>
  <w15:commentEx w15:paraId="0A1806AC" w15:done="1"/>
  <w15:commentEx w15:paraId="56C4AFFA" w15:done="1"/>
  <w15:commentEx w15:paraId="529FEC33" w15:done="1"/>
  <w15:commentEx w15:paraId="5C354D52" w15:done="1"/>
  <w15:commentEx w15:paraId="03E4391B" w15:done="1"/>
  <w15:commentEx w15:paraId="656F6D04" w15:done="1"/>
  <w15:commentEx w15:paraId="7EB612BC" w15:done="1"/>
  <w15:commentEx w15:paraId="29F99FCC" w15:done="1"/>
  <w15:commentEx w15:paraId="4ACA0281" w15:done="1"/>
  <w15:commentEx w15:paraId="7C6301D7" w15:done="1"/>
  <w15:commentEx w15:paraId="0BC27897" w15:done="1"/>
  <w15:commentEx w15:paraId="3E98F0C1" w15:done="1"/>
  <w15:commentEx w15:paraId="767515DC" w15:done="1"/>
  <w15:commentEx w15:paraId="04D4972E" w15:done="1"/>
  <w15:commentEx w15:paraId="6AB875BB" w15:done="1"/>
  <w15:commentEx w15:paraId="45423ABD" w15:done="1"/>
  <w15:commentEx w15:paraId="66D0A8B6" w15:done="1"/>
  <w15:commentEx w15:paraId="6DE5470D" w15:done="1"/>
  <w15:commentEx w15:paraId="0FE39E02" w15:paraIdParent="6DE5470D" w15:done="1"/>
  <w15:commentEx w15:paraId="2A3175F0" w15:done="1"/>
  <w15:commentEx w15:paraId="46864F67" w15:paraIdParent="2A3175F0" w15:done="1"/>
  <w15:commentEx w15:paraId="29A10CBE" w15:done="1"/>
  <w15:commentEx w15:paraId="2272A533" w15:paraIdParent="29A10CBE" w15:done="1"/>
  <w15:commentEx w15:paraId="233856A4" w15:done="1"/>
  <w15:commentEx w15:paraId="4360A57F" w15:paraIdParent="233856A4" w15:done="1"/>
  <w15:commentEx w15:paraId="51BCAF8C" w15:done="0"/>
  <w15:commentEx w15:paraId="0605F4EF" w15:done="0"/>
  <w15:commentEx w15:paraId="58A5A039" w15:done="0"/>
  <w15:commentEx w15:paraId="6419F04A" w15:done="0"/>
  <w15:commentEx w15:paraId="54520DF7" w15:done="0"/>
  <w15:commentEx w15:paraId="6054F6B7" w15:done="0"/>
  <w15:commentEx w15:paraId="5BBC1514" w15:done="0"/>
  <w15:commentEx w15:paraId="57A36A91" w15:done="0"/>
  <w15:commentEx w15:paraId="333C12EB" w15:done="1"/>
  <w15:commentEx w15:paraId="22AE9DD6" w15:done="0"/>
  <w15:commentEx w15:paraId="1FE9D3C4" w15:done="1"/>
  <w15:commentEx w15:paraId="686DC271" w15:done="1"/>
  <w15:commentEx w15:paraId="55C96AC0" w15:done="1"/>
  <w15:commentEx w15:paraId="2B1131B3" w15:done="1"/>
  <w15:commentEx w15:paraId="4DAC73B9" w15:done="1"/>
  <w15:commentEx w15:paraId="6BE055EC" w15:done="1"/>
  <w15:commentEx w15:paraId="184D3726" w15:done="1"/>
  <w15:commentEx w15:paraId="65495C62" w15:done="1"/>
  <w15:commentEx w15:paraId="7FD61875" w15:done="0"/>
  <w15:commentEx w15:paraId="568A971E" w15:done="0"/>
  <w15:commentEx w15:paraId="1DD43D8E" w15:done="1"/>
  <w15:commentEx w15:paraId="724A3A63" w15:done="1"/>
  <w15:commentEx w15:paraId="24AEE4F2" w15:done="1"/>
  <w15:commentEx w15:paraId="6491F0DA" w15:done="1"/>
  <w15:commentEx w15:paraId="4DD1CC56" w15:done="1"/>
  <w15:commentEx w15:paraId="0498E3BA" w15:done="1"/>
  <w15:commentEx w15:paraId="7864F9EF" w15:done="1"/>
  <w15:commentEx w15:paraId="54D53BD6" w15:done="1"/>
  <w15:commentEx w15:paraId="13655DE2" w15:done="1"/>
  <w15:commentEx w15:paraId="134E74F7" w15:done="1"/>
  <w15:commentEx w15:paraId="43E9F26F" w15:paraIdParent="134E74F7" w15:done="1"/>
  <w15:commentEx w15:paraId="04180A7F" w15:done="1"/>
  <w15:commentEx w15:paraId="3FC2E244" w15:done="1"/>
  <w15:commentEx w15:paraId="326F1F86" w15:done="1"/>
  <w15:commentEx w15:paraId="6C1922D5" w15:done="1"/>
  <w15:commentEx w15:paraId="1B5A2657" w15:done="1"/>
  <w15:commentEx w15:paraId="6C7D8CE1" w15:done="1"/>
  <w15:commentEx w15:paraId="27927333" w15:done="1"/>
  <w15:commentEx w15:paraId="76C59F9D" w15:done="1"/>
  <w15:commentEx w15:paraId="285B35E6" w15:done="1"/>
  <w15:commentEx w15:paraId="039E1075" w15:done="1"/>
  <w15:commentEx w15:paraId="31361564" w15:done="1"/>
  <w15:commentEx w15:paraId="7EFA943A" w15:done="1"/>
  <w15:commentEx w15:paraId="6E15750C" w15:done="1"/>
  <w15:commentEx w15:paraId="4838307D" w15:done="0"/>
  <w15:commentEx w15:paraId="2EA9113D" w15:done="0"/>
  <w15:commentEx w15:paraId="2707253B" w15:done="1"/>
  <w15:commentEx w15:paraId="582C1AA1" w15:done="1"/>
  <w15:commentEx w15:paraId="2F06764B" w15:done="1"/>
  <w15:commentEx w15:paraId="25F4F2FD" w15:done="1"/>
  <w15:commentEx w15:paraId="20386F5B" w15:done="1"/>
  <w15:commentEx w15:paraId="3014B154" w15:done="1"/>
  <w15:commentEx w15:paraId="24E3B0FE" w15:done="1"/>
  <w15:commentEx w15:paraId="4E09D312" w15:done="1"/>
  <w15:commentEx w15:paraId="5BFB4C61" w15:done="1"/>
  <w15:commentEx w15:paraId="04067FE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1D0E1E" w16cex:dateUtc="2026-02-20T04:04:00Z"/>
  <w16cex:commentExtensible w16cex:durableId="1E23C8F8" w16cex:dateUtc="2026-02-20T04:13:00Z"/>
  <w16cex:commentExtensible w16cex:durableId="0A5B5C63" w16cex:dateUtc="2026-02-20T03:30:00Z"/>
  <w16cex:commentExtensible w16cex:durableId="4784682D" w16cex:dateUtc="2026-02-27T08:28:00Z"/>
  <w16cex:commentExtensible w16cex:durableId="5DE4D50A" w16cex:dateUtc="2026-02-27T08:28:00Z"/>
  <w16cex:commentExtensible w16cex:durableId="096D4820" w16cex:dateUtc="2026-02-27T08:28:00Z"/>
  <w16cex:commentExtensible w16cex:durableId="0F1FEBB1" w16cex:dateUtc="2026-02-27T08:28:00Z"/>
  <w16cex:commentExtensible w16cex:durableId="03AA7B73" w16cex:dateUtc="2026-02-27T08:28:00Z"/>
  <w16cex:commentExtensible w16cex:durableId="7C7C124E" w16cex:dateUtc="2026-02-27T08:28:00Z"/>
  <w16cex:commentExtensible w16cex:durableId="01C52F2E" w16cex:dateUtc="2026-02-27T08:28:00Z"/>
  <w16cex:commentExtensible w16cex:durableId="53E0B8F6" w16cex:dateUtc="2026-02-27T08:28:00Z"/>
  <w16cex:commentExtensible w16cex:durableId="21880024" w16cex:dateUtc="2026-02-27T08:28:00Z"/>
  <w16cex:commentExtensible w16cex:durableId="7791B5A4" w16cex:dateUtc="2026-02-20T08:49:00Z"/>
  <w16cex:commentExtensible w16cex:durableId="685E4113" w16cex:dateUtc="2026-02-27T08:28:00Z"/>
  <w16cex:commentExtensible w16cex:durableId="128F45FE" w16cex:dateUtc="2026-02-27T08:28:00Z"/>
  <w16cex:commentExtensible w16cex:durableId="3BD4318F" w16cex:dateUtc="2026-02-27T08:28:00Z"/>
  <w16cex:commentExtensible w16cex:durableId="257A00F4" w16cex:dateUtc="2026-02-27T08:28:00Z"/>
  <w16cex:commentExtensible w16cex:durableId="09E3C436" w16cex:dateUtc="2026-02-27T08:28:00Z"/>
  <w16cex:commentExtensible w16cex:durableId="6E1C1580" w16cex:dateUtc="2026-02-27T08:28:00Z"/>
  <w16cex:commentExtensible w16cex:durableId="4AE8EFED" w16cex:dateUtc="2026-02-27T08:28:00Z"/>
  <w16cex:commentExtensible w16cex:durableId="3F630B2F" w16cex:dateUtc="2026-02-27T08:28:00Z"/>
  <w16cex:commentExtensible w16cex:durableId="08E00782" w16cex:dateUtc="2026-02-27T08:28:00Z"/>
  <w16cex:commentExtensible w16cex:durableId="524C8C4A" w16cex:dateUtc="2026-02-19T11:16:00Z"/>
  <w16cex:commentExtensible w16cex:durableId="177FFC68" w16cex:dateUtc="2026-02-20T06:14:00Z"/>
  <w16cex:commentExtensible w16cex:durableId="3F8A8883" w16cex:dateUtc="2026-02-27T08:31:00Z"/>
  <w16cex:commentExtensible w16cex:durableId="1ED54BB6" w16cex:dateUtc="2026-02-27T08:32:00Z"/>
  <w16cex:commentExtensible w16cex:durableId="0EDA5217" w16cex:dateUtc="2026-02-20T08:51:00Z"/>
  <w16cex:commentExtensible w16cex:durableId="07B132E6" w16cex:dateUtc="2026-02-27T09:14:00Z"/>
  <w16cex:commentExtensible w16cex:durableId="1069D631" w16cex:dateUtc="2026-02-20T03:35:00Z"/>
  <w16cex:commentExtensible w16cex:durableId="0C0DF456" w16cex:dateUtc="2026-02-26T07:54:00Z"/>
  <w16cex:commentExtensible w16cex:durableId="69080BC4" w16cex:dateUtc="2026-02-19T11:17:00Z"/>
  <w16cex:commentExtensible w16cex:durableId="26F6EB68" w16cex:dateUtc="2026-02-20T06:14:00Z"/>
  <w16cex:commentExtensible w16cex:durableId="77346AA8" w16cex:dateUtc="2026-02-20T06:22:00Z"/>
  <w16cex:commentExtensible w16cex:durableId="0EF6E779" w16cex:dateUtc="2026-02-27T08:07:00Z"/>
  <w16cex:commentExtensible w16cex:durableId="3D691C0E" w16cex:dateUtc="2026-02-26T08:01:00Z"/>
  <w16cex:commentExtensible w16cex:durableId="48E2D591" w16cex:dateUtc="2026-02-26T08:02:00Z"/>
  <w16cex:commentExtensible w16cex:durableId="5411DBBD" w16cex:dateUtc="2026-02-26T08:01:00Z"/>
  <w16cex:commentExtensible w16cex:durableId="4C055D8C" w16cex:dateUtc="2026-02-26T08:02:00Z"/>
  <w16cex:commentExtensible w16cex:durableId="29C8243D" w16cex:dateUtc="2026-02-26T08:01:00Z"/>
  <w16cex:commentExtensible w16cex:durableId="77DB0819" w16cex:dateUtc="2026-02-26T08:02:00Z"/>
  <w16cex:commentExtensible w16cex:durableId="36EAD186" w16cex:dateUtc="2026-02-26T08:01:00Z"/>
  <w16cex:commentExtensible w16cex:durableId="193DBF9F" w16cex:dateUtc="2026-02-26T08:02:00Z"/>
  <w16cex:commentExtensible w16cex:durableId="213FA18B" w16cex:dateUtc="2026-03-07T09:30:00Z"/>
  <w16cex:commentExtensible w16cex:durableId="49121174" w16cex:dateUtc="2026-03-07T09:30:00Z"/>
  <w16cex:commentExtensible w16cex:durableId="6F5B766A" w16cex:dateUtc="2026-03-07T09:30:00Z"/>
  <w16cex:commentExtensible w16cex:durableId="07D74345" w16cex:dateUtc="2026-03-07T09:30:00Z"/>
  <w16cex:commentExtensible w16cex:durableId="2B5B5846" w16cex:dateUtc="2026-03-07T09:30:00Z"/>
  <w16cex:commentExtensible w16cex:durableId="25C62ED1" w16cex:dateUtc="2026-03-07T09:30:00Z"/>
  <w16cex:commentExtensible w16cex:durableId="7C24DE96" w16cex:dateUtc="2026-03-07T09:30:00Z"/>
  <w16cex:commentExtensible w16cex:durableId="3ED1E71B" w16cex:dateUtc="2026-03-07T09:30:00Z"/>
  <w16cex:commentExtensible w16cex:durableId="7A510C07" w16cex:dateUtc="2026-02-27T08:28:00Z"/>
  <w16cex:commentExtensible w16cex:durableId="24C91BB1" w16cex:dateUtc="2026-03-06T15:42:00Z"/>
  <w16cex:commentExtensible w16cex:durableId="3DD5B292" w16cex:dateUtc="2026-02-27T08:28:00Z"/>
  <w16cex:commentExtensible w16cex:durableId="7BAB8DFE" w16cex:dateUtc="2026-02-27T08:28:00Z"/>
  <w16cex:commentExtensible w16cex:durableId="44716254" w16cex:dateUtc="2026-02-27T08:28:00Z"/>
  <w16cex:commentExtensible w16cex:durableId="4B2ABC0C" w16cex:dateUtc="2026-02-27T08:28:00Z"/>
  <w16cex:commentExtensible w16cex:durableId="41CF92FA" w16cex:dateUtc="2026-02-27T08:28:00Z"/>
  <w16cex:commentExtensible w16cex:durableId="5BFC8C53" w16cex:dateUtc="2026-02-27T08:28:00Z"/>
  <w16cex:commentExtensible w16cex:durableId="5F0E17E9" w16cex:dateUtc="2026-02-27T08:28:00Z"/>
  <w16cex:commentExtensible w16cex:durableId="68A806B2" w16cex:dateUtc="2026-02-27T08:28:00Z"/>
  <w16cex:commentExtensible w16cex:durableId="055AC7D2" w16cex:dateUtc="2026-03-07T09:22:00Z"/>
  <w16cex:commentExtensible w16cex:durableId="3510F719" w16cex:dateUtc="2026-03-07T09:24:00Z"/>
  <w16cex:commentExtensible w16cex:durableId="05528564" w16cex:dateUtc="2026-02-27T08:28:00Z"/>
  <w16cex:commentExtensible w16cex:durableId="0EEB367A" w16cex:dateUtc="2026-02-27T08:28:00Z"/>
  <w16cex:commentExtensible w16cex:durableId="12E2019E" w16cex:dateUtc="2026-02-27T08:28:00Z"/>
  <w16cex:commentExtensible w16cex:durableId="51558492" w16cex:dateUtc="2026-02-27T08:28:00Z"/>
  <w16cex:commentExtensible w16cex:durableId="60E1CE8A" w16cex:dateUtc="2026-02-27T08:28:00Z"/>
  <w16cex:commentExtensible w16cex:durableId="575E8577" w16cex:dateUtc="2026-02-27T08:28:00Z"/>
  <w16cex:commentExtensible w16cex:durableId="0A34691D" w16cex:dateUtc="2026-02-27T08:28:00Z"/>
  <w16cex:commentExtensible w16cex:durableId="395AC5E2" w16cex:dateUtc="2026-02-27T08:28:00Z"/>
  <w16cex:commentExtensible w16cex:durableId="227460F2" w16cex:dateUtc="2026-02-27T08:28:00Z"/>
  <w16cex:commentExtensible w16cex:durableId="71F80BE7" w16cex:dateUtc="2026-02-20T04:04:00Z"/>
  <w16cex:commentExtensible w16cex:durableId="3345A72D" w16cex:dateUtc="2026-02-20T04:13:00Z"/>
  <w16cex:commentExtensible w16cex:durableId="0CE5F073" w16cex:dateUtc="2026-02-20T03:30:00Z"/>
  <w16cex:commentExtensible w16cex:durableId="2D528AEF" w16cex:dateUtc="2026-02-20T08:49:00Z"/>
  <w16cex:commentExtensible w16cex:durableId="1E815C6D" w16cex:dateUtc="2026-03-07T09:38:00Z"/>
  <w16cex:commentExtensible w16cex:durableId="6B34EB08" w16cex:dateUtc="2026-02-19T11:16:00Z"/>
  <w16cex:commentExtensible w16cex:durableId="2BA1339E" w16cex:dateUtc="2026-02-19T11:16:00Z"/>
  <w16cex:commentExtensible w16cex:durableId="3EE23B95" w16cex:dateUtc="2026-02-20T06:14:00Z"/>
  <w16cex:commentExtensible w16cex:durableId="0FB9F0F3" w16cex:dateUtc="2026-02-27T08:31:00Z"/>
  <w16cex:commentExtensible w16cex:durableId="20BDCEB6" w16cex:dateUtc="2026-02-27T08:32:00Z"/>
  <w16cex:commentExtensible w16cex:durableId="2366CE4B" w16cex:dateUtc="2026-02-20T08:51:00Z"/>
  <w16cex:commentExtensible w16cex:durableId="19EBE6D1" w16cex:dateUtc="2026-02-27T09:14:00Z"/>
  <w16cex:commentExtensible w16cex:durableId="78020019" w16cex:dateUtc="2026-02-27T09:14:00Z"/>
  <w16cex:commentExtensible w16cex:durableId="04B291D4" w16cex:dateUtc="2026-02-26T07:54:00Z"/>
  <w16cex:commentExtensible w16cex:durableId="2E970C1B" w16cex:dateUtc="2026-03-03T19:45:00Z"/>
  <w16cex:commentExtensible w16cex:durableId="1CF11F14" w16cex:dateUtc="2026-03-06T15:53:00Z"/>
  <w16cex:commentExtensible w16cex:durableId="52C53D78" w16cex:dateUtc="2026-03-06T16:01:00Z"/>
  <w16cex:commentExtensible w16cex:durableId="463BCE81" w16cex:dateUtc="2026-03-03T19:46:00Z"/>
  <w16cex:commentExtensible w16cex:durableId="2D575C96" w16cex:dateUtc="2026-03-03T19:46:00Z"/>
  <w16cex:commentExtensible w16cex:durableId="4BEFB016" w16cex:dateUtc="2026-02-19T11:17:00Z"/>
  <w16cex:commentExtensible w16cex:durableId="314FB667" w16cex:dateUtc="2026-02-20T06:14:00Z"/>
  <w16cex:commentExtensible w16cex:durableId="75A505D9" w16cex:dateUtc="2026-02-27T09:14:00Z"/>
  <w16cex:commentExtensible w16cex:durableId="2CDB6094" w16cex:dateUtc="2026-03-03T19:46:00Z"/>
  <w16cex:commentExtensible w16cex:durableId="5F46C32B" w16cex:dateUtc="2026-03-03T19:46:00Z"/>
  <w16cex:commentExtensible w16cex:durableId="6BF6F56B" w16cex:dateUtc="2026-03-03T19:46:00Z"/>
  <w16cex:commentExtensible w16cex:durableId="19EED0F2" w16cex:dateUtc="2026-02-19T12:58:00Z"/>
  <w16cex:commentExtensible w16cex:durableId="3BF64452" w16cex:dateUtc="2026-03-03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69274C" w16cid:durableId="671D0E1E"/>
  <w16cid:commentId w16cid:paraId="7115538A" w16cid:durableId="1E23C8F8"/>
  <w16cid:commentId w16cid:paraId="27D29526" w16cid:durableId="0A5B5C63"/>
  <w16cid:commentId w16cid:paraId="54B08B86" w16cid:durableId="4784682D"/>
  <w16cid:commentId w16cid:paraId="13E580C7" w16cid:durableId="5DE4D50A"/>
  <w16cid:commentId w16cid:paraId="668A17C0" w16cid:durableId="096D4820"/>
  <w16cid:commentId w16cid:paraId="5ABE0933" w16cid:durableId="0F1FEBB1"/>
  <w16cid:commentId w16cid:paraId="4773CB4F" w16cid:durableId="03AA7B73"/>
  <w16cid:commentId w16cid:paraId="404B711D" w16cid:durableId="7C7C124E"/>
  <w16cid:commentId w16cid:paraId="293F3017" w16cid:durableId="01C52F2E"/>
  <w16cid:commentId w16cid:paraId="7824B1ED" w16cid:durableId="53E0B8F6"/>
  <w16cid:commentId w16cid:paraId="32CACD8E" w16cid:durableId="21880024"/>
  <w16cid:commentId w16cid:paraId="68B1F597" w16cid:durableId="7791B5A4"/>
  <w16cid:commentId w16cid:paraId="0E2792C7" w16cid:durableId="685E4113"/>
  <w16cid:commentId w16cid:paraId="1F368582" w16cid:durableId="128F45FE"/>
  <w16cid:commentId w16cid:paraId="09AC7BF6" w16cid:durableId="3BD4318F"/>
  <w16cid:commentId w16cid:paraId="391C3488" w16cid:durableId="257A00F4"/>
  <w16cid:commentId w16cid:paraId="0A1806AC" w16cid:durableId="09E3C436"/>
  <w16cid:commentId w16cid:paraId="56C4AFFA" w16cid:durableId="6E1C1580"/>
  <w16cid:commentId w16cid:paraId="529FEC33" w16cid:durableId="4AE8EFED"/>
  <w16cid:commentId w16cid:paraId="5C354D52" w16cid:durableId="3F630B2F"/>
  <w16cid:commentId w16cid:paraId="03E4391B" w16cid:durableId="08E00782"/>
  <w16cid:commentId w16cid:paraId="656F6D04" w16cid:durableId="524C8C4A"/>
  <w16cid:commentId w16cid:paraId="7EB612BC" w16cid:durableId="177FFC68"/>
  <w16cid:commentId w16cid:paraId="29F99FCC" w16cid:durableId="3F8A8883"/>
  <w16cid:commentId w16cid:paraId="4ACA0281" w16cid:durableId="1ED54BB6"/>
  <w16cid:commentId w16cid:paraId="7C6301D7" w16cid:durableId="0EDA5217"/>
  <w16cid:commentId w16cid:paraId="0BC27897" w16cid:durableId="07B132E6"/>
  <w16cid:commentId w16cid:paraId="3E98F0C1" w16cid:durableId="1069D631"/>
  <w16cid:commentId w16cid:paraId="767515DC" w16cid:durableId="0C0DF456"/>
  <w16cid:commentId w16cid:paraId="04D4972E" w16cid:durableId="69080BC4"/>
  <w16cid:commentId w16cid:paraId="6AB875BB" w16cid:durableId="26F6EB68"/>
  <w16cid:commentId w16cid:paraId="45423ABD" w16cid:durableId="77346AA8"/>
  <w16cid:commentId w16cid:paraId="66D0A8B6" w16cid:durableId="0EF6E779"/>
  <w16cid:commentId w16cid:paraId="6DE5470D" w16cid:durableId="3D691C0E"/>
  <w16cid:commentId w16cid:paraId="0FE39E02" w16cid:durableId="48E2D591"/>
  <w16cid:commentId w16cid:paraId="2A3175F0" w16cid:durableId="5411DBBD"/>
  <w16cid:commentId w16cid:paraId="46864F67" w16cid:durableId="4C055D8C"/>
  <w16cid:commentId w16cid:paraId="29A10CBE" w16cid:durableId="29C8243D"/>
  <w16cid:commentId w16cid:paraId="2272A533" w16cid:durableId="77DB0819"/>
  <w16cid:commentId w16cid:paraId="233856A4" w16cid:durableId="36EAD186"/>
  <w16cid:commentId w16cid:paraId="4360A57F" w16cid:durableId="193DBF9F"/>
  <w16cid:commentId w16cid:paraId="51BCAF8C" w16cid:durableId="213FA18B"/>
  <w16cid:commentId w16cid:paraId="0605F4EF" w16cid:durableId="49121174"/>
  <w16cid:commentId w16cid:paraId="58A5A039" w16cid:durableId="6F5B766A"/>
  <w16cid:commentId w16cid:paraId="6419F04A" w16cid:durableId="07D74345"/>
  <w16cid:commentId w16cid:paraId="54520DF7" w16cid:durableId="2B5B5846"/>
  <w16cid:commentId w16cid:paraId="6054F6B7" w16cid:durableId="25C62ED1"/>
  <w16cid:commentId w16cid:paraId="5BBC1514" w16cid:durableId="7C24DE96"/>
  <w16cid:commentId w16cid:paraId="57A36A91" w16cid:durableId="3ED1E71B"/>
  <w16cid:commentId w16cid:paraId="333C12EB" w16cid:durableId="7A510C07"/>
  <w16cid:commentId w16cid:paraId="22AE9DD6" w16cid:durableId="24C91BB1"/>
  <w16cid:commentId w16cid:paraId="1FE9D3C4" w16cid:durableId="3DD5B292"/>
  <w16cid:commentId w16cid:paraId="686DC271" w16cid:durableId="7BAB8DFE"/>
  <w16cid:commentId w16cid:paraId="55C96AC0" w16cid:durableId="44716254"/>
  <w16cid:commentId w16cid:paraId="2B1131B3" w16cid:durableId="4B2ABC0C"/>
  <w16cid:commentId w16cid:paraId="4DAC73B9" w16cid:durableId="41CF92FA"/>
  <w16cid:commentId w16cid:paraId="6BE055EC" w16cid:durableId="5BFC8C53"/>
  <w16cid:commentId w16cid:paraId="184D3726" w16cid:durableId="5F0E17E9"/>
  <w16cid:commentId w16cid:paraId="65495C62" w16cid:durableId="68A806B2"/>
  <w16cid:commentId w16cid:paraId="7FD61875" w16cid:durableId="055AC7D2"/>
  <w16cid:commentId w16cid:paraId="568A971E" w16cid:durableId="3510F719"/>
  <w16cid:commentId w16cid:paraId="1DD43D8E" w16cid:durableId="05528564"/>
  <w16cid:commentId w16cid:paraId="724A3A63" w16cid:durableId="0EEB367A"/>
  <w16cid:commentId w16cid:paraId="24AEE4F2" w16cid:durableId="12E2019E"/>
  <w16cid:commentId w16cid:paraId="6491F0DA" w16cid:durableId="51558492"/>
  <w16cid:commentId w16cid:paraId="4DD1CC56" w16cid:durableId="60E1CE8A"/>
  <w16cid:commentId w16cid:paraId="0498E3BA" w16cid:durableId="575E8577"/>
  <w16cid:commentId w16cid:paraId="7864F9EF" w16cid:durableId="0A34691D"/>
  <w16cid:commentId w16cid:paraId="54D53BD6" w16cid:durableId="395AC5E2"/>
  <w16cid:commentId w16cid:paraId="13655DE2" w16cid:durableId="227460F2"/>
  <w16cid:commentId w16cid:paraId="134E74F7" w16cid:durableId="71F80BE7"/>
  <w16cid:commentId w16cid:paraId="43E9F26F" w16cid:durableId="3345A72D"/>
  <w16cid:commentId w16cid:paraId="04180A7F" w16cid:durableId="0CE5F073"/>
  <w16cid:commentId w16cid:paraId="3FC2E244" w16cid:durableId="2D528AEF"/>
  <w16cid:commentId w16cid:paraId="326F1F86" w16cid:durableId="1E815C6D"/>
  <w16cid:commentId w16cid:paraId="6C1922D5" w16cid:durableId="6B34EB08"/>
  <w16cid:commentId w16cid:paraId="1B5A2657" w16cid:durableId="2BA1339E"/>
  <w16cid:commentId w16cid:paraId="6C7D8CE1" w16cid:durableId="3EE23B95"/>
  <w16cid:commentId w16cid:paraId="27927333" w16cid:durableId="0FB9F0F3"/>
  <w16cid:commentId w16cid:paraId="76C59F9D" w16cid:durableId="20BDCEB6"/>
  <w16cid:commentId w16cid:paraId="285B35E6" w16cid:durableId="2366CE4B"/>
  <w16cid:commentId w16cid:paraId="039E1075" w16cid:durableId="19EBE6D1"/>
  <w16cid:commentId w16cid:paraId="31361564" w16cid:durableId="78020019"/>
  <w16cid:commentId w16cid:paraId="7EFA943A" w16cid:durableId="04B291D4"/>
  <w16cid:commentId w16cid:paraId="6E15750C" w16cid:durableId="2E970C1B"/>
  <w16cid:commentId w16cid:paraId="4838307D" w16cid:durableId="1CF11F14"/>
  <w16cid:commentId w16cid:paraId="2EA9113D" w16cid:durableId="52C53D78"/>
  <w16cid:commentId w16cid:paraId="2707253B" w16cid:durableId="463BCE81"/>
  <w16cid:commentId w16cid:paraId="582C1AA1" w16cid:durableId="2D575C96"/>
  <w16cid:commentId w16cid:paraId="2F06764B" w16cid:durableId="4BEFB016"/>
  <w16cid:commentId w16cid:paraId="25F4F2FD" w16cid:durableId="314FB667"/>
  <w16cid:commentId w16cid:paraId="20386F5B" w16cid:durableId="75A505D9"/>
  <w16cid:commentId w16cid:paraId="3014B154" w16cid:durableId="2CDB6094"/>
  <w16cid:commentId w16cid:paraId="24E3B0FE" w16cid:durableId="5F46C32B"/>
  <w16cid:commentId w16cid:paraId="4E09D312" w16cid:durableId="6BF6F56B"/>
  <w16cid:commentId w16cid:paraId="5BFB4C61" w16cid:durableId="19EED0F2"/>
  <w16cid:commentId w16cid:paraId="04067FEF" w16cid:durableId="3BF644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56531" w14:textId="77777777" w:rsidR="00E02885" w:rsidRDefault="00E02885" w:rsidP="0015423A">
      <w:r>
        <w:separator/>
      </w:r>
    </w:p>
  </w:endnote>
  <w:endnote w:type="continuationSeparator" w:id="0">
    <w:p w14:paraId="0F2DBC68" w14:textId="77777777" w:rsidR="00E02885" w:rsidRDefault="00E02885" w:rsidP="00154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60372" w14:textId="77777777" w:rsidR="00E02885" w:rsidRDefault="00E02885" w:rsidP="0015423A">
      <w:r>
        <w:separator/>
      </w:r>
    </w:p>
  </w:footnote>
  <w:footnote w:type="continuationSeparator" w:id="0">
    <w:p w14:paraId="09EFB90A" w14:textId="77777777" w:rsidR="00E02885" w:rsidRDefault="00E02885" w:rsidP="001542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2E2C0D"/>
    <w:multiLevelType w:val="hybridMultilevel"/>
    <w:tmpl w:val="FBDEF672"/>
    <w:lvl w:ilvl="0" w:tplc="660AF358">
      <w:start w:val="1"/>
      <w:numFmt w:val="lowerRoman"/>
      <w:lvlText w:val="(%1)"/>
      <w:lvlJc w:val="left"/>
      <w:pPr>
        <w:ind w:left="1080" w:hanging="72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55B1D52"/>
    <w:multiLevelType w:val="hybridMultilevel"/>
    <w:tmpl w:val="B3BCC9E6"/>
    <w:lvl w:ilvl="0" w:tplc="A4BAF1B0">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CB3F28"/>
    <w:multiLevelType w:val="hybridMultilevel"/>
    <w:tmpl w:val="66487678"/>
    <w:lvl w:ilvl="0" w:tplc="70C82F70">
      <w:start w:val="22"/>
      <w:numFmt w:val="bullet"/>
      <w:lvlText w:val=""/>
      <w:lvlJc w:val="left"/>
      <w:pPr>
        <w:ind w:left="720" w:hanging="360"/>
      </w:pPr>
      <w:rPr>
        <w:rFonts w:ascii="Symbol" w:eastAsia="Malgun Gothic" w:hAnsi="Symbol"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376BC9"/>
    <w:multiLevelType w:val="hybridMultilevel"/>
    <w:tmpl w:val="B71C1F00"/>
    <w:lvl w:ilvl="0" w:tplc="A0740E88">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100521"/>
    <w:multiLevelType w:val="hybridMultilevel"/>
    <w:tmpl w:val="E35C056E"/>
    <w:lvl w:ilvl="0" w:tplc="DAF227F8">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12"/>
  </w:num>
  <w:num w:numId="2" w16cid:durableId="1343513892">
    <w:abstractNumId w:val="18"/>
  </w:num>
  <w:num w:numId="3" w16cid:durableId="1748383324">
    <w:abstractNumId w:val="16"/>
  </w:num>
  <w:num w:numId="4" w16cid:durableId="2102411239">
    <w:abstractNumId w:val="9"/>
  </w:num>
  <w:num w:numId="5" w16cid:durableId="519323661">
    <w:abstractNumId w:val="19"/>
  </w:num>
  <w:num w:numId="6" w16cid:durableId="704134708">
    <w:abstractNumId w:val="23"/>
  </w:num>
  <w:num w:numId="7" w16cid:durableId="1511142150">
    <w:abstractNumId w:val="11"/>
  </w:num>
  <w:num w:numId="8" w16cid:durableId="1512601559">
    <w:abstractNumId w:val="21"/>
  </w:num>
  <w:num w:numId="9" w16cid:durableId="632445180">
    <w:abstractNumId w:val="17"/>
  </w:num>
  <w:num w:numId="10" w16cid:durableId="1023825532">
    <w:abstractNumId w:val="14"/>
  </w:num>
  <w:num w:numId="11" w16cid:durableId="540825598">
    <w:abstractNumId w:val="22"/>
  </w:num>
  <w:num w:numId="12" w16cid:durableId="261884686">
    <w:abstractNumId w:val="13"/>
  </w:num>
  <w:num w:numId="13" w16cid:durableId="1539590704">
    <w:abstractNumId w:val="20"/>
  </w:num>
  <w:num w:numId="14" w16cid:durableId="803356777">
    <w:abstractNumId w:val="10"/>
  </w:num>
  <w:num w:numId="15" w16cid:durableId="910428645">
    <w:abstractNumId w:val="15"/>
  </w:num>
  <w:num w:numId="16" w16cid:durableId="2053115468">
    <w:abstractNumId w:val="8"/>
  </w:num>
  <w:num w:numId="17" w16cid:durableId="1561407858">
    <w:abstractNumId w:val="6"/>
  </w:num>
  <w:num w:numId="18" w16cid:durableId="1148404494">
    <w:abstractNumId w:val="5"/>
  </w:num>
  <w:num w:numId="19" w16cid:durableId="497380080">
    <w:abstractNumId w:val="4"/>
  </w:num>
  <w:num w:numId="20" w16cid:durableId="1603220586">
    <w:abstractNumId w:val="7"/>
  </w:num>
  <w:num w:numId="21" w16cid:durableId="1404139604">
    <w:abstractNumId w:val="3"/>
  </w:num>
  <w:num w:numId="22" w16cid:durableId="924068801">
    <w:abstractNumId w:val="2"/>
  </w:num>
  <w:num w:numId="23" w16cid:durableId="1989355672">
    <w:abstractNumId w:val="1"/>
  </w:num>
  <w:num w:numId="24" w16cid:durableId="18140583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ja Abbas">
    <w15:presenceInfo w15:providerId="AD" w15:userId="S::eidekabb@lshtm.ac.uk::f4bf900c-4db8-4249-b4f0-a34516ccaf5a"/>
  </w15:person>
  <w15:person w15:author="Guest User">
    <w15:presenceInfo w15:providerId="AD" w15:userId="S::urn:spo:tenantanon#72ada2a1-5d29-4eed-b194-f8745777149e::"/>
  </w15:person>
  <w15:person w15:author="Andy Clark">
    <w15:presenceInfo w15:providerId="AD" w15:userId="S::phsraclx@lshtm.ac.uk::8bbc0430-b4fc-41d5-94ad-5804838787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59"/>
    <w:rsid w:val="0009009D"/>
    <w:rsid w:val="000A1541"/>
    <w:rsid w:val="0015423A"/>
    <w:rsid w:val="00176569"/>
    <w:rsid w:val="00185870"/>
    <w:rsid w:val="001C25B3"/>
    <w:rsid w:val="001E141F"/>
    <w:rsid w:val="0023750D"/>
    <w:rsid w:val="0026291E"/>
    <w:rsid w:val="002738C5"/>
    <w:rsid w:val="003349F3"/>
    <w:rsid w:val="00340150"/>
    <w:rsid w:val="00395EBC"/>
    <w:rsid w:val="003D416F"/>
    <w:rsid w:val="0040253E"/>
    <w:rsid w:val="0044043C"/>
    <w:rsid w:val="004800D4"/>
    <w:rsid w:val="004B46B5"/>
    <w:rsid w:val="004C5412"/>
    <w:rsid w:val="004D0164"/>
    <w:rsid w:val="004E5AC2"/>
    <w:rsid w:val="00510635"/>
    <w:rsid w:val="00533C68"/>
    <w:rsid w:val="00554919"/>
    <w:rsid w:val="00580307"/>
    <w:rsid w:val="005B7D44"/>
    <w:rsid w:val="00664F78"/>
    <w:rsid w:val="00684ADB"/>
    <w:rsid w:val="0073153E"/>
    <w:rsid w:val="00824F37"/>
    <w:rsid w:val="008540EC"/>
    <w:rsid w:val="00864672"/>
    <w:rsid w:val="00883193"/>
    <w:rsid w:val="008E33A6"/>
    <w:rsid w:val="009146F2"/>
    <w:rsid w:val="00956AF6"/>
    <w:rsid w:val="009A7F6B"/>
    <w:rsid w:val="009B5F94"/>
    <w:rsid w:val="00A300CB"/>
    <w:rsid w:val="00AD389D"/>
    <w:rsid w:val="00B42763"/>
    <w:rsid w:val="00B91EF7"/>
    <w:rsid w:val="00D6244A"/>
    <w:rsid w:val="00E02885"/>
    <w:rsid w:val="00E418BE"/>
    <w:rsid w:val="00E4526D"/>
    <w:rsid w:val="00E5753D"/>
    <w:rsid w:val="00EE6436"/>
    <w:rsid w:val="00EE6D52"/>
    <w:rsid w:val="00F27759"/>
    <w:rsid w:val="00F40237"/>
    <w:rsid w:val="00F65F5B"/>
    <w:rsid w:val="00F77E7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7193A"/>
  <w15:chartTrackingRefBased/>
  <w15:docId w15:val="{A3D26DE5-E3D9-447E-8315-16670712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27759"/>
    <w:pPr>
      <w:spacing w:after="0" w:line="240" w:lineRule="auto"/>
    </w:pPr>
    <w:rPr>
      <w:rFonts w:ascii="Times New Roman" w:eastAsia="Times New Roman" w:hAnsi="Times New Roman" w:cs="Times New Roman"/>
      <w:kern w:val="0"/>
      <w14:ligatures w14:val="none"/>
    </w:rPr>
  </w:style>
  <w:style w:type="paragraph" w:styleId="1">
    <w:name w:val="heading 1"/>
    <w:basedOn w:val="a1"/>
    <w:next w:val="a1"/>
    <w:link w:val="1Char"/>
    <w:uiPriority w:val="9"/>
    <w:qFormat/>
    <w:rsid w:val="00F2775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1">
    <w:name w:val="heading 2"/>
    <w:basedOn w:val="a1"/>
    <w:next w:val="a1"/>
    <w:link w:val="2Char"/>
    <w:uiPriority w:val="9"/>
    <w:unhideWhenUsed/>
    <w:qFormat/>
    <w:rsid w:val="00F2775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1">
    <w:name w:val="heading 3"/>
    <w:basedOn w:val="a1"/>
    <w:next w:val="a1"/>
    <w:link w:val="3Char"/>
    <w:uiPriority w:val="9"/>
    <w:unhideWhenUsed/>
    <w:qFormat/>
    <w:rsid w:val="00F2775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4">
    <w:name w:val="heading 4"/>
    <w:basedOn w:val="a1"/>
    <w:next w:val="a1"/>
    <w:link w:val="4Char"/>
    <w:uiPriority w:val="9"/>
    <w:unhideWhenUsed/>
    <w:qFormat/>
    <w:rsid w:val="00F2775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5">
    <w:name w:val="heading 5"/>
    <w:basedOn w:val="a1"/>
    <w:next w:val="a1"/>
    <w:link w:val="5Char"/>
    <w:uiPriority w:val="9"/>
    <w:semiHidden/>
    <w:unhideWhenUsed/>
    <w:qFormat/>
    <w:rsid w:val="00F2775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1"/>
    <w:next w:val="a1"/>
    <w:link w:val="6Char"/>
    <w:uiPriority w:val="9"/>
    <w:semiHidden/>
    <w:unhideWhenUsed/>
    <w:qFormat/>
    <w:rsid w:val="00F2775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1"/>
    <w:next w:val="a1"/>
    <w:link w:val="7Char"/>
    <w:uiPriority w:val="9"/>
    <w:semiHidden/>
    <w:unhideWhenUsed/>
    <w:qFormat/>
    <w:rsid w:val="00F2775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1"/>
    <w:next w:val="a1"/>
    <w:link w:val="8Char"/>
    <w:uiPriority w:val="9"/>
    <w:semiHidden/>
    <w:unhideWhenUsed/>
    <w:qFormat/>
    <w:rsid w:val="00F2775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1"/>
    <w:next w:val="a1"/>
    <w:link w:val="9Char"/>
    <w:uiPriority w:val="9"/>
    <w:semiHidden/>
    <w:unhideWhenUsed/>
    <w:qFormat/>
    <w:rsid w:val="00F2775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F2775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2"/>
    <w:link w:val="21"/>
    <w:uiPriority w:val="9"/>
    <w:rsid w:val="00F2775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2"/>
    <w:link w:val="31"/>
    <w:uiPriority w:val="9"/>
    <w:rsid w:val="00F27759"/>
    <w:rPr>
      <w:rFonts w:eastAsiaTheme="majorEastAsia" w:cstheme="majorBidi"/>
      <w:color w:val="0F4761" w:themeColor="accent1" w:themeShade="BF"/>
      <w:sz w:val="28"/>
      <w:szCs w:val="28"/>
    </w:rPr>
  </w:style>
  <w:style w:type="character" w:customStyle="1" w:styleId="4Char">
    <w:name w:val="제목 4 Char"/>
    <w:basedOn w:val="a2"/>
    <w:link w:val="4"/>
    <w:uiPriority w:val="9"/>
    <w:rsid w:val="00F27759"/>
    <w:rPr>
      <w:rFonts w:eastAsiaTheme="majorEastAsia" w:cstheme="majorBidi"/>
      <w:i/>
      <w:iCs/>
      <w:color w:val="0F4761" w:themeColor="accent1" w:themeShade="BF"/>
    </w:rPr>
  </w:style>
  <w:style w:type="character" w:customStyle="1" w:styleId="5Char">
    <w:name w:val="제목 5 Char"/>
    <w:basedOn w:val="a2"/>
    <w:link w:val="5"/>
    <w:uiPriority w:val="9"/>
    <w:semiHidden/>
    <w:rsid w:val="00F27759"/>
    <w:rPr>
      <w:rFonts w:eastAsiaTheme="majorEastAsia" w:cstheme="majorBidi"/>
      <w:color w:val="0F4761" w:themeColor="accent1" w:themeShade="BF"/>
    </w:rPr>
  </w:style>
  <w:style w:type="character" w:customStyle="1" w:styleId="6Char">
    <w:name w:val="제목 6 Char"/>
    <w:basedOn w:val="a2"/>
    <w:link w:val="6"/>
    <w:uiPriority w:val="9"/>
    <w:semiHidden/>
    <w:rsid w:val="00F27759"/>
    <w:rPr>
      <w:rFonts w:eastAsiaTheme="majorEastAsia" w:cstheme="majorBidi"/>
      <w:i/>
      <w:iCs/>
      <w:color w:val="595959" w:themeColor="text1" w:themeTint="A6"/>
    </w:rPr>
  </w:style>
  <w:style w:type="character" w:customStyle="1" w:styleId="7Char">
    <w:name w:val="제목 7 Char"/>
    <w:basedOn w:val="a2"/>
    <w:link w:val="7"/>
    <w:uiPriority w:val="9"/>
    <w:semiHidden/>
    <w:rsid w:val="00F27759"/>
    <w:rPr>
      <w:rFonts w:eastAsiaTheme="majorEastAsia" w:cstheme="majorBidi"/>
      <w:color w:val="595959" w:themeColor="text1" w:themeTint="A6"/>
    </w:rPr>
  </w:style>
  <w:style w:type="character" w:customStyle="1" w:styleId="8Char">
    <w:name w:val="제목 8 Char"/>
    <w:basedOn w:val="a2"/>
    <w:link w:val="8"/>
    <w:uiPriority w:val="9"/>
    <w:semiHidden/>
    <w:rsid w:val="00F27759"/>
    <w:rPr>
      <w:rFonts w:eastAsiaTheme="majorEastAsia" w:cstheme="majorBidi"/>
      <w:i/>
      <w:iCs/>
      <w:color w:val="272727" w:themeColor="text1" w:themeTint="D8"/>
    </w:rPr>
  </w:style>
  <w:style w:type="character" w:customStyle="1" w:styleId="9Char">
    <w:name w:val="제목 9 Char"/>
    <w:basedOn w:val="a2"/>
    <w:link w:val="9"/>
    <w:uiPriority w:val="9"/>
    <w:semiHidden/>
    <w:rsid w:val="00F27759"/>
    <w:rPr>
      <w:rFonts w:eastAsiaTheme="majorEastAsia" w:cstheme="majorBidi"/>
      <w:color w:val="272727" w:themeColor="text1" w:themeTint="D8"/>
    </w:rPr>
  </w:style>
  <w:style w:type="paragraph" w:styleId="a5">
    <w:name w:val="Title"/>
    <w:basedOn w:val="a1"/>
    <w:next w:val="a1"/>
    <w:link w:val="Char"/>
    <w:uiPriority w:val="10"/>
    <w:qFormat/>
    <w:rsid w:val="00F2775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2"/>
    <w:link w:val="a5"/>
    <w:uiPriority w:val="10"/>
    <w:rsid w:val="00F27759"/>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F2775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Char0">
    <w:name w:val="부제 Char"/>
    <w:basedOn w:val="a2"/>
    <w:link w:val="a6"/>
    <w:uiPriority w:val="11"/>
    <w:rsid w:val="00F27759"/>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F27759"/>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Char1">
    <w:name w:val="인용 Char"/>
    <w:basedOn w:val="a2"/>
    <w:link w:val="a7"/>
    <w:uiPriority w:val="29"/>
    <w:rsid w:val="00F27759"/>
    <w:rPr>
      <w:i/>
      <w:iCs/>
      <w:color w:val="404040" w:themeColor="text1" w:themeTint="BF"/>
    </w:rPr>
  </w:style>
  <w:style w:type="paragraph" w:styleId="a8">
    <w:name w:val="List Paragraph"/>
    <w:basedOn w:val="a1"/>
    <w:uiPriority w:val="34"/>
    <w:qFormat/>
    <w:rsid w:val="00F27759"/>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a9">
    <w:name w:val="Intense Emphasis"/>
    <w:basedOn w:val="a2"/>
    <w:uiPriority w:val="21"/>
    <w:qFormat/>
    <w:rsid w:val="00F27759"/>
    <w:rPr>
      <w:i/>
      <w:iCs/>
      <w:color w:val="0F4761" w:themeColor="accent1" w:themeShade="BF"/>
    </w:rPr>
  </w:style>
  <w:style w:type="paragraph" w:styleId="aa">
    <w:name w:val="Intense Quote"/>
    <w:basedOn w:val="a1"/>
    <w:next w:val="a1"/>
    <w:link w:val="Char2"/>
    <w:uiPriority w:val="30"/>
    <w:qFormat/>
    <w:rsid w:val="00F277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Char2">
    <w:name w:val="강한 인용 Char"/>
    <w:basedOn w:val="a2"/>
    <w:link w:val="aa"/>
    <w:uiPriority w:val="30"/>
    <w:rsid w:val="00F27759"/>
    <w:rPr>
      <w:i/>
      <w:iCs/>
      <w:color w:val="0F4761" w:themeColor="accent1" w:themeShade="BF"/>
    </w:rPr>
  </w:style>
  <w:style w:type="character" w:styleId="ab">
    <w:name w:val="Intense Reference"/>
    <w:basedOn w:val="a2"/>
    <w:uiPriority w:val="32"/>
    <w:qFormat/>
    <w:rsid w:val="00F27759"/>
    <w:rPr>
      <w:b/>
      <w:bCs/>
      <w:smallCaps/>
      <w:color w:val="0F4761" w:themeColor="accent1" w:themeShade="BF"/>
      <w:spacing w:val="5"/>
    </w:rPr>
  </w:style>
  <w:style w:type="paragraph" w:styleId="ac">
    <w:name w:val="annotation text"/>
    <w:basedOn w:val="a1"/>
    <w:link w:val="Char3"/>
    <w:uiPriority w:val="99"/>
    <w:unhideWhenUsed/>
    <w:rsid w:val="00F27759"/>
    <w:rPr>
      <w:sz w:val="20"/>
      <w:szCs w:val="20"/>
    </w:rPr>
  </w:style>
  <w:style w:type="character" w:customStyle="1" w:styleId="Char3">
    <w:name w:val="메모 텍스트 Char"/>
    <w:basedOn w:val="a2"/>
    <w:link w:val="ac"/>
    <w:uiPriority w:val="99"/>
    <w:rsid w:val="00F27759"/>
    <w:rPr>
      <w:rFonts w:ascii="Times New Roman" w:eastAsia="Times New Roman" w:hAnsi="Times New Roman" w:cs="Times New Roman"/>
      <w:kern w:val="0"/>
      <w:sz w:val="20"/>
      <w:szCs w:val="20"/>
      <w14:ligatures w14:val="none"/>
    </w:rPr>
  </w:style>
  <w:style w:type="character" w:styleId="ad">
    <w:name w:val="annotation reference"/>
    <w:basedOn w:val="a2"/>
    <w:uiPriority w:val="99"/>
    <w:semiHidden/>
    <w:unhideWhenUsed/>
    <w:rsid w:val="00F27759"/>
    <w:rPr>
      <w:sz w:val="16"/>
      <w:szCs w:val="16"/>
    </w:rPr>
  </w:style>
  <w:style w:type="table" w:styleId="22">
    <w:name w:val="Plain Table 2"/>
    <w:basedOn w:val="a3"/>
    <w:uiPriority w:val="42"/>
    <w:rsid w:val="00F277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e">
    <w:name w:val="header"/>
    <w:basedOn w:val="a1"/>
    <w:link w:val="Char4"/>
    <w:uiPriority w:val="99"/>
    <w:unhideWhenUsed/>
    <w:rsid w:val="0015423A"/>
    <w:pPr>
      <w:tabs>
        <w:tab w:val="center" w:pos="4252"/>
        <w:tab w:val="right" w:pos="8504"/>
      </w:tabs>
    </w:pPr>
  </w:style>
  <w:style w:type="character" w:customStyle="1" w:styleId="Char4">
    <w:name w:val="머리글 Char"/>
    <w:basedOn w:val="a2"/>
    <w:link w:val="ae"/>
    <w:uiPriority w:val="99"/>
    <w:rsid w:val="0015423A"/>
    <w:rPr>
      <w:rFonts w:ascii="Times New Roman" w:eastAsia="Times New Roman" w:hAnsi="Times New Roman" w:cs="Times New Roman"/>
      <w:kern w:val="0"/>
      <w14:ligatures w14:val="none"/>
    </w:rPr>
  </w:style>
  <w:style w:type="paragraph" w:styleId="af">
    <w:name w:val="footer"/>
    <w:basedOn w:val="a1"/>
    <w:link w:val="Char5"/>
    <w:uiPriority w:val="99"/>
    <w:unhideWhenUsed/>
    <w:rsid w:val="0015423A"/>
    <w:pPr>
      <w:tabs>
        <w:tab w:val="center" w:pos="4252"/>
        <w:tab w:val="right" w:pos="8504"/>
      </w:tabs>
    </w:pPr>
  </w:style>
  <w:style w:type="character" w:customStyle="1" w:styleId="Char5">
    <w:name w:val="바닥글 Char"/>
    <w:basedOn w:val="a2"/>
    <w:link w:val="af"/>
    <w:uiPriority w:val="99"/>
    <w:rsid w:val="0015423A"/>
    <w:rPr>
      <w:rFonts w:ascii="Times New Roman" w:eastAsia="Times New Roman" w:hAnsi="Times New Roman" w:cs="Times New Roman"/>
      <w:kern w:val="0"/>
      <w14:ligatures w14:val="none"/>
    </w:rPr>
  </w:style>
  <w:style w:type="table" w:styleId="af0">
    <w:name w:val="Grid Table Light"/>
    <w:basedOn w:val="a3"/>
    <w:uiPriority w:val="40"/>
    <w:rsid w:val="008831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1">
    <w:name w:val="Strong"/>
    <w:basedOn w:val="a2"/>
    <w:uiPriority w:val="22"/>
    <w:qFormat/>
    <w:rsid w:val="009146F2"/>
    <w:rPr>
      <w:b/>
      <w:bCs/>
    </w:rPr>
  </w:style>
  <w:style w:type="character" w:styleId="af2">
    <w:name w:val="line number"/>
    <w:basedOn w:val="a2"/>
    <w:uiPriority w:val="99"/>
    <w:semiHidden/>
    <w:unhideWhenUsed/>
    <w:rsid w:val="009146F2"/>
  </w:style>
  <w:style w:type="paragraph" w:styleId="af3">
    <w:name w:val="Normal (Web)"/>
    <w:basedOn w:val="a1"/>
    <w:uiPriority w:val="99"/>
    <w:unhideWhenUsed/>
    <w:rsid w:val="009146F2"/>
    <w:pPr>
      <w:spacing w:before="100" w:beforeAutospacing="1" w:after="100" w:afterAutospacing="1"/>
    </w:pPr>
  </w:style>
  <w:style w:type="character" w:customStyle="1" w:styleId="apple-converted-space">
    <w:name w:val="apple-converted-space"/>
    <w:basedOn w:val="a2"/>
    <w:rsid w:val="009146F2"/>
  </w:style>
  <w:style w:type="paragraph" w:styleId="af4">
    <w:name w:val="Revision"/>
    <w:hidden/>
    <w:uiPriority w:val="99"/>
    <w:semiHidden/>
    <w:rsid w:val="009146F2"/>
    <w:pPr>
      <w:spacing w:after="0" w:line="240" w:lineRule="auto"/>
    </w:pPr>
    <w:rPr>
      <w:rFonts w:ascii="Times New Roman" w:eastAsia="Times New Roman" w:hAnsi="Times New Roman" w:cs="Times New Roman"/>
      <w:kern w:val="0"/>
      <w14:ligatures w14:val="none"/>
    </w:rPr>
  </w:style>
  <w:style w:type="character" w:styleId="af5">
    <w:name w:val="Placeholder Text"/>
    <w:basedOn w:val="a2"/>
    <w:uiPriority w:val="99"/>
    <w:semiHidden/>
    <w:rsid w:val="009146F2"/>
    <w:rPr>
      <w:color w:val="666666"/>
    </w:rPr>
  </w:style>
  <w:style w:type="table" w:styleId="af6">
    <w:name w:val="Table Grid"/>
    <w:basedOn w:val="a3"/>
    <w:uiPriority w:val="59"/>
    <w:rsid w:val="00914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3"/>
    <w:uiPriority w:val="41"/>
    <w:rsid w:val="009146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Plain Table 5"/>
    <w:basedOn w:val="a3"/>
    <w:uiPriority w:val="45"/>
    <w:rsid w:val="009146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3"/>
    <w:uiPriority w:val="46"/>
    <w:rsid w:val="009146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2">
    <w:name w:val="Plain Table 3"/>
    <w:basedOn w:val="a3"/>
    <w:uiPriority w:val="43"/>
    <w:rsid w:val="009146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0">
    <w:name w:val="Plain Table 4"/>
    <w:basedOn w:val="a3"/>
    <w:uiPriority w:val="44"/>
    <w:rsid w:val="009146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7">
    <w:name w:val="Hyperlink"/>
    <w:basedOn w:val="a2"/>
    <w:uiPriority w:val="99"/>
    <w:unhideWhenUsed/>
    <w:rsid w:val="009146F2"/>
    <w:rPr>
      <w:color w:val="0000FF"/>
      <w:u w:val="single"/>
    </w:rPr>
  </w:style>
  <w:style w:type="character" w:customStyle="1" w:styleId="csl-left-margin">
    <w:name w:val="csl-left-margin"/>
    <w:basedOn w:val="a2"/>
    <w:rsid w:val="009146F2"/>
  </w:style>
  <w:style w:type="character" w:customStyle="1" w:styleId="csl-right-inline">
    <w:name w:val="csl-right-inline"/>
    <w:basedOn w:val="a2"/>
    <w:rsid w:val="009146F2"/>
  </w:style>
  <w:style w:type="character" w:styleId="af8">
    <w:name w:val="Unresolved Mention"/>
    <w:basedOn w:val="a2"/>
    <w:uiPriority w:val="99"/>
    <w:semiHidden/>
    <w:unhideWhenUsed/>
    <w:rsid w:val="009146F2"/>
    <w:rPr>
      <w:color w:val="605E5C"/>
      <w:shd w:val="clear" w:color="auto" w:fill="E1DFDD"/>
    </w:rPr>
  </w:style>
  <w:style w:type="character" w:customStyle="1" w:styleId="katex-mathml">
    <w:name w:val="katex-mathml"/>
    <w:basedOn w:val="a2"/>
    <w:rsid w:val="009146F2"/>
  </w:style>
  <w:style w:type="character" w:customStyle="1" w:styleId="mord">
    <w:name w:val="mord"/>
    <w:basedOn w:val="a2"/>
    <w:rsid w:val="009146F2"/>
  </w:style>
  <w:style w:type="paragraph" w:styleId="af9">
    <w:name w:val="annotation subject"/>
    <w:basedOn w:val="ac"/>
    <w:next w:val="ac"/>
    <w:link w:val="Char6"/>
    <w:uiPriority w:val="99"/>
    <w:semiHidden/>
    <w:unhideWhenUsed/>
    <w:rsid w:val="009146F2"/>
    <w:rPr>
      <w:b/>
      <w:bCs/>
    </w:rPr>
  </w:style>
  <w:style w:type="character" w:customStyle="1" w:styleId="Char6">
    <w:name w:val="메모 주제 Char"/>
    <w:basedOn w:val="Char3"/>
    <w:link w:val="af9"/>
    <w:uiPriority w:val="99"/>
    <w:semiHidden/>
    <w:rsid w:val="009146F2"/>
    <w:rPr>
      <w:rFonts w:ascii="Times New Roman" w:eastAsia="Times New Roman" w:hAnsi="Times New Roman" w:cs="Times New Roman"/>
      <w:b/>
      <w:bCs/>
      <w:kern w:val="0"/>
      <w:sz w:val="20"/>
      <w:szCs w:val="20"/>
      <w14:ligatures w14:val="none"/>
    </w:rPr>
  </w:style>
  <w:style w:type="character" w:styleId="afa">
    <w:name w:val="FollowedHyperlink"/>
    <w:basedOn w:val="a2"/>
    <w:uiPriority w:val="99"/>
    <w:semiHidden/>
    <w:unhideWhenUsed/>
    <w:rsid w:val="009146F2"/>
    <w:rPr>
      <w:color w:val="96607D" w:themeColor="followedHyperlink"/>
      <w:u w:val="single"/>
    </w:rPr>
  </w:style>
  <w:style w:type="paragraph" w:styleId="afb">
    <w:name w:val="No Spacing"/>
    <w:uiPriority w:val="1"/>
    <w:qFormat/>
    <w:rsid w:val="009146F2"/>
    <w:pPr>
      <w:spacing w:after="0" w:line="240" w:lineRule="auto"/>
    </w:pPr>
    <w:rPr>
      <w:kern w:val="0"/>
      <w:sz w:val="22"/>
      <w:szCs w:val="22"/>
      <w:lang w:val="en-US" w:eastAsia="en-US"/>
      <w14:ligatures w14:val="none"/>
    </w:rPr>
  </w:style>
  <w:style w:type="paragraph" w:styleId="afc">
    <w:name w:val="Body Text"/>
    <w:basedOn w:val="a1"/>
    <w:link w:val="Char7"/>
    <w:uiPriority w:val="99"/>
    <w:unhideWhenUsed/>
    <w:rsid w:val="009146F2"/>
    <w:pPr>
      <w:spacing w:after="120" w:line="276" w:lineRule="auto"/>
    </w:pPr>
    <w:rPr>
      <w:rFonts w:asciiTheme="minorHAnsi" w:eastAsiaTheme="minorEastAsia" w:hAnsiTheme="minorHAnsi" w:cstheme="minorBidi"/>
      <w:sz w:val="22"/>
      <w:szCs w:val="22"/>
      <w:lang w:val="en-US" w:eastAsia="en-US"/>
    </w:rPr>
  </w:style>
  <w:style w:type="character" w:customStyle="1" w:styleId="Char7">
    <w:name w:val="본문 Char"/>
    <w:basedOn w:val="a2"/>
    <w:link w:val="afc"/>
    <w:uiPriority w:val="99"/>
    <w:rsid w:val="009146F2"/>
    <w:rPr>
      <w:kern w:val="0"/>
      <w:sz w:val="22"/>
      <w:szCs w:val="22"/>
      <w:lang w:val="en-US" w:eastAsia="en-US"/>
      <w14:ligatures w14:val="none"/>
    </w:rPr>
  </w:style>
  <w:style w:type="paragraph" w:styleId="23">
    <w:name w:val="Body Text 2"/>
    <w:basedOn w:val="a1"/>
    <w:link w:val="2Char0"/>
    <w:uiPriority w:val="99"/>
    <w:unhideWhenUsed/>
    <w:rsid w:val="009146F2"/>
    <w:pPr>
      <w:spacing w:after="120" w:line="480" w:lineRule="auto"/>
    </w:pPr>
    <w:rPr>
      <w:rFonts w:asciiTheme="minorHAnsi" w:eastAsiaTheme="minorEastAsia" w:hAnsiTheme="minorHAnsi" w:cstheme="minorBidi"/>
      <w:sz w:val="22"/>
      <w:szCs w:val="22"/>
      <w:lang w:val="en-US" w:eastAsia="en-US"/>
    </w:rPr>
  </w:style>
  <w:style w:type="character" w:customStyle="1" w:styleId="2Char0">
    <w:name w:val="본문 2 Char"/>
    <w:basedOn w:val="a2"/>
    <w:link w:val="23"/>
    <w:uiPriority w:val="99"/>
    <w:rsid w:val="009146F2"/>
    <w:rPr>
      <w:kern w:val="0"/>
      <w:sz w:val="22"/>
      <w:szCs w:val="22"/>
      <w:lang w:val="en-US" w:eastAsia="en-US"/>
      <w14:ligatures w14:val="none"/>
    </w:rPr>
  </w:style>
  <w:style w:type="paragraph" w:styleId="33">
    <w:name w:val="Body Text 3"/>
    <w:basedOn w:val="a1"/>
    <w:link w:val="3Char0"/>
    <w:uiPriority w:val="99"/>
    <w:unhideWhenUsed/>
    <w:rsid w:val="009146F2"/>
    <w:pPr>
      <w:spacing w:after="120" w:line="276" w:lineRule="auto"/>
    </w:pPr>
    <w:rPr>
      <w:rFonts w:asciiTheme="minorHAnsi" w:eastAsiaTheme="minorEastAsia" w:hAnsiTheme="minorHAnsi" w:cstheme="minorBidi"/>
      <w:sz w:val="16"/>
      <w:szCs w:val="16"/>
      <w:lang w:val="en-US" w:eastAsia="en-US"/>
    </w:rPr>
  </w:style>
  <w:style w:type="character" w:customStyle="1" w:styleId="3Char0">
    <w:name w:val="본문 3 Char"/>
    <w:basedOn w:val="a2"/>
    <w:link w:val="33"/>
    <w:uiPriority w:val="99"/>
    <w:rsid w:val="009146F2"/>
    <w:rPr>
      <w:kern w:val="0"/>
      <w:sz w:val="16"/>
      <w:szCs w:val="16"/>
      <w:lang w:val="en-US" w:eastAsia="en-US"/>
      <w14:ligatures w14:val="none"/>
    </w:rPr>
  </w:style>
  <w:style w:type="paragraph" w:styleId="afd">
    <w:name w:val="List"/>
    <w:basedOn w:val="a1"/>
    <w:uiPriority w:val="99"/>
    <w:unhideWhenUsed/>
    <w:rsid w:val="009146F2"/>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24">
    <w:name w:val="List 2"/>
    <w:basedOn w:val="a1"/>
    <w:uiPriority w:val="99"/>
    <w:unhideWhenUsed/>
    <w:rsid w:val="009146F2"/>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34">
    <w:name w:val="List 3"/>
    <w:basedOn w:val="a1"/>
    <w:uiPriority w:val="99"/>
    <w:unhideWhenUsed/>
    <w:rsid w:val="009146F2"/>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a0">
    <w:name w:val="List Bullet"/>
    <w:basedOn w:val="a1"/>
    <w:uiPriority w:val="99"/>
    <w:unhideWhenUsed/>
    <w:rsid w:val="009146F2"/>
    <w:pPr>
      <w:numPr>
        <w:numId w:val="1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0">
    <w:name w:val="List Bullet 2"/>
    <w:basedOn w:val="a1"/>
    <w:uiPriority w:val="99"/>
    <w:unhideWhenUsed/>
    <w:rsid w:val="009146F2"/>
    <w:pPr>
      <w:numPr>
        <w:numId w:val="17"/>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0">
    <w:name w:val="List Bullet 3"/>
    <w:basedOn w:val="a1"/>
    <w:uiPriority w:val="99"/>
    <w:unhideWhenUsed/>
    <w:rsid w:val="009146F2"/>
    <w:pPr>
      <w:numPr>
        <w:numId w:val="18"/>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
    <w:name w:val="List Number"/>
    <w:basedOn w:val="a1"/>
    <w:uiPriority w:val="99"/>
    <w:unhideWhenUsed/>
    <w:rsid w:val="009146F2"/>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
    <w:name w:val="List Number 2"/>
    <w:basedOn w:val="a1"/>
    <w:uiPriority w:val="99"/>
    <w:unhideWhenUsed/>
    <w:rsid w:val="009146F2"/>
    <w:pPr>
      <w:numPr>
        <w:numId w:val="21"/>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
    <w:name w:val="List Number 3"/>
    <w:basedOn w:val="a1"/>
    <w:uiPriority w:val="99"/>
    <w:unhideWhenUsed/>
    <w:rsid w:val="009146F2"/>
    <w:pPr>
      <w:numPr>
        <w:numId w:val="22"/>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fe">
    <w:name w:val="List Continue"/>
    <w:basedOn w:val="a1"/>
    <w:uiPriority w:val="99"/>
    <w:unhideWhenUsed/>
    <w:rsid w:val="009146F2"/>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25">
    <w:name w:val="List Continue 2"/>
    <w:basedOn w:val="a1"/>
    <w:uiPriority w:val="99"/>
    <w:unhideWhenUsed/>
    <w:rsid w:val="009146F2"/>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35">
    <w:name w:val="List Continue 3"/>
    <w:basedOn w:val="a1"/>
    <w:uiPriority w:val="99"/>
    <w:unhideWhenUsed/>
    <w:rsid w:val="009146F2"/>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aff">
    <w:name w:val="macro"/>
    <w:link w:val="Char8"/>
    <w:uiPriority w:val="99"/>
    <w:unhideWhenUsed/>
    <w:rsid w:val="009146F2"/>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val="en-US" w:eastAsia="en-US"/>
      <w14:ligatures w14:val="none"/>
    </w:rPr>
  </w:style>
  <w:style w:type="character" w:customStyle="1" w:styleId="Char8">
    <w:name w:val="매크로 텍스트 Char"/>
    <w:basedOn w:val="a2"/>
    <w:link w:val="aff"/>
    <w:uiPriority w:val="99"/>
    <w:rsid w:val="009146F2"/>
    <w:rPr>
      <w:rFonts w:ascii="Courier" w:hAnsi="Courier"/>
      <w:kern w:val="0"/>
      <w:sz w:val="20"/>
      <w:szCs w:val="20"/>
      <w:lang w:val="en-US" w:eastAsia="en-US"/>
      <w14:ligatures w14:val="none"/>
    </w:rPr>
  </w:style>
  <w:style w:type="paragraph" w:styleId="aff0">
    <w:name w:val="caption"/>
    <w:basedOn w:val="a1"/>
    <w:next w:val="a1"/>
    <w:uiPriority w:val="35"/>
    <w:semiHidden/>
    <w:unhideWhenUsed/>
    <w:qFormat/>
    <w:rsid w:val="009146F2"/>
    <w:pPr>
      <w:spacing w:after="200"/>
    </w:pPr>
    <w:rPr>
      <w:rFonts w:asciiTheme="minorHAnsi" w:eastAsiaTheme="minorEastAsia" w:hAnsiTheme="minorHAnsi" w:cstheme="minorBidi"/>
      <w:b/>
      <w:bCs/>
      <w:color w:val="156082" w:themeColor="accent1"/>
      <w:sz w:val="18"/>
      <w:szCs w:val="18"/>
      <w:lang w:val="en-US" w:eastAsia="en-US"/>
    </w:rPr>
  </w:style>
  <w:style w:type="character" w:styleId="aff1">
    <w:name w:val="Emphasis"/>
    <w:basedOn w:val="a2"/>
    <w:uiPriority w:val="20"/>
    <w:qFormat/>
    <w:rsid w:val="009146F2"/>
    <w:rPr>
      <w:i/>
      <w:iCs/>
    </w:rPr>
  </w:style>
  <w:style w:type="character" w:styleId="aff2">
    <w:name w:val="Subtle Emphasis"/>
    <w:basedOn w:val="a2"/>
    <w:uiPriority w:val="19"/>
    <w:qFormat/>
    <w:rsid w:val="009146F2"/>
    <w:rPr>
      <w:i/>
      <w:iCs/>
      <w:color w:val="808080" w:themeColor="text1" w:themeTint="7F"/>
    </w:rPr>
  </w:style>
  <w:style w:type="character" w:styleId="aff3">
    <w:name w:val="Subtle Reference"/>
    <w:basedOn w:val="a2"/>
    <w:uiPriority w:val="31"/>
    <w:qFormat/>
    <w:rsid w:val="009146F2"/>
    <w:rPr>
      <w:smallCaps/>
      <w:color w:val="E97132" w:themeColor="accent2"/>
      <w:u w:val="single"/>
    </w:rPr>
  </w:style>
  <w:style w:type="character" w:styleId="aff4">
    <w:name w:val="Book Title"/>
    <w:basedOn w:val="a2"/>
    <w:uiPriority w:val="33"/>
    <w:qFormat/>
    <w:rsid w:val="009146F2"/>
    <w:rPr>
      <w:b/>
      <w:bCs/>
      <w:smallCaps/>
      <w:spacing w:val="5"/>
    </w:rPr>
  </w:style>
  <w:style w:type="paragraph" w:styleId="TOC">
    <w:name w:val="TOC Heading"/>
    <w:basedOn w:val="1"/>
    <w:next w:val="a1"/>
    <w:uiPriority w:val="39"/>
    <w:semiHidden/>
    <w:unhideWhenUsed/>
    <w:qFormat/>
    <w:rsid w:val="009146F2"/>
    <w:pPr>
      <w:spacing w:before="480" w:after="0" w:line="276" w:lineRule="auto"/>
      <w:outlineLvl w:val="9"/>
    </w:pPr>
    <w:rPr>
      <w:b/>
      <w:bCs/>
      <w:kern w:val="0"/>
      <w:sz w:val="28"/>
      <w:szCs w:val="28"/>
      <w:lang w:val="en-US" w:eastAsia="en-US"/>
      <w14:ligatures w14:val="none"/>
    </w:rPr>
  </w:style>
  <w:style w:type="table" w:styleId="aff5">
    <w:name w:val="Light Shading"/>
    <w:basedOn w:val="a3"/>
    <w:uiPriority w:val="60"/>
    <w:rsid w:val="009146F2"/>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9146F2"/>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9146F2"/>
    <w:pPr>
      <w:spacing w:after="0" w:line="240" w:lineRule="auto"/>
    </w:pPr>
    <w:rPr>
      <w:color w:val="BF4E14" w:themeColor="accent2" w:themeShade="BF"/>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9146F2"/>
    <w:pPr>
      <w:spacing w:after="0" w:line="240" w:lineRule="auto"/>
    </w:pPr>
    <w:rPr>
      <w:color w:val="124F1A" w:themeColor="accent3" w:themeShade="BF"/>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9146F2"/>
    <w:pPr>
      <w:spacing w:after="0" w:line="240" w:lineRule="auto"/>
    </w:pPr>
    <w:rPr>
      <w:color w:val="0B769F" w:themeColor="accent4" w:themeShade="BF"/>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9146F2"/>
    <w:pPr>
      <w:spacing w:after="0" w:line="240" w:lineRule="auto"/>
    </w:pPr>
    <w:rPr>
      <w:color w:val="77206D" w:themeColor="accent5" w:themeShade="BF"/>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9146F2"/>
    <w:pPr>
      <w:spacing w:after="0" w:line="240" w:lineRule="auto"/>
    </w:pPr>
    <w:rPr>
      <w:color w:val="3A7C22" w:themeColor="accent6" w:themeShade="BF"/>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6">
    <w:name w:val="Light List"/>
    <w:basedOn w:val="a3"/>
    <w:uiPriority w:val="61"/>
    <w:rsid w:val="009146F2"/>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9146F2"/>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9146F2"/>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9146F2"/>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9146F2"/>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9146F2"/>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9146F2"/>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7">
    <w:name w:val="Light Grid"/>
    <w:basedOn w:val="a3"/>
    <w:uiPriority w:val="62"/>
    <w:rsid w:val="009146F2"/>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9146F2"/>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9146F2"/>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9146F2"/>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9146F2"/>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9146F2"/>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9146F2"/>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2">
    <w:name w:val="Medium Shading 1"/>
    <w:basedOn w:val="a3"/>
    <w:uiPriority w:val="63"/>
    <w:rsid w:val="009146F2"/>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9146F2"/>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9146F2"/>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9146F2"/>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9146F2"/>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9146F2"/>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9146F2"/>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6">
    <w:name w:val="Medium Shading 2"/>
    <w:basedOn w:val="a3"/>
    <w:uiPriority w:val="64"/>
    <w:rsid w:val="009146F2"/>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9146F2"/>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9146F2"/>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9146F2"/>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9146F2"/>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9146F2"/>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9146F2"/>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7">
    <w:name w:val="Medium List 2"/>
    <w:basedOn w:val="a3"/>
    <w:uiPriority w:val="66"/>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9146F2"/>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9146F2"/>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9146F2"/>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9146F2"/>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9146F2"/>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9146F2"/>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9146F2"/>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8">
    <w:name w:val="Medium Grid 2"/>
    <w:basedOn w:val="a3"/>
    <w:uiPriority w:val="68"/>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9146F2"/>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6">
    <w:name w:val="Medium Grid 3"/>
    <w:basedOn w:val="a3"/>
    <w:uiPriority w:val="69"/>
    <w:rsid w:val="009146F2"/>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9146F2"/>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9146F2"/>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9146F2"/>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9146F2"/>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9146F2"/>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9146F2"/>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8">
    <w:name w:val="Dark List"/>
    <w:basedOn w:val="a3"/>
    <w:uiPriority w:val="70"/>
    <w:rsid w:val="009146F2"/>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9146F2"/>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9146F2"/>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9146F2"/>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9146F2"/>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9146F2"/>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9146F2"/>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9">
    <w:name w:val="Colorful Shading"/>
    <w:basedOn w:val="a3"/>
    <w:uiPriority w:val="71"/>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9146F2"/>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3"/>
    <w:uiPriority w:val="72"/>
    <w:rsid w:val="009146F2"/>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9146F2"/>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9146F2"/>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9146F2"/>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9146F2"/>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9146F2"/>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9146F2"/>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b">
    <w:name w:val="Colorful Grid"/>
    <w:basedOn w:val="a3"/>
    <w:uiPriority w:val="73"/>
    <w:rsid w:val="009146F2"/>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9146F2"/>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9146F2"/>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9146F2"/>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9146F2"/>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9146F2"/>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9146F2"/>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1426</TotalTime>
  <Pages>68</Pages>
  <Words>8851</Words>
  <Characters>48416</Characters>
  <Application>Microsoft Office Word</Application>
  <DocSecurity>0</DocSecurity>
  <Lines>5379</Lines>
  <Paragraphs>2863</Paragraphs>
  <ScaleCrop>false</ScaleCrop>
  <Company/>
  <LinksUpToDate>false</LinksUpToDate>
  <CharactersWithSpaces>54404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Hyolim Kang</cp:lastModifiedBy>
  <cp:revision>22</cp:revision>
  <dcterms:created xsi:type="dcterms:W3CDTF">2026-03-02T16:14:00Z</dcterms:created>
  <dcterms:modified xsi:type="dcterms:W3CDTF">2026-03-21T22:35:00Z</dcterms:modified>
</cp:coreProperties>
</file>